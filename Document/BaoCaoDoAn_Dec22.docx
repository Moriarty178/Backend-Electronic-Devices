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332A2" w14:textId="0C41C278" w:rsidR="00314B16" w:rsidRPr="002B78EE" w:rsidRDefault="00314B16" w:rsidP="00F06492">
      <w:pPr>
        <w:spacing w:before="1" w:line="420" w:lineRule="auto"/>
        <w:ind w:right="-1"/>
        <w:jc w:val="center"/>
        <w:rPr>
          <w:rFonts w:cs="Times New Roman"/>
        </w:rPr>
      </w:pPr>
      <w:r w:rsidRPr="002B78EE">
        <w:rPr>
          <w:rFonts w:cs="Times New Roman"/>
          <w:noProof/>
        </w:rPr>
        <mc:AlternateContent>
          <mc:Choice Requires="wpg">
            <w:drawing>
              <wp:anchor distT="5080" distB="5715" distL="5080" distR="5715" simplePos="0" relativeHeight="251659264" behindDoc="1" locked="0" layoutInCell="1" allowOverlap="1" wp14:anchorId="59F5D6A4" wp14:editId="4059F28A">
                <wp:simplePos x="0" y="0"/>
                <wp:positionH relativeFrom="margin">
                  <wp:align>center</wp:align>
                </wp:positionH>
                <wp:positionV relativeFrom="paragraph">
                  <wp:posOffset>-345661</wp:posOffset>
                </wp:positionV>
                <wp:extent cx="6750657" cy="9255843"/>
                <wp:effectExtent l="0" t="0" r="12700" b="21590"/>
                <wp:wrapNone/>
                <wp:docPr id="1" name="Group 1"/>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2" name="Image 2"/>
                          <pic:cNvPicPr/>
                        </pic:nvPicPr>
                        <pic:blipFill>
                          <a:blip r:embed="rId8"/>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66A63EC1" id="Group 1" o:spid="_x0000_s1026" style="position:absolute;margin-left:0;margin-top:-27.2pt;width:531.55pt;height:728.8pt;z-index:-251657216;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x6+HPH/APyke8Kf9gqvuN6+&#10;HPH/APyke8Kf9gqgD7ij+5Xz7+3h/wAmsePf+vP/ANmr6Cj+5Xz7+3h/yax49/68/wD2agqO5+Nf&#10;wE/5G+7/AOvBv/Q4qKPgJ/yN93/14N/6HFRUFlG2/wCS5L/2MX/txX9C+i/8g60/64JX89Ft/wAl&#10;yX/sYv8A24r+hfRf+Qdaf9cEoiTIx/ib/wAk98R/9eMv/oNfNX/BM3/kiOp/9hi6/wDQ6+lfib/y&#10;T3xH/wBeMv8A6DXzV/wTN/5Ijqf/AGGLr/0Ogg+vq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x6+HPH//ACke&#10;8Kf9gqvuN6+HPH//ACke8Kf9gqgD7ij+5Xz7+3h/yax49/68/wD2avoKP7lfPv7eH/JrHj3/AK8/&#10;/ZqCo7n41/AT/kb7v/rwb/0OKij4Cf8AI33f/Xg3/ocVFQWUbb/kuS/9jF/7cV/Qvov/ACDrT/rg&#10;lfz0W3/Jcl/7GL/24r+hfRf+Qdaf9cEoiTIx/ib/AMk98R/9eMv/AKDXzV/wTN/5Ijqf/YYuv/Q6&#10;+lfib/yT3xH/ANeMv/oNfNX/AATN/wCSI6n/ANhi6/8AQ6CD6+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x6+HP&#10;H/8Ayke8Kf8AYKr7jevhzx//AMpHvCn/AGCqAPuKP7lfPv7eH/JrHj3/AK8//Zq+go/uV8+/t4f8&#10;msePf+vP/wBmoKjufjX8BP8Akb7v/rwb/wBDioo+An/I33f/AF4N/wChxUVBZRtv+S5L/wBjF/7c&#10;V/Qvov8AyDrT/rglfz0W3/Jcl/7GL/24r+hfRf8AkHWn/XBKIkyMf4m/8k98R/8AXjL/AOg181f8&#10;Ezf+SI6n/wBhi6/9Dr6V+Jv/ACT3xH/14y/+g181f8Ezf+SI6n/2GLr/ANDoIPr6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j18OeP8A/lI94U/7BVfcb18OeP8A/lI94U/7&#10;BVAH3FH9yvn39vD/AJNY8e/9ef8A7NX0FH9yvn39vD/k1jx7/wBef/s1BUdz8a/gJ/yN93/14N/6&#10;HFRR8BP+Rvu/+vBv/Q4qKgso23/Jcl/7GL/24r+hfRf+Qdaf9cEr+ei2/wCS5L/2MX/txX9C+i/8&#10;g60/64JREmRj/E3/AJJ74j/68Zf/AEGvmr/gmb/yRHU/+wxdf+h19K/E3/knviP/AK8Zf/Qa+av+&#10;CZv/ACRHU/8AsMXX/odBB9f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evhzx/8A8pHvCn/YKr7jevhzx/8A8pHvCn/YKoA+4o/uV8+/t4f8msePf+vP/wBmr6Cj+5Xz7+3h&#10;/wAmsePf+vP/ANmoKjufjX8BP+Rvu/8Arwb/ANDioo+An/I33f8A14N/6HFRUFlG2/5Lkv8A2MX/&#10;ALcV/Qvov/IOtP8Arglfz0W3/Jcl/wCxi/8Abiv6F9F/5B1p/wBcEoiTIx/ib/yT3xH/ANeMv/oN&#10;fNX/AATN/wCSI6n/ANhi6/8AQ6+lfib/AMk98R/9eMv/AKDXzV/wTN/5Ijqf/YYuv/Q6CD6+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Dnj//AJSPeFP+wVX3G9fDnj//&#10;AJSPeFP+wVQB9xR/cr59/bw/5NY8e/8AXn/7NX0FH9yvn39vD/k1jx7/ANef/s1BUdz8a/gJ/wAj&#10;fd/9eDf+hxUUfAT/AJG+7/68G/8AQ4qKgso23/Jcl/7GL/24r+hfRf8AkHWn/XBK/notv+S5L/2M&#10;X/txX9C+i/8AIOtP+uCURJkY/wATf+Se+I/+vGX/ANBr5q/4Jm/8kR1P/sMXX/odfSvxN/5J74j/&#10;AOvGX/0Gvmr/AIJm/wDJEdT/AOwxdf8AodBB9fU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j18OeP/wDlI94U/wCwVX3G&#10;9fDnj/8A5SPeFP8AsFUAfcUf3K+ff28P+TWPHv8A15/+zV9BR/cr59/bw/5NY8e/9ef/ALNQVHc/&#10;Gv4Cf8jfd/8AXg3/AKHFRR8BP+Rvu/8Arwb/ANDioqCyjbf8lyX/ALGL/wBuK/oX0X/kHWn/AFwS&#10;v56Lb/kuS/8AYxf+3Ff0L6L/AMg60/64JREmRj/E3/knviP/AK8Zf/Qa+av+CZv/ACRHU/8AsMXX&#10;/odfSvxN/wCSe+I/+vGX/wBBr5q/4Jm/8kR1P/sMXX/odBB9fU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Xw54/8A+Uj3&#10;hT/sFV9xvXw54/8A+Uj3hT/sFUAfcUf3K+ff28P+TWPHv/Xn/wCzV9BR/cr59/bw/wCTWPHv/Xn/&#10;AOzUFR3Pxr+An/I33f8A14N/6HFRR8BP+Rvu/wDrwb/0OKioLKNt/wAlyX/sYv8A24r+hfRf+Qda&#10;f9cEr+ei2/5Lkv8A2MX/ALcV/Qvov/IOtP8ArglESZGP8Tf+Se+I/wDrxl/9Br5q/wCCZv8AyRHU&#10;/wDsMXX/AKHX0r8Tf+Se+I/+vGX/ANBr5q/4Jm/8kR1P/sMXX/odBB9f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9fDnj/AP5SPeFP+wVX3G9fDnj/AP5SPeFP+wVQB9xR/cr59/bw/wCTWPHv/Xn/AOzV9BR/cr59&#10;/bw/5NY8e/8AXn/7NQVHc/Gv4Cf8jfd/9eDf+hxUUfAT/kb7v/rwb/0OKioLKNt/yXJf+xi/9uK/&#10;oX0X/kHWn/XBK/notv8AkuS/9jF/7cV/Qvov/IOtP+uCURJkY/xN/wCSe+I/+vGX/wBBr5q/4Jm/&#10;8kR1P/sMXX/odfSvxN/5J74j/wCvGX/0Gvmr/gmb/wAkR1P/ALDF1/6HQQfX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Hr4c8f/APKR7wp/2Cq+43r4c8f/APKR7wp/2CqA&#10;PuKP7lfPv7eH/JrHj3/rz/8AZq+go/uV8+/t4f8AJrHj3/rz/wDZqCo7n41/AT/kb7v/AK8G/wDQ&#10;4qKPgJ/yN93/ANeDf+hxUVBZRtv+S5L/ANjF/wC3Ff0L6L/yDrT/AK4JX89Ft/yXJf8AsYv/AG4r&#10;+hfRf+Qdaf8AXBKIkyMf4m/8k98R/wDXjL/6DXzV/wAEzf8AkiOp/wDYYuv/AEOvpX4m/wDJPfEf&#10;/XjL/wCg181f8Ezf+SI6n/2GLr/0Ogg+vq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PXw54//wCUj3hT/sFV9xvXw54//wCUj3hT/sFUAfcUf3K+ff28P+TWPHv/AF5/+zV9&#10;BR/cr59/bw/5NY8e/wDXn/7NQVHc/Gv4Cf8AI33f/Xg3/ocVFHwE/wCRvu/+vBv/AEOKioLKNt/y&#10;XJf+xi/9uK/oX0X/AJB1p/1wSv56Lb/kuS/9jF/7cV/Qvov/ACDrT/rglESZGP8AE3/knviP/rxl&#10;/wDQa+av+CZv/JEdT/7DF1/6HX0r8Tf+Se+I/wDrxl/9Br5q/wCCZv8AyRHU/wDsMXX/AKHQQfX1&#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Hr4c8f8A/KR7wp/2Cq+43r4c&#10;8f8A/KR7wp/2CqAPuKP7lfPv7eH/ACax49/68/8A2avoKP7lfPv7eH/JrHj3/rz/APZqCo7n41/A&#10;T/kb7v8A68G/9Dioo+An/I33f/Xg3/ocVFQWUbb/AJLkv/Yxf+3Ff0L6L/yDrT/rglfz0W3/ACXJ&#10;f+xi/wDbiv6F9F/5B1p/1wSiJMjH+Jv/ACT3xH/14y/+g181f8Ezf+SI6n/2GLr/ANDr6V+Jv/JP&#10;fEf/AF4y/wDoNfNX/BM3/kiOp/8AYYuv/Q6CD6+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Hr4c8f/8AKR7w&#10;p/2Cq+43r4c8f/8AKR7wp/2CqAPuKP7lfPv7eH/JrHj3/rz/APZq+go/uV8+/t4f8msePf8Arz/9&#10;moKjufjX8BP+Rvu/+vBv/Q4qKPgJ/wAjfd/9eDf+hxUVBZRtv+S5L/2MX/txX9C+i/8AIOtP+uCV&#10;/PRbf8lyX/sYv/biv6F9F/5B1p/1wSiJMjH+Jv8AyT3xH/14y/8AoNfNX/BM3/kiOp/9hi6/9Dr6&#10;V+Jv/JPfEf8A14y/+g181f8ABM3/AJIjqf8A2GLr/wBDoIPr6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Hr4c8f&#10;/wDKR7wp/wBgqvuN6+HPH/8Ayke8Kf8AYKoA+4o/uV8+/t4f8msePf8Arz/9mr6Cj+5Xz7+3h/ya&#10;x49/68//AGagqO5+NfwE/wCRvu/+vBv/AEOKij4Cf8jfd/8AXg3/AKHFRUFlG2/5Lkv/AGMX/txX&#10;9C+i/wDIOtP+uCV/PRbf8lyX/sYv/biv6F9F/wCQdaf9cEoiTIx/ib/yT3xH/wBeMv8A6DXzV/wT&#10;N/5Ijqf/AGGLr/0OvpX4m/8AJPfEf/XjL/6DXzV/wTN/5Ijqf/YYuv8A0Ogg+vq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PXw54/wD+Uj3hT/sFV9xvXw54/wD+Uj3hT/sF&#10;UAfcUf3K+ff28P8Ak1jx7/15/wDs1fQUf3K+ff28P+TWPHv/AF5/+zUFR3Pxr+An/I33f/Xg3/oc&#10;VFHwE/5G+7/68G/9DioqCyjbf8lyX/sYv/biv6F9F/5B1p/1wSv56Lb/AJLkv/Yxf+3Ff0L6L/yD&#10;rT/rglESZGP8Tf8AknviP/rxl/8AQa+av+CZv/JEdT/7DF1/6HX0r8Tf+Se+I/8Arxl/9Br5q/4J&#10;m/8AJEdT/wCwxdf+h0EH19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6&#10;+HPH/wDyke8Kf9gqvuN6+HPH/wDyke8Kf9gqgD7ij+5Xz7+3h/yax49/68//AGavoKP7lfPv7eH/&#10;ACax49/68/8A2agqO5+NfwE/5G+7/wCvBv8A0OKij4Cf8jfd/wDXg3/ocVFQWUbb/kuS/wDYxf8A&#10;txX9C+i/8g60/wCuCV/PRbf8lyX/ALGL/wBuK/oX0X/kHWn/AFwSiJMjH+Jv/JPfEf8A14y/+g18&#10;1f8ABM3/AJIjqf8A2GLr/wBDr6V+Jv8AyT3xH/14y/8AoNfNX/BM3/kiOp/9hi6/9DoIPr6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j18OeP/8AlI94U/7BVfcb18OeP/8A&#10;lI94U/7BVAH3FH9yvn39vD/k1jx7/wBef/s1fQUf3K+ff28P+TWPHv8A15/+zUFR3Pxr+An/ACN9&#10;3/14N/6HFRR8BP8Akb7v/rwb/wBDioqCyjbf8lyX/sYv/biv6F9F/wCQdaf9cEr+ei2/5Lkv/Yxf&#10;+3Ff0L6L/wAg60/64JREmRj/ABN/5J74j/68Zf8A0Gvmr/gmb/yRHU/+wxdf+h19K/E3/knviP8A&#10;68Zf/Qa+av8Agmb/AMkR1P8A7DF1/wCh0EH19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PXw54//AOUj3hT/ALBVfcb1&#10;8OeP/wDlI94U/wCwVQB9xR/cr59/bw/5NY8e/wDXn/7NX0FH9yvn39vD/k1jx7/15/8As1BUdz8a&#10;/gJ/yN93/wBeDf8AocVFHwE/5G+7/wCvBv8A0OKioLKNt/yXJf8AsYv/AG4r+hfRf+Qdaf8AXBK/&#10;notv+S5L/wBjF/7cV/Qvov8AyDrT/rglESZGP8Tf+Se+I/8Arxl/9Br5q/4Jm/8AJEdT/wCwxdf+&#10;h19K/E3/AJJ74j/68Zf/AEGvmr/gmb/yRHU/+wxdf+h0EH19RRRV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fDnj/wD5SPeF&#10;P+wVX3G9fDnj/wD5SPeFP+wVQB9xR/cr59/bw/5NY8e/9ef/ALNX0FH9yvn39vD/AJNY8e/9ef8A&#10;7NQVHc/Gv4Cf8jfd/wDXg3/ocVFHwE/5G+7/AOvBv/Q4qKgso23/ACXJf+xi/wDbiv6F9F/5B1p/&#10;1wSv56Lb/kuS/wDYxf8AtxX9C+i/8g60/wCuCURJkY/xN/5J74j/AOvGX/0Gvmr/AIJm/wDJEdT/&#10;AOwxdf8AodfSvxN/5J74j/68Zf8A0Gvmr/gmb/yRHU/+wxdf+h0EH19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j18OeP8A/lI94U/7BVfcb18OeP8A/lI94U/7BVAH3FH9yvn39vD/AJNY8e/9ef8A7NX0FH9yvn39&#10;vD/k1jx7/wBef/s1BUdz8a/gJ/yN93/14N/6HFRR8BP+Rvu/+vBv/Q4qKgso23/Jcl/7GL/24r+h&#10;fRf+Qdaf9cEr+ei2/wCS5L/2MX/txX9C+i/8g60/64JREmRj/E3/AJJ74j/68Zf/AEGvmr/gmb/y&#10;RHU/+wxdf+h19K/E3/knviP/AK8Zf/Qa+av+CZv/ACRHU/8AsMXX/odBB9f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9fDnj//AJSPeFP+wVX3G9fDnj//AJSPeFP+wVQB9xR/cr59/bw/5NY8e/8AXn/7NX0F&#10;H9yvn39vD/k1jx7/ANef/s1BUdz8a/gJ/wAjfd/9eDf+hxUUfAT/AJG+7/68G/8AQ4qKgso23/Jc&#10;l/7GL/24r+hfRf8AkHWn/XBK/notv+S5L/2MX/txX9C+i/8AIOtP+uCURJkY/wATf+Se+I/+vGX/&#10;ANBr5q/4Jm/8kR1P/sMXX/odfSvxN/5J74j/AOvGX/0Gvmr/AIJm/wDJEdT/AOwxdf8AodBB9f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vhzx/wD8pHvCn/YKr7jevhzx&#10;/wD8pHvCn/YKoA+4o/uV8+/t4f8AJrHj3/rz/wDZq+go/uV8+/t4f8msePf+vP8A9moKjufjX8BP&#10;+Rvu/wDrwb/0OKij4Cf8jfd/9eDf+hxUVBZRtv8AkuS/9jF/7cV/Qvov/IOtP+uCV/PRbf8AJcl/&#10;7GL/ANuK/oX0X/kHWn/XBKIkyMf4m/8AJPfEf/XjL/6DXzV/wTN/5Ijqf/YYuv8A0OvpX4m/8k98&#10;R/8AXjL/AOg181f8Ezf+SI6n/wBhi6/9DoIPr6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evhzx//wApHvCn&#10;/YKr7jevhzx//wApHvCn/YKoA+4o/uV8+/t4f8msePf+vP8A9mr6Cj+5Xz7+3h/yax49/wCvP/2a&#10;gqO5+NfwE/5G+7/68G/9Dioo+An/ACN93/14N/6HFRUFlG2/5Lkv/Yxf+3Ff0L6L/wAg60/64JX8&#10;9Ft/yXJf+xi/9uK/oX0X/kHWn/XBKIkyMf4m/wDJPfEf/XjL/wCg181f8Ezf+SI6n/2GLr/0OvpX&#10;4m/8k98R/wDXjL/6DXzV/wAEzf8AkiOp/wDYYuv/AEOgg+vqKKK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evhzx//&#10;AMpHvCn/AGCq+43r4c8f/wDKR7wp/wBgqgD7ij+5Xz7+3h/yax49/wCvP/2avoKP7lfPv7eH/JrH&#10;j3/rz/8AZqCo7n41/AT/AJG+7/68G/8AQ4qKPgJ/yN93/wBeDf8AocVFQWUbb/kuS/8AYxf+3Ff0&#10;L6L/AMg60/64JX89Ft/yXJf+xi/9uK/oX0X/AJB1p/1wSiJMjH+Jv/JPfEf/AF4y/wDoNfNX/BM3&#10;/kiOp/8AYYuv/Q6+lfib/wAk98R/9eMv/oNfNX/BM3/kiOp/9hi6/wDQ6CD6+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fDnj/AP5SPeFP+wVX3G9fDnj/AP5SPeFP+wVQ&#10;B9xR/cr59/bw/wCTWPHv/Xn/AOzV9BR/cr59/bw/5NY8e/8AXn/7NQVHc/Gv4Cf8jfd/9eDf+hxU&#10;UfAT/kb7v/rwb/0OKioLKNt/yXJf+xi/9uK/oX0X/kHWn/XBK/notv8AkuS/9jF/7cV/Qvov/IOt&#10;P+uCURJkY/xN/wCSe+I/+vGX/wBBr5q/4Jm/8kR1P/sMXX/odfSvxN/5J74j/wCvGX/0Gvmr/gmb&#10;/wAkR1P/ALDF1/6HQQfX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4&#10;c8f/APKR7wp/2Cq+43r4c8f/APKR7wp/2CqAPuKP7lfPv7eH/JrHj3/rz/8AZq+go/uV8+/t4f8A&#10;JrHj3/rz/wDZqCo7n41/AT/kb7v/AK8G/wDQ4qKPgJ/yN93/ANeDf+hxUVBZRtv+S5L/ANjF/wC3&#10;Ff0L6L/yDrT/AK4JX89Ft/yXJf8AsYv/AG4r+hfRf+Qdaf8AXBKIkyMf4m/8k98R/wDXjL/6DXzV&#10;/wAEzf8AkiOp/wDYYuv/AEOvpX4m/wDJPfEf/XjL/wCg181f8Ezf+SI6n/2GLr/0Ogg+v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mP8iVl6pr+n6NZS3N9eQ2FtF96W4dVVasDXorA8OeLNI8T273Oj6raatbf89bKdZkX/vmt&#10;xH3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" strokeweight="0">
                  <v:imagedata r:id="rId10"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" strokeweight="0">
                  <v:imagedata r:id="rId11" o:title=""/>
                </v:shape>
                <w10:wrap anchorx="margin"/>
              </v:group>
            </w:pict>
          </mc:Fallback>
        </mc:AlternateContent>
      </w:r>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p>
    <w:p w14:paraId="5BAA25F9" w14:textId="285A5F4E" w:rsidR="00314B16" w:rsidRPr="002B78EE" w:rsidRDefault="00314B16" w:rsidP="006454E5">
      <w:pPr>
        <w:spacing w:before="1" w:line="420" w:lineRule="auto"/>
        <w:ind w:right="-1"/>
        <w:jc w:val="center"/>
        <w:rPr>
          <w:rFonts w:cs="Times New Roman"/>
        </w:rPr>
      </w:pPr>
      <w:r w:rsidRPr="002B78EE">
        <w:rPr>
          <w:rFonts w:cs="Times New Roman"/>
          <w:b/>
        </w:rPr>
        <w:t>KHOA CÔNG NGHỆ THÔNG TIN 1</w:t>
      </w:r>
    </w:p>
    <w:p w14:paraId="297FB958" w14:textId="7978E0CF" w:rsidR="00314B16" w:rsidRPr="002B78EE" w:rsidRDefault="00314B16" w:rsidP="00314B16">
      <w:pPr>
        <w:pStyle w:val="BodyText"/>
        <w:spacing w:after="0"/>
        <w:jc w:val="center"/>
        <w:rPr>
          <w:rFonts w:ascii="Times New Roman" w:hAnsi="Times New Roman" w:cs="Times New Roman"/>
          <w:b/>
          <w:sz w:val="60"/>
        </w:rPr>
      </w:pPr>
    </w:p>
    <w:p w14:paraId="23F6306C" w14:textId="317C652A" w:rsidR="00314B16" w:rsidRPr="002B78EE" w:rsidRDefault="00314B16" w:rsidP="00314B16">
      <w:pPr>
        <w:pStyle w:val="BodyText"/>
        <w:spacing w:after="0"/>
        <w:jc w:val="center"/>
        <w:rPr>
          <w:rFonts w:ascii="Times New Roman" w:hAnsi="Times New Roman" w:cs="Times New Roman"/>
          <w:b/>
          <w:sz w:val="60"/>
        </w:rPr>
      </w:pPr>
    </w:p>
    <w:p w14:paraId="36AC75B4" w14:textId="26E5A0FE" w:rsidR="00314B16" w:rsidRPr="002B78EE" w:rsidRDefault="00314B16" w:rsidP="00314B16">
      <w:pPr>
        <w:pStyle w:val="BodyText"/>
        <w:spacing w:after="0"/>
        <w:jc w:val="center"/>
        <w:rPr>
          <w:rFonts w:ascii="Times New Roman" w:hAnsi="Times New Roman" w:cs="Times New Roman"/>
          <w:b/>
          <w:sz w:val="60"/>
        </w:rPr>
      </w:pPr>
    </w:p>
    <w:p w14:paraId="112C4566" w14:textId="1DCE77A3" w:rsidR="00314B16" w:rsidRPr="002B78EE" w:rsidRDefault="00314B16" w:rsidP="00314B16">
      <w:pPr>
        <w:pStyle w:val="BodyText"/>
        <w:spacing w:after="0"/>
        <w:jc w:val="center"/>
        <w:rPr>
          <w:rFonts w:ascii="Times New Roman" w:hAnsi="Times New Roman" w:cs="Times New Roman"/>
          <w:b/>
          <w:sz w:val="60"/>
        </w:rPr>
      </w:pPr>
    </w:p>
    <w:p w14:paraId="6A6F06B6" w14:textId="583FE993" w:rsidR="00314B16" w:rsidRPr="002B78EE" w:rsidRDefault="00314B16" w:rsidP="00314B16">
      <w:pPr>
        <w:pStyle w:val="BodyText"/>
        <w:spacing w:before="310" w:after="0"/>
        <w:jc w:val="center"/>
        <w:rPr>
          <w:rFonts w:ascii="Times New Roman" w:hAnsi="Times New Roman" w:cs="Times New Roman"/>
          <w:b/>
          <w:sz w:val="60"/>
        </w:rPr>
      </w:pPr>
    </w:p>
    <w:p w14:paraId="406157D9" w14:textId="0617F64B" w:rsidR="00314B16" w:rsidRPr="002B78EE" w:rsidRDefault="00314B16" w:rsidP="00314B16">
      <w:pPr>
        <w:pStyle w:val="Title"/>
        <w:jc w:val="center"/>
        <w:rPr>
          <w:rFonts w:ascii="Times New Roman" w:hAnsi="Times New Roman" w:cs="Times New Roman"/>
          <w:b/>
          <w:bCs/>
        </w:rPr>
      </w:pPr>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p>
    <w:p w14:paraId="7173F09A" w14:textId="1E1034C6" w:rsidR="00314B16" w:rsidRPr="002B78EE" w:rsidRDefault="00314B16" w:rsidP="00790665">
      <w:pPr>
        <w:pStyle w:val="Title"/>
        <w:spacing w:before="240"/>
        <w:ind w:right="-1"/>
        <w:jc w:val="center"/>
        <w:rPr>
          <w:rFonts w:ascii="Times New Roman" w:hAnsi="Times New Roman" w:cs="Times New Roman"/>
          <w:b/>
          <w:bCs/>
        </w:rPr>
      </w:pPr>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p>
    <w:p w14:paraId="07E23CCF" w14:textId="45CA6CA0" w:rsidR="00314B16" w:rsidRPr="002B78EE" w:rsidRDefault="00314B16" w:rsidP="006454E5">
      <w:pPr>
        <w:pStyle w:val="Title"/>
        <w:spacing w:before="240"/>
        <w:ind w:right="-1"/>
        <w:jc w:val="center"/>
        <w:rPr>
          <w:rFonts w:ascii="Times New Roman" w:hAnsi="Times New Roman" w:cs="Times New Roman"/>
          <w:b/>
          <w:bCs/>
        </w:rPr>
      </w:pPr>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p>
    <w:p w14:paraId="0D43843B" w14:textId="13A26995" w:rsidR="00314B16" w:rsidRPr="002B78EE" w:rsidRDefault="00314B16" w:rsidP="00314B16">
      <w:pPr>
        <w:pStyle w:val="BodyText"/>
        <w:spacing w:after="0"/>
        <w:jc w:val="center"/>
        <w:rPr>
          <w:rFonts w:ascii="Times New Roman" w:hAnsi="Times New Roman" w:cs="Times New Roman"/>
          <w:b/>
          <w:sz w:val="32"/>
        </w:rPr>
      </w:pPr>
    </w:p>
    <w:p w14:paraId="7234734B" w14:textId="1B5407D9" w:rsidR="00314B16" w:rsidRPr="002B78EE" w:rsidRDefault="00314B16" w:rsidP="00314B16">
      <w:pPr>
        <w:pStyle w:val="BodyText"/>
        <w:spacing w:before="43" w:after="0"/>
        <w:jc w:val="center"/>
        <w:rPr>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314B16" w:rsidRPr="002B78EE" w14:paraId="1B330E98" w14:textId="77777777" w:rsidTr="002B78EE">
        <w:tc>
          <w:tcPr>
            <w:tcW w:w="3033" w:type="dxa"/>
            <w:tcBorders>
              <w:top w:val="single" w:sz="4" w:space="0" w:color="FFFFFF"/>
              <w:left w:val="single" w:sz="4" w:space="0" w:color="FFFFFF"/>
              <w:bottom w:val="single" w:sz="4" w:space="0" w:color="FFFFFF"/>
            </w:tcBorders>
          </w:tcPr>
          <w:p w14:paraId="6137F65C" w14:textId="77777777" w:rsidR="00314B16" w:rsidRPr="00790665" w:rsidRDefault="00314B16" w:rsidP="00B52E04">
            <w:pPr>
              <w:pStyle w:val="TableContents"/>
              <w:rPr>
                <w:rFonts w:cs="Times New Roman"/>
                <w:sz w:val="26"/>
                <w:szCs w:val="26"/>
              </w:rPr>
            </w:pPr>
            <w:r w:rsidRPr="00790665">
              <w:rPr>
                <w:rFonts w:cs="Times New Roman"/>
                <w:b/>
                <w:bCs/>
                <w:sz w:val="26"/>
                <w:szCs w:val="26"/>
              </w:rPr>
              <w:t>Giảng viên hướng dẫn:</w:t>
            </w:r>
          </w:p>
        </w:tc>
        <w:tc>
          <w:tcPr>
            <w:tcW w:w="4791" w:type="dxa"/>
            <w:tcBorders>
              <w:top w:val="single" w:sz="4" w:space="0" w:color="FFFFFF"/>
              <w:left w:val="single" w:sz="4" w:space="0" w:color="FFFFFF"/>
              <w:bottom w:val="single" w:sz="4" w:space="0" w:color="FFFFFF"/>
              <w:right w:val="single" w:sz="4" w:space="0" w:color="FFFFFF"/>
            </w:tcBorders>
          </w:tcPr>
          <w:p w14:paraId="3AF319D7" w14:textId="77777777" w:rsidR="00314B16" w:rsidRPr="00790665" w:rsidRDefault="00314B16" w:rsidP="00B52E04">
            <w:pPr>
              <w:pStyle w:val="TableContents"/>
              <w:rPr>
                <w:rFonts w:cs="Times New Roman"/>
                <w:sz w:val="26"/>
                <w:szCs w:val="26"/>
              </w:rPr>
            </w:pPr>
            <w:r w:rsidRPr="00790665">
              <w:rPr>
                <w:rFonts w:cs="Times New Roman"/>
                <w:b/>
                <w:bCs/>
                <w:sz w:val="26"/>
                <w:szCs w:val="26"/>
              </w:rPr>
              <w:t>Bùi Văn Kiên</w:t>
            </w:r>
          </w:p>
        </w:tc>
      </w:tr>
      <w:tr w:rsidR="00314B16" w:rsidRPr="002B78EE" w14:paraId="162E3C6E" w14:textId="77777777" w:rsidTr="002B78EE">
        <w:tc>
          <w:tcPr>
            <w:tcW w:w="3033" w:type="dxa"/>
            <w:tcBorders>
              <w:left w:val="single" w:sz="4" w:space="0" w:color="FFFFFF"/>
              <w:bottom w:val="single" w:sz="4" w:space="0" w:color="FFFFFF"/>
            </w:tcBorders>
          </w:tcPr>
          <w:p w14:paraId="10C3AD9F" w14:textId="77777777" w:rsidR="00314B16" w:rsidRPr="00790665" w:rsidRDefault="00314B16" w:rsidP="00B52E04">
            <w:pPr>
              <w:pStyle w:val="TableContents"/>
              <w:rPr>
                <w:rFonts w:cs="Times New Roman"/>
                <w:sz w:val="26"/>
                <w:szCs w:val="26"/>
              </w:rPr>
            </w:pPr>
            <w:r w:rsidRPr="00790665">
              <w:rPr>
                <w:rFonts w:cs="Times New Roman"/>
                <w:b/>
                <w:bCs/>
                <w:sz w:val="26"/>
                <w:szCs w:val="26"/>
              </w:rPr>
              <w:t>Sinh viên thực hiện:</w:t>
            </w:r>
          </w:p>
        </w:tc>
        <w:tc>
          <w:tcPr>
            <w:tcW w:w="4791" w:type="dxa"/>
            <w:tcBorders>
              <w:left w:val="single" w:sz="4" w:space="0" w:color="FFFFFF"/>
              <w:bottom w:val="single" w:sz="4" w:space="0" w:color="FFFFFF"/>
              <w:right w:val="single" w:sz="4" w:space="0" w:color="FFFFFF"/>
            </w:tcBorders>
          </w:tcPr>
          <w:p w14:paraId="3DE85C6B"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Ngọc Anh - B20DCCN059</w:t>
            </w:r>
          </w:p>
        </w:tc>
      </w:tr>
      <w:tr w:rsidR="00314B16" w:rsidRPr="002B78EE" w14:paraId="35D883AE" w14:textId="77777777" w:rsidTr="002B78EE">
        <w:tc>
          <w:tcPr>
            <w:tcW w:w="3033" w:type="dxa"/>
            <w:tcBorders>
              <w:left w:val="single" w:sz="4" w:space="0" w:color="FFFFFF"/>
              <w:bottom w:val="single" w:sz="4" w:space="0" w:color="FFFFFF"/>
            </w:tcBorders>
          </w:tcPr>
          <w:p w14:paraId="06D10D59" w14:textId="77777777" w:rsidR="00314B16" w:rsidRPr="00790665" w:rsidRDefault="00314B16" w:rsidP="00B52E04">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CF9CA74"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Công Khánh – B20DCCN375</w:t>
            </w:r>
          </w:p>
        </w:tc>
      </w:tr>
      <w:tr w:rsidR="00314B16" w:rsidRPr="002B78EE" w14:paraId="13137256" w14:textId="77777777" w:rsidTr="002B78EE">
        <w:tc>
          <w:tcPr>
            <w:tcW w:w="3033" w:type="dxa"/>
            <w:tcBorders>
              <w:left w:val="single" w:sz="4" w:space="0" w:color="FFFFFF"/>
              <w:bottom w:val="single" w:sz="4" w:space="0" w:color="FFFFFF"/>
            </w:tcBorders>
          </w:tcPr>
          <w:p w14:paraId="4E408540" w14:textId="77777777" w:rsidR="00314B16" w:rsidRPr="00790665" w:rsidRDefault="00314B16" w:rsidP="00B52E04">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C44B654"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Hải Phong – B20DCCN495</w:t>
            </w:r>
          </w:p>
        </w:tc>
      </w:tr>
      <w:tr w:rsidR="00314B16" w:rsidRPr="002B78EE" w14:paraId="4449EF9E" w14:textId="77777777" w:rsidTr="002B78EE">
        <w:tc>
          <w:tcPr>
            <w:tcW w:w="3033" w:type="dxa"/>
            <w:tcBorders>
              <w:left w:val="single" w:sz="4" w:space="0" w:color="FFFFFF"/>
              <w:bottom w:val="single" w:sz="4" w:space="0" w:color="FFFFFF"/>
            </w:tcBorders>
          </w:tcPr>
          <w:p w14:paraId="6C15FB19" w14:textId="77777777" w:rsidR="00314B16" w:rsidRPr="00790665" w:rsidRDefault="00314B16" w:rsidP="00B52E04">
            <w:pPr>
              <w:pStyle w:val="TableContents"/>
              <w:rPr>
                <w:rFonts w:cs="Times New Roman"/>
                <w:sz w:val="26"/>
                <w:szCs w:val="26"/>
              </w:rPr>
            </w:pPr>
            <w:r w:rsidRPr="00790665">
              <w:rPr>
                <w:rFonts w:cs="Times New Roman"/>
                <w:b/>
                <w:bCs/>
                <w:sz w:val="26"/>
                <w:szCs w:val="26"/>
              </w:rPr>
              <w:t>Niên khoá:</w:t>
            </w:r>
          </w:p>
        </w:tc>
        <w:tc>
          <w:tcPr>
            <w:tcW w:w="4791" w:type="dxa"/>
            <w:tcBorders>
              <w:left w:val="single" w:sz="4" w:space="0" w:color="FFFFFF"/>
              <w:bottom w:val="single" w:sz="4" w:space="0" w:color="FFFFFF"/>
              <w:right w:val="single" w:sz="4" w:space="0" w:color="FFFFFF"/>
            </w:tcBorders>
          </w:tcPr>
          <w:p w14:paraId="224ECE38" w14:textId="77777777" w:rsidR="00314B16" w:rsidRPr="00790665" w:rsidRDefault="00314B16" w:rsidP="00B52E04">
            <w:pPr>
              <w:pStyle w:val="TableContents"/>
              <w:rPr>
                <w:rFonts w:cs="Times New Roman"/>
                <w:sz w:val="26"/>
                <w:szCs w:val="26"/>
              </w:rPr>
            </w:pPr>
            <w:r w:rsidRPr="00790665">
              <w:rPr>
                <w:rFonts w:cs="Times New Roman"/>
                <w:b/>
                <w:bCs/>
                <w:sz w:val="26"/>
                <w:szCs w:val="26"/>
              </w:rPr>
              <w:t>2020-2025</w:t>
            </w:r>
          </w:p>
        </w:tc>
      </w:tr>
      <w:tr w:rsidR="00314B16" w:rsidRPr="002B78EE" w14:paraId="18A87592" w14:textId="77777777" w:rsidTr="002B78EE">
        <w:tc>
          <w:tcPr>
            <w:tcW w:w="3033" w:type="dxa"/>
            <w:tcBorders>
              <w:left w:val="single" w:sz="4" w:space="0" w:color="FFFFFF"/>
              <w:bottom w:val="single" w:sz="4" w:space="0" w:color="FFFFFF"/>
            </w:tcBorders>
          </w:tcPr>
          <w:p w14:paraId="637A5FDB" w14:textId="77777777" w:rsidR="00314B16" w:rsidRPr="00790665" w:rsidRDefault="00314B16" w:rsidP="00B52E04">
            <w:pPr>
              <w:pStyle w:val="TableContents"/>
              <w:rPr>
                <w:rFonts w:cs="Times New Roman"/>
                <w:sz w:val="26"/>
                <w:szCs w:val="26"/>
              </w:rPr>
            </w:pPr>
            <w:r w:rsidRPr="00790665">
              <w:rPr>
                <w:rFonts w:cs="Times New Roman"/>
                <w:b/>
                <w:bCs/>
                <w:sz w:val="26"/>
                <w:szCs w:val="26"/>
              </w:rPr>
              <w:t>Hệ đào tạo:</w:t>
            </w:r>
          </w:p>
        </w:tc>
        <w:tc>
          <w:tcPr>
            <w:tcW w:w="4791" w:type="dxa"/>
            <w:tcBorders>
              <w:left w:val="single" w:sz="4" w:space="0" w:color="FFFFFF"/>
              <w:bottom w:val="single" w:sz="4" w:space="0" w:color="FFFFFF"/>
              <w:right w:val="single" w:sz="4" w:space="0" w:color="FFFFFF"/>
            </w:tcBorders>
          </w:tcPr>
          <w:p w14:paraId="68BC3E21" w14:textId="77777777" w:rsidR="00314B16" w:rsidRPr="00790665" w:rsidRDefault="00314B16" w:rsidP="00B52E04">
            <w:pPr>
              <w:pStyle w:val="TableContents"/>
              <w:rPr>
                <w:rFonts w:cs="Times New Roman"/>
                <w:sz w:val="26"/>
                <w:szCs w:val="26"/>
              </w:rPr>
            </w:pPr>
            <w:r w:rsidRPr="00790665">
              <w:rPr>
                <w:rFonts w:cs="Times New Roman"/>
                <w:b/>
                <w:bCs/>
                <w:sz w:val="26"/>
                <w:szCs w:val="26"/>
              </w:rPr>
              <w:t>Đại học chính quy</w:t>
            </w:r>
          </w:p>
        </w:tc>
      </w:tr>
      <w:tr w:rsidR="00314B16" w:rsidRPr="002B78EE" w14:paraId="5851E576" w14:textId="77777777" w:rsidTr="002B78EE">
        <w:tc>
          <w:tcPr>
            <w:tcW w:w="3033" w:type="dxa"/>
            <w:tcBorders>
              <w:left w:val="single" w:sz="4" w:space="0" w:color="FFFFFF"/>
              <w:bottom w:val="single" w:sz="4" w:space="0" w:color="FFFFFF"/>
            </w:tcBorders>
          </w:tcPr>
          <w:p w14:paraId="11B32601"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20C59E2D" w14:textId="77777777" w:rsidR="00314B16" w:rsidRPr="002B78EE" w:rsidRDefault="00314B16" w:rsidP="00B52E04">
            <w:pPr>
              <w:pStyle w:val="TableContents"/>
              <w:rPr>
                <w:rFonts w:cs="Times New Roman"/>
              </w:rPr>
            </w:pPr>
          </w:p>
        </w:tc>
      </w:tr>
    </w:tbl>
    <w:p w14:paraId="58DCB3C9" w14:textId="64BA327D" w:rsidR="00314B16" w:rsidRPr="002B78EE" w:rsidRDefault="00314B16" w:rsidP="00314B16">
      <w:pPr>
        <w:tabs>
          <w:tab w:val="left" w:pos="5897"/>
        </w:tabs>
        <w:spacing w:line="420" w:lineRule="auto"/>
        <w:ind w:left="1356" w:right="2120"/>
        <w:jc w:val="center"/>
        <w:rPr>
          <w:rFonts w:cs="Times New Roman"/>
          <w:b/>
        </w:rPr>
      </w:pPr>
    </w:p>
    <w:p w14:paraId="25EA10A5" w14:textId="08099500" w:rsidR="00314B16" w:rsidRPr="002B78EE" w:rsidRDefault="00314B16" w:rsidP="00314B16">
      <w:pPr>
        <w:pStyle w:val="BodyText"/>
        <w:spacing w:after="0"/>
        <w:jc w:val="center"/>
        <w:rPr>
          <w:rFonts w:ascii="Times New Roman" w:hAnsi="Times New Roman" w:cs="Times New Roman"/>
          <w:b/>
        </w:rPr>
      </w:pPr>
    </w:p>
    <w:p w14:paraId="1F8D4FA1" w14:textId="77777777" w:rsidR="00314B16" w:rsidRPr="002B78EE" w:rsidRDefault="00314B16" w:rsidP="00314B16">
      <w:pPr>
        <w:pStyle w:val="BodyText"/>
        <w:spacing w:after="0"/>
        <w:jc w:val="center"/>
        <w:rPr>
          <w:rFonts w:ascii="Times New Roman" w:hAnsi="Times New Roman" w:cs="Times New Roman"/>
          <w:b/>
        </w:rPr>
      </w:pPr>
    </w:p>
    <w:p w14:paraId="03EA0D97" w14:textId="77FDB036" w:rsidR="00D7652D" w:rsidRPr="002B78EE" w:rsidRDefault="00314B16" w:rsidP="00314B16">
      <w:pPr>
        <w:pStyle w:val="BodyText"/>
        <w:spacing w:after="0"/>
        <w:ind w:right="3"/>
        <w:jc w:val="center"/>
        <w:rPr>
          <w:rFonts w:ascii="Times New Roman" w:hAnsi="Times New Roman" w:cs="Times New Roman"/>
          <w:b/>
          <w:spacing w:val="-4"/>
          <w:sz w:val="28"/>
          <w:szCs w:val="28"/>
        </w:rPr>
      </w:pPr>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p>
    <w:p w14:paraId="15A10837"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642A8B6C"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0BFCF8C5" w14:textId="79C22713" w:rsidR="00314B16" w:rsidRDefault="00314B16" w:rsidP="00314B16">
      <w:pPr>
        <w:pStyle w:val="BodyText"/>
        <w:spacing w:after="0"/>
        <w:ind w:right="3"/>
        <w:jc w:val="center"/>
        <w:rPr>
          <w:ins w:id="1" w:author="Khanh Cong" w:date="2024-12-22T21:04:00Z" w16du:dateUtc="2024-12-22T14:04:00Z"/>
          <w:rFonts w:ascii="Times New Roman" w:hAnsi="Times New Roman" w:cs="Times New Roman"/>
          <w:b/>
          <w:spacing w:val="-4"/>
          <w:sz w:val="28"/>
          <w:szCs w:val="28"/>
        </w:rPr>
      </w:pPr>
    </w:p>
    <w:p w14:paraId="1814E5A3" w14:textId="77777777" w:rsidR="003B22ED" w:rsidRDefault="003B22ED" w:rsidP="00314B16">
      <w:pPr>
        <w:pStyle w:val="BodyText"/>
        <w:spacing w:after="0"/>
        <w:ind w:right="3"/>
        <w:jc w:val="center"/>
        <w:rPr>
          <w:ins w:id="2" w:author="Khanh Cong" w:date="2024-12-22T21:04:00Z" w16du:dateUtc="2024-12-22T14:04:00Z"/>
          <w:rFonts w:ascii="Times New Roman" w:hAnsi="Times New Roman" w:cs="Times New Roman"/>
          <w:b/>
          <w:spacing w:val="-4"/>
          <w:sz w:val="28"/>
          <w:szCs w:val="28"/>
        </w:rPr>
      </w:pPr>
    </w:p>
    <w:p w14:paraId="33116B0D" w14:textId="77777777" w:rsidR="003B22ED" w:rsidRPr="002B78EE" w:rsidRDefault="003B22ED" w:rsidP="00314B16">
      <w:pPr>
        <w:pStyle w:val="BodyText"/>
        <w:spacing w:after="0"/>
        <w:ind w:right="3"/>
        <w:jc w:val="center"/>
        <w:rPr>
          <w:rFonts w:ascii="Times New Roman" w:hAnsi="Times New Roman" w:cs="Times New Roman"/>
          <w:b/>
          <w:spacing w:val="-4"/>
          <w:sz w:val="28"/>
          <w:szCs w:val="28"/>
        </w:rPr>
      </w:pPr>
    </w:p>
    <w:p w14:paraId="7266C69B"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14F6DAF5" w14:textId="150A3B6E" w:rsidR="00314B16" w:rsidRPr="006454E5" w:rsidRDefault="00314B16" w:rsidP="003B22ED">
      <w:pPr>
        <w:pStyle w:val="NoSpacing"/>
        <w:jc w:val="center"/>
        <w:pPrChange w:id="3" w:author="Khanh Cong" w:date="2024-12-22T21:04:00Z" w16du:dateUtc="2024-12-22T14:04:00Z">
          <w:pPr>
            <w:pStyle w:val="Heading2"/>
            <w:jc w:val="center"/>
          </w:pPr>
        </w:pPrChange>
      </w:pPr>
      <w:bookmarkStart w:id="4" w:name="_Toc185447723"/>
      <w:bookmarkStart w:id="5" w:name="_Toc185534187"/>
      <w:bookmarkStart w:id="6" w:name="_Toc185706942"/>
      <w:r w:rsidRPr="006454E5">
        <w:t>NHẬN XÉT, ĐÁNH GIÁ, CHO ĐIỂM</w:t>
      </w:r>
      <w:bookmarkEnd w:id="4"/>
      <w:bookmarkEnd w:id="5"/>
      <w:bookmarkEnd w:id="6"/>
    </w:p>
    <w:p w14:paraId="2CAEAB10" w14:textId="651ED129" w:rsidR="00314B16" w:rsidRPr="00A60732" w:rsidRDefault="00314B16" w:rsidP="003B22ED">
      <w:pPr>
        <w:pStyle w:val="NoSpacing"/>
        <w:jc w:val="center"/>
        <w:rPr>
          <w:szCs w:val="26"/>
        </w:rPr>
        <w:pPrChange w:id="7" w:author="Khanh Cong" w:date="2024-12-22T21:04:00Z" w16du:dateUtc="2024-12-22T14:04:00Z">
          <w:pPr>
            <w:pStyle w:val="Heading2"/>
            <w:jc w:val="center"/>
          </w:pPr>
        </w:pPrChange>
      </w:pPr>
      <w:bookmarkStart w:id="8" w:name="__RefHeading___Toc26554_1225579473"/>
      <w:bookmarkStart w:id="9" w:name="_Toc185447724"/>
      <w:bookmarkStart w:id="10" w:name="_Toc185534188"/>
      <w:bookmarkEnd w:id="8"/>
      <w:r w:rsidRPr="00A60732">
        <w:rPr>
          <w:szCs w:val="26"/>
        </w:rPr>
        <w:t>(CỦA GIẢNG VIÊN HƯỚNG DẪN)</w:t>
      </w:r>
      <w:bookmarkEnd w:id="9"/>
      <w:bookmarkEnd w:id="10"/>
    </w:p>
    <w:p w14:paraId="43E55B5B" w14:textId="77777777" w:rsidR="00314B16" w:rsidRPr="002B78EE" w:rsidRDefault="00314B16" w:rsidP="00314B16">
      <w:pPr>
        <w:pStyle w:val="BodyText"/>
        <w:spacing w:before="208" w:after="0"/>
        <w:rPr>
          <w:rFonts w:ascii="Times New Roman" w:hAnsi="Times New Roman" w:cs="Times New Roman"/>
          <w:b/>
        </w:rPr>
      </w:pPr>
    </w:p>
    <w:p w14:paraId="50EE8408" w14:textId="77777777" w:rsidR="00314B16" w:rsidRPr="002B78EE" w:rsidRDefault="00314B16" w:rsidP="00314B16">
      <w:pPr>
        <w:ind w:left="120"/>
        <w:jc w:val="center"/>
        <w:rPr>
          <w:rFonts w:cs="Times New Roman"/>
        </w:rPr>
      </w:pPr>
      <w:r w:rsidRPr="002B78EE">
        <w:rPr>
          <w:rFonts w:cs="Times New Roman"/>
          <w:b/>
          <w:spacing w:val="-2"/>
          <w:sz w:val="26"/>
        </w:rPr>
        <w:t>.............................................................................................................................................</w:t>
      </w:r>
    </w:p>
    <w:p w14:paraId="694BF5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221C3F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466C1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7525B9B9"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52EFC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FC4C19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A429438"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3CF93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930A64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A6753E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90A663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EFF0BC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97421BE" w14:textId="77777777" w:rsidR="00314B16" w:rsidRPr="006454E5" w:rsidRDefault="00314B16" w:rsidP="00314B16">
      <w:pPr>
        <w:tabs>
          <w:tab w:val="left" w:leader="dot" w:pos="7951"/>
        </w:tabs>
        <w:spacing w:before="209"/>
        <w:ind w:left="688"/>
        <w:rPr>
          <w:rFonts w:cs="Times New Roman"/>
          <w:sz w:val="26"/>
          <w:szCs w:val="26"/>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573F5C4D" w14:textId="77777777" w:rsidR="00314B16" w:rsidRPr="006454E5" w:rsidRDefault="00314B16" w:rsidP="00314B16">
      <w:pPr>
        <w:spacing w:before="210"/>
        <w:ind w:left="688"/>
        <w:rPr>
          <w:rFonts w:cs="Times New Roman"/>
          <w:sz w:val="26"/>
          <w:szCs w:val="26"/>
        </w:rPr>
      </w:pPr>
      <w:r w:rsidRPr="00F06492">
        <w:rPr>
          <w:rFonts w:cs="Times New Roman"/>
          <w:b/>
          <w:sz w:val="26"/>
          <w:szCs w:val="26"/>
        </w:rPr>
        <w:t>Đồng</w:t>
      </w:r>
      <w:r w:rsidRPr="00F06492">
        <w:rPr>
          <w:rFonts w:cs="Times New Roman"/>
          <w:b/>
          <w:spacing w:val="-4"/>
          <w:sz w:val="26"/>
          <w:szCs w:val="26"/>
        </w:rPr>
        <w:t xml:space="preserve"> </w:t>
      </w:r>
      <w:r w:rsidRPr="00F06492">
        <w:rPr>
          <w:rFonts w:cs="Times New Roman"/>
          <w:b/>
          <w:sz w:val="26"/>
          <w:szCs w:val="26"/>
        </w:rPr>
        <w:t>ý/</w:t>
      </w:r>
      <w:r w:rsidRPr="00F06492">
        <w:rPr>
          <w:rFonts w:cs="Times New Roman"/>
          <w:b/>
          <w:spacing w:val="-2"/>
          <w:sz w:val="26"/>
          <w:szCs w:val="26"/>
        </w:rPr>
        <w:t xml:space="preserve"> </w:t>
      </w:r>
      <w:r w:rsidRPr="00F06492">
        <w:rPr>
          <w:rFonts w:cs="Times New Roman"/>
          <w:b/>
          <w:sz w:val="26"/>
          <w:szCs w:val="26"/>
        </w:rPr>
        <w:t>Không</w:t>
      </w:r>
      <w:r w:rsidRPr="00F06492">
        <w:rPr>
          <w:rFonts w:cs="Times New Roman"/>
          <w:b/>
          <w:spacing w:val="-2"/>
          <w:sz w:val="26"/>
          <w:szCs w:val="26"/>
        </w:rPr>
        <w:t xml:space="preserve"> </w:t>
      </w:r>
      <w:r w:rsidRPr="00F06492">
        <w:rPr>
          <w:rFonts w:cs="Times New Roman"/>
          <w:b/>
          <w:sz w:val="26"/>
          <w:szCs w:val="26"/>
        </w:rPr>
        <w:t>đồng</w:t>
      </w:r>
      <w:r w:rsidRPr="00F06492">
        <w:rPr>
          <w:rFonts w:cs="Times New Roman"/>
          <w:b/>
          <w:spacing w:val="-1"/>
          <w:sz w:val="26"/>
          <w:szCs w:val="26"/>
        </w:rPr>
        <w:t xml:space="preserve"> </w:t>
      </w:r>
      <w:r w:rsidRPr="00F06492">
        <w:rPr>
          <w:rFonts w:cs="Times New Roman"/>
          <w:b/>
          <w:sz w:val="26"/>
          <w:szCs w:val="26"/>
        </w:rPr>
        <w:t xml:space="preserve">ý </w:t>
      </w:r>
      <w:r w:rsidRPr="00F06492">
        <w:rPr>
          <w:rFonts w:cs="Times New Roman"/>
          <w:sz w:val="26"/>
          <w:szCs w:val="26"/>
        </w:rPr>
        <w:t>cho</w:t>
      </w:r>
      <w:r w:rsidRPr="00F06492">
        <w:rPr>
          <w:rFonts w:cs="Times New Roman"/>
          <w:spacing w:val="-2"/>
          <w:sz w:val="26"/>
          <w:szCs w:val="26"/>
        </w:rPr>
        <w:t xml:space="preserve"> </w:t>
      </w:r>
      <w:r w:rsidRPr="00F06492">
        <w:rPr>
          <w:rFonts w:cs="Times New Roman"/>
          <w:sz w:val="26"/>
          <w:szCs w:val="26"/>
        </w:rPr>
        <w:t>sinh</w:t>
      </w:r>
      <w:r w:rsidRPr="00F06492">
        <w:rPr>
          <w:rFonts w:cs="Times New Roman"/>
          <w:spacing w:val="-3"/>
          <w:sz w:val="26"/>
          <w:szCs w:val="26"/>
        </w:rPr>
        <w:t xml:space="preserve"> </w:t>
      </w:r>
      <w:r w:rsidRPr="00F06492">
        <w:rPr>
          <w:rFonts w:cs="Times New Roman"/>
          <w:sz w:val="26"/>
          <w:szCs w:val="26"/>
        </w:rPr>
        <w:t>viên</w:t>
      </w:r>
      <w:r w:rsidRPr="00F06492">
        <w:rPr>
          <w:rFonts w:cs="Times New Roman"/>
          <w:spacing w:val="-4"/>
          <w:sz w:val="26"/>
          <w:szCs w:val="26"/>
        </w:rPr>
        <w:t xml:space="preserve"> </w:t>
      </w:r>
      <w:r w:rsidRPr="00F06492">
        <w:rPr>
          <w:rFonts w:cs="Times New Roman"/>
          <w:sz w:val="26"/>
          <w:szCs w:val="26"/>
        </w:rPr>
        <w:t>bảo</w:t>
      </w:r>
      <w:r w:rsidRPr="00F06492">
        <w:rPr>
          <w:rFonts w:cs="Times New Roman"/>
          <w:spacing w:val="-2"/>
          <w:sz w:val="26"/>
          <w:szCs w:val="26"/>
        </w:rPr>
        <w:t xml:space="preserve"> </w:t>
      </w:r>
      <w:r w:rsidRPr="00F06492">
        <w:rPr>
          <w:rFonts w:cs="Times New Roman"/>
          <w:sz w:val="26"/>
          <w:szCs w:val="26"/>
        </w:rPr>
        <w:t>vệ</w:t>
      </w:r>
      <w:r w:rsidRPr="00F06492">
        <w:rPr>
          <w:rFonts w:cs="Times New Roman"/>
          <w:spacing w:val="-1"/>
          <w:sz w:val="26"/>
          <w:szCs w:val="26"/>
        </w:rPr>
        <w:t xml:space="preserve"> </w:t>
      </w:r>
      <w:r w:rsidRPr="00F06492">
        <w:rPr>
          <w:rFonts w:cs="Times New Roman"/>
          <w:sz w:val="26"/>
          <w:szCs w:val="26"/>
        </w:rPr>
        <w:t>trước</w:t>
      </w:r>
      <w:r w:rsidRPr="00F06492">
        <w:rPr>
          <w:rFonts w:cs="Times New Roman"/>
          <w:spacing w:val="-2"/>
          <w:sz w:val="26"/>
          <w:szCs w:val="26"/>
        </w:rPr>
        <w:t xml:space="preserve"> </w:t>
      </w:r>
      <w:r w:rsidRPr="00F06492">
        <w:rPr>
          <w:rFonts w:cs="Times New Roman"/>
          <w:sz w:val="26"/>
          <w:szCs w:val="26"/>
        </w:rPr>
        <w:t>hội</w:t>
      </w:r>
      <w:r w:rsidRPr="00F06492">
        <w:rPr>
          <w:rFonts w:cs="Times New Roman"/>
          <w:spacing w:val="-2"/>
          <w:sz w:val="26"/>
          <w:szCs w:val="26"/>
        </w:rPr>
        <w:t xml:space="preserve"> </w:t>
      </w:r>
      <w:r w:rsidRPr="00F06492">
        <w:rPr>
          <w:rFonts w:cs="Times New Roman"/>
          <w:sz w:val="26"/>
          <w:szCs w:val="26"/>
        </w:rPr>
        <w:t>đồng</w:t>
      </w:r>
      <w:r w:rsidRPr="00F06492">
        <w:rPr>
          <w:rFonts w:cs="Times New Roman"/>
          <w:spacing w:val="-2"/>
          <w:sz w:val="26"/>
          <w:szCs w:val="26"/>
        </w:rPr>
        <w:t xml:space="preserve"> </w:t>
      </w:r>
      <w:r w:rsidRPr="00F06492">
        <w:rPr>
          <w:rFonts w:cs="Times New Roman"/>
          <w:sz w:val="26"/>
          <w:szCs w:val="26"/>
        </w:rPr>
        <w:t>chấm</w:t>
      </w:r>
      <w:r w:rsidRPr="00F06492">
        <w:rPr>
          <w:rFonts w:cs="Times New Roman"/>
          <w:spacing w:val="-3"/>
          <w:sz w:val="26"/>
          <w:szCs w:val="26"/>
        </w:rPr>
        <w:t xml:space="preserve"> </w:t>
      </w:r>
      <w:r w:rsidRPr="00F06492">
        <w:rPr>
          <w:rFonts w:cs="Times New Roman"/>
          <w:sz w:val="26"/>
          <w:szCs w:val="26"/>
        </w:rPr>
        <w:t>đồ</w:t>
      </w:r>
      <w:r w:rsidRPr="00F06492">
        <w:rPr>
          <w:rFonts w:cs="Times New Roman"/>
          <w:spacing w:val="-2"/>
          <w:sz w:val="26"/>
          <w:szCs w:val="26"/>
        </w:rPr>
        <w:t xml:space="preserve"> </w:t>
      </w:r>
      <w:r w:rsidRPr="00F06492">
        <w:rPr>
          <w:rFonts w:cs="Times New Roman"/>
          <w:sz w:val="26"/>
          <w:szCs w:val="26"/>
        </w:rPr>
        <w:t>án</w:t>
      </w:r>
      <w:r w:rsidRPr="00F06492">
        <w:rPr>
          <w:rFonts w:cs="Times New Roman"/>
          <w:spacing w:val="-4"/>
          <w:sz w:val="26"/>
          <w:szCs w:val="26"/>
        </w:rPr>
        <w:t xml:space="preserve"> </w:t>
      </w:r>
      <w:r w:rsidRPr="00F06492">
        <w:rPr>
          <w:rFonts w:cs="Times New Roman"/>
          <w:sz w:val="26"/>
          <w:szCs w:val="26"/>
        </w:rPr>
        <w:t>tốt</w:t>
      </w:r>
      <w:r w:rsidRPr="00F06492">
        <w:rPr>
          <w:rFonts w:cs="Times New Roman"/>
          <w:spacing w:val="-1"/>
          <w:sz w:val="26"/>
          <w:szCs w:val="26"/>
        </w:rPr>
        <w:t xml:space="preserve"> </w:t>
      </w:r>
      <w:r w:rsidRPr="00F06492">
        <w:rPr>
          <w:rFonts w:cs="Times New Roman"/>
          <w:spacing w:val="-2"/>
          <w:sz w:val="26"/>
          <w:szCs w:val="26"/>
        </w:rPr>
        <w:t>nghiệp.</w:t>
      </w:r>
    </w:p>
    <w:p w14:paraId="34C4CD7D" w14:textId="77777777" w:rsidR="00314B16" w:rsidRPr="006454E5" w:rsidRDefault="00314B16" w:rsidP="00314B16">
      <w:pPr>
        <w:spacing w:before="210"/>
        <w:ind w:left="688"/>
        <w:rPr>
          <w:rFonts w:cs="Times New Roman"/>
          <w:sz w:val="26"/>
          <w:szCs w:val="26"/>
        </w:rPr>
      </w:pPr>
    </w:p>
    <w:p w14:paraId="7D0C143D" w14:textId="77777777" w:rsidR="00314B16" w:rsidRPr="006454E5" w:rsidRDefault="00314B16" w:rsidP="00314B16">
      <w:pPr>
        <w:spacing w:before="1"/>
        <w:ind w:left="4890"/>
        <w:rPr>
          <w:rFonts w:cs="Times New Roman"/>
          <w:sz w:val="26"/>
          <w:szCs w:val="26"/>
        </w:rPr>
      </w:pP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ngày</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tháng</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năm</w:t>
      </w:r>
      <w:r w:rsidRPr="006454E5">
        <w:rPr>
          <w:rFonts w:cs="Times New Roman"/>
          <w:spacing w:val="-1"/>
          <w:sz w:val="26"/>
          <w:szCs w:val="26"/>
        </w:rPr>
        <w:t xml:space="preserve"> </w:t>
      </w:r>
      <w:r w:rsidRPr="006454E5">
        <w:rPr>
          <w:rFonts w:cs="Times New Roman"/>
          <w:spacing w:val="-5"/>
          <w:sz w:val="26"/>
          <w:szCs w:val="26"/>
        </w:rPr>
        <w:t>…..</w:t>
      </w:r>
    </w:p>
    <w:p w14:paraId="53717493" w14:textId="77777777" w:rsidR="00314B16" w:rsidRPr="006454E5" w:rsidRDefault="00314B16" w:rsidP="00790665">
      <w:pPr>
        <w:pStyle w:val="NoSpacing"/>
        <w:jc w:val="right"/>
        <w:rPr>
          <w:szCs w:val="26"/>
        </w:rPr>
      </w:pPr>
      <w:bookmarkStart w:id="11" w:name="__RefHeading___Toc26556_1225579473"/>
      <w:bookmarkStart w:id="12" w:name="_Toc185447725"/>
      <w:bookmarkEnd w:id="11"/>
      <w:r w:rsidRPr="006454E5">
        <w:rPr>
          <w:szCs w:val="26"/>
        </w:rPr>
        <w:t>CÁN</w:t>
      </w:r>
      <w:r w:rsidRPr="006454E5">
        <w:rPr>
          <w:spacing w:val="-5"/>
          <w:szCs w:val="26"/>
        </w:rPr>
        <w:t xml:space="preserve"> </w:t>
      </w:r>
      <w:r w:rsidRPr="006454E5">
        <w:rPr>
          <w:szCs w:val="26"/>
        </w:rPr>
        <w:t>BỘ</w:t>
      </w:r>
      <w:r w:rsidRPr="006454E5">
        <w:rPr>
          <w:spacing w:val="-5"/>
          <w:szCs w:val="26"/>
        </w:rPr>
        <w:t xml:space="preserve"> </w:t>
      </w:r>
      <w:r w:rsidRPr="006454E5">
        <w:rPr>
          <w:szCs w:val="26"/>
        </w:rPr>
        <w:t>GIẢNG</w:t>
      </w:r>
      <w:r w:rsidRPr="006454E5">
        <w:rPr>
          <w:spacing w:val="-8"/>
          <w:szCs w:val="26"/>
        </w:rPr>
        <w:t xml:space="preserve"> </w:t>
      </w:r>
      <w:r w:rsidRPr="006454E5">
        <w:rPr>
          <w:szCs w:val="26"/>
        </w:rPr>
        <w:t>VIÊN</w:t>
      </w:r>
      <w:r w:rsidRPr="006454E5">
        <w:rPr>
          <w:spacing w:val="-3"/>
          <w:szCs w:val="26"/>
        </w:rPr>
        <w:t xml:space="preserve"> </w:t>
      </w:r>
      <w:r w:rsidRPr="006454E5">
        <w:rPr>
          <w:szCs w:val="26"/>
        </w:rPr>
        <w:t xml:space="preserve">HƯỚNG </w:t>
      </w:r>
      <w:r w:rsidRPr="006454E5">
        <w:rPr>
          <w:spacing w:val="-5"/>
          <w:szCs w:val="26"/>
        </w:rPr>
        <w:t>DẪN</w:t>
      </w:r>
      <w:bookmarkEnd w:id="12"/>
    </w:p>
    <w:p w14:paraId="27E26C54" w14:textId="2D3C9B89" w:rsidR="00652785" w:rsidRPr="001D767D" w:rsidRDefault="00652785" w:rsidP="00790665">
      <w:pPr>
        <w:jc w:val="right"/>
        <w:rPr>
          <w:rFonts w:cs="Times New Roman"/>
          <w:sz w:val="24"/>
        </w:rPr>
      </w:pPr>
      <w:r w:rsidRPr="006454E5">
        <w:rPr>
          <w:rFonts w:cs="Times New Roman"/>
          <w:sz w:val="26"/>
          <w:szCs w:val="26"/>
        </w:rPr>
        <w:t>(ký, họ tên)</w:t>
      </w:r>
      <w:r w:rsidRPr="006454E5">
        <w:rPr>
          <w:rFonts w:cs="Times New Roman"/>
          <w:sz w:val="26"/>
          <w:szCs w:val="26"/>
        </w:rPr>
        <w:tab/>
      </w:r>
      <w:r>
        <w:rPr>
          <w:rFonts w:cs="Times New Roman"/>
          <w:sz w:val="24"/>
        </w:rPr>
        <w:tab/>
      </w:r>
      <w:r>
        <w:rPr>
          <w:rFonts w:cs="Times New Roman"/>
          <w:sz w:val="24"/>
        </w:rPr>
        <w:tab/>
      </w:r>
    </w:p>
    <w:p w14:paraId="42921487" w14:textId="77777777" w:rsidR="00314B16" w:rsidRPr="002B78EE" w:rsidRDefault="00314B16" w:rsidP="00790665">
      <w:pPr>
        <w:pStyle w:val="BodyText"/>
        <w:jc w:val="right"/>
        <w:rPr>
          <w:rFonts w:ascii="Times New Roman" w:hAnsi="Times New Roman" w:cs="Times New Roman"/>
        </w:rPr>
      </w:pPr>
      <w:r w:rsidRPr="002B78EE">
        <w:rPr>
          <w:rFonts w:ascii="Times New Roman" w:hAnsi="Times New Roman" w:cs="Times New Roman"/>
        </w:rPr>
        <w:br w:type="page"/>
      </w:r>
    </w:p>
    <w:p w14:paraId="792A52CF" w14:textId="5BA0A34A" w:rsidR="00314B16" w:rsidRPr="006454E5" w:rsidRDefault="00314B16" w:rsidP="003B22ED">
      <w:pPr>
        <w:pStyle w:val="NoSpacing"/>
        <w:jc w:val="center"/>
        <w:pPrChange w:id="13" w:author="Khanh Cong" w:date="2024-12-22T21:05:00Z" w16du:dateUtc="2024-12-22T14:05:00Z">
          <w:pPr>
            <w:pStyle w:val="BodyText"/>
            <w:jc w:val="center"/>
          </w:pPr>
        </w:pPrChange>
      </w:pPr>
      <w:bookmarkStart w:id="14" w:name="_Toc185706943"/>
      <w:r w:rsidRPr="00F06492">
        <w:lastRenderedPageBreak/>
        <w:t>NHẬN XÉT, ĐÁNH GIÁ, CHO ĐIỂM</w:t>
      </w:r>
      <w:bookmarkEnd w:id="14"/>
    </w:p>
    <w:p w14:paraId="67B7D23F" w14:textId="77777777" w:rsidR="00314B16" w:rsidRPr="00863B69" w:rsidRDefault="00314B16" w:rsidP="003B22ED">
      <w:pPr>
        <w:pStyle w:val="NoSpacing"/>
        <w:jc w:val="center"/>
        <w:pPrChange w:id="15" w:author="Khanh Cong" w:date="2024-12-22T21:05:00Z" w16du:dateUtc="2024-12-22T14:05:00Z">
          <w:pPr>
            <w:pStyle w:val="BodyText"/>
            <w:jc w:val="center"/>
          </w:pPr>
        </w:pPrChange>
      </w:pPr>
      <w:r w:rsidRPr="00863B69">
        <w:rPr>
          <w:rPrChange w:id="16" w:author="Khanh Cong" w:date="2024-12-21T20:42:00Z" w16du:dateUtc="2024-12-21T13:42:00Z">
            <w:rPr>
              <w:rFonts w:cs="Times New Roman"/>
              <w:b/>
              <w:bCs/>
              <w:szCs w:val="26"/>
            </w:rPr>
          </w:rPrChange>
        </w:rPr>
        <w:t>(CỦA GIẢNG VIÊN PHẢN BIỆN)</w:t>
      </w:r>
    </w:p>
    <w:p w14:paraId="1209AF41" w14:textId="77777777" w:rsidR="00314B16" w:rsidRPr="00F06492" w:rsidRDefault="00314B16" w:rsidP="00314B16">
      <w:pPr>
        <w:pStyle w:val="BodyText"/>
        <w:jc w:val="center"/>
        <w:rPr>
          <w:rFonts w:ascii="Times New Roman" w:hAnsi="Times New Roman" w:cs="Times New Roman"/>
          <w:b/>
          <w:bCs/>
          <w:sz w:val="26"/>
          <w:szCs w:val="26"/>
        </w:rPr>
      </w:pPr>
    </w:p>
    <w:p w14:paraId="18950777" w14:textId="77777777" w:rsidR="00314B16" w:rsidRPr="006454E5" w:rsidRDefault="00314B16" w:rsidP="00314B16">
      <w:pPr>
        <w:ind w:left="120"/>
        <w:jc w:val="center"/>
        <w:rPr>
          <w:rFonts w:cs="Times New Roman"/>
          <w:sz w:val="26"/>
          <w:szCs w:val="26"/>
        </w:rPr>
      </w:pPr>
      <w:r w:rsidRPr="00F06492">
        <w:rPr>
          <w:rFonts w:cs="Times New Roman"/>
          <w:b/>
          <w:spacing w:val="-2"/>
          <w:sz w:val="26"/>
          <w:szCs w:val="26"/>
        </w:rPr>
        <w:t>.............................................................................................................................................</w:t>
      </w:r>
    </w:p>
    <w:p w14:paraId="284C1236"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09635B04"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43A7612D"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0747C215"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66ED6516"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3C4BE571"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46AE01D5"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1C8923CB"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542EED4D"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2752728C"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21013AF4"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473F712A"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67E53FE2" w14:textId="77777777" w:rsidR="00314B16" w:rsidRPr="006454E5" w:rsidRDefault="00314B16" w:rsidP="00314B16">
      <w:pPr>
        <w:tabs>
          <w:tab w:val="left" w:leader="dot" w:pos="7951"/>
        </w:tabs>
        <w:spacing w:before="209"/>
        <w:ind w:left="688"/>
        <w:rPr>
          <w:rFonts w:cs="Times New Roman"/>
          <w:sz w:val="26"/>
          <w:szCs w:val="26"/>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60D0A2F5" w14:textId="77777777" w:rsidR="00314B16" w:rsidRPr="006454E5" w:rsidRDefault="00314B16" w:rsidP="00314B16">
      <w:pPr>
        <w:spacing w:before="210"/>
        <w:ind w:left="688"/>
        <w:rPr>
          <w:rFonts w:cs="Times New Roman"/>
          <w:sz w:val="26"/>
          <w:szCs w:val="26"/>
        </w:rPr>
      </w:pPr>
      <w:r w:rsidRPr="006454E5">
        <w:rPr>
          <w:rFonts w:cs="Times New Roman"/>
          <w:sz w:val="26"/>
          <w:szCs w:val="26"/>
        </w:rPr>
        <w:t>Đồng</w:t>
      </w:r>
      <w:r w:rsidRPr="006454E5">
        <w:rPr>
          <w:rFonts w:cs="Times New Roman"/>
          <w:spacing w:val="-4"/>
          <w:sz w:val="26"/>
          <w:szCs w:val="26"/>
        </w:rPr>
        <w:t xml:space="preserve"> </w:t>
      </w:r>
      <w:r w:rsidRPr="006454E5">
        <w:rPr>
          <w:rFonts w:cs="Times New Roman"/>
          <w:sz w:val="26"/>
          <w:szCs w:val="26"/>
        </w:rPr>
        <w:t>ý/</w:t>
      </w:r>
      <w:r w:rsidRPr="006454E5">
        <w:rPr>
          <w:rFonts w:cs="Times New Roman"/>
          <w:spacing w:val="-2"/>
          <w:sz w:val="26"/>
          <w:szCs w:val="26"/>
        </w:rPr>
        <w:t xml:space="preserve"> </w:t>
      </w:r>
      <w:r w:rsidRPr="006454E5">
        <w:rPr>
          <w:rFonts w:cs="Times New Roman"/>
          <w:sz w:val="26"/>
          <w:szCs w:val="26"/>
        </w:rPr>
        <w:t>Không</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1"/>
          <w:sz w:val="26"/>
          <w:szCs w:val="26"/>
        </w:rPr>
        <w:t xml:space="preserve"> </w:t>
      </w:r>
      <w:r w:rsidRPr="006454E5">
        <w:rPr>
          <w:rFonts w:cs="Times New Roman"/>
          <w:sz w:val="26"/>
          <w:szCs w:val="26"/>
        </w:rPr>
        <w:t>ý cho</w:t>
      </w:r>
      <w:r w:rsidRPr="006454E5">
        <w:rPr>
          <w:rFonts w:cs="Times New Roman"/>
          <w:spacing w:val="-2"/>
          <w:sz w:val="26"/>
          <w:szCs w:val="26"/>
        </w:rPr>
        <w:t xml:space="preserve"> </w:t>
      </w:r>
      <w:r w:rsidRPr="006454E5">
        <w:rPr>
          <w:rFonts w:cs="Times New Roman"/>
          <w:sz w:val="26"/>
          <w:szCs w:val="26"/>
        </w:rPr>
        <w:t>sinh</w:t>
      </w:r>
      <w:r w:rsidRPr="006454E5">
        <w:rPr>
          <w:rFonts w:cs="Times New Roman"/>
          <w:spacing w:val="-3"/>
          <w:sz w:val="26"/>
          <w:szCs w:val="26"/>
        </w:rPr>
        <w:t xml:space="preserve"> </w:t>
      </w:r>
      <w:r w:rsidRPr="006454E5">
        <w:rPr>
          <w:rFonts w:cs="Times New Roman"/>
          <w:sz w:val="26"/>
          <w:szCs w:val="26"/>
        </w:rPr>
        <w:t>viên</w:t>
      </w:r>
      <w:r w:rsidRPr="006454E5">
        <w:rPr>
          <w:rFonts w:cs="Times New Roman"/>
          <w:spacing w:val="-4"/>
          <w:sz w:val="26"/>
          <w:szCs w:val="26"/>
        </w:rPr>
        <w:t xml:space="preserve"> </w:t>
      </w:r>
      <w:r w:rsidRPr="006454E5">
        <w:rPr>
          <w:rFonts w:cs="Times New Roman"/>
          <w:sz w:val="26"/>
          <w:szCs w:val="26"/>
        </w:rPr>
        <w:t>bảo</w:t>
      </w:r>
      <w:r w:rsidRPr="006454E5">
        <w:rPr>
          <w:rFonts w:cs="Times New Roman"/>
          <w:spacing w:val="-2"/>
          <w:sz w:val="26"/>
          <w:szCs w:val="26"/>
        </w:rPr>
        <w:t xml:space="preserve"> </w:t>
      </w:r>
      <w:r w:rsidRPr="006454E5">
        <w:rPr>
          <w:rFonts w:cs="Times New Roman"/>
          <w:sz w:val="26"/>
          <w:szCs w:val="26"/>
        </w:rPr>
        <w:t>vệ</w:t>
      </w:r>
      <w:r w:rsidRPr="006454E5">
        <w:rPr>
          <w:rFonts w:cs="Times New Roman"/>
          <w:spacing w:val="-1"/>
          <w:sz w:val="26"/>
          <w:szCs w:val="26"/>
        </w:rPr>
        <w:t xml:space="preserve"> </w:t>
      </w:r>
      <w:r w:rsidRPr="006454E5">
        <w:rPr>
          <w:rFonts w:cs="Times New Roman"/>
          <w:sz w:val="26"/>
          <w:szCs w:val="26"/>
        </w:rPr>
        <w:t>trước</w:t>
      </w:r>
      <w:r w:rsidRPr="006454E5">
        <w:rPr>
          <w:rFonts w:cs="Times New Roman"/>
          <w:spacing w:val="-2"/>
          <w:sz w:val="26"/>
          <w:szCs w:val="26"/>
        </w:rPr>
        <w:t xml:space="preserve"> </w:t>
      </w:r>
      <w:r w:rsidRPr="006454E5">
        <w:rPr>
          <w:rFonts w:cs="Times New Roman"/>
          <w:sz w:val="26"/>
          <w:szCs w:val="26"/>
        </w:rPr>
        <w:t>hội</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2"/>
          <w:sz w:val="26"/>
          <w:szCs w:val="26"/>
        </w:rPr>
        <w:t xml:space="preserve"> </w:t>
      </w:r>
      <w:r w:rsidRPr="006454E5">
        <w:rPr>
          <w:rFonts w:cs="Times New Roman"/>
          <w:sz w:val="26"/>
          <w:szCs w:val="26"/>
        </w:rPr>
        <w:t>chấm</w:t>
      </w:r>
      <w:r w:rsidRPr="006454E5">
        <w:rPr>
          <w:rFonts w:cs="Times New Roman"/>
          <w:spacing w:val="-3"/>
          <w:sz w:val="26"/>
          <w:szCs w:val="26"/>
        </w:rPr>
        <w:t xml:space="preserve"> </w:t>
      </w:r>
      <w:r w:rsidRPr="006454E5">
        <w:rPr>
          <w:rFonts w:cs="Times New Roman"/>
          <w:sz w:val="26"/>
          <w:szCs w:val="26"/>
        </w:rPr>
        <w:t>đồ</w:t>
      </w:r>
      <w:r w:rsidRPr="006454E5">
        <w:rPr>
          <w:rFonts w:cs="Times New Roman"/>
          <w:spacing w:val="-2"/>
          <w:sz w:val="26"/>
          <w:szCs w:val="26"/>
        </w:rPr>
        <w:t xml:space="preserve"> </w:t>
      </w:r>
      <w:r w:rsidRPr="006454E5">
        <w:rPr>
          <w:rFonts w:cs="Times New Roman"/>
          <w:sz w:val="26"/>
          <w:szCs w:val="26"/>
        </w:rPr>
        <w:t>án</w:t>
      </w:r>
      <w:r w:rsidRPr="006454E5">
        <w:rPr>
          <w:rFonts w:cs="Times New Roman"/>
          <w:spacing w:val="-4"/>
          <w:sz w:val="26"/>
          <w:szCs w:val="26"/>
        </w:rPr>
        <w:t xml:space="preserve"> </w:t>
      </w:r>
      <w:r w:rsidRPr="006454E5">
        <w:rPr>
          <w:rFonts w:cs="Times New Roman"/>
          <w:sz w:val="26"/>
          <w:szCs w:val="26"/>
        </w:rPr>
        <w:t>tốt</w:t>
      </w:r>
      <w:r w:rsidRPr="006454E5">
        <w:rPr>
          <w:rFonts w:cs="Times New Roman"/>
          <w:spacing w:val="-1"/>
          <w:sz w:val="26"/>
          <w:szCs w:val="26"/>
        </w:rPr>
        <w:t xml:space="preserve"> </w:t>
      </w:r>
      <w:r w:rsidRPr="006454E5">
        <w:rPr>
          <w:rFonts w:cs="Times New Roman"/>
          <w:spacing w:val="-2"/>
          <w:sz w:val="26"/>
          <w:szCs w:val="26"/>
        </w:rPr>
        <w:t>nghiệp.</w:t>
      </w:r>
    </w:p>
    <w:p w14:paraId="3F087363" w14:textId="77777777" w:rsidR="00314B16" w:rsidRPr="006454E5" w:rsidRDefault="00314B16" w:rsidP="00314B16">
      <w:pPr>
        <w:spacing w:before="210"/>
        <w:ind w:left="688"/>
        <w:rPr>
          <w:rFonts w:cs="Times New Roman"/>
          <w:spacing w:val="-2"/>
          <w:sz w:val="26"/>
          <w:szCs w:val="26"/>
        </w:rPr>
      </w:pPr>
    </w:p>
    <w:p w14:paraId="423F6366" w14:textId="77777777" w:rsidR="00314B16" w:rsidRPr="006454E5" w:rsidRDefault="00314B16" w:rsidP="00314B16">
      <w:pPr>
        <w:spacing w:before="210"/>
        <w:ind w:left="688"/>
        <w:rPr>
          <w:rFonts w:cs="Times New Roman"/>
          <w:spacing w:val="-2"/>
          <w:sz w:val="26"/>
          <w:szCs w:val="26"/>
        </w:rPr>
      </w:pPr>
    </w:p>
    <w:p w14:paraId="14D51002" w14:textId="77777777" w:rsidR="00314B16" w:rsidRPr="006454E5" w:rsidRDefault="00314B16" w:rsidP="00314B16">
      <w:pPr>
        <w:pStyle w:val="BodyText"/>
        <w:spacing w:before="1" w:after="0"/>
        <w:ind w:left="4890"/>
        <w:jc w:val="right"/>
        <w:rPr>
          <w:rFonts w:ascii="Times New Roman" w:hAnsi="Times New Roman" w:cs="Times New Roman"/>
          <w:sz w:val="26"/>
          <w:szCs w:val="26"/>
        </w:rPr>
      </w:pP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ngày</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tháng</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năm</w:t>
      </w:r>
      <w:r w:rsidRPr="006454E5">
        <w:rPr>
          <w:rFonts w:ascii="Times New Roman" w:hAnsi="Times New Roman" w:cs="Times New Roman"/>
          <w:spacing w:val="-1"/>
          <w:sz w:val="26"/>
          <w:szCs w:val="26"/>
        </w:rPr>
        <w:t xml:space="preserve"> </w:t>
      </w:r>
      <w:r w:rsidRPr="006454E5">
        <w:rPr>
          <w:rFonts w:ascii="Times New Roman" w:hAnsi="Times New Roman" w:cs="Times New Roman"/>
          <w:spacing w:val="-5"/>
          <w:sz w:val="26"/>
          <w:szCs w:val="26"/>
        </w:rPr>
        <w:t>…..</w:t>
      </w:r>
    </w:p>
    <w:p w14:paraId="4CD3C8EF" w14:textId="77777777" w:rsidR="00314B16" w:rsidRPr="00863B69" w:rsidRDefault="00314B16" w:rsidP="00314B16">
      <w:pPr>
        <w:spacing w:before="209"/>
        <w:ind w:left="5362"/>
        <w:jc w:val="right"/>
        <w:rPr>
          <w:rFonts w:cs="Times New Roman"/>
          <w:bCs/>
          <w:sz w:val="26"/>
          <w:szCs w:val="26"/>
        </w:rPr>
      </w:pPr>
      <w:r w:rsidRPr="00863B69">
        <w:rPr>
          <w:rFonts w:cs="Times New Roman"/>
          <w:bCs/>
          <w:spacing w:val="-2"/>
          <w:sz w:val="26"/>
          <w:szCs w:val="26"/>
          <w:rPrChange w:id="17" w:author="Khanh Cong" w:date="2024-12-21T20:43:00Z" w16du:dateUtc="2024-12-21T13:43:00Z">
            <w:rPr>
              <w:rFonts w:cs="Times New Roman"/>
              <w:b/>
              <w:spacing w:val="-2"/>
              <w:sz w:val="26"/>
              <w:szCs w:val="26"/>
            </w:rPr>
          </w:rPrChange>
        </w:rPr>
        <w:t>CÁN</w:t>
      </w:r>
      <w:r w:rsidRPr="00863B69">
        <w:rPr>
          <w:rFonts w:cs="Times New Roman"/>
          <w:bCs/>
          <w:spacing w:val="-5"/>
          <w:sz w:val="26"/>
          <w:szCs w:val="26"/>
          <w:rPrChange w:id="18" w:author="Khanh Cong" w:date="2024-12-21T20:43:00Z" w16du:dateUtc="2024-12-21T13:43:00Z">
            <w:rPr>
              <w:rFonts w:cs="Times New Roman"/>
              <w:b/>
              <w:spacing w:val="-5"/>
              <w:sz w:val="26"/>
              <w:szCs w:val="26"/>
            </w:rPr>
          </w:rPrChange>
        </w:rPr>
        <w:t xml:space="preserve"> </w:t>
      </w:r>
      <w:r w:rsidRPr="00863B69">
        <w:rPr>
          <w:rFonts w:cs="Times New Roman"/>
          <w:bCs/>
          <w:spacing w:val="-2"/>
          <w:sz w:val="26"/>
          <w:szCs w:val="26"/>
          <w:rPrChange w:id="19" w:author="Khanh Cong" w:date="2024-12-21T20:43:00Z" w16du:dateUtc="2024-12-21T13:43:00Z">
            <w:rPr>
              <w:rFonts w:cs="Times New Roman"/>
              <w:b/>
              <w:spacing w:val="-2"/>
              <w:sz w:val="26"/>
              <w:szCs w:val="26"/>
            </w:rPr>
          </w:rPrChange>
        </w:rPr>
        <w:t>BỘ</w:t>
      </w:r>
      <w:r w:rsidRPr="00863B69">
        <w:rPr>
          <w:rFonts w:cs="Times New Roman"/>
          <w:bCs/>
          <w:spacing w:val="-4"/>
          <w:sz w:val="26"/>
          <w:szCs w:val="26"/>
          <w:rPrChange w:id="20" w:author="Khanh Cong" w:date="2024-12-21T20:43:00Z" w16du:dateUtc="2024-12-21T13:43:00Z">
            <w:rPr>
              <w:rFonts w:cs="Times New Roman"/>
              <w:b/>
              <w:spacing w:val="-4"/>
              <w:sz w:val="26"/>
              <w:szCs w:val="26"/>
            </w:rPr>
          </w:rPrChange>
        </w:rPr>
        <w:t xml:space="preserve"> </w:t>
      </w:r>
      <w:r w:rsidRPr="00863B69">
        <w:rPr>
          <w:rFonts w:cs="Times New Roman"/>
          <w:bCs/>
          <w:spacing w:val="-2"/>
          <w:sz w:val="26"/>
          <w:szCs w:val="26"/>
          <w:rPrChange w:id="21" w:author="Khanh Cong" w:date="2024-12-21T20:43:00Z" w16du:dateUtc="2024-12-21T13:43:00Z">
            <w:rPr>
              <w:rFonts w:cs="Times New Roman"/>
              <w:b/>
              <w:spacing w:val="-2"/>
              <w:sz w:val="26"/>
              <w:szCs w:val="26"/>
            </w:rPr>
          </w:rPrChange>
        </w:rPr>
        <w:t>GIẢNG</w:t>
      </w:r>
      <w:r w:rsidRPr="00863B69">
        <w:rPr>
          <w:rFonts w:cs="Times New Roman"/>
          <w:bCs/>
          <w:spacing w:val="-8"/>
          <w:sz w:val="26"/>
          <w:szCs w:val="26"/>
          <w:rPrChange w:id="22" w:author="Khanh Cong" w:date="2024-12-21T20:43:00Z" w16du:dateUtc="2024-12-21T13:43:00Z">
            <w:rPr>
              <w:rFonts w:cs="Times New Roman"/>
              <w:b/>
              <w:spacing w:val="-8"/>
              <w:sz w:val="26"/>
              <w:szCs w:val="26"/>
            </w:rPr>
          </w:rPrChange>
        </w:rPr>
        <w:t xml:space="preserve"> </w:t>
      </w:r>
      <w:r w:rsidRPr="00863B69">
        <w:rPr>
          <w:rFonts w:cs="Times New Roman"/>
          <w:bCs/>
          <w:spacing w:val="-2"/>
          <w:sz w:val="26"/>
          <w:szCs w:val="26"/>
          <w:rPrChange w:id="23" w:author="Khanh Cong" w:date="2024-12-21T20:43:00Z" w16du:dateUtc="2024-12-21T13:43:00Z">
            <w:rPr>
              <w:rFonts w:cs="Times New Roman"/>
              <w:b/>
              <w:spacing w:val="-2"/>
              <w:sz w:val="26"/>
              <w:szCs w:val="26"/>
            </w:rPr>
          </w:rPrChange>
        </w:rPr>
        <w:t xml:space="preserve">VIÊN PHẢN </w:t>
      </w:r>
      <w:r w:rsidRPr="00863B69">
        <w:rPr>
          <w:rFonts w:cs="Times New Roman"/>
          <w:bCs/>
          <w:spacing w:val="-4"/>
          <w:sz w:val="26"/>
          <w:szCs w:val="26"/>
          <w:rPrChange w:id="24" w:author="Khanh Cong" w:date="2024-12-21T20:43:00Z" w16du:dateUtc="2024-12-21T13:43:00Z">
            <w:rPr>
              <w:rFonts w:cs="Times New Roman"/>
              <w:b/>
              <w:spacing w:val="-4"/>
              <w:sz w:val="26"/>
              <w:szCs w:val="26"/>
            </w:rPr>
          </w:rPrChange>
        </w:rPr>
        <w:t>BIỆN</w:t>
      </w:r>
    </w:p>
    <w:p w14:paraId="73D0591B" w14:textId="77777777" w:rsidR="00314B16" w:rsidRPr="002B78EE" w:rsidRDefault="00314B16" w:rsidP="00314B16">
      <w:pPr>
        <w:spacing w:before="209"/>
        <w:ind w:left="5362"/>
        <w:jc w:val="right"/>
        <w:rPr>
          <w:rFonts w:cs="Times New Roman"/>
          <w:b/>
          <w:spacing w:val="-4"/>
          <w:sz w:val="26"/>
        </w:rPr>
      </w:pPr>
    </w:p>
    <w:p w14:paraId="55B24F74" w14:textId="77777777" w:rsidR="00652785" w:rsidRDefault="00652785">
      <w:pPr>
        <w:suppressAutoHyphens w:val="0"/>
        <w:spacing w:after="160" w:line="259" w:lineRule="auto"/>
        <w:rPr>
          <w:rFonts w:cs="Times New Roman"/>
        </w:rPr>
      </w:pPr>
      <w:r>
        <w:rPr>
          <w:rFonts w:cs="Times New Roman"/>
        </w:rPr>
        <w:br w:type="page"/>
      </w:r>
    </w:p>
    <w:p w14:paraId="3DD3CE58" w14:textId="4F8CC0DA" w:rsidR="00314B16" w:rsidRPr="00462FF3" w:rsidRDefault="00462FF3" w:rsidP="00863B69">
      <w:pPr>
        <w:pStyle w:val="Heading1"/>
      </w:pPr>
      <w:bookmarkStart w:id="25" w:name="__RefHeading___Toc26550_1225579473"/>
      <w:bookmarkStart w:id="26" w:name="_Toc185447726"/>
      <w:bookmarkStart w:id="27" w:name="_Toc185534189"/>
      <w:bookmarkEnd w:id="25"/>
      <w:r>
        <w:lastRenderedPageBreak/>
        <w:t xml:space="preserve">                                                       </w:t>
      </w:r>
      <w:bookmarkStart w:id="28" w:name="_Toc185706944"/>
      <w:r w:rsidR="00314B16" w:rsidRPr="00462FF3">
        <w:t>LỜI CẢM ƠN</w:t>
      </w:r>
      <w:bookmarkEnd w:id="26"/>
      <w:bookmarkEnd w:id="27"/>
      <w:bookmarkEnd w:id="28"/>
    </w:p>
    <w:p w14:paraId="019FC822"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69CD82BC" w14:textId="77777777" w:rsidR="00314B16" w:rsidRPr="006454E5" w:rsidRDefault="00314B16" w:rsidP="00314B16">
      <w:pPr>
        <w:pStyle w:val="normal1"/>
        <w:rPr>
          <w:rFonts w:ascii="Times New Roman" w:hAnsi="Times New Roman" w:cs="Times New Roman"/>
          <w:sz w:val="26"/>
          <w:szCs w:val="26"/>
        </w:rPr>
      </w:pPr>
    </w:p>
    <w:p w14:paraId="0C1D63F5"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5E905E08" w14:textId="77777777" w:rsidR="00314B16" w:rsidRPr="006454E5" w:rsidRDefault="00314B16" w:rsidP="00314B16">
      <w:pPr>
        <w:pStyle w:val="normal1"/>
        <w:rPr>
          <w:rFonts w:ascii="Times New Roman" w:hAnsi="Times New Roman" w:cs="Times New Roman"/>
          <w:sz w:val="26"/>
          <w:szCs w:val="26"/>
        </w:rPr>
      </w:pPr>
    </w:p>
    <w:p w14:paraId="6374434D"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Bên cạnh đó, nhóm em chân thành cảm ơn gia đình, bạn bè và các anh chị khóa trên đã luôn đồng hành, động viên và hỗ trợ nhóm em trong suốt hành trình thực hiện đồ án này.</w:t>
      </w:r>
    </w:p>
    <w:p w14:paraId="7E46DE79" w14:textId="77777777" w:rsidR="00314B16" w:rsidRPr="006454E5" w:rsidRDefault="00314B16" w:rsidP="00314B16">
      <w:pPr>
        <w:pStyle w:val="normal1"/>
        <w:rPr>
          <w:rFonts w:ascii="Times New Roman" w:hAnsi="Times New Roman" w:cs="Times New Roman"/>
          <w:sz w:val="26"/>
          <w:szCs w:val="26"/>
        </w:rPr>
      </w:pPr>
    </w:p>
    <w:p w14:paraId="7FD1D1AC"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2F65AE4B" w14:textId="77777777" w:rsidR="00314B16" w:rsidRPr="006454E5" w:rsidRDefault="00314B16" w:rsidP="00314B16">
      <w:pPr>
        <w:pStyle w:val="normal1"/>
        <w:rPr>
          <w:rFonts w:ascii="Times New Roman" w:hAnsi="Times New Roman" w:cs="Times New Roman"/>
          <w:sz w:val="26"/>
          <w:szCs w:val="26"/>
        </w:rPr>
      </w:pPr>
    </w:p>
    <w:p w14:paraId="6ADC41FE"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Nhóm em xin chân thành cảm ơn!</w:t>
      </w:r>
    </w:p>
    <w:p w14:paraId="1EDCA9CE" w14:textId="77777777" w:rsidR="00314B16" w:rsidRDefault="00314B16" w:rsidP="00314B16">
      <w:pPr>
        <w:pStyle w:val="normal1"/>
        <w:rPr>
          <w:ins w:id="29" w:author="Khanh Cong" w:date="2024-12-22T21:05:00Z" w16du:dateUtc="2024-12-22T14:05:00Z"/>
          <w:rFonts w:ascii="Times New Roman" w:hAnsi="Times New Roman" w:cs="Times New Roman"/>
          <w:sz w:val="26"/>
          <w:szCs w:val="26"/>
        </w:rPr>
      </w:pPr>
    </w:p>
    <w:p w14:paraId="33FF4B01" w14:textId="77777777" w:rsidR="003B22ED" w:rsidRDefault="003B22ED" w:rsidP="00314B16">
      <w:pPr>
        <w:pStyle w:val="normal1"/>
        <w:rPr>
          <w:ins w:id="30" w:author="Khanh Cong" w:date="2024-12-22T21:05:00Z" w16du:dateUtc="2024-12-22T14:05:00Z"/>
          <w:rFonts w:ascii="Times New Roman" w:hAnsi="Times New Roman" w:cs="Times New Roman"/>
          <w:sz w:val="26"/>
          <w:szCs w:val="26"/>
        </w:rPr>
      </w:pPr>
    </w:p>
    <w:p w14:paraId="605295DE" w14:textId="77777777" w:rsidR="003B22ED" w:rsidRDefault="003B22ED" w:rsidP="00314B16">
      <w:pPr>
        <w:pStyle w:val="normal1"/>
        <w:rPr>
          <w:ins w:id="31" w:author="Khanh Cong" w:date="2024-12-22T21:05:00Z" w16du:dateUtc="2024-12-22T14:05:00Z"/>
          <w:rFonts w:ascii="Times New Roman" w:hAnsi="Times New Roman" w:cs="Times New Roman"/>
          <w:sz w:val="26"/>
          <w:szCs w:val="26"/>
        </w:rPr>
      </w:pPr>
    </w:p>
    <w:p w14:paraId="205CD3B1" w14:textId="77777777" w:rsidR="003B22ED" w:rsidRDefault="003B22ED" w:rsidP="00314B16">
      <w:pPr>
        <w:pStyle w:val="normal1"/>
        <w:rPr>
          <w:ins w:id="32" w:author="Khanh Cong" w:date="2024-12-22T21:05:00Z" w16du:dateUtc="2024-12-22T14:05:00Z"/>
          <w:rFonts w:ascii="Times New Roman" w:hAnsi="Times New Roman" w:cs="Times New Roman"/>
          <w:sz w:val="26"/>
          <w:szCs w:val="26"/>
        </w:rPr>
      </w:pPr>
    </w:p>
    <w:p w14:paraId="26A66D59" w14:textId="77777777" w:rsidR="003B22ED" w:rsidRDefault="003B22ED" w:rsidP="00314B16">
      <w:pPr>
        <w:pStyle w:val="normal1"/>
        <w:rPr>
          <w:ins w:id="33" w:author="Khanh Cong" w:date="2024-12-22T21:05:00Z" w16du:dateUtc="2024-12-22T14:05:00Z"/>
          <w:rFonts w:ascii="Times New Roman" w:hAnsi="Times New Roman" w:cs="Times New Roman"/>
          <w:sz w:val="26"/>
          <w:szCs w:val="26"/>
        </w:rPr>
      </w:pPr>
    </w:p>
    <w:p w14:paraId="2BAC7FEB" w14:textId="77777777" w:rsidR="003B22ED" w:rsidRDefault="003B22ED" w:rsidP="00314B16">
      <w:pPr>
        <w:pStyle w:val="normal1"/>
        <w:rPr>
          <w:ins w:id="34" w:author="Khanh Cong" w:date="2024-12-22T21:05:00Z" w16du:dateUtc="2024-12-22T14:05:00Z"/>
          <w:rFonts w:ascii="Times New Roman" w:hAnsi="Times New Roman" w:cs="Times New Roman"/>
          <w:sz w:val="26"/>
          <w:szCs w:val="26"/>
        </w:rPr>
      </w:pPr>
    </w:p>
    <w:p w14:paraId="46859AA4" w14:textId="77777777" w:rsidR="003B22ED" w:rsidRPr="006454E5" w:rsidRDefault="003B22ED" w:rsidP="00314B16">
      <w:pPr>
        <w:pStyle w:val="normal1"/>
        <w:rPr>
          <w:rFonts w:ascii="Times New Roman" w:hAnsi="Times New Roman" w:cs="Times New Roman"/>
          <w:sz w:val="26"/>
          <w:szCs w:val="26"/>
        </w:rPr>
      </w:pPr>
    </w:p>
    <w:p w14:paraId="126B197B" w14:textId="77777777" w:rsidR="00314B16" w:rsidRPr="006454E5" w:rsidRDefault="00314B16" w:rsidP="00314B16">
      <w:pPr>
        <w:pStyle w:val="normal1"/>
        <w:jc w:val="right"/>
        <w:rPr>
          <w:rFonts w:ascii="Times New Roman" w:hAnsi="Times New Roman" w:cs="Times New Roman"/>
          <w:sz w:val="26"/>
          <w:szCs w:val="26"/>
        </w:rPr>
      </w:pPr>
      <w:r w:rsidRPr="006454E5">
        <w:rPr>
          <w:rFonts w:ascii="Times New Roman" w:hAnsi="Times New Roman" w:cs="Times New Roman"/>
          <w:sz w:val="26"/>
          <w:szCs w:val="26"/>
        </w:rPr>
        <w:t>Hà Nội, tháng 12 năm 2024</w:t>
      </w:r>
    </w:p>
    <w:p w14:paraId="31BD4EC3" w14:textId="77777777" w:rsidR="00314B16" w:rsidRPr="006454E5" w:rsidRDefault="00314B16" w:rsidP="00314B16">
      <w:pPr>
        <w:pStyle w:val="normal1"/>
        <w:jc w:val="right"/>
        <w:rPr>
          <w:rFonts w:ascii="Times New Roman" w:hAnsi="Times New Roman" w:cs="Times New Roman"/>
          <w:sz w:val="26"/>
          <w:szCs w:val="26"/>
        </w:rPr>
      </w:pPr>
      <w:r w:rsidRPr="006454E5">
        <w:rPr>
          <w:rFonts w:ascii="Times New Roman" w:hAnsi="Times New Roman" w:cs="Times New Roman"/>
          <w:sz w:val="26"/>
          <w:szCs w:val="26"/>
        </w:rPr>
        <w:t>Nhóm sinh viên thực hiện</w:t>
      </w:r>
    </w:p>
    <w:p w14:paraId="7CB7B415" w14:textId="77777777" w:rsidR="00462FF3" w:rsidRDefault="00462FF3" w:rsidP="00462FF3">
      <w:pPr>
        <w:pStyle w:val="NoSpacing"/>
      </w:pPr>
    </w:p>
    <w:p w14:paraId="2C45DC3A" w14:textId="77777777" w:rsidR="00462FF3" w:rsidRDefault="00462FF3" w:rsidP="00462FF3">
      <w:pPr>
        <w:pStyle w:val="NoSpacing"/>
      </w:pPr>
    </w:p>
    <w:p w14:paraId="2E33E577" w14:textId="77777777" w:rsidR="00462FF3" w:rsidRDefault="00462FF3" w:rsidP="00462FF3">
      <w:pPr>
        <w:pStyle w:val="NoSpacing"/>
      </w:pPr>
    </w:p>
    <w:p w14:paraId="7BAF5EB8" w14:textId="77777777" w:rsidR="00462FF3" w:rsidRPr="00462FF3" w:rsidRDefault="00462FF3" w:rsidP="006454E5">
      <w:pPr>
        <w:pStyle w:val="NoSpacing"/>
      </w:pPr>
    </w:p>
    <w:p w14:paraId="3A596CA0" w14:textId="77777777" w:rsidR="00314B16" w:rsidRPr="00462FF3" w:rsidRDefault="00314B16" w:rsidP="006454E5">
      <w:pPr>
        <w:pStyle w:val="NoSpacing"/>
      </w:pPr>
    </w:p>
    <w:p w14:paraId="13A90746" w14:textId="77777777" w:rsidR="00314B16" w:rsidRPr="006454E5" w:rsidRDefault="00314B16" w:rsidP="00314B16">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Ngọc Anh</w:t>
      </w:r>
    </w:p>
    <w:p w14:paraId="5688D767" w14:textId="77777777" w:rsidR="00314B16" w:rsidRPr="006454E5" w:rsidRDefault="00314B16" w:rsidP="00314B16">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Công Khánh</w:t>
      </w:r>
    </w:p>
    <w:p w14:paraId="5ABC757D" w14:textId="77777777" w:rsidR="00314B16" w:rsidRPr="006454E5" w:rsidRDefault="00314B16" w:rsidP="00314B16">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Hải Phong</w:t>
      </w:r>
    </w:p>
    <w:p w14:paraId="0AF42BE8" w14:textId="4606AB9C" w:rsidR="00343127" w:rsidDel="00DE1E3C" w:rsidRDefault="00343127">
      <w:pPr>
        <w:suppressAutoHyphens w:val="0"/>
        <w:spacing w:after="160" w:line="259" w:lineRule="auto"/>
        <w:rPr>
          <w:del w:id="35" w:author="Khanh Cong" w:date="2024-12-21T20:56:00Z" w16du:dateUtc="2024-12-21T13:56:00Z"/>
          <w:rFonts w:cs="Times New Roman"/>
          <w:b/>
          <w:bCs/>
        </w:rPr>
      </w:pPr>
      <w:del w:id="36" w:author="Khanh Cong" w:date="2024-12-21T20:56:00Z" w16du:dateUtc="2024-12-21T13:56:00Z">
        <w:r w:rsidDel="00DE1E3C">
          <w:rPr>
            <w:rFonts w:cs="Times New Roman"/>
            <w:b/>
            <w:bCs/>
          </w:rPr>
          <w:br w:type="page"/>
        </w:r>
      </w:del>
    </w:p>
    <w:p w14:paraId="5445218C" w14:textId="4EFBE671" w:rsidR="00314B16" w:rsidRPr="00DE1E3C" w:rsidDel="00DE1E3C" w:rsidRDefault="00314B16" w:rsidP="00343127">
      <w:pPr>
        <w:pStyle w:val="NoSpacing"/>
        <w:rPr>
          <w:del w:id="37" w:author="Khanh Cong" w:date="2024-12-21T20:56:00Z" w16du:dateUtc="2024-12-21T13:56:00Z"/>
          <w:rFonts w:eastAsiaTheme="majorEastAsia" w:cs="Times New Roman"/>
          <w:b/>
          <w:bCs/>
          <w:szCs w:val="32"/>
          <w:rPrChange w:id="38" w:author="Khanh Cong" w:date="2024-12-21T20:56:00Z" w16du:dateUtc="2024-12-21T13:56:00Z">
            <w:rPr>
              <w:del w:id="39" w:author="Khanh Cong" w:date="2024-12-21T20:56:00Z" w16du:dateUtc="2024-12-21T13:56:00Z"/>
            </w:rPr>
          </w:rPrChange>
        </w:rPr>
      </w:pPr>
    </w:p>
    <w:p w14:paraId="7B24CF86" w14:textId="77777777" w:rsidR="00314B16" w:rsidRPr="002B78EE" w:rsidDel="00DE1E3C" w:rsidRDefault="00314B16" w:rsidP="00314B16">
      <w:pPr>
        <w:rPr>
          <w:del w:id="40" w:author="Khanh Cong" w:date="2024-12-21T20:56:00Z" w16du:dateUtc="2024-12-21T13:56:00Z"/>
          <w:rFonts w:cs="Times New Roman"/>
          <w:b/>
          <w:bCs/>
        </w:rPr>
      </w:pPr>
    </w:p>
    <w:p w14:paraId="1C8EBF90" w14:textId="1919724C" w:rsidR="00FB591F" w:rsidRDefault="00FB591F">
      <w:pPr>
        <w:suppressAutoHyphens w:val="0"/>
        <w:spacing w:after="160" w:line="259" w:lineRule="auto"/>
        <w:rPr>
          <w:ins w:id="41" w:author="Khanh Cong" w:date="2024-12-21T20:54:00Z" w16du:dateUtc="2024-12-21T13:54:00Z"/>
          <w:b/>
          <w:bCs/>
        </w:rPr>
      </w:pPr>
    </w:p>
    <w:customXmlInsRangeStart w:id="42" w:author="Khanh Cong" w:date="2024-12-21T20:55:00Z"/>
    <w:sdt>
      <w:sdtPr>
        <w:rPr>
          <w:rFonts w:eastAsia="NSimSun"/>
          <w:b w:val="0"/>
          <w:bCs w:val="0"/>
          <w:sz w:val="28"/>
          <w:szCs w:val="24"/>
        </w:rPr>
        <w:id w:val="148020250"/>
        <w:docPartObj>
          <w:docPartGallery w:val="Table of Contents"/>
          <w:docPartUnique/>
        </w:docPartObj>
      </w:sdtPr>
      <w:sdtEndPr>
        <w:rPr>
          <w:noProof/>
        </w:rPr>
      </w:sdtEndPr>
      <w:sdtContent>
        <w:customXmlInsRangeEnd w:id="42"/>
        <w:p w14:paraId="38FAF42A" w14:textId="77777777" w:rsidR="00DE1E3C" w:rsidRDefault="00DE1E3C" w:rsidP="00DE1E3C">
          <w:pPr>
            <w:pStyle w:val="TOCHeading"/>
            <w:rPr>
              <w:ins w:id="43" w:author="Khanh Cong" w:date="2024-12-21T20:57:00Z" w16du:dateUtc="2024-12-21T13:57:00Z"/>
            </w:rPr>
          </w:pPr>
        </w:p>
        <w:p w14:paraId="5446BD11" w14:textId="77777777" w:rsidR="00DE1E3C" w:rsidRDefault="00DE1E3C">
          <w:pPr>
            <w:suppressAutoHyphens w:val="0"/>
            <w:spacing w:after="160" w:line="259" w:lineRule="auto"/>
            <w:rPr>
              <w:ins w:id="44" w:author="Khanh Cong" w:date="2024-12-21T20:57:00Z" w16du:dateUtc="2024-12-21T13:57:00Z"/>
              <w:rFonts w:eastAsia="Microsoft YaHei"/>
              <w:b/>
              <w:bCs/>
              <w:sz w:val="32"/>
              <w:szCs w:val="32"/>
            </w:rPr>
          </w:pPr>
          <w:ins w:id="45" w:author="Khanh Cong" w:date="2024-12-21T20:57:00Z" w16du:dateUtc="2024-12-21T13:57:00Z">
            <w:r>
              <w:br w:type="page"/>
            </w:r>
          </w:ins>
        </w:p>
        <w:p w14:paraId="6FDD0FBE" w14:textId="0E75B252" w:rsidR="00FB591F" w:rsidRPr="00DE1E3C" w:rsidRDefault="00FB591F">
          <w:pPr>
            <w:pStyle w:val="TOCHeading"/>
            <w:jc w:val="center"/>
            <w:rPr>
              <w:ins w:id="46" w:author="Khanh Cong" w:date="2024-12-21T20:55:00Z" w16du:dateUtc="2024-12-21T13:55:00Z"/>
            </w:rPr>
            <w:pPrChange w:id="47" w:author="Khanh Cong" w:date="2024-12-21T20:57:00Z" w16du:dateUtc="2024-12-21T13:57:00Z">
              <w:pPr>
                <w:pStyle w:val="TOCHeading"/>
              </w:pPr>
            </w:pPrChange>
          </w:pPr>
          <w:ins w:id="48" w:author="Khanh Cong" w:date="2024-12-21T20:55:00Z" w16du:dateUtc="2024-12-21T13:55:00Z">
            <w:r w:rsidRPr="00FB591F">
              <w:rPr>
                <w:b w:val="0"/>
                <w:bCs w:val="0"/>
                <w:rPrChange w:id="49" w:author="Khanh Cong" w:date="2024-12-21T20:56:00Z" w16du:dateUtc="2024-12-21T13:56:00Z">
                  <w:rPr/>
                </w:rPrChange>
              </w:rPr>
              <w:lastRenderedPageBreak/>
              <w:t>MỤC LỤC</w:t>
            </w:r>
          </w:ins>
        </w:p>
        <w:p w14:paraId="7D8024E9" w14:textId="57279CCC"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ins w:id="50" w:author="Khanh Cong" w:date="2024-12-21T20:55:00Z" w16du:dateUtc="2024-12-21T13:55:00Z">
            <w:r>
              <w:fldChar w:fldCharType="begin"/>
            </w:r>
            <w:r>
              <w:instrText xml:space="preserve"> TOC \o "1-3" \h \z \u </w:instrText>
            </w:r>
            <w:r>
              <w:fldChar w:fldCharType="separate"/>
            </w:r>
          </w:ins>
          <w:hyperlink w:anchor="_Toc185706942" w:history="1">
            <w:r w:rsidRPr="00BC7350">
              <w:rPr>
                <w:rStyle w:val="Hyperlink"/>
                <w:noProof/>
              </w:rPr>
              <w:t>NHẬN XÉT, ĐÁNH GIÁ, CHO ĐIỂM</w:t>
            </w:r>
            <w:r>
              <w:rPr>
                <w:noProof/>
                <w:webHidden/>
              </w:rPr>
              <w:tab/>
            </w:r>
            <w:r>
              <w:rPr>
                <w:noProof/>
                <w:webHidden/>
              </w:rPr>
              <w:fldChar w:fldCharType="begin"/>
            </w:r>
            <w:r>
              <w:rPr>
                <w:noProof/>
                <w:webHidden/>
              </w:rPr>
              <w:instrText xml:space="preserve"> PAGEREF _Toc185706942 \h </w:instrText>
            </w:r>
            <w:r>
              <w:rPr>
                <w:noProof/>
                <w:webHidden/>
              </w:rPr>
            </w:r>
            <w:r>
              <w:rPr>
                <w:noProof/>
                <w:webHidden/>
              </w:rPr>
              <w:fldChar w:fldCharType="separate"/>
            </w:r>
            <w:r>
              <w:rPr>
                <w:noProof/>
                <w:webHidden/>
              </w:rPr>
              <w:t>2</w:t>
            </w:r>
            <w:r>
              <w:rPr>
                <w:noProof/>
                <w:webHidden/>
              </w:rPr>
              <w:fldChar w:fldCharType="end"/>
            </w:r>
          </w:hyperlink>
        </w:p>
        <w:p w14:paraId="3814FA34" w14:textId="461435FC"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3" w:history="1">
            <w:r w:rsidRPr="00BC7350">
              <w:rPr>
                <w:rStyle w:val="Hyperlink"/>
                <w:noProof/>
              </w:rPr>
              <w:t>NHẬN XÉT, ĐÁNH GIÁ, CHO ĐIỂM</w:t>
            </w:r>
            <w:r>
              <w:rPr>
                <w:noProof/>
                <w:webHidden/>
              </w:rPr>
              <w:tab/>
            </w:r>
            <w:r>
              <w:rPr>
                <w:noProof/>
                <w:webHidden/>
              </w:rPr>
              <w:fldChar w:fldCharType="begin"/>
            </w:r>
            <w:r>
              <w:rPr>
                <w:noProof/>
                <w:webHidden/>
              </w:rPr>
              <w:instrText xml:space="preserve"> PAGEREF _Toc185706943 \h </w:instrText>
            </w:r>
            <w:r>
              <w:rPr>
                <w:noProof/>
                <w:webHidden/>
              </w:rPr>
            </w:r>
            <w:r>
              <w:rPr>
                <w:noProof/>
                <w:webHidden/>
              </w:rPr>
              <w:fldChar w:fldCharType="separate"/>
            </w:r>
            <w:r>
              <w:rPr>
                <w:noProof/>
                <w:webHidden/>
              </w:rPr>
              <w:t>3</w:t>
            </w:r>
            <w:r>
              <w:rPr>
                <w:noProof/>
                <w:webHidden/>
              </w:rPr>
              <w:fldChar w:fldCharType="end"/>
            </w:r>
          </w:hyperlink>
        </w:p>
        <w:p w14:paraId="17CF649A" w14:textId="0DCB0A06"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4" w:history="1">
            <w:r w:rsidRPr="00BC7350">
              <w:rPr>
                <w:rStyle w:val="Hyperlink"/>
                <w:noProof/>
              </w:rPr>
              <w:t>LỜI CẢM ƠN</w:t>
            </w:r>
            <w:r>
              <w:rPr>
                <w:noProof/>
                <w:webHidden/>
              </w:rPr>
              <w:tab/>
            </w:r>
            <w:r>
              <w:rPr>
                <w:noProof/>
                <w:webHidden/>
              </w:rPr>
              <w:fldChar w:fldCharType="begin"/>
            </w:r>
            <w:r>
              <w:rPr>
                <w:noProof/>
                <w:webHidden/>
              </w:rPr>
              <w:instrText xml:space="preserve"> PAGEREF _Toc185706944 \h </w:instrText>
            </w:r>
            <w:r>
              <w:rPr>
                <w:noProof/>
                <w:webHidden/>
              </w:rPr>
            </w:r>
            <w:r>
              <w:rPr>
                <w:noProof/>
                <w:webHidden/>
              </w:rPr>
              <w:fldChar w:fldCharType="separate"/>
            </w:r>
            <w:r>
              <w:rPr>
                <w:noProof/>
                <w:webHidden/>
              </w:rPr>
              <w:t>4</w:t>
            </w:r>
            <w:r>
              <w:rPr>
                <w:noProof/>
                <w:webHidden/>
              </w:rPr>
              <w:fldChar w:fldCharType="end"/>
            </w:r>
          </w:hyperlink>
        </w:p>
        <w:p w14:paraId="0A5314E8" w14:textId="3ADF1CA8"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5" w:history="1">
            <w:r w:rsidRPr="00BC7350">
              <w:rPr>
                <w:rStyle w:val="Hyperlink"/>
                <w:noProof/>
              </w:rPr>
              <w:t>DANH</w:t>
            </w:r>
            <w:r w:rsidRPr="00BC7350">
              <w:rPr>
                <w:rStyle w:val="Hyperlink"/>
                <w:noProof/>
                <w:spacing w:val="-3"/>
              </w:rPr>
              <w:t xml:space="preserve"> </w:t>
            </w:r>
            <w:r w:rsidRPr="00BC7350">
              <w:rPr>
                <w:rStyle w:val="Hyperlink"/>
                <w:noProof/>
              </w:rPr>
              <w:t>MỤC</w:t>
            </w:r>
            <w:r w:rsidRPr="00BC7350">
              <w:rPr>
                <w:rStyle w:val="Hyperlink"/>
                <w:noProof/>
                <w:spacing w:val="-3"/>
              </w:rPr>
              <w:t xml:space="preserve"> </w:t>
            </w:r>
            <w:r w:rsidRPr="00BC7350">
              <w:rPr>
                <w:rStyle w:val="Hyperlink"/>
                <w:noProof/>
              </w:rPr>
              <w:t>KÝ</w:t>
            </w:r>
            <w:r w:rsidRPr="00BC7350">
              <w:rPr>
                <w:rStyle w:val="Hyperlink"/>
                <w:noProof/>
                <w:spacing w:val="-4"/>
              </w:rPr>
              <w:t xml:space="preserve"> </w:t>
            </w:r>
            <w:r w:rsidRPr="00BC7350">
              <w:rPr>
                <w:rStyle w:val="Hyperlink"/>
                <w:noProof/>
              </w:rPr>
              <w:t>HIỆU</w:t>
            </w:r>
            <w:r w:rsidRPr="00BC7350">
              <w:rPr>
                <w:rStyle w:val="Hyperlink"/>
                <w:noProof/>
                <w:spacing w:val="-7"/>
              </w:rPr>
              <w:t xml:space="preserve"> </w:t>
            </w:r>
            <w:r w:rsidRPr="00BC7350">
              <w:rPr>
                <w:rStyle w:val="Hyperlink"/>
                <w:noProof/>
              </w:rPr>
              <w:t>VÀ</w:t>
            </w:r>
            <w:r w:rsidRPr="00BC7350">
              <w:rPr>
                <w:rStyle w:val="Hyperlink"/>
                <w:noProof/>
                <w:spacing w:val="-3"/>
              </w:rPr>
              <w:t xml:space="preserve"> </w:t>
            </w:r>
            <w:r w:rsidRPr="00BC7350">
              <w:rPr>
                <w:rStyle w:val="Hyperlink"/>
                <w:noProof/>
              </w:rPr>
              <w:t>CHỮ</w:t>
            </w:r>
            <w:r w:rsidRPr="00BC7350">
              <w:rPr>
                <w:rStyle w:val="Hyperlink"/>
                <w:noProof/>
                <w:spacing w:val="-7"/>
              </w:rPr>
              <w:t xml:space="preserve"> </w:t>
            </w:r>
            <w:r w:rsidRPr="00BC7350">
              <w:rPr>
                <w:rStyle w:val="Hyperlink"/>
                <w:noProof/>
              </w:rPr>
              <w:t>VIẾT</w:t>
            </w:r>
            <w:r w:rsidRPr="00BC7350">
              <w:rPr>
                <w:rStyle w:val="Hyperlink"/>
                <w:noProof/>
                <w:spacing w:val="-9"/>
              </w:rPr>
              <w:t xml:space="preserve"> </w:t>
            </w:r>
            <w:r w:rsidRPr="00BC7350">
              <w:rPr>
                <w:rStyle w:val="Hyperlink"/>
                <w:noProof/>
                <w:spacing w:val="-5"/>
              </w:rPr>
              <w:t>TẮT</w:t>
            </w:r>
            <w:r>
              <w:rPr>
                <w:noProof/>
                <w:webHidden/>
              </w:rPr>
              <w:tab/>
            </w:r>
            <w:r>
              <w:rPr>
                <w:noProof/>
                <w:webHidden/>
              </w:rPr>
              <w:fldChar w:fldCharType="begin"/>
            </w:r>
            <w:r>
              <w:rPr>
                <w:noProof/>
                <w:webHidden/>
              </w:rPr>
              <w:instrText xml:space="preserve"> PAGEREF _Toc185706945 \h </w:instrText>
            </w:r>
            <w:r>
              <w:rPr>
                <w:noProof/>
                <w:webHidden/>
              </w:rPr>
            </w:r>
            <w:r>
              <w:rPr>
                <w:noProof/>
                <w:webHidden/>
              </w:rPr>
              <w:fldChar w:fldCharType="separate"/>
            </w:r>
            <w:r>
              <w:rPr>
                <w:noProof/>
                <w:webHidden/>
              </w:rPr>
              <w:t>6</w:t>
            </w:r>
            <w:r>
              <w:rPr>
                <w:noProof/>
                <w:webHidden/>
              </w:rPr>
              <w:fldChar w:fldCharType="end"/>
            </w:r>
          </w:hyperlink>
        </w:p>
        <w:p w14:paraId="3055BB29" w14:textId="3DBC7849"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6" w:history="1">
            <w:r w:rsidRPr="00BC7350">
              <w:rPr>
                <w:rStyle w:val="Hyperlink"/>
                <w:noProof/>
              </w:rPr>
              <w:t>LỜI MỞ ĐẦU</w:t>
            </w:r>
            <w:r>
              <w:rPr>
                <w:noProof/>
                <w:webHidden/>
              </w:rPr>
              <w:tab/>
            </w:r>
            <w:r>
              <w:rPr>
                <w:noProof/>
                <w:webHidden/>
              </w:rPr>
              <w:fldChar w:fldCharType="begin"/>
            </w:r>
            <w:r>
              <w:rPr>
                <w:noProof/>
                <w:webHidden/>
              </w:rPr>
              <w:instrText xml:space="preserve"> PAGEREF _Toc185706946 \h </w:instrText>
            </w:r>
            <w:r>
              <w:rPr>
                <w:noProof/>
                <w:webHidden/>
              </w:rPr>
            </w:r>
            <w:r>
              <w:rPr>
                <w:noProof/>
                <w:webHidden/>
              </w:rPr>
              <w:fldChar w:fldCharType="separate"/>
            </w:r>
            <w:r>
              <w:rPr>
                <w:noProof/>
                <w:webHidden/>
              </w:rPr>
              <w:t>7</w:t>
            </w:r>
            <w:r>
              <w:rPr>
                <w:noProof/>
                <w:webHidden/>
              </w:rPr>
              <w:fldChar w:fldCharType="end"/>
            </w:r>
          </w:hyperlink>
        </w:p>
        <w:p w14:paraId="63F9D42E" w14:textId="005FAE7C"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7" w:history="1">
            <w:r w:rsidRPr="00BC7350">
              <w:rPr>
                <w:rStyle w:val="Hyperlink"/>
                <w:noProof/>
              </w:rPr>
              <w:t>CHƯƠNG 1.</w:t>
            </w:r>
            <w:r w:rsidRPr="00BC7350">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_Toc185706947 \h </w:instrText>
            </w:r>
            <w:r>
              <w:rPr>
                <w:noProof/>
                <w:webHidden/>
              </w:rPr>
            </w:r>
            <w:r>
              <w:rPr>
                <w:noProof/>
                <w:webHidden/>
              </w:rPr>
              <w:fldChar w:fldCharType="separate"/>
            </w:r>
            <w:r>
              <w:rPr>
                <w:noProof/>
                <w:webHidden/>
              </w:rPr>
              <w:t>8</w:t>
            </w:r>
            <w:r>
              <w:rPr>
                <w:noProof/>
                <w:webHidden/>
              </w:rPr>
              <w:fldChar w:fldCharType="end"/>
            </w:r>
          </w:hyperlink>
        </w:p>
        <w:p w14:paraId="024DE313" w14:textId="275370BA"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48" w:history="1">
            <w:r w:rsidRPr="00BC7350">
              <w:rPr>
                <w:rStyle w:val="Hyperlink"/>
                <w:rFonts w:cs="Times New Roman"/>
                <w:noProof/>
              </w:rPr>
              <w:t>1.1 Giới thiệu bài toán</w:t>
            </w:r>
            <w:r>
              <w:rPr>
                <w:noProof/>
                <w:webHidden/>
              </w:rPr>
              <w:tab/>
            </w:r>
            <w:r>
              <w:rPr>
                <w:noProof/>
                <w:webHidden/>
              </w:rPr>
              <w:fldChar w:fldCharType="begin"/>
            </w:r>
            <w:r>
              <w:rPr>
                <w:noProof/>
                <w:webHidden/>
              </w:rPr>
              <w:instrText xml:space="preserve"> PAGEREF _Toc185706948 \h </w:instrText>
            </w:r>
            <w:r>
              <w:rPr>
                <w:noProof/>
                <w:webHidden/>
              </w:rPr>
            </w:r>
            <w:r>
              <w:rPr>
                <w:noProof/>
                <w:webHidden/>
              </w:rPr>
              <w:fldChar w:fldCharType="separate"/>
            </w:r>
            <w:r>
              <w:rPr>
                <w:noProof/>
                <w:webHidden/>
              </w:rPr>
              <w:t>8</w:t>
            </w:r>
            <w:r>
              <w:rPr>
                <w:noProof/>
                <w:webHidden/>
              </w:rPr>
              <w:fldChar w:fldCharType="end"/>
            </w:r>
          </w:hyperlink>
        </w:p>
        <w:p w14:paraId="010CF4C5" w14:textId="23224885"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49" w:history="1">
            <w:r w:rsidRPr="00BC7350">
              <w:rPr>
                <w:rStyle w:val="Hyperlink"/>
                <w:rFonts w:cs="Times New Roman"/>
                <w:noProof/>
              </w:rPr>
              <w:t>1.2. Khảo sát</w:t>
            </w:r>
            <w:r>
              <w:rPr>
                <w:noProof/>
                <w:webHidden/>
              </w:rPr>
              <w:tab/>
            </w:r>
            <w:r>
              <w:rPr>
                <w:noProof/>
                <w:webHidden/>
              </w:rPr>
              <w:fldChar w:fldCharType="begin"/>
            </w:r>
            <w:r>
              <w:rPr>
                <w:noProof/>
                <w:webHidden/>
              </w:rPr>
              <w:instrText xml:space="preserve"> PAGEREF _Toc185706949 \h </w:instrText>
            </w:r>
            <w:r>
              <w:rPr>
                <w:noProof/>
                <w:webHidden/>
              </w:rPr>
            </w:r>
            <w:r>
              <w:rPr>
                <w:noProof/>
                <w:webHidden/>
              </w:rPr>
              <w:fldChar w:fldCharType="separate"/>
            </w:r>
            <w:r>
              <w:rPr>
                <w:noProof/>
                <w:webHidden/>
              </w:rPr>
              <w:t>8</w:t>
            </w:r>
            <w:r>
              <w:rPr>
                <w:noProof/>
                <w:webHidden/>
              </w:rPr>
              <w:fldChar w:fldCharType="end"/>
            </w:r>
          </w:hyperlink>
        </w:p>
        <w:p w14:paraId="6916EB21" w14:textId="4E57C73E"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0" w:history="1">
            <w:r w:rsidRPr="00BC7350">
              <w:rPr>
                <w:rStyle w:val="Hyperlink"/>
                <w:rFonts w:cs="Times New Roman"/>
                <w:noProof/>
              </w:rPr>
              <w:t>1.2.1. Phần Mua Sắm Của Khách Hàng</w:t>
            </w:r>
            <w:r>
              <w:rPr>
                <w:noProof/>
                <w:webHidden/>
              </w:rPr>
              <w:tab/>
            </w:r>
            <w:r>
              <w:rPr>
                <w:noProof/>
                <w:webHidden/>
              </w:rPr>
              <w:fldChar w:fldCharType="begin"/>
            </w:r>
            <w:r>
              <w:rPr>
                <w:noProof/>
                <w:webHidden/>
              </w:rPr>
              <w:instrText xml:space="preserve"> PAGEREF _Toc185706950 \h </w:instrText>
            </w:r>
            <w:r>
              <w:rPr>
                <w:noProof/>
                <w:webHidden/>
              </w:rPr>
            </w:r>
            <w:r>
              <w:rPr>
                <w:noProof/>
                <w:webHidden/>
              </w:rPr>
              <w:fldChar w:fldCharType="separate"/>
            </w:r>
            <w:r>
              <w:rPr>
                <w:noProof/>
                <w:webHidden/>
              </w:rPr>
              <w:t>8</w:t>
            </w:r>
            <w:r>
              <w:rPr>
                <w:noProof/>
                <w:webHidden/>
              </w:rPr>
              <w:fldChar w:fldCharType="end"/>
            </w:r>
          </w:hyperlink>
        </w:p>
        <w:p w14:paraId="2F473F5A" w14:textId="7C1F319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1" w:history="1">
            <w:r w:rsidRPr="00BC7350">
              <w:rPr>
                <w:rStyle w:val="Hyperlink"/>
                <w:rFonts w:cs="Times New Roman"/>
                <w:noProof/>
              </w:rPr>
              <w:t>1.2.2. Phần Quản Trị Viên Của Website Bán Linh Kiện Điện Tử</w:t>
            </w:r>
            <w:r>
              <w:rPr>
                <w:noProof/>
                <w:webHidden/>
              </w:rPr>
              <w:tab/>
            </w:r>
            <w:r>
              <w:rPr>
                <w:noProof/>
                <w:webHidden/>
              </w:rPr>
              <w:fldChar w:fldCharType="begin"/>
            </w:r>
            <w:r>
              <w:rPr>
                <w:noProof/>
                <w:webHidden/>
              </w:rPr>
              <w:instrText xml:space="preserve"> PAGEREF _Toc185706951 \h </w:instrText>
            </w:r>
            <w:r>
              <w:rPr>
                <w:noProof/>
                <w:webHidden/>
              </w:rPr>
            </w:r>
            <w:r>
              <w:rPr>
                <w:noProof/>
                <w:webHidden/>
              </w:rPr>
              <w:fldChar w:fldCharType="separate"/>
            </w:r>
            <w:r>
              <w:rPr>
                <w:noProof/>
                <w:webHidden/>
              </w:rPr>
              <w:t>9</w:t>
            </w:r>
            <w:r>
              <w:rPr>
                <w:noProof/>
                <w:webHidden/>
              </w:rPr>
              <w:fldChar w:fldCharType="end"/>
            </w:r>
          </w:hyperlink>
        </w:p>
        <w:p w14:paraId="5B563BC8" w14:textId="7E96A71B"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52" w:history="1">
            <w:r w:rsidRPr="00BC7350">
              <w:rPr>
                <w:rStyle w:val="Hyperlink"/>
                <w:rFonts w:cs="Times New Roman"/>
                <w:noProof/>
              </w:rPr>
              <w:t>1.3. Giải pháp công nghệ cho bài toán</w:t>
            </w:r>
            <w:r>
              <w:rPr>
                <w:noProof/>
                <w:webHidden/>
              </w:rPr>
              <w:tab/>
            </w:r>
            <w:r>
              <w:rPr>
                <w:noProof/>
                <w:webHidden/>
              </w:rPr>
              <w:fldChar w:fldCharType="begin"/>
            </w:r>
            <w:r>
              <w:rPr>
                <w:noProof/>
                <w:webHidden/>
              </w:rPr>
              <w:instrText xml:space="preserve"> PAGEREF _Toc185706952 \h </w:instrText>
            </w:r>
            <w:r>
              <w:rPr>
                <w:noProof/>
                <w:webHidden/>
              </w:rPr>
            </w:r>
            <w:r>
              <w:rPr>
                <w:noProof/>
                <w:webHidden/>
              </w:rPr>
              <w:fldChar w:fldCharType="separate"/>
            </w:r>
            <w:r>
              <w:rPr>
                <w:noProof/>
                <w:webHidden/>
              </w:rPr>
              <w:t>10</w:t>
            </w:r>
            <w:r>
              <w:rPr>
                <w:noProof/>
                <w:webHidden/>
              </w:rPr>
              <w:fldChar w:fldCharType="end"/>
            </w:r>
          </w:hyperlink>
        </w:p>
        <w:p w14:paraId="16404A91" w14:textId="1133AFE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3" w:history="1">
            <w:r w:rsidRPr="00BC7350">
              <w:rPr>
                <w:rStyle w:val="Hyperlink"/>
                <w:rFonts w:cs="Times New Roman"/>
                <w:noProof/>
              </w:rPr>
              <w:t>1.3.1. Kiến trúc hệ thống</w:t>
            </w:r>
            <w:r>
              <w:rPr>
                <w:noProof/>
                <w:webHidden/>
              </w:rPr>
              <w:tab/>
            </w:r>
            <w:r>
              <w:rPr>
                <w:noProof/>
                <w:webHidden/>
              </w:rPr>
              <w:fldChar w:fldCharType="begin"/>
            </w:r>
            <w:r>
              <w:rPr>
                <w:noProof/>
                <w:webHidden/>
              </w:rPr>
              <w:instrText xml:space="preserve"> PAGEREF _Toc185706953 \h </w:instrText>
            </w:r>
            <w:r>
              <w:rPr>
                <w:noProof/>
                <w:webHidden/>
              </w:rPr>
            </w:r>
            <w:r>
              <w:rPr>
                <w:noProof/>
                <w:webHidden/>
              </w:rPr>
              <w:fldChar w:fldCharType="separate"/>
            </w:r>
            <w:r>
              <w:rPr>
                <w:noProof/>
                <w:webHidden/>
              </w:rPr>
              <w:t>10</w:t>
            </w:r>
            <w:r>
              <w:rPr>
                <w:noProof/>
                <w:webHidden/>
              </w:rPr>
              <w:fldChar w:fldCharType="end"/>
            </w:r>
          </w:hyperlink>
        </w:p>
        <w:p w14:paraId="3B794729" w14:textId="1E710993"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4" w:history="1">
            <w:r w:rsidRPr="00BC7350">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_Toc185706954 \h </w:instrText>
            </w:r>
            <w:r>
              <w:rPr>
                <w:noProof/>
                <w:webHidden/>
              </w:rPr>
            </w:r>
            <w:r>
              <w:rPr>
                <w:noProof/>
                <w:webHidden/>
              </w:rPr>
              <w:fldChar w:fldCharType="separate"/>
            </w:r>
            <w:r>
              <w:rPr>
                <w:noProof/>
                <w:webHidden/>
              </w:rPr>
              <w:t>11</w:t>
            </w:r>
            <w:r>
              <w:rPr>
                <w:noProof/>
                <w:webHidden/>
              </w:rPr>
              <w:fldChar w:fldCharType="end"/>
            </w:r>
          </w:hyperlink>
        </w:p>
        <w:p w14:paraId="36ABC95C" w14:textId="5F22A67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5" w:history="1">
            <w:r w:rsidRPr="00BC7350">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_Toc185706955 \h </w:instrText>
            </w:r>
            <w:r>
              <w:rPr>
                <w:noProof/>
                <w:webHidden/>
              </w:rPr>
            </w:r>
            <w:r>
              <w:rPr>
                <w:noProof/>
                <w:webHidden/>
              </w:rPr>
              <w:fldChar w:fldCharType="separate"/>
            </w:r>
            <w:r>
              <w:rPr>
                <w:noProof/>
                <w:webHidden/>
              </w:rPr>
              <w:t>12</w:t>
            </w:r>
            <w:r>
              <w:rPr>
                <w:noProof/>
                <w:webHidden/>
              </w:rPr>
              <w:fldChar w:fldCharType="end"/>
            </w:r>
          </w:hyperlink>
        </w:p>
        <w:p w14:paraId="7758A39D" w14:textId="28282565"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56" w:history="1">
            <w:r w:rsidRPr="00BC7350">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_Toc185706956 \h </w:instrText>
            </w:r>
            <w:r>
              <w:rPr>
                <w:noProof/>
                <w:webHidden/>
              </w:rPr>
            </w:r>
            <w:r>
              <w:rPr>
                <w:noProof/>
                <w:webHidden/>
              </w:rPr>
              <w:fldChar w:fldCharType="separate"/>
            </w:r>
            <w:r>
              <w:rPr>
                <w:noProof/>
                <w:webHidden/>
              </w:rPr>
              <w:t>14</w:t>
            </w:r>
            <w:r>
              <w:rPr>
                <w:noProof/>
                <w:webHidden/>
              </w:rPr>
              <w:fldChar w:fldCharType="end"/>
            </w:r>
          </w:hyperlink>
        </w:p>
        <w:p w14:paraId="1E89AC08" w14:textId="4366690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7" w:history="1">
            <w:r w:rsidRPr="00BC7350">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_Toc185706957 \h </w:instrText>
            </w:r>
            <w:r>
              <w:rPr>
                <w:noProof/>
                <w:webHidden/>
              </w:rPr>
            </w:r>
            <w:r>
              <w:rPr>
                <w:noProof/>
                <w:webHidden/>
              </w:rPr>
              <w:fldChar w:fldCharType="separate"/>
            </w:r>
            <w:r>
              <w:rPr>
                <w:noProof/>
                <w:webHidden/>
              </w:rPr>
              <w:t>14</w:t>
            </w:r>
            <w:r>
              <w:rPr>
                <w:noProof/>
                <w:webHidden/>
              </w:rPr>
              <w:fldChar w:fldCharType="end"/>
            </w:r>
          </w:hyperlink>
        </w:p>
        <w:p w14:paraId="22997B43" w14:textId="2329C7A8"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8" w:history="1">
            <w:r w:rsidRPr="00BC7350">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_Toc185706958 \h </w:instrText>
            </w:r>
            <w:r>
              <w:rPr>
                <w:noProof/>
                <w:webHidden/>
              </w:rPr>
            </w:r>
            <w:r>
              <w:rPr>
                <w:noProof/>
                <w:webHidden/>
              </w:rPr>
              <w:fldChar w:fldCharType="separate"/>
            </w:r>
            <w:r>
              <w:rPr>
                <w:noProof/>
                <w:webHidden/>
              </w:rPr>
              <w:t>14</w:t>
            </w:r>
            <w:r>
              <w:rPr>
                <w:noProof/>
                <w:webHidden/>
              </w:rPr>
              <w:fldChar w:fldCharType="end"/>
            </w:r>
          </w:hyperlink>
        </w:p>
        <w:p w14:paraId="751A7056" w14:textId="550D7F0B"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59" w:history="1">
            <w:r w:rsidRPr="00BC7350">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_Toc185706959 \h </w:instrText>
            </w:r>
            <w:r>
              <w:rPr>
                <w:noProof/>
                <w:webHidden/>
              </w:rPr>
            </w:r>
            <w:r>
              <w:rPr>
                <w:noProof/>
                <w:webHidden/>
              </w:rPr>
              <w:fldChar w:fldCharType="separate"/>
            </w:r>
            <w:r>
              <w:rPr>
                <w:noProof/>
                <w:webHidden/>
              </w:rPr>
              <w:t>15</w:t>
            </w:r>
            <w:r>
              <w:rPr>
                <w:noProof/>
                <w:webHidden/>
              </w:rPr>
              <w:fldChar w:fldCharType="end"/>
            </w:r>
          </w:hyperlink>
        </w:p>
        <w:p w14:paraId="12547986" w14:textId="0D8F8B52"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60" w:history="1">
            <w:r w:rsidRPr="00BC7350">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_Toc185706960 \h </w:instrText>
            </w:r>
            <w:r>
              <w:rPr>
                <w:noProof/>
                <w:webHidden/>
              </w:rPr>
            </w:r>
            <w:r>
              <w:rPr>
                <w:noProof/>
                <w:webHidden/>
              </w:rPr>
              <w:fldChar w:fldCharType="separate"/>
            </w:r>
            <w:r>
              <w:rPr>
                <w:noProof/>
                <w:webHidden/>
              </w:rPr>
              <w:t>15</w:t>
            </w:r>
            <w:r>
              <w:rPr>
                <w:noProof/>
                <w:webHidden/>
              </w:rPr>
              <w:fldChar w:fldCharType="end"/>
            </w:r>
          </w:hyperlink>
        </w:p>
        <w:p w14:paraId="4DC6BAE8" w14:textId="014DB9C3"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1" w:history="1">
            <w:r w:rsidRPr="00BC7350">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_Toc185706961 \h </w:instrText>
            </w:r>
            <w:r>
              <w:rPr>
                <w:noProof/>
                <w:webHidden/>
              </w:rPr>
            </w:r>
            <w:r>
              <w:rPr>
                <w:noProof/>
                <w:webHidden/>
              </w:rPr>
              <w:fldChar w:fldCharType="separate"/>
            </w:r>
            <w:r>
              <w:rPr>
                <w:noProof/>
                <w:webHidden/>
              </w:rPr>
              <w:t>15</w:t>
            </w:r>
            <w:r>
              <w:rPr>
                <w:noProof/>
                <w:webHidden/>
              </w:rPr>
              <w:fldChar w:fldCharType="end"/>
            </w:r>
          </w:hyperlink>
        </w:p>
        <w:p w14:paraId="5BFD3D15" w14:textId="4A43438B"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2" w:history="1">
            <w:r w:rsidRPr="00BC7350">
              <w:rPr>
                <w:rStyle w:val="Hyperlink"/>
                <w:rFonts w:cs="Times New Roman"/>
                <w:noProof/>
              </w:rPr>
              <w:t>2.1.2. Biểu đồ phân rã và kịch bản UC Đăng ký</w:t>
            </w:r>
            <w:r>
              <w:rPr>
                <w:noProof/>
                <w:webHidden/>
              </w:rPr>
              <w:tab/>
            </w:r>
            <w:r>
              <w:rPr>
                <w:noProof/>
                <w:webHidden/>
              </w:rPr>
              <w:fldChar w:fldCharType="begin"/>
            </w:r>
            <w:r>
              <w:rPr>
                <w:noProof/>
                <w:webHidden/>
              </w:rPr>
              <w:instrText xml:space="preserve"> PAGEREF _Toc185706962 \h </w:instrText>
            </w:r>
            <w:r>
              <w:rPr>
                <w:noProof/>
                <w:webHidden/>
              </w:rPr>
            </w:r>
            <w:r>
              <w:rPr>
                <w:noProof/>
                <w:webHidden/>
              </w:rPr>
              <w:fldChar w:fldCharType="separate"/>
            </w:r>
            <w:r>
              <w:rPr>
                <w:noProof/>
                <w:webHidden/>
              </w:rPr>
              <w:t>17</w:t>
            </w:r>
            <w:r>
              <w:rPr>
                <w:noProof/>
                <w:webHidden/>
              </w:rPr>
              <w:fldChar w:fldCharType="end"/>
            </w:r>
          </w:hyperlink>
        </w:p>
        <w:p w14:paraId="1D1D3090" w14:textId="30656D5D"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3" w:history="1">
            <w:r w:rsidRPr="00BC7350">
              <w:rPr>
                <w:rStyle w:val="Hyperlink"/>
                <w:rFonts w:cs="Times New Roman"/>
                <w:noProof/>
              </w:rPr>
              <w:t>2.1.3. Biểu đồ phân rã và kịch bản UC Đăng nhập</w:t>
            </w:r>
            <w:r>
              <w:rPr>
                <w:noProof/>
                <w:webHidden/>
              </w:rPr>
              <w:tab/>
            </w:r>
            <w:r>
              <w:rPr>
                <w:noProof/>
                <w:webHidden/>
              </w:rPr>
              <w:fldChar w:fldCharType="begin"/>
            </w:r>
            <w:r>
              <w:rPr>
                <w:noProof/>
                <w:webHidden/>
              </w:rPr>
              <w:instrText xml:space="preserve"> PAGEREF _Toc185706963 \h </w:instrText>
            </w:r>
            <w:r>
              <w:rPr>
                <w:noProof/>
                <w:webHidden/>
              </w:rPr>
            </w:r>
            <w:r>
              <w:rPr>
                <w:noProof/>
                <w:webHidden/>
              </w:rPr>
              <w:fldChar w:fldCharType="separate"/>
            </w:r>
            <w:r>
              <w:rPr>
                <w:noProof/>
                <w:webHidden/>
              </w:rPr>
              <w:t>19</w:t>
            </w:r>
            <w:r>
              <w:rPr>
                <w:noProof/>
                <w:webHidden/>
              </w:rPr>
              <w:fldChar w:fldCharType="end"/>
            </w:r>
          </w:hyperlink>
        </w:p>
        <w:p w14:paraId="03DCC74D" w14:textId="7B9E74FD"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4" w:history="1">
            <w:r w:rsidRPr="00BC7350">
              <w:rPr>
                <w:rStyle w:val="Hyperlink"/>
                <w:rFonts w:cs="Times New Roman"/>
                <w:noProof/>
              </w:rPr>
              <w:t>2.1.4. Biểu đồ phân rã và kịch bản UC quản lý sản phẩm</w:t>
            </w:r>
            <w:r>
              <w:rPr>
                <w:noProof/>
                <w:webHidden/>
              </w:rPr>
              <w:tab/>
            </w:r>
            <w:r>
              <w:rPr>
                <w:noProof/>
                <w:webHidden/>
              </w:rPr>
              <w:fldChar w:fldCharType="begin"/>
            </w:r>
            <w:r>
              <w:rPr>
                <w:noProof/>
                <w:webHidden/>
              </w:rPr>
              <w:instrText xml:space="preserve"> PAGEREF _Toc185706964 \h </w:instrText>
            </w:r>
            <w:r>
              <w:rPr>
                <w:noProof/>
                <w:webHidden/>
              </w:rPr>
            </w:r>
            <w:r>
              <w:rPr>
                <w:noProof/>
                <w:webHidden/>
              </w:rPr>
              <w:fldChar w:fldCharType="separate"/>
            </w:r>
            <w:r>
              <w:rPr>
                <w:noProof/>
                <w:webHidden/>
              </w:rPr>
              <w:t>20</w:t>
            </w:r>
            <w:r>
              <w:rPr>
                <w:noProof/>
                <w:webHidden/>
              </w:rPr>
              <w:fldChar w:fldCharType="end"/>
            </w:r>
          </w:hyperlink>
        </w:p>
        <w:p w14:paraId="47D69749" w14:textId="35F73816"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65" w:history="1">
            <w:r w:rsidRPr="00BC7350">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_Toc185706965 \h </w:instrText>
            </w:r>
            <w:r>
              <w:rPr>
                <w:noProof/>
                <w:webHidden/>
              </w:rPr>
            </w:r>
            <w:r>
              <w:rPr>
                <w:noProof/>
                <w:webHidden/>
              </w:rPr>
              <w:fldChar w:fldCharType="separate"/>
            </w:r>
            <w:r>
              <w:rPr>
                <w:noProof/>
                <w:webHidden/>
              </w:rPr>
              <w:t>20</w:t>
            </w:r>
            <w:r>
              <w:rPr>
                <w:noProof/>
                <w:webHidden/>
              </w:rPr>
              <w:fldChar w:fldCharType="end"/>
            </w:r>
          </w:hyperlink>
        </w:p>
        <w:p w14:paraId="0E769BD9" w14:textId="0497B85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6" w:history="1">
            <w:r w:rsidRPr="00BC7350">
              <w:rPr>
                <w:rStyle w:val="Hyperlink"/>
                <w:rFonts w:cs="Times New Roman"/>
                <w:noProof/>
              </w:rPr>
              <w:t>2.1.5. Kịch bản UC xóa sản phẩm</w:t>
            </w:r>
            <w:r>
              <w:rPr>
                <w:noProof/>
                <w:webHidden/>
              </w:rPr>
              <w:tab/>
            </w:r>
            <w:r>
              <w:rPr>
                <w:noProof/>
                <w:webHidden/>
              </w:rPr>
              <w:fldChar w:fldCharType="begin"/>
            </w:r>
            <w:r>
              <w:rPr>
                <w:noProof/>
                <w:webHidden/>
              </w:rPr>
              <w:instrText xml:space="preserve"> PAGEREF _Toc185706966 \h </w:instrText>
            </w:r>
            <w:r>
              <w:rPr>
                <w:noProof/>
                <w:webHidden/>
              </w:rPr>
            </w:r>
            <w:r>
              <w:rPr>
                <w:noProof/>
                <w:webHidden/>
              </w:rPr>
              <w:fldChar w:fldCharType="separate"/>
            </w:r>
            <w:r>
              <w:rPr>
                <w:noProof/>
                <w:webHidden/>
              </w:rPr>
              <w:t>21</w:t>
            </w:r>
            <w:r>
              <w:rPr>
                <w:noProof/>
                <w:webHidden/>
              </w:rPr>
              <w:fldChar w:fldCharType="end"/>
            </w:r>
          </w:hyperlink>
        </w:p>
        <w:p w14:paraId="77457C84" w14:textId="7348E9B1"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7" w:history="1">
            <w:r w:rsidRPr="00BC7350">
              <w:rPr>
                <w:rStyle w:val="Hyperlink"/>
                <w:rFonts w:cs="Times New Roman"/>
                <w:noProof/>
              </w:rPr>
              <w:t>2.1.6. Biểu đồ phân rã và kịch bản UC quản lý giỏ hàng</w:t>
            </w:r>
            <w:r>
              <w:rPr>
                <w:noProof/>
                <w:webHidden/>
              </w:rPr>
              <w:tab/>
            </w:r>
            <w:r>
              <w:rPr>
                <w:noProof/>
                <w:webHidden/>
              </w:rPr>
              <w:fldChar w:fldCharType="begin"/>
            </w:r>
            <w:r>
              <w:rPr>
                <w:noProof/>
                <w:webHidden/>
              </w:rPr>
              <w:instrText xml:space="preserve"> PAGEREF _Toc185706967 \h </w:instrText>
            </w:r>
            <w:r>
              <w:rPr>
                <w:noProof/>
                <w:webHidden/>
              </w:rPr>
            </w:r>
            <w:r>
              <w:rPr>
                <w:noProof/>
                <w:webHidden/>
              </w:rPr>
              <w:fldChar w:fldCharType="separate"/>
            </w:r>
            <w:r>
              <w:rPr>
                <w:noProof/>
                <w:webHidden/>
              </w:rPr>
              <w:t>21</w:t>
            </w:r>
            <w:r>
              <w:rPr>
                <w:noProof/>
                <w:webHidden/>
              </w:rPr>
              <w:fldChar w:fldCharType="end"/>
            </w:r>
          </w:hyperlink>
        </w:p>
        <w:p w14:paraId="3FC6C5FF" w14:textId="2EB206EF"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8" w:history="1">
            <w:r w:rsidRPr="00BC7350">
              <w:rPr>
                <w:rStyle w:val="Hyperlink"/>
                <w:rFonts w:cs="Times New Roman"/>
                <w:noProof/>
              </w:rPr>
              <w:t>2.1.7. Kịch bản UC thêm sản phẩm giỏ hàng</w:t>
            </w:r>
            <w:r>
              <w:rPr>
                <w:noProof/>
                <w:webHidden/>
              </w:rPr>
              <w:tab/>
            </w:r>
            <w:r>
              <w:rPr>
                <w:noProof/>
                <w:webHidden/>
              </w:rPr>
              <w:fldChar w:fldCharType="begin"/>
            </w:r>
            <w:r>
              <w:rPr>
                <w:noProof/>
                <w:webHidden/>
              </w:rPr>
              <w:instrText xml:space="preserve"> PAGEREF _Toc185706968 \h </w:instrText>
            </w:r>
            <w:r>
              <w:rPr>
                <w:noProof/>
                <w:webHidden/>
              </w:rPr>
            </w:r>
            <w:r>
              <w:rPr>
                <w:noProof/>
                <w:webHidden/>
              </w:rPr>
              <w:fldChar w:fldCharType="separate"/>
            </w:r>
            <w:r>
              <w:rPr>
                <w:noProof/>
                <w:webHidden/>
              </w:rPr>
              <w:t>21</w:t>
            </w:r>
            <w:r>
              <w:rPr>
                <w:noProof/>
                <w:webHidden/>
              </w:rPr>
              <w:fldChar w:fldCharType="end"/>
            </w:r>
          </w:hyperlink>
        </w:p>
        <w:p w14:paraId="47A68CCC" w14:textId="593694C1"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9" w:history="1">
            <w:r w:rsidRPr="00BC7350">
              <w:rPr>
                <w:rStyle w:val="Hyperlink"/>
                <w:rFonts w:cs="Times New Roman"/>
                <w:noProof/>
              </w:rPr>
              <w:t>2.1.8. Kịch bản UC chỉnh sửa giỏ hàng</w:t>
            </w:r>
            <w:r>
              <w:rPr>
                <w:noProof/>
                <w:webHidden/>
              </w:rPr>
              <w:tab/>
            </w:r>
            <w:r>
              <w:rPr>
                <w:noProof/>
                <w:webHidden/>
              </w:rPr>
              <w:fldChar w:fldCharType="begin"/>
            </w:r>
            <w:r>
              <w:rPr>
                <w:noProof/>
                <w:webHidden/>
              </w:rPr>
              <w:instrText xml:space="preserve"> PAGEREF _Toc185706969 \h </w:instrText>
            </w:r>
            <w:r>
              <w:rPr>
                <w:noProof/>
                <w:webHidden/>
              </w:rPr>
            </w:r>
            <w:r>
              <w:rPr>
                <w:noProof/>
                <w:webHidden/>
              </w:rPr>
              <w:fldChar w:fldCharType="separate"/>
            </w:r>
            <w:r>
              <w:rPr>
                <w:noProof/>
                <w:webHidden/>
              </w:rPr>
              <w:t>23</w:t>
            </w:r>
            <w:r>
              <w:rPr>
                <w:noProof/>
                <w:webHidden/>
              </w:rPr>
              <w:fldChar w:fldCharType="end"/>
            </w:r>
          </w:hyperlink>
        </w:p>
        <w:p w14:paraId="5B743AAF" w14:textId="6CD827D0"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0" w:history="1">
            <w:r w:rsidRPr="00BC7350">
              <w:rPr>
                <w:rStyle w:val="Hyperlink"/>
                <w:rFonts w:cs="Times New Roman"/>
                <w:noProof/>
              </w:rPr>
              <w:t>2.1.9. Biểu đồ phân rã và kịch bản UC thanh toán</w:t>
            </w:r>
            <w:r>
              <w:rPr>
                <w:noProof/>
                <w:webHidden/>
              </w:rPr>
              <w:tab/>
            </w:r>
            <w:r>
              <w:rPr>
                <w:noProof/>
                <w:webHidden/>
              </w:rPr>
              <w:fldChar w:fldCharType="begin"/>
            </w:r>
            <w:r>
              <w:rPr>
                <w:noProof/>
                <w:webHidden/>
              </w:rPr>
              <w:instrText xml:space="preserve"> PAGEREF _Toc185706970 \h </w:instrText>
            </w:r>
            <w:r>
              <w:rPr>
                <w:noProof/>
                <w:webHidden/>
              </w:rPr>
            </w:r>
            <w:r>
              <w:rPr>
                <w:noProof/>
                <w:webHidden/>
              </w:rPr>
              <w:fldChar w:fldCharType="separate"/>
            </w:r>
            <w:r>
              <w:rPr>
                <w:noProof/>
                <w:webHidden/>
              </w:rPr>
              <w:t>23</w:t>
            </w:r>
            <w:r>
              <w:rPr>
                <w:noProof/>
                <w:webHidden/>
              </w:rPr>
              <w:fldChar w:fldCharType="end"/>
            </w:r>
          </w:hyperlink>
        </w:p>
        <w:p w14:paraId="14FC3DD8" w14:textId="13F61B64"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1" w:history="1">
            <w:r w:rsidRPr="00BC7350">
              <w:rPr>
                <w:rStyle w:val="Hyperlink"/>
                <w:rFonts w:cs="Times New Roman"/>
                <w:noProof/>
              </w:rPr>
              <w:t>2.1.10. Biểu đồ phân rã và kịch bản UC Quản lý thông tin tài khoản</w:t>
            </w:r>
            <w:r>
              <w:rPr>
                <w:noProof/>
                <w:webHidden/>
              </w:rPr>
              <w:tab/>
            </w:r>
            <w:r>
              <w:rPr>
                <w:noProof/>
                <w:webHidden/>
              </w:rPr>
              <w:fldChar w:fldCharType="begin"/>
            </w:r>
            <w:r>
              <w:rPr>
                <w:noProof/>
                <w:webHidden/>
              </w:rPr>
              <w:instrText xml:space="preserve"> PAGEREF _Toc185706971 \h </w:instrText>
            </w:r>
            <w:r>
              <w:rPr>
                <w:noProof/>
                <w:webHidden/>
              </w:rPr>
            </w:r>
            <w:r>
              <w:rPr>
                <w:noProof/>
                <w:webHidden/>
              </w:rPr>
              <w:fldChar w:fldCharType="separate"/>
            </w:r>
            <w:r>
              <w:rPr>
                <w:noProof/>
                <w:webHidden/>
              </w:rPr>
              <w:t>25</w:t>
            </w:r>
            <w:r>
              <w:rPr>
                <w:noProof/>
                <w:webHidden/>
              </w:rPr>
              <w:fldChar w:fldCharType="end"/>
            </w:r>
          </w:hyperlink>
        </w:p>
        <w:p w14:paraId="2BDD3B05" w14:textId="16359B5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2" w:history="1">
            <w:r w:rsidRPr="00BC7350">
              <w:rPr>
                <w:rStyle w:val="Hyperlink"/>
                <w:rFonts w:cs="Times New Roman"/>
                <w:noProof/>
              </w:rPr>
              <w:t>2.1.11. Biểu đồ phân rã và kịch bản UC Khách hàng quản lý đơn hàng</w:t>
            </w:r>
            <w:r>
              <w:rPr>
                <w:noProof/>
                <w:webHidden/>
              </w:rPr>
              <w:tab/>
            </w:r>
            <w:r>
              <w:rPr>
                <w:noProof/>
                <w:webHidden/>
              </w:rPr>
              <w:fldChar w:fldCharType="begin"/>
            </w:r>
            <w:r>
              <w:rPr>
                <w:noProof/>
                <w:webHidden/>
              </w:rPr>
              <w:instrText xml:space="preserve"> PAGEREF _Toc185706972 \h </w:instrText>
            </w:r>
            <w:r>
              <w:rPr>
                <w:noProof/>
                <w:webHidden/>
              </w:rPr>
            </w:r>
            <w:r>
              <w:rPr>
                <w:noProof/>
                <w:webHidden/>
              </w:rPr>
              <w:fldChar w:fldCharType="separate"/>
            </w:r>
            <w:r>
              <w:rPr>
                <w:noProof/>
                <w:webHidden/>
              </w:rPr>
              <w:t>27</w:t>
            </w:r>
            <w:r>
              <w:rPr>
                <w:noProof/>
                <w:webHidden/>
              </w:rPr>
              <w:fldChar w:fldCharType="end"/>
            </w:r>
          </w:hyperlink>
        </w:p>
        <w:p w14:paraId="612E0774" w14:textId="031178EA"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3" w:history="1">
            <w:r w:rsidRPr="00BC7350">
              <w:rPr>
                <w:rStyle w:val="Hyperlink"/>
                <w:rFonts w:cs="Times New Roman"/>
                <w:noProof/>
              </w:rPr>
              <w:t>2.1.12. Biểu đồ phân rã và kịch bản UC Tìm kiếm</w:t>
            </w:r>
            <w:r>
              <w:rPr>
                <w:noProof/>
                <w:webHidden/>
              </w:rPr>
              <w:tab/>
            </w:r>
            <w:r>
              <w:rPr>
                <w:noProof/>
                <w:webHidden/>
              </w:rPr>
              <w:fldChar w:fldCharType="begin"/>
            </w:r>
            <w:r>
              <w:rPr>
                <w:noProof/>
                <w:webHidden/>
              </w:rPr>
              <w:instrText xml:space="preserve"> PAGEREF _Toc185706973 \h </w:instrText>
            </w:r>
            <w:r>
              <w:rPr>
                <w:noProof/>
                <w:webHidden/>
              </w:rPr>
            </w:r>
            <w:r>
              <w:rPr>
                <w:noProof/>
                <w:webHidden/>
              </w:rPr>
              <w:fldChar w:fldCharType="separate"/>
            </w:r>
            <w:r>
              <w:rPr>
                <w:noProof/>
                <w:webHidden/>
              </w:rPr>
              <w:t>29</w:t>
            </w:r>
            <w:r>
              <w:rPr>
                <w:noProof/>
                <w:webHidden/>
              </w:rPr>
              <w:fldChar w:fldCharType="end"/>
            </w:r>
          </w:hyperlink>
        </w:p>
        <w:p w14:paraId="3DE0E8C6" w14:textId="0A7E58EC"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4" w:history="1">
            <w:r w:rsidRPr="00BC7350">
              <w:rPr>
                <w:rStyle w:val="Hyperlink"/>
                <w:rFonts w:cs="Times New Roman"/>
                <w:noProof/>
              </w:rPr>
              <w:t>2.1.13. Biểu đồ phân rã và kịch bản UC quản lý danh sách yêu thích</w:t>
            </w:r>
            <w:r>
              <w:rPr>
                <w:noProof/>
                <w:webHidden/>
              </w:rPr>
              <w:tab/>
            </w:r>
            <w:r>
              <w:rPr>
                <w:noProof/>
                <w:webHidden/>
              </w:rPr>
              <w:fldChar w:fldCharType="begin"/>
            </w:r>
            <w:r>
              <w:rPr>
                <w:noProof/>
                <w:webHidden/>
              </w:rPr>
              <w:instrText xml:space="preserve"> PAGEREF _Toc185706974 \h </w:instrText>
            </w:r>
            <w:r>
              <w:rPr>
                <w:noProof/>
                <w:webHidden/>
              </w:rPr>
            </w:r>
            <w:r>
              <w:rPr>
                <w:noProof/>
                <w:webHidden/>
              </w:rPr>
              <w:fldChar w:fldCharType="separate"/>
            </w:r>
            <w:r>
              <w:rPr>
                <w:noProof/>
                <w:webHidden/>
              </w:rPr>
              <w:t>30</w:t>
            </w:r>
            <w:r>
              <w:rPr>
                <w:noProof/>
                <w:webHidden/>
              </w:rPr>
              <w:fldChar w:fldCharType="end"/>
            </w:r>
          </w:hyperlink>
        </w:p>
        <w:p w14:paraId="784EC287" w14:textId="07F9C6E5"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5" w:history="1">
            <w:r w:rsidRPr="00BC7350">
              <w:rPr>
                <w:rStyle w:val="Hyperlink"/>
                <w:rFonts w:cs="Times New Roman"/>
                <w:noProof/>
              </w:rPr>
              <w:t>2.1.14. Biểu đồ phân rã và kịch bản UC quản lý sản phẩm</w:t>
            </w:r>
            <w:r>
              <w:rPr>
                <w:noProof/>
                <w:webHidden/>
              </w:rPr>
              <w:tab/>
            </w:r>
            <w:r>
              <w:rPr>
                <w:noProof/>
                <w:webHidden/>
              </w:rPr>
              <w:fldChar w:fldCharType="begin"/>
            </w:r>
            <w:r>
              <w:rPr>
                <w:noProof/>
                <w:webHidden/>
              </w:rPr>
              <w:instrText xml:space="preserve"> PAGEREF _Toc185706975 \h </w:instrText>
            </w:r>
            <w:r>
              <w:rPr>
                <w:noProof/>
                <w:webHidden/>
              </w:rPr>
            </w:r>
            <w:r>
              <w:rPr>
                <w:noProof/>
                <w:webHidden/>
              </w:rPr>
              <w:fldChar w:fldCharType="separate"/>
            </w:r>
            <w:r>
              <w:rPr>
                <w:noProof/>
                <w:webHidden/>
              </w:rPr>
              <w:t>33</w:t>
            </w:r>
            <w:r>
              <w:rPr>
                <w:noProof/>
                <w:webHidden/>
              </w:rPr>
              <w:fldChar w:fldCharType="end"/>
            </w:r>
          </w:hyperlink>
        </w:p>
        <w:p w14:paraId="0089A3A4" w14:textId="27526A38"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6" w:history="1">
            <w:r w:rsidRPr="00BC7350">
              <w:rPr>
                <w:rStyle w:val="Hyperlink"/>
                <w:rFonts w:cs="Times New Roman"/>
                <w:noProof/>
              </w:rPr>
              <w:t>2.1.15. Biểu đồ phân rã và kịch bản UC admin thống kê</w:t>
            </w:r>
            <w:r>
              <w:rPr>
                <w:noProof/>
                <w:webHidden/>
              </w:rPr>
              <w:tab/>
            </w:r>
            <w:r>
              <w:rPr>
                <w:noProof/>
                <w:webHidden/>
              </w:rPr>
              <w:fldChar w:fldCharType="begin"/>
            </w:r>
            <w:r>
              <w:rPr>
                <w:noProof/>
                <w:webHidden/>
              </w:rPr>
              <w:instrText xml:space="preserve"> PAGEREF _Toc185706976 \h </w:instrText>
            </w:r>
            <w:r>
              <w:rPr>
                <w:noProof/>
                <w:webHidden/>
              </w:rPr>
            </w:r>
            <w:r>
              <w:rPr>
                <w:noProof/>
                <w:webHidden/>
              </w:rPr>
              <w:fldChar w:fldCharType="separate"/>
            </w:r>
            <w:r>
              <w:rPr>
                <w:noProof/>
                <w:webHidden/>
              </w:rPr>
              <w:t>33</w:t>
            </w:r>
            <w:r>
              <w:rPr>
                <w:noProof/>
                <w:webHidden/>
              </w:rPr>
              <w:fldChar w:fldCharType="end"/>
            </w:r>
          </w:hyperlink>
        </w:p>
        <w:p w14:paraId="3B5781F3" w14:textId="1059AE1E"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7" w:history="1">
            <w:r w:rsidRPr="00BC7350">
              <w:rPr>
                <w:rStyle w:val="Hyperlink"/>
                <w:rFonts w:cs="Times New Roman"/>
                <w:noProof/>
              </w:rPr>
              <w:t>2.1.16. Biểu đồ phân rã và kịch bản UC staff thống kê</w:t>
            </w:r>
            <w:r>
              <w:rPr>
                <w:noProof/>
                <w:webHidden/>
              </w:rPr>
              <w:tab/>
            </w:r>
            <w:r>
              <w:rPr>
                <w:noProof/>
                <w:webHidden/>
              </w:rPr>
              <w:fldChar w:fldCharType="begin"/>
            </w:r>
            <w:r>
              <w:rPr>
                <w:noProof/>
                <w:webHidden/>
              </w:rPr>
              <w:instrText xml:space="preserve"> PAGEREF _Toc185706977 \h </w:instrText>
            </w:r>
            <w:r>
              <w:rPr>
                <w:noProof/>
                <w:webHidden/>
              </w:rPr>
            </w:r>
            <w:r>
              <w:rPr>
                <w:noProof/>
                <w:webHidden/>
              </w:rPr>
              <w:fldChar w:fldCharType="separate"/>
            </w:r>
            <w:r>
              <w:rPr>
                <w:noProof/>
                <w:webHidden/>
              </w:rPr>
              <w:t>34</w:t>
            </w:r>
            <w:r>
              <w:rPr>
                <w:noProof/>
                <w:webHidden/>
              </w:rPr>
              <w:fldChar w:fldCharType="end"/>
            </w:r>
          </w:hyperlink>
        </w:p>
        <w:p w14:paraId="27212A09" w14:textId="1B1381EF"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78" w:history="1">
            <w:r w:rsidRPr="00BC7350">
              <w:rPr>
                <w:rStyle w:val="Hyperlink"/>
                <w:rFonts w:cs="Times New Roman"/>
                <w:noProof/>
              </w:rPr>
              <w:t>2.2. Xây dựng biểu đồ lớp</w:t>
            </w:r>
            <w:r>
              <w:rPr>
                <w:noProof/>
                <w:webHidden/>
              </w:rPr>
              <w:tab/>
            </w:r>
            <w:r>
              <w:rPr>
                <w:noProof/>
                <w:webHidden/>
              </w:rPr>
              <w:fldChar w:fldCharType="begin"/>
            </w:r>
            <w:r>
              <w:rPr>
                <w:noProof/>
                <w:webHidden/>
              </w:rPr>
              <w:instrText xml:space="preserve"> PAGEREF _Toc185706978 \h </w:instrText>
            </w:r>
            <w:r>
              <w:rPr>
                <w:noProof/>
                <w:webHidden/>
              </w:rPr>
            </w:r>
            <w:r>
              <w:rPr>
                <w:noProof/>
                <w:webHidden/>
              </w:rPr>
              <w:fldChar w:fldCharType="separate"/>
            </w:r>
            <w:r>
              <w:rPr>
                <w:noProof/>
                <w:webHidden/>
              </w:rPr>
              <w:t>35</w:t>
            </w:r>
            <w:r>
              <w:rPr>
                <w:noProof/>
                <w:webHidden/>
              </w:rPr>
              <w:fldChar w:fldCharType="end"/>
            </w:r>
          </w:hyperlink>
        </w:p>
        <w:p w14:paraId="3E5669A5" w14:textId="461DC6A6"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79" w:history="1">
            <w:r w:rsidRPr="00BC7350">
              <w:rPr>
                <w:rStyle w:val="Hyperlink"/>
                <w:rFonts w:cs="Times New Roman"/>
                <w:noProof/>
              </w:rPr>
              <w:t>2.2. Biểu đồ lớp thực thể chi tiết cho hệ thống</w:t>
            </w:r>
            <w:r>
              <w:rPr>
                <w:noProof/>
                <w:webHidden/>
              </w:rPr>
              <w:tab/>
            </w:r>
            <w:r>
              <w:rPr>
                <w:noProof/>
                <w:webHidden/>
              </w:rPr>
              <w:fldChar w:fldCharType="begin"/>
            </w:r>
            <w:r>
              <w:rPr>
                <w:noProof/>
                <w:webHidden/>
              </w:rPr>
              <w:instrText xml:space="preserve"> PAGEREF _Toc185706979 \h </w:instrText>
            </w:r>
            <w:r>
              <w:rPr>
                <w:noProof/>
                <w:webHidden/>
              </w:rPr>
            </w:r>
            <w:r>
              <w:rPr>
                <w:noProof/>
                <w:webHidden/>
              </w:rPr>
              <w:fldChar w:fldCharType="separate"/>
            </w:r>
            <w:r>
              <w:rPr>
                <w:noProof/>
                <w:webHidden/>
              </w:rPr>
              <w:t>30</w:t>
            </w:r>
            <w:r>
              <w:rPr>
                <w:noProof/>
                <w:webHidden/>
              </w:rPr>
              <w:fldChar w:fldCharType="end"/>
            </w:r>
          </w:hyperlink>
        </w:p>
        <w:p w14:paraId="141FB8A2" w14:textId="74D2E68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0" w:history="1">
            <w:r w:rsidRPr="00BC7350">
              <w:rPr>
                <w:rStyle w:val="Hyperlink"/>
                <w:rFonts w:cs="Times New Roman"/>
                <w:noProof/>
              </w:rPr>
              <w:t>5. L</w:t>
            </w:r>
            <w:r w:rsidRPr="00BC7350">
              <w:rPr>
                <w:rStyle w:val="Hyperlink"/>
                <w:rFonts w:cs="Times New Roman"/>
                <w:noProof/>
              </w:rPr>
              <w:t>ớ</w:t>
            </w:r>
            <w:r w:rsidRPr="00BC7350">
              <w:rPr>
                <w:rStyle w:val="Hyperlink"/>
                <w:rFonts w:cs="Times New Roman"/>
                <w:noProof/>
              </w:rPr>
              <w:t>p Cart</w:t>
            </w:r>
            <w:r>
              <w:rPr>
                <w:noProof/>
                <w:webHidden/>
              </w:rPr>
              <w:tab/>
            </w:r>
            <w:r>
              <w:rPr>
                <w:noProof/>
                <w:webHidden/>
              </w:rPr>
              <w:fldChar w:fldCharType="begin"/>
            </w:r>
            <w:r>
              <w:rPr>
                <w:noProof/>
                <w:webHidden/>
              </w:rPr>
              <w:instrText xml:space="preserve"> PAGEREF _Toc185706980 \h </w:instrText>
            </w:r>
            <w:r>
              <w:rPr>
                <w:noProof/>
                <w:webHidden/>
              </w:rPr>
            </w:r>
            <w:r>
              <w:rPr>
                <w:noProof/>
                <w:webHidden/>
              </w:rPr>
              <w:fldChar w:fldCharType="separate"/>
            </w:r>
            <w:r>
              <w:rPr>
                <w:noProof/>
                <w:webHidden/>
              </w:rPr>
              <w:t>31</w:t>
            </w:r>
            <w:r>
              <w:rPr>
                <w:noProof/>
                <w:webHidden/>
              </w:rPr>
              <w:fldChar w:fldCharType="end"/>
            </w:r>
          </w:hyperlink>
        </w:p>
        <w:p w14:paraId="1FFAE297" w14:textId="6E7C1E57"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81" w:history="1">
            <w:r w:rsidRPr="00BC7350">
              <w:rPr>
                <w:rStyle w:val="Hyperlink"/>
                <w:rFonts w:cs="Times New Roman"/>
                <w:noProof/>
              </w:rPr>
              <w:t>2.3. Cơ sở dữ liệu toàn hệ thống:</w:t>
            </w:r>
            <w:r>
              <w:rPr>
                <w:noProof/>
                <w:webHidden/>
              </w:rPr>
              <w:tab/>
            </w:r>
            <w:r>
              <w:rPr>
                <w:noProof/>
                <w:webHidden/>
              </w:rPr>
              <w:fldChar w:fldCharType="begin"/>
            </w:r>
            <w:r>
              <w:rPr>
                <w:noProof/>
                <w:webHidden/>
              </w:rPr>
              <w:instrText xml:space="preserve"> PAGEREF _Toc185706981 \h </w:instrText>
            </w:r>
            <w:r>
              <w:rPr>
                <w:noProof/>
                <w:webHidden/>
              </w:rPr>
            </w:r>
            <w:r>
              <w:rPr>
                <w:noProof/>
                <w:webHidden/>
              </w:rPr>
              <w:fldChar w:fldCharType="separate"/>
            </w:r>
            <w:r>
              <w:rPr>
                <w:noProof/>
                <w:webHidden/>
              </w:rPr>
              <w:t>37</w:t>
            </w:r>
            <w:r>
              <w:rPr>
                <w:noProof/>
                <w:webHidden/>
              </w:rPr>
              <w:fldChar w:fldCharType="end"/>
            </w:r>
          </w:hyperlink>
        </w:p>
        <w:p w14:paraId="76D3761F" w14:textId="3491F20C"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82" w:history="1">
            <w:r w:rsidRPr="00BC7350">
              <w:rPr>
                <w:rStyle w:val="Hyperlink"/>
                <w:noProof/>
              </w:rPr>
              <w:t>2.4. Biều đồ tuần tự</w:t>
            </w:r>
            <w:r>
              <w:rPr>
                <w:noProof/>
                <w:webHidden/>
              </w:rPr>
              <w:tab/>
            </w:r>
            <w:r>
              <w:rPr>
                <w:noProof/>
                <w:webHidden/>
              </w:rPr>
              <w:fldChar w:fldCharType="begin"/>
            </w:r>
            <w:r>
              <w:rPr>
                <w:noProof/>
                <w:webHidden/>
              </w:rPr>
              <w:instrText xml:space="preserve"> PAGEREF _Toc185706982 \h </w:instrText>
            </w:r>
            <w:r>
              <w:rPr>
                <w:noProof/>
                <w:webHidden/>
              </w:rPr>
            </w:r>
            <w:r>
              <w:rPr>
                <w:noProof/>
                <w:webHidden/>
              </w:rPr>
              <w:fldChar w:fldCharType="separate"/>
            </w:r>
            <w:r>
              <w:rPr>
                <w:noProof/>
                <w:webHidden/>
              </w:rPr>
              <w:t>38</w:t>
            </w:r>
            <w:r>
              <w:rPr>
                <w:noProof/>
                <w:webHidden/>
              </w:rPr>
              <w:fldChar w:fldCharType="end"/>
            </w:r>
          </w:hyperlink>
        </w:p>
        <w:p w14:paraId="2967771A" w14:textId="50972AC9"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3" w:history="1">
            <w:r w:rsidRPr="00BC7350">
              <w:rPr>
                <w:rStyle w:val="Hyperlink"/>
                <w:noProof/>
              </w:rPr>
              <w:t>2.4.1. Chức năng Đăng ký</w:t>
            </w:r>
            <w:r>
              <w:rPr>
                <w:noProof/>
                <w:webHidden/>
              </w:rPr>
              <w:tab/>
            </w:r>
            <w:r>
              <w:rPr>
                <w:noProof/>
                <w:webHidden/>
              </w:rPr>
              <w:fldChar w:fldCharType="begin"/>
            </w:r>
            <w:r>
              <w:rPr>
                <w:noProof/>
                <w:webHidden/>
              </w:rPr>
              <w:instrText xml:space="preserve"> PAGEREF _Toc185706983 \h </w:instrText>
            </w:r>
            <w:r>
              <w:rPr>
                <w:noProof/>
                <w:webHidden/>
              </w:rPr>
            </w:r>
            <w:r>
              <w:rPr>
                <w:noProof/>
                <w:webHidden/>
              </w:rPr>
              <w:fldChar w:fldCharType="separate"/>
            </w:r>
            <w:r>
              <w:rPr>
                <w:noProof/>
                <w:webHidden/>
              </w:rPr>
              <w:t>38</w:t>
            </w:r>
            <w:r>
              <w:rPr>
                <w:noProof/>
                <w:webHidden/>
              </w:rPr>
              <w:fldChar w:fldCharType="end"/>
            </w:r>
          </w:hyperlink>
        </w:p>
        <w:p w14:paraId="0150F365" w14:textId="10305CF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4" w:history="1">
            <w:r w:rsidRPr="00BC7350">
              <w:rPr>
                <w:rStyle w:val="Hyperlink"/>
                <w:noProof/>
              </w:rPr>
              <w:t>2.4.2. Chức năng đăng nhập</w:t>
            </w:r>
            <w:r>
              <w:rPr>
                <w:noProof/>
                <w:webHidden/>
              </w:rPr>
              <w:tab/>
            </w:r>
            <w:r>
              <w:rPr>
                <w:noProof/>
                <w:webHidden/>
              </w:rPr>
              <w:fldChar w:fldCharType="begin"/>
            </w:r>
            <w:r>
              <w:rPr>
                <w:noProof/>
                <w:webHidden/>
              </w:rPr>
              <w:instrText xml:space="preserve"> PAGEREF _Toc185706984 \h </w:instrText>
            </w:r>
            <w:r>
              <w:rPr>
                <w:noProof/>
                <w:webHidden/>
              </w:rPr>
            </w:r>
            <w:r>
              <w:rPr>
                <w:noProof/>
                <w:webHidden/>
              </w:rPr>
              <w:fldChar w:fldCharType="separate"/>
            </w:r>
            <w:r>
              <w:rPr>
                <w:noProof/>
                <w:webHidden/>
              </w:rPr>
              <w:t>38</w:t>
            </w:r>
            <w:r>
              <w:rPr>
                <w:noProof/>
                <w:webHidden/>
              </w:rPr>
              <w:fldChar w:fldCharType="end"/>
            </w:r>
          </w:hyperlink>
        </w:p>
        <w:p w14:paraId="19962018" w14:textId="0AD067FF"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5" w:history="1">
            <w:r w:rsidRPr="00BC7350">
              <w:rPr>
                <w:rStyle w:val="Hyperlink"/>
                <w:noProof/>
              </w:rPr>
              <w:t>2.4.3. Chức năng thêm sửa sản phẩm</w:t>
            </w:r>
            <w:r>
              <w:rPr>
                <w:noProof/>
                <w:webHidden/>
              </w:rPr>
              <w:tab/>
            </w:r>
            <w:r>
              <w:rPr>
                <w:noProof/>
                <w:webHidden/>
              </w:rPr>
              <w:fldChar w:fldCharType="begin"/>
            </w:r>
            <w:r>
              <w:rPr>
                <w:noProof/>
                <w:webHidden/>
              </w:rPr>
              <w:instrText xml:space="preserve"> PAGEREF _Toc185706985 \h </w:instrText>
            </w:r>
            <w:r>
              <w:rPr>
                <w:noProof/>
                <w:webHidden/>
              </w:rPr>
            </w:r>
            <w:r>
              <w:rPr>
                <w:noProof/>
                <w:webHidden/>
              </w:rPr>
              <w:fldChar w:fldCharType="separate"/>
            </w:r>
            <w:r>
              <w:rPr>
                <w:noProof/>
                <w:webHidden/>
              </w:rPr>
              <w:t>39</w:t>
            </w:r>
            <w:r>
              <w:rPr>
                <w:noProof/>
                <w:webHidden/>
              </w:rPr>
              <w:fldChar w:fldCharType="end"/>
            </w:r>
          </w:hyperlink>
        </w:p>
        <w:p w14:paraId="2F59E740" w14:textId="53DC10A6"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6" w:history="1">
            <w:r w:rsidRPr="00BC7350">
              <w:rPr>
                <w:rStyle w:val="Hyperlink"/>
                <w:noProof/>
              </w:rPr>
              <w:t>2.4.4. Chức năng xoá sản phẩm</w:t>
            </w:r>
            <w:r>
              <w:rPr>
                <w:noProof/>
                <w:webHidden/>
              </w:rPr>
              <w:tab/>
            </w:r>
            <w:r>
              <w:rPr>
                <w:noProof/>
                <w:webHidden/>
              </w:rPr>
              <w:fldChar w:fldCharType="begin"/>
            </w:r>
            <w:r>
              <w:rPr>
                <w:noProof/>
                <w:webHidden/>
              </w:rPr>
              <w:instrText xml:space="preserve"> PAGEREF _Toc185706986 \h </w:instrText>
            </w:r>
            <w:r>
              <w:rPr>
                <w:noProof/>
                <w:webHidden/>
              </w:rPr>
            </w:r>
            <w:r>
              <w:rPr>
                <w:noProof/>
                <w:webHidden/>
              </w:rPr>
              <w:fldChar w:fldCharType="separate"/>
            </w:r>
            <w:r>
              <w:rPr>
                <w:noProof/>
                <w:webHidden/>
              </w:rPr>
              <w:t>41</w:t>
            </w:r>
            <w:r>
              <w:rPr>
                <w:noProof/>
                <w:webHidden/>
              </w:rPr>
              <w:fldChar w:fldCharType="end"/>
            </w:r>
          </w:hyperlink>
        </w:p>
        <w:p w14:paraId="27095FE0" w14:textId="00C18251"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7" w:history="1">
            <w:r w:rsidRPr="00BC7350">
              <w:rPr>
                <w:rStyle w:val="Hyperlink"/>
                <w:noProof/>
              </w:rPr>
              <w:t>2.4.5. Chức năng quản lý giỏ hàng</w:t>
            </w:r>
            <w:r>
              <w:rPr>
                <w:noProof/>
                <w:webHidden/>
              </w:rPr>
              <w:tab/>
            </w:r>
            <w:r>
              <w:rPr>
                <w:noProof/>
                <w:webHidden/>
              </w:rPr>
              <w:fldChar w:fldCharType="begin"/>
            </w:r>
            <w:r>
              <w:rPr>
                <w:noProof/>
                <w:webHidden/>
              </w:rPr>
              <w:instrText xml:space="preserve"> PAGEREF _Toc185706987 \h </w:instrText>
            </w:r>
            <w:r>
              <w:rPr>
                <w:noProof/>
                <w:webHidden/>
              </w:rPr>
            </w:r>
            <w:r>
              <w:rPr>
                <w:noProof/>
                <w:webHidden/>
              </w:rPr>
              <w:fldChar w:fldCharType="separate"/>
            </w:r>
            <w:r>
              <w:rPr>
                <w:noProof/>
                <w:webHidden/>
              </w:rPr>
              <w:t>41</w:t>
            </w:r>
            <w:r>
              <w:rPr>
                <w:noProof/>
                <w:webHidden/>
              </w:rPr>
              <w:fldChar w:fldCharType="end"/>
            </w:r>
          </w:hyperlink>
        </w:p>
        <w:p w14:paraId="2DAFD97F" w14:textId="273DF6AA"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8" w:history="1">
            <w:r w:rsidRPr="00BC7350">
              <w:rPr>
                <w:rStyle w:val="Hyperlink"/>
                <w:noProof/>
              </w:rPr>
              <w:t>2.4.6. Chức năng chỉnh sửa giỏ hàng</w:t>
            </w:r>
            <w:r>
              <w:rPr>
                <w:noProof/>
                <w:webHidden/>
              </w:rPr>
              <w:tab/>
            </w:r>
            <w:r>
              <w:rPr>
                <w:noProof/>
                <w:webHidden/>
              </w:rPr>
              <w:fldChar w:fldCharType="begin"/>
            </w:r>
            <w:r>
              <w:rPr>
                <w:noProof/>
                <w:webHidden/>
              </w:rPr>
              <w:instrText xml:space="preserve"> PAGEREF _Toc185706988 \h </w:instrText>
            </w:r>
            <w:r>
              <w:rPr>
                <w:noProof/>
                <w:webHidden/>
              </w:rPr>
            </w:r>
            <w:r>
              <w:rPr>
                <w:noProof/>
                <w:webHidden/>
              </w:rPr>
              <w:fldChar w:fldCharType="separate"/>
            </w:r>
            <w:r>
              <w:rPr>
                <w:noProof/>
                <w:webHidden/>
              </w:rPr>
              <w:t>42</w:t>
            </w:r>
            <w:r>
              <w:rPr>
                <w:noProof/>
                <w:webHidden/>
              </w:rPr>
              <w:fldChar w:fldCharType="end"/>
            </w:r>
          </w:hyperlink>
        </w:p>
        <w:p w14:paraId="4E37B969" w14:textId="1AA7211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9" w:history="1">
            <w:r w:rsidRPr="00BC7350">
              <w:rPr>
                <w:rStyle w:val="Hyperlink"/>
                <w:noProof/>
              </w:rPr>
              <w:t>2.4.7. Chức năng thanh toán</w:t>
            </w:r>
            <w:r>
              <w:rPr>
                <w:noProof/>
                <w:webHidden/>
              </w:rPr>
              <w:tab/>
            </w:r>
            <w:r>
              <w:rPr>
                <w:noProof/>
                <w:webHidden/>
              </w:rPr>
              <w:fldChar w:fldCharType="begin"/>
            </w:r>
            <w:r>
              <w:rPr>
                <w:noProof/>
                <w:webHidden/>
              </w:rPr>
              <w:instrText xml:space="preserve"> PAGEREF _Toc185706989 \h </w:instrText>
            </w:r>
            <w:r>
              <w:rPr>
                <w:noProof/>
                <w:webHidden/>
              </w:rPr>
            </w:r>
            <w:r>
              <w:rPr>
                <w:noProof/>
                <w:webHidden/>
              </w:rPr>
              <w:fldChar w:fldCharType="separate"/>
            </w:r>
            <w:r>
              <w:rPr>
                <w:noProof/>
                <w:webHidden/>
              </w:rPr>
              <w:t>43</w:t>
            </w:r>
            <w:r>
              <w:rPr>
                <w:noProof/>
                <w:webHidden/>
              </w:rPr>
              <w:fldChar w:fldCharType="end"/>
            </w:r>
          </w:hyperlink>
        </w:p>
        <w:p w14:paraId="4AD0D24A" w14:textId="4613A3A0"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0" w:history="1">
            <w:r w:rsidRPr="00BC7350">
              <w:rPr>
                <w:rStyle w:val="Hyperlink"/>
                <w:noProof/>
              </w:rPr>
              <w:t>2.4.8. Chức năng quản lý thông tin tài khoản</w:t>
            </w:r>
            <w:r>
              <w:rPr>
                <w:noProof/>
                <w:webHidden/>
              </w:rPr>
              <w:tab/>
            </w:r>
            <w:r>
              <w:rPr>
                <w:noProof/>
                <w:webHidden/>
              </w:rPr>
              <w:fldChar w:fldCharType="begin"/>
            </w:r>
            <w:r>
              <w:rPr>
                <w:noProof/>
                <w:webHidden/>
              </w:rPr>
              <w:instrText xml:space="preserve"> PAGEREF _Toc185706990 \h </w:instrText>
            </w:r>
            <w:r>
              <w:rPr>
                <w:noProof/>
                <w:webHidden/>
              </w:rPr>
            </w:r>
            <w:r>
              <w:rPr>
                <w:noProof/>
                <w:webHidden/>
              </w:rPr>
              <w:fldChar w:fldCharType="separate"/>
            </w:r>
            <w:r>
              <w:rPr>
                <w:noProof/>
                <w:webHidden/>
              </w:rPr>
              <w:t>44</w:t>
            </w:r>
            <w:r>
              <w:rPr>
                <w:noProof/>
                <w:webHidden/>
              </w:rPr>
              <w:fldChar w:fldCharType="end"/>
            </w:r>
          </w:hyperlink>
        </w:p>
        <w:p w14:paraId="48203AA6" w14:textId="1BCF9D5A"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1" w:history="1">
            <w:r w:rsidRPr="00BC7350">
              <w:rPr>
                <w:rStyle w:val="Hyperlink"/>
                <w:noProof/>
              </w:rPr>
              <w:t>2.4.9. Chức năng đánh giá sản phẩm đã mua</w:t>
            </w:r>
            <w:r>
              <w:rPr>
                <w:noProof/>
                <w:webHidden/>
              </w:rPr>
              <w:tab/>
            </w:r>
            <w:r>
              <w:rPr>
                <w:noProof/>
                <w:webHidden/>
              </w:rPr>
              <w:fldChar w:fldCharType="begin"/>
            </w:r>
            <w:r>
              <w:rPr>
                <w:noProof/>
                <w:webHidden/>
              </w:rPr>
              <w:instrText xml:space="preserve"> PAGEREF _Toc185706991 \h </w:instrText>
            </w:r>
            <w:r>
              <w:rPr>
                <w:noProof/>
                <w:webHidden/>
              </w:rPr>
            </w:r>
            <w:r>
              <w:rPr>
                <w:noProof/>
                <w:webHidden/>
              </w:rPr>
              <w:fldChar w:fldCharType="separate"/>
            </w:r>
            <w:r>
              <w:rPr>
                <w:noProof/>
                <w:webHidden/>
              </w:rPr>
              <w:t>45</w:t>
            </w:r>
            <w:r>
              <w:rPr>
                <w:noProof/>
                <w:webHidden/>
              </w:rPr>
              <w:fldChar w:fldCharType="end"/>
            </w:r>
          </w:hyperlink>
        </w:p>
        <w:p w14:paraId="1776BD03" w14:textId="3F05BF08"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2" w:history="1">
            <w:r w:rsidRPr="00BC7350">
              <w:rPr>
                <w:rStyle w:val="Hyperlink"/>
                <w:noProof/>
              </w:rPr>
              <w:t>2.4.10. Chức năng tìm kiếm</w:t>
            </w:r>
            <w:r>
              <w:rPr>
                <w:noProof/>
                <w:webHidden/>
              </w:rPr>
              <w:tab/>
            </w:r>
            <w:r>
              <w:rPr>
                <w:noProof/>
                <w:webHidden/>
              </w:rPr>
              <w:fldChar w:fldCharType="begin"/>
            </w:r>
            <w:r>
              <w:rPr>
                <w:noProof/>
                <w:webHidden/>
              </w:rPr>
              <w:instrText xml:space="preserve"> PAGEREF _Toc185706992 \h </w:instrText>
            </w:r>
            <w:r>
              <w:rPr>
                <w:noProof/>
                <w:webHidden/>
              </w:rPr>
            </w:r>
            <w:r>
              <w:rPr>
                <w:noProof/>
                <w:webHidden/>
              </w:rPr>
              <w:fldChar w:fldCharType="separate"/>
            </w:r>
            <w:r>
              <w:rPr>
                <w:noProof/>
                <w:webHidden/>
              </w:rPr>
              <w:t>46</w:t>
            </w:r>
            <w:r>
              <w:rPr>
                <w:noProof/>
                <w:webHidden/>
              </w:rPr>
              <w:fldChar w:fldCharType="end"/>
            </w:r>
          </w:hyperlink>
        </w:p>
        <w:p w14:paraId="413DD33D" w14:textId="561B4CD6"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3" w:history="1">
            <w:r w:rsidRPr="00BC7350">
              <w:rPr>
                <w:rStyle w:val="Hyperlink"/>
                <w:noProof/>
              </w:rPr>
              <w:t>2.4.11. Chức năng thêm sản phẩm vào danh sách yêu thích</w:t>
            </w:r>
            <w:r>
              <w:rPr>
                <w:noProof/>
                <w:webHidden/>
              </w:rPr>
              <w:tab/>
            </w:r>
            <w:r>
              <w:rPr>
                <w:noProof/>
                <w:webHidden/>
              </w:rPr>
              <w:fldChar w:fldCharType="begin"/>
            </w:r>
            <w:r>
              <w:rPr>
                <w:noProof/>
                <w:webHidden/>
              </w:rPr>
              <w:instrText xml:space="preserve"> PAGEREF _Toc185706993 \h </w:instrText>
            </w:r>
            <w:r>
              <w:rPr>
                <w:noProof/>
                <w:webHidden/>
              </w:rPr>
            </w:r>
            <w:r>
              <w:rPr>
                <w:noProof/>
                <w:webHidden/>
              </w:rPr>
              <w:fldChar w:fldCharType="separate"/>
            </w:r>
            <w:r>
              <w:rPr>
                <w:noProof/>
                <w:webHidden/>
              </w:rPr>
              <w:t>46</w:t>
            </w:r>
            <w:r>
              <w:rPr>
                <w:noProof/>
                <w:webHidden/>
              </w:rPr>
              <w:fldChar w:fldCharType="end"/>
            </w:r>
          </w:hyperlink>
        </w:p>
        <w:p w14:paraId="7BDD9902" w14:textId="714BACE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4" w:history="1">
            <w:r w:rsidRPr="00BC7350">
              <w:rPr>
                <w:rStyle w:val="Hyperlink"/>
                <w:noProof/>
              </w:rPr>
              <w:t>2.4.12. Chức năng xoá sản phẩm khỏi danh sách yêu thích</w:t>
            </w:r>
            <w:r>
              <w:rPr>
                <w:noProof/>
                <w:webHidden/>
              </w:rPr>
              <w:tab/>
            </w:r>
            <w:r>
              <w:rPr>
                <w:noProof/>
                <w:webHidden/>
              </w:rPr>
              <w:fldChar w:fldCharType="begin"/>
            </w:r>
            <w:r>
              <w:rPr>
                <w:noProof/>
                <w:webHidden/>
              </w:rPr>
              <w:instrText xml:space="preserve"> PAGEREF _Toc185706994 \h </w:instrText>
            </w:r>
            <w:r>
              <w:rPr>
                <w:noProof/>
                <w:webHidden/>
              </w:rPr>
            </w:r>
            <w:r>
              <w:rPr>
                <w:noProof/>
                <w:webHidden/>
              </w:rPr>
              <w:fldChar w:fldCharType="separate"/>
            </w:r>
            <w:r>
              <w:rPr>
                <w:noProof/>
                <w:webHidden/>
              </w:rPr>
              <w:t>47</w:t>
            </w:r>
            <w:r>
              <w:rPr>
                <w:noProof/>
                <w:webHidden/>
              </w:rPr>
              <w:fldChar w:fldCharType="end"/>
            </w:r>
          </w:hyperlink>
        </w:p>
        <w:p w14:paraId="7F43D75C" w14:textId="0391439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5" w:history="1">
            <w:r w:rsidRPr="00BC7350">
              <w:rPr>
                <w:rStyle w:val="Hyperlink"/>
                <w:noProof/>
              </w:rPr>
              <w:t>2.4.13. Chức năng quản lý sản phẩm</w:t>
            </w:r>
            <w:r>
              <w:rPr>
                <w:noProof/>
                <w:webHidden/>
              </w:rPr>
              <w:tab/>
            </w:r>
            <w:r>
              <w:rPr>
                <w:noProof/>
                <w:webHidden/>
              </w:rPr>
              <w:fldChar w:fldCharType="begin"/>
            </w:r>
            <w:r>
              <w:rPr>
                <w:noProof/>
                <w:webHidden/>
              </w:rPr>
              <w:instrText xml:space="preserve"> PAGEREF _Toc185706995 \h </w:instrText>
            </w:r>
            <w:r>
              <w:rPr>
                <w:noProof/>
                <w:webHidden/>
              </w:rPr>
            </w:r>
            <w:r>
              <w:rPr>
                <w:noProof/>
                <w:webHidden/>
              </w:rPr>
              <w:fldChar w:fldCharType="separate"/>
            </w:r>
            <w:r>
              <w:rPr>
                <w:noProof/>
                <w:webHidden/>
              </w:rPr>
              <w:t>48</w:t>
            </w:r>
            <w:r>
              <w:rPr>
                <w:noProof/>
                <w:webHidden/>
              </w:rPr>
              <w:fldChar w:fldCharType="end"/>
            </w:r>
          </w:hyperlink>
        </w:p>
        <w:p w14:paraId="68A9EB84" w14:textId="6780F620"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6" w:history="1">
            <w:r w:rsidRPr="00BC7350">
              <w:rPr>
                <w:rStyle w:val="Hyperlink"/>
                <w:noProof/>
              </w:rPr>
              <w:t>2.4.14. Chức năng thống kê</w:t>
            </w:r>
            <w:r>
              <w:rPr>
                <w:noProof/>
                <w:webHidden/>
              </w:rPr>
              <w:tab/>
            </w:r>
            <w:r>
              <w:rPr>
                <w:noProof/>
                <w:webHidden/>
              </w:rPr>
              <w:fldChar w:fldCharType="begin"/>
            </w:r>
            <w:r>
              <w:rPr>
                <w:noProof/>
                <w:webHidden/>
              </w:rPr>
              <w:instrText xml:space="preserve"> PAGEREF _Toc185706996 \h </w:instrText>
            </w:r>
            <w:r>
              <w:rPr>
                <w:noProof/>
                <w:webHidden/>
              </w:rPr>
            </w:r>
            <w:r>
              <w:rPr>
                <w:noProof/>
                <w:webHidden/>
              </w:rPr>
              <w:fldChar w:fldCharType="separate"/>
            </w:r>
            <w:r>
              <w:rPr>
                <w:noProof/>
                <w:webHidden/>
              </w:rPr>
              <w:t>49</w:t>
            </w:r>
            <w:r>
              <w:rPr>
                <w:noProof/>
                <w:webHidden/>
              </w:rPr>
              <w:fldChar w:fldCharType="end"/>
            </w:r>
          </w:hyperlink>
        </w:p>
        <w:p w14:paraId="59BD13F9" w14:textId="38D207D5"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7" w:history="1">
            <w:r w:rsidRPr="00BC7350">
              <w:rPr>
                <w:rStyle w:val="Hyperlink"/>
                <w:noProof/>
              </w:rPr>
              <w:t>2.4.15. Chức năng quản lý đơn hàng</w:t>
            </w:r>
            <w:r>
              <w:rPr>
                <w:noProof/>
                <w:webHidden/>
              </w:rPr>
              <w:tab/>
            </w:r>
            <w:r>
              <w:rPr>
                <w:noProof/>
                <w:webHidden/>
              </w:rPr>
              <w:fldChar w:fldCharType="begin"/>
            </w:r>
            <w:r>
              <w:rPr>
                <w:noProof/>
                <w:webHidden/>
              </w:rPr>
              <w:instrText xml:space="preserve"> PAGEREF _Toc185706997 \h </w:instrText>
            </w:r>
            <w:r>
              <w:rPr>
                <w:noProof/>
                <w:webHidden/>
              </w:rPr>
            </w:r>
            <w:r>
              <w:rPr>
                <w:noProof/>
                <w:webHidden/>
              </w:rPr>
              <w:fldChar w:fldCharType="separate"/>
            </w:r>
            <w:r>
              <w:rPr>
                <w:noProof/>
                <w:webHidden/>
              </w:rPr>
              <w:t>50</w:t>
            </w:r>
            <w:r>
              <w:rPr>
                <w:noProof/>
                <w:webHidden/>
              </w:rPr>
              <w:fldChar w:fldCharType="end"/>
            </w:r>
          </w:hyperlink>
        </w:p>
        <w:p w14:paraId="45B41C4F" w14:textId="0D11B95D"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98" w:history="1">
            <w:r w:rsidRPr="00BC7350">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_Toc185706998 \h </w:instrText>
            </w:r>
            <w:r>
              <w:rPr>
                <w:noProof/>
                <w:webHidden/>
              </w:rPr>
            </w:r>
            <w:r>
              <w:rPr>
                <w:noProof/>
                <w:webHidden/>
              </w:rPr>
              <w:fldChar w:fldCharType="separate"/>
            </w:r>
            <w:r>
              <w:rPr>
                <w:noProof/>
                <w:webHidden/>
              </w:rPr>
              <w:t>50</w:t>
            </w:r>
            <w:r>
              <w:rPr>
                <w:noProof/>
                <w:webHidden/>
              </w:rPr>
              <w:fldChar w:fldCharType="end"/>
            </w:r>
          </w:hyperlink>
        </w:p>
        <w:p w14:paraId="29AEEF46" w14:textId="0C344A5D"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99" w:history="1">
            <w:r w:rsidRPr="00BC7350">
              <w:rPr>
                <w:rStyle w:val="Hyperlink"/>
                <w:noProof/>
              </w:rPr>
              <w:t>3.1 Kiến trúc hệ thống</w:t>
            </w:r>
            <w:r>
              <w:rPr>
                <w:noProof/>
                <w:webHidden/>
              </w:rPr>
              <w:tab/>
            </w:r>
            <w:r>
              <w:rPr>
                <w:noProof/>
                <w:webHidden/>
              </w:rPr>
              <w:fldChar w:fldCharType="begin"/>
            </w:r>
            <w:r>
              <w:rPr>
                <w:noProof/>
                <w:webHidden/>
              </w:rPr>
              <w:instrText xml:space="preserve"> PAGEREF _Toc185706999 \h </w:instrText>
            </w:r>
            <w:r>
              <w:rPr>
                <w:noProof/>
                <w:webHidden/>
              </w:rPr>
            </w:r>
            <w:r>
              <w:rPr>
                <w:noProof/>
                <w:webHidden/>
              </w:rPr>
              <w:fldChar w:fldCharType="separate"/>
            </w:r>
            <w:r>
              <w:rPr>
                <w:noProof/>
                <w:webHidden/>
              </w:rPr>
              <w:t>50</w:t>
            </w:r>
            <w:r>
              <w:rPr>
                <w:noProof/>
                <w:webHidden/>
              </w:rPr>
              <w:fldChar w:fldCharType="end"/>
            </w:r>
          </w:hyperlink>
        </w:p>
        <w:p w14:paraId="371E0B79" w14:textId="18F7429E"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0" w:history="1">
            <w:r w:rsidRPr="00BC7350">
              <w:rPr>
                <w:rStyle w:val="Hyperlink"/>
                <w:noProof/>
              </w:rPr>
              <w:t>3.2 Một số hình ảnh về giao diện hệ thống</w:t>
            </w:r>
            <w:r>
              <w:rPr>
                <w:noProof/>
                <w:webHidden/>
              </w:rPr>
              <w:tab/>
            </w:r>
            <w:r>
              <w:rPr>
                <w:noProof/>
                <w:webHidden/>
              </w:rPr>
              <w:fldChar w:fldCharType="begin"/>
            </w:r>
            <w:r>
              <w:rPr>
                <w:noProof/>
                <w:webHidden/>
              </w:rPr>
              <w:instrText xml:space="preserve"> PAGEREF _Toc185707000 \h </w:instrText>
            </w:r>
            <w:r>
              <w:rPr>
                <w:noProof/>
                <w:webHidden/>
              </w:rPr>
            </w:r>
            <w:r>
              <w:rPr>
                <w:noProof/>
                <w:webHidden/>
              </w:rPr>
              <w:fldChar w:fldCharType="separate"/>
            </w:r>
            <w:r>
              <w:rPr>
                <w:noProof/>
                <w:webHidden/>
              </w:rPr>
              <w:t>50</w:t>
            </w:r>
            <w:r>
              <w:rPr>
                <w:noProof/>
                <w:webHidden/>
              </w:rPr>
              <w:fldChar w:fldCharType="end"/>
            </w:r>
          </w:hyperlink>
        </w:p>
        <w:p w14:paraId="16AAFFE5" w14:textId="20C7CB68"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1" w:history="1">
            <w:r w:rsidRPr="00BC7350">
              <w:rPr>
                <w:rStyle w:val="Hyperlink"/>
                <w:noProof/>
              </w:rPr>
              <w:t>3.2.1 Một số giao diện cho người dùng hệ thống</w:t>
            </w:r>
            <w:r>
              <w:rPr>
                <w:noProof/>
                <w:webHidden/>
              </w:rPr>
              <w:tab/>
            </w:r>
            <w:r>
              <w:rPr>
                <w:noProof/>
                <w:webHidden/>
              </w:rPr>
              <w:fldChar w:fldCharType="begin"/>
            </w:r>
            <w:r>
              <w:rPr>
                <w:noProof/>
                <w:webHidden/>
              </w:rPr>
              <w:instrText xml:space="preserve"> PAGEREF _Toc185707001 \h </w:instrText>
            </w:r>
            <w:r>
              <w:rPr>
                <w:noProof/>
                <w:webHidden/>
              </w:rPr>
            </w:r>
            <w:r>
              <w:rPr>
                <w:noProof/>
                <w:webHidden/>
              </w:rPr>
              <w:fldChar w:fldCharType="separate"/>
            </w:r>
            <w:r>
              <w:rPr>
                <w:noProof/>
                <w:webHidden/>
              </w:rPr>
              <w:t>50</w:t>
            </w:r>
            <w:r>
              <w:rPr>
                <w:noProof/>
                <w:webHidden/>
              </w:rPr>
              <w:fldChar w:fldCharType="end"/>
            </w:r>
          </w:hyperlink>
        </w:p>
        <w:p w14:paraId="3927ACFD" w14:textId="5ACE04F1"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2" w:history="1">
            <w:r w:rsidRPr="00BC7350">
              <w:rPr>
                <w:rStyle w:val="Hyperlink"/>
                <w:noProof/>
              </w:rPr>
              <w:t>3.2.2 Một số giao diện cho khách thuê</w:t>
            </w:r>
            <w:r>
              <w:rPr>
                <w:noProof/>
                <w:webHidden/>
              </w:rPr>
              <w:tab/>
            </w:r>
            <w:r>
              <w:rPr>
                <w:noProof/>
                <w:webHidden/>
              </w:rPr>
              <w:fldChar w:fldCharType="begin"/>
            </w:r>
            <w:r>
              <w:rPr>
                <w:noProof/>
                <w:webHidden/>
              </w:rPr>
              <w:instrText xml:space="preserve"> PAGEREF _Toc185707002 \h </w:instrText>
            </w:r>
            <w:r>
              <w:rPr>
                <w:noProof/>
                <w:webHidden/>
              </w:rPr>
            </w:r>
            <w:r>
              <w:rPr>
                <w:noProof/>
                <w:webHidden/>
              </w:rPr>
              <w:fldChar w:fldCharType="separate"/>
            </w:r>
            <w:r>
              <w:rPr>
                <w:noProof/>
                <w:webHidden/>
              </w:rPr>
              <w:t>50</w:t>
            </w:r>
            <w:r>
              <w:rPr>
                <w:noProof/>
                <w:webHidden/>
              </w:rPr>
              <w:fldChar w:fldCharType="end"/>
            </w:r>
          </w:hyperlink>
        </w:p>
        <w:p w14:paraId="4224339C" w14:textId="43468883"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3" w:history="1">
            <w:r w:rsidRPr="00BC7350">
              <w:rPr>
                <w:rStyle w:val="Hyperlink"/>
                <w:noProof/>
              </w:rPr>
              <w:t>3.2.3 Một số giao diện của chủ nhà</w:t>
            </w:r>
            <w:r>
              <w:rPr>
                <w:noProof/>
                <w:webHidden/>
              </w:rPr>
              <w:tab/>
            </w:r>
            <w:r>
              <w:rPr>
                <w:noProof/>
                <w:webHidden/>
              </w:rPr>
              <w:fldChar w:fldCharType="begin"/>
            </w:r>
            <w:r>
              <w:rPr>
                <w:noProof/>
                <w:webHidden/>
              </w:rPr>
              <w:instrText xml:space="preserve"> PAGEREF _Toc185707003 \h </w:instrText>
            </w:r>
            <w:r>
              <w:rPr>
                <w:noProof/>
                <w:webHidden/>
              </w:rPr>
            </w:r>
            <w:r>
              <w:rPr>
                <w:noProof/>
                <w:webHidden/>
              </w:rPr>
              <w:fldChar w:fldCharType="separate"/>
            </w:r>
            <w:r>
              <w:rPr>
                <w:noProof/>
                <w:webHidden/>
              </w:rPr>
              <w:t>50</w:t>
            </w:r>
            <w:r>
              <w:rPr>
                <w:noProof/>
                <w:webHidden/>
              </w:rPr>
              <w:fldChar w:fldCharType="end"/>
            </w:r>
          </w:hyperlink>
        </w:p>
        <w:p w14:paraId="01DCCF60" w14:textId="08562DD3"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4" w:history="1">
            <w:r w:rsidRPr="00BC7350">
              <w:rPr>
                <w:rStyle w:val="Hyperlink"/>
                <w:noProof/>
              </w:rPr>
              <w:t>3.2.4 Một số giao diện của quản trị hệ thống</w:t>
            </w:r>
            <w:r>
              <w:rPr>
                <w:noProof/>
                <w:webHidden/>
              </w:rPr>
              <w:tab/>
            </w:r>
            <w:r>
              <w:rPr>
                <w:noProof/>
                <w:webHidden/>
              </w:rPr>
              <w:fldChar w:fldCharType="begin"/>
            </w:r>
            <w:r>
              <w:rPr>
                <w:noProof/>
                <w:webHidden/>
              </w:rPr>
              <w:instrText xml:space="preserve"> PAGEREF _Toc185707004 \h </w:instrText>
            </w:r>
            <w:r>
              <w:rPr>
                <w:noProof/>
                <w:webHidden/>
              </w:rPr>
            </w:r>
            <w:r>
              <w:rPr>
                <w:noProof/>
                <w:webHidden/>
              </w:rPr>
              <w:fldChar w:fldCharType="separate"/>
            </w:r>
            <w:r>
              <w:rPr>
                <w:noProof/>
                <w:webHidden/>
              </w:rPr>
              <w:t>50</w:t>
            </w:r>
            <w:r>
              <w:rPr>
                <w:noProof/>
                <w:webHidden/>
              </w:rPr>
              <w:fldChar w:fldCharType="end"/>
            </w:r>
          </w:hyperlink>
        </w:p>
        <w:p w14:paraId="0F0C5857" w14:textId="76FC69A2"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7005" w:history="1">
            <w:r w:rsidRPr="00BC7350">
              <w:rPr>
                <w:rStyle w:val="Hyperlink"/>
                <w:noProof/>
              </w:rPr>
              <w:t>CHƯƠNG 4. KẾT LUẬN</w:t>
            </w:r>
            <w:r>
              <w:rPr>
                <w:noProof/>
                <w:webHidden/>
              </w:rPr>
              <w:tab/>
            </w:r>
            <w:r>
              <w:rPr>
                <w:noProof/>
                <w:webHidden/>
              </w:rPr>
              <w:fldChar w:fldCharType="begin"/>
            </w:r>
            <w:r>
              <w:rPr>
                <w:noProof/>
                <w:webHidden/>
              </w:rPr>
              <w:instrText xml:space="preserve"> PAGEREF _Toc185707005 \h </w:instrText>
            </w:r>
            <w:r>
              <w:rPr>
                <w:noProof/>
                <w:webHidden/>
              </w:rPr>
            </w:r>
            <w:r>
              <w:rPr>
                <w:noProof/>
                <w:webHidden/>
              </w:rPr>
              <w:fldChar w:fldCharType="separate"/>
            </w:r>
            <w:r>
              <w:rPr>
                <w:noProof/>
                <w:webHidden/>
              </w:rPr>
              <w:t>50</w:t>
            </w:r>
            <w:r>
              <w:rPr>
                <w:noProof/>
                <w:webHidden/>
              </w:rPr>
              <w:fldChar w:fldCharType="end"/>
            </w:r>
          </w:hyperlink>
        </w:p>
        <w:p w14:paraId="67A5B981" w14:textId="07027AC8"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6" w:history="1">
            <w:r w:rsidRPr="00BC7350">
              <w:rPr>
                <w:rStyle w:val="Hyperlink"/>
                <w:noProof/>
              </w:rPr>
              <w:t>4.1. Ưu điểm của hệ thống</w:t>
            </w:r>
            <w:r>
              <w:rPr>
                <w:noProof/>
                <w:webHidden/>
              </w:rPr>
              <w:tab/>
            </w:r>
            <w:r>
              <w:rPr>
                <w:noProof/>
                <w:webHidden/>
              </w:rPr>
              <w:fldChar w:fldCharType="begin"/>
            </w:r>
            <w:r>
              <w:rPr>
                <w:noProof/>
                <w:webHidden/>
              </w:rPr>
              <w:instrText xml:space="preserve"> PAGEREF _Toc185707006 \h </w:instrText>
            </w:r>
            <w:r>
              <w:rPr>
                <w:noProof/>
                <w:webHidden/>
              </w:rPr>
            </w:r>
            <w:r>
              <w:rPr>
                <w:noProof/>
                <w:webHidden/>
              </w:rPr>
              <w:fldChar w:fldCharType="separate"/>
            </w:r>
            <w:r>
              <w:rPr>
                <w:noProof/>
                <w:webHidden/>
              </w:rPr>
              <w:t>50</w:t>
            </w:r>
            <w:r>
              <w:rPr>
                <w:noProof/>
                <w:webHidden/>
              </w:rPr>
              <w:fldChar w:fldCharType="end"/>
            </w:r>
          </w:hyperlink>
        </w:p>
        <w:p w14:paraId="5BCA67AC" w14:textId="5333606A"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7" w:history="1">
            <w:r w:rsidRPr="00BC7350">
              <w:rPr>
                <w:rStyle w:val="Hyperlink"/>
                <w:rFonts w:cs="Times New Roman"/>
                <w:noProof/>
              </w:rPr>
              <w:t>4.2. Nhược điểm của hệ thống:</w:t>
            </w:r>
            <w:r>
              <w:rPr>
                <w:noProof/>
                <w:webHidden/>
              </w:rPr>
              <w:tab/>
            </w:r>
            <w:r>
              <w:rPr>
                <w:noProof/>
                <w:webHidden/>
              </w:rPr>
              <w:fldChar w:fldCharType="begin"/>
            </w:r>
            <w:r>
              <w:rPr>
                <w:noProof/>
                <w:webHidden/>
              </w:rPr>
              <w:instrText xml:space="preserve"> PAGEREF _Toc185707007 \h </w:instrText>
            </w:r>
            <w:r>
              <w:rPr>
                <w:noProof/>
                <w:webHidden/>
              </w:rPr>
            </w:r>
            <w:r>
              <w:rPr>
                <w:noProof/>
                <w:webHidden/>
              </w:rPr>
              <w:fldChar w:fldCharType="separate"/>
            </w:r>
            <w:r>
              <w:rPr>
                <w:noProof/>
                <w:webHidden/>
              </w:rPr>
              <w:t>51</w:t>
            </w:r>
            <w:r>
              <w:rPr>
                <w:noProof/>
                <w:webHidden/>
              </w:rPr>
              <w:fldChar w:fldCharType="end"/>
            </w:r>
          </w:hyperlink>
        </w:p>
        <w:p w14:paraId="7EF81B34" w14:textId="687EDB03"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8" w:history="1">
            <w:r w:rsidRPr="00BC7350">
              <w:rPr>
                <w:rStyle w:val="Hyperlink"/>
                <w:rFonts w:cs="Times New Roman"/>
                <w:noProof/>
              </w:rPr>
              <w:t>4.3. Định hướng phát triển tương lai</w:t>
            </w:r>
            <w:r>
              <w:rPr>
                <w:noProof/>
                <w:webHidden/>
              </w:rPr>
              <w:tab/>
            </w:r>
            <w:r>
              <w:rPr>
                <w:noProof/>
                <w:webHidden/>
              </w:rPr>
              <w:fldChar w:fldCharType="begin"/>
            </w:r>
            <w:r>
              <w:rPr>
                <w:noProof/>
                <w:webHidden/>
              </w:rPr>
              <w:instrText xml:space="preserve"> PAGEREF _Toc185707008 \h </w:instrText>
            </w:r>
            <w:r>
              <w:rPr>
                <w:noProof/>
                <w:webHidden/>
              </w:rPr>
            </w:r>
            <w:r>
              <w:rPr>
                <w:noProof/>
                <w:webHidden/>
              </w:rPr>
              <w:fldChar w:fldCharType="separate"/>
            </w:r>
            <w:r>
              <w:rPr>
                <w:noProof/>
                <w:webHidden/>
              </w:rPr>
              <w:t>51</w:t>
            </w:r>
            <w:r>
              <w:rPr>
                <w:noProof/>
                <w:webHidden/>
              </w:rPr>
              <w:fldChar w:fldCharType="end"/>
            </w:r>
          </w:hyperlink>
        </w:p>
        <w:p w14:paraId="0F38A569" w14:textId="55E52763"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7009" w:history="1">
            <w:r w:rsidRPr="00BC7350">
              <w:rPr>
                <w:rStyle w:val="Hyperlink"/>
                <w:noProof/>
              </w:rPr>
              <w:t>DANH MỤC TÀI LIỆU THAM KHẢO</w:t>
            </w:r>
            <w:r>
              <w:rPr>
                <w:noProof/>
                <w:webHidden/>
              </w:rPr>
              <w:tab/>
            </w:r>
            <w:r>
              <w:rPr>
                <w:noProof/>
                <w:webHidden/>
              </w:rPr>
              <w:fldChar w:fldCharType="begin"/>
            </w:r>
            <w:r>
              <w:rPr>
                <w:noProof/>
                <w:webHidden/>
              </w:rPr>
              <w:instrText xml:space="preserve"> PAGEREF _Toc185707009 \h </w:instrText>
            </w:r>
            <w:r>
              <w:rPr>
                <w:noProof/>
                <w:webHidden/>
              </w:rPr>
            </w:r>
            <w:r>
              <w:rPr>
                <w:noProof/>
                <w:webHidden/>
              </w:rPr>
              <w:fldChar w:fldCharType="separate"/>
            </w:r>
            <w:r>
              <w:rPr>
                <w:noProof/>
                <w:webHidden/>
              </w:rPr>
              <w:t>52</w:t>
            </w:r>
            <w:r>
              <w:rPr>
                <w:noProof/>
                <w:webHidden/>
              </w:rPr>
              <w:fldChar w:fldCharType="end"/>
            </w:r>
          </w:hyperlink>
        </w:p>
        <w:p w14:paraId="0EB1F153" w14:textId="5324EB24" w:rsidR="00FB591F" w:rsidRDefault="00FB591F">
          <w:pPr>
            <w:rPr>
              <w:ins w:id="51" w:author="Khanh Cong" w:date="2024-12-21T20:55:00Z" w16du:dateUtc="2024-12-21T13:55:00Z"/>
            </w:rPr>
          </w:pPr>
          <w:ins w:id="52" w:author="Khanh Cong" w:date="2024-12-21T20:55:00Z" w16du:dateUtc="2024-12-21T13:55:00Z">
            <w:r>
              <w:rPr>
                <w:b/>
                <w:bCs/>
                <w:noProof/>
              </w:rPr>
              <w:fldChar w:fldCharType="end"/>
            </w:r>
          </w:ins>
        </w:p>
        <w:customXmlInsRangeStart w:id="53" w:author="Khanh Cong" w:date="2024-12-21T20:55:00Z"/>
      </w:sdtContent>
    </w:sdt>
    <w:customXmlInsRangeEnd w:id="53"/>
    <w:p w14:paraId="4E3A3573" w14:textId="2900CD6D" w:rsidR="00FB591F" w:rsidRDefault="00FB591F">
      <w:pPr>
        <w:suppressAutoHyphens w:val="0"/>
        <w:spacing w:after="160" w:line="259" w:lineRule="auto"/>
        <w:rPr>
          <w:ins w:id="54" w:author="Khanh Cong" w:date="2024-12-21T20:56:00Z" w16du:dateUtc="2024-12-21T13:56:00Z"/>
          <w:rFonts w:eastAsiaTheme="majorEastAsia" w:cs="Times New Roman"/>
          <w:color w:val="000000" w:themeColor="text1"/>
          <w:szCs w:val="40"/>
        </w:rPr>
      </w:pPr>
      <w:ins w:id="55" w:author="Khanh Cong" w:date="2024-12-21T20:56:00Z" w16du:dateUtc="2024-12-21T13:56:00Z">
        <w:r>
          <w:rPr>
            <w:rFonts w:cs="Times New Roman"/>
          </w:rPr>
          <w:br w:type="page"/>
        </w:r>
      </w:ins>
    </w:p>
    <w:p w14:paraId="1ED58AFE" w14:textId="77777777" w:rsidR="00314B16" w:rsidRPr="002B78EE" w:rsidDel="00FB591F" w:rsidRDefault="00314B16" w:rsidP="00314B16">
      <w:pPr>
        <w:rPr>
          <w:del w:id="56" w:author="Khanh Cong" w:date="2024-12-21T20:54:00Z" w16du:dateUtc="2024-12-21T13:54:00Z"/>
          <w:rFonts w:cs="Times New Roman"/>
        </w:rPr>
      </w:pPr>
    </w:p>
    <w:p w14:paraId="2A215AAA" w14:textId="11A4DD25" w:rsidR="00314B16" w:rsidRPr="002B78EE" w:rsidDel="00FB591F" w:rsidRDefault="00314B16" w:rsidP="00314B16">
      <w:pPr>
        <w:rPr>
          <w:del w:id="57" w:author="Khanh Cong" w:date="2024-12-21T20:54:00Z" w16du:dateUtc="2024-12-21T13:54:00Z"/>
          <w:rFonts w:cs="Times New Roman"/>
        </w:rPr>
      </w:pPr>
    </w:p>
    <w:p w14:paraId="5C9FF616" w14:textId="7CC47DF3" w:rsidR="00314B16" w:rsidRPr="002B78EE" w:rsidDel="00FB591F" w:rsidRDefault="00314B16" w:rsidP="00314B16">
      <w:pPr>
        <w:rPr>
          <w:del w:id="58" w:author="Khanh Cong" w:date="2024-12-21T20:54:00Z" w16du:dateUtc="2024-12-21T13:54:00Z"/>
          <w:rFonts w:cs="Times New Roman"/>
        </w:rPr>
      </w:pPr>
    </w:p>
    <w:p w14:paraId="7FB08B05" w14:textId="193BC001" w:rsidR="00314B16" w:rsidRPr="002B78EE" w:rsidDel="00FB591F" w:rsidRDefault="00314B16" w:rsidP="00314B16">
      <w:pPr>
        <w:rPr>
          <w:del w:id="59" w:author="Khanh Cong" w:date="2024-12-21T20:54:00Z" w16du:dateUtc="2024-12-21T13:54:00Z"/>
          <w:rFonts w:cs="Times New Roman"/>
        </w:rPr>
      </w:pPr>
      <w:del w:id="60" w:author="Khanh Cong" w:date="2024-12-21T20:54:00Z" w16du:dateUtc="2024-12-21T13:54:00Z">
        <w:r w:rsidRPr="002B78EE" w:rsidDel="00FB591F">
          <w:rPr>
            <w:rFonts w:cs="Times New Roman"/>
          </w:rPr>
          <w:br w:type="page"/>
        </w:r>
      </w:del>
    </w:p>
    <w:p w14:paraId="32D247A3" w14:textId="77777777" w:rsidR="00314B16" w:rsidRPr="002B78EE" w:rsidDel="00FB591F" w:rsidRDefault="00314B16" w:rsidP="00314B16">
      <w:pPr>
        <w:rPr>
          <w:del w:id="61" w:author="Khanh Cong" w:date="2024-12-21T20:55:00Z" w16du:dateUtc="2024-12-21T13:55:00Z"/>
          <w:rFonts w:cs="Times New Roman"/>
        </w:rPr>
      </w:pPr>
    </w:p>
    <w:p w14:paraId="481305C4" w14:textId="77777777" w:rsidR="00314B16" w:rsidRPr="00462FF3" w:rsidRDefault="00314B16" w:rsidP="00863B69">
      <w:pPr>
        <w:pStyle w:val="Heading1"/>
      </w:pPr>
      <w:bookmarkStart w:id="62" w:name="__RefHeading___Toc26558_1225579473"/>
      <w:bookmarkStart w:id="63" w:name="_bookmark3"/>
      <w:bookmarkStart w:id="64" w:name="DANH_MỤC_KÝ_HIỆU_VÀ_CHỮ_VIẾT_TẮT"/>
      <w:bookmarkStart w:id="65" w:name="_Toc185447727"/>
      <w:bookmarkStart w:id="66" w:name="_Toc185534190"/>
      <w:bookmarkStart w:id="67" w:name="_Toc185706945"/>
      <w:bookmarkEnd w:id="62"/>
      <w:bookmarkEnd w:id="63"/>
      <w:bookmarkEnd w:id="64"/>
      <w:r w:rsidRPr="00462FF3">
        <w:t>DANH</w:t>
      </w:r>
      <w:r w:rsidRPr="00462FF3">
        <w:rPr>
          <w:spacing w:val="-3"/>
        </w:rPr>
        <w:t xml:space="preserve"> </w:t>
      </w:r>
      <w:r w:rsidRPr="00462FF3">
        <w:t>MỤC</w:t>
      </w:r>
      <w:r w:rsidRPr="00462FF3">
        <w:rPr>
          <w:spacing w:val="-3"/>
        </w:rPr>
        <w:t xml:space="preserve"> </w:t>
      </w:r>
      <w:r w:rsidRPr="00462FF3">
        <w:t>KÝ</w:t>
      </w:r>
      <w:r w:rsidRPr="00462FF3">
        <w:rPr>
          <w:spacing w:val="-4"/>
        </w:rPr>
        <w:t xml:space="preserve"> </w:t>
      </w:r>
      <w:r w:rsidRPr="00462FF3">
        <w:t>HIỆU</w:t>
      </w:r>
      <w:r w:rsidRPr="00462FF3">
        <w:rPr>
          <w:spacing w:val="-7"/>
        </w:rPr>
        <w:t xml:space="preserve"> </w:t>
      </w:r>
      <w:r w:rsidRPr="00462FF3">
        <w:t>VÀ</w:t>
      </w:r>
      <w:r w:rsidRPr="00462FF3">
        <w:rPr>
          <w:spacing w:val="-3"/>
        </w:rPr>
        <w:t xml:space="preserve"> </w:t>
      </w:r>
      <w:r w:rsidRPr="00462FF3">
        <w:t>CHỮ</w:t>
      </w:r>
      <w:r w:rsidRPr="00462FF3">
        <w:rPr>
          <w:spacing w:val="-7"/>
        </w:rPr>
        <w:t xml:space="preserve"> </w:t>
      </w:r>
      <w:r w:rsidRPr="00462FF3">
        <w:t>VIẾT</w:t>
      </w:r>
      <w:r w:rsidRPr="00462FF3">
        <w:rPr>
          <w:spacing w:val="-9"/>
        </w:rPr>
        <w:t xml:space="preserve"> </w:t>
      </w:r>
      <w:r w:rsidRPr="00462FF3">
        <w:rPr>
          <w:spacing w:val="-5"/>
        </w:rPr>
        <w:t>TẮT</w:t>
      </w:r>
      <w:bookmarkEnd w:id="65"/>
      <w:bookmarkEnd w:id="66"/>
      <w:bookmarkEnd w:id="67"/>
    </w:p>
    <w:p w14:paraId="1CD109F8" w14:textId="77777777" w:rsidR="00314B16" w:rsidRPr="006454E5" w:rsidDel="009F7BBD" w:rsidRDefault="00314B16" w:rsidP="00314B16">
      <w:pPr>
        <w:pStyle w:val="BodyText"/>
        <w:rPr>
          <w:del w:id="68" w:author="Khanh Cong" w:date="2024-12-21T20:24:00Z" w16du:dateUtc="2024-12-21T13:24:00Z"/>
          <w:rFonts w:ascii="Times New Roman" w:hAnsi="Times New Roman" w:cs="Times New Roman"/>
          <w:b/>
          <w:sz w:val="26"/>
          <w:szCs w:val="26"/>
        </w:rPr>
      </w:pPr>
    </w:p>
    <w:p w14:paraId="1A7839CD" w14:textId="77777777" w:rsidR="00314B16" w:rsidRPr="006454E5" w:rsidRDefault="00314B16" w:rsidP="00314B16">
      <w:pPr>
        <w:pStyle w:val="BodyText"/>
        <w:spacing w:before="137" w:after="0"/>
        <w:rPr>
          <w:rFonts w:ascii="Times New Roman" w:hAnsi="Times New Roman" w:cs="Times New Roman"/>
          <w:b/>
          <w:sz w:val="26"/>
          <w:szCs w:val="26"/>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F06492"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6454E5" w:rsidRDefault="00314B16" w:rsidP="00B52E04">
            <w:pPr>
              <w:pStyle w:val="TableParagraph"/>
              <w:rPr>
                <w:sz w:val="26"/>
                <w:szCs w:val="26"/>
              </w:rPr>
            </w:pPr>
            <w:r w:rsidRPr="00F06492">
              <w:rPr>
                <w:b/>
                <w:sz w:val="26"/>
                <w:szCs w:val="26"/>
              </w:rPr>
              <w:t>Ký</w:t>
            </w:r>
            <w:r w:rsidRPr="00F06492">
              <w:rPr>
                <w:b/>
                <w:spacing w:val="-2"/>
                <w:sz w:val="26"/>
                <w:szCs w:val="26"/>
              </w:rPr>
              <w:t xml:space="preserve"> </w:t>
            </w:r>
            <w:r w:rsidRPr="00F06492">
              <w:rPr>
                <w:b/>
                <w:spacing w:val="-4"/>
                <w:sz w:val="26"/>
                <w:szCs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16"/>
                <w:sz w:val="26"/>
                <w:szCs w:val="26"/>
              </w:rPr>
              <w:t xml:space="preserve"> </w:t>
            </w:r>
            <w:r w:rsidRPr="00F06492">
              <w:rPr>
                <w:b/>
                <w:spacing w:val="-5"/>
                <w:sz w:val="26"/>
                <w:szCs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7"/>
                <w:sz w:val="26"/>
                <w:szCs w:val="26"/>
              </w:rPr>
              <w:t xml:space="preserve"> </w:t>
            </w:r>
            <w:r w:rsidRPr="00F06492">
              <w:rPr>
                <w:b/>
                <w:spacing w:val="-4"/>
                <w:sz w:val="26"/>
                <w:szCs w:val="26"/>
              </w:rPr>
              <w:t>Việt</w:t>
            </w:r>
          </w:p>
        </w:tc>
      </w:tr>
      <w:tr w:rsidR="00314B16" w:rsidRPr="00F06492"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6454E5" w:rsidRDefault="00314B16" w:rsidP="00B52E04">
            <w:pPr>
              <w:pStyle w:val="TableParagraph"/>
              <w:rPr>
                <w:sz w:val="26"/>
                <w:szCs w:val="26"/>
              </w:rPr>
            </w:pPr>
            <w:r w:rsidRPr="00F06492">
              <w:rPr>
                <w:spacing w:val="-5"/>
                <w:sz w:val="26"/>
                <w:szCs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6454E5" w:rsidRDefault="00314B16" w:rsidP="00B52E04">
            <w:pPr>
              <w:pStyle w:val="TableParagraph"/>
              <w:rPr>
                <w:sz w:val="26"/>
                <w:szCs w:val="26"/>
              </w:rPr>
            </w:pPr>
            <w:r w:rsidRPr="00F06492">
              <w:rPr>
                <w:sz w:val="26"/>
                <w:szCs w:val="26"/>
              </w:rPr>
              <w:t>Unified</w:t>
            </w:r>
            <w:r w:rsidRPr="00F06492">
              <w:rPr>
                <w:spacing w:val="-4"/>
                <w:sz w:val="26"/>
                <w:szCs w:val="26"/>
              </w:rPr>
              <w:t xml:space="preserve"> </w:t>
            </w:r>
            <w:r w:rsidRPr="00F06492">
              <w:rPr>
                <w:sz w:val="26"/>
                <w:szCs w:val="26"/>
              </w:rPr>
              <w:t>Modeling</w:t>
            </w:r>
            <w:r w:rsidRPr="00F06492">
              <w:rPr>
                <w:spacing w:val="-4"/>
                <w:sz w:val="26"/>
                <w:szCs w:val="26"/>
              </w:rPr>
              <w:t xml:space="preserve"> </w:t>
            </w:r>
            <w:r w:rsidRPr="00F06492">
              <w:rPr>
                <w:spacing w:val="-2"/>
                <w:sz w:val="26"/>
                <w:szCs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6454E5" w:rsidRDefault="00314B16" w:rsidP="00B52E04">
            <w:pPr>
              <w:pStyle w:val="TableParagraph"/>
              <w:spacing w:line="240" w:lineRule="auto"/>
              <w:rPr>
                <w:sz w:val="26"/>
                <w:szCs w:val="26"/>
              </w:rPr>
            </w:pPr>
            <w:r w:rsidRPr="00F06492">
              <w:rPr>
                <w:sz w:val="26"/>
                <w:szCs w:val="26"/>
              </w:rPr>
              <w:t>Mẫu</w:t>
            </w:r>
            <w:r w:rsidRPr="00F06492">
              <w:rPr>
                <w:spacing w:val="-8"/>
                <w:sz w:val="26"/>
                <w:szCs w:val="26"/>
              </w:rPr>
              <w:t xml:space="preserve"> </w:t>
            </w:r>
            <w:r w:rsidRPr="00F06492">
              <w:rPr>
                <w:sz w:val="26"/>
                <w:szCs w:val="26"/>
              </w:rPr>
              <w:t>thiết</w:t>
            </w:r>
            <w:r w:rsidRPr="00F06492">
              <w:rPr>
                <w:spacing w:val="-8"/>
                <w:sz w:val="26"/>
                <w:szCs w:val="26"/>
              </w:rPr>
              <w:t xml:space="preserve"> </w:t>
            </w:r>
            <w:r w:rsidRPr="00F06492">
              <w:rPr>
                <w:sz w:val="26"/>
                <w:szCs w:val="26"/>
              </w:rPr>
              <w:t>kế</w:t>
            </w:r>
            <w:r w:rsidRPr="00F06492">
              <w:rPr>
                <w:spacing w:val="-9"/>
                <w:sz w:val="26"/>
                <w:szCs w:val="26"/>
              </w:rPr>
              <w:t xml:space="preserve"> </w:t>
            </w:r>
            <w:r w:rsidRPr="00F06492">
              <w:rPr>
                <w:sz w:val="26"/>
                <w:szCs w:val="26"/>
              </w:rPr>
              <w:t>Luồng</w:t>
            </w:r>
            <w:r w:rsidRPr="00F06492">
              <w:rPr>
                <w:spacing w:val="-8"/>
                <w:sz w:val="26"/>
                <w:szCs w:val="26"/>
              </w:rPr>
              <w:t xml:space="preserve"> </w:t>
            </w:r>
            <w:r w:rsidRPr="00F06492">
              <w:rPr>
                <w:sz w:val="26"/>
                <w:szCs w:val="26"/>
              </w:rPr>
              <w:t>dữ</w:t>
            </w:r>
            <w:r w:rsidRPr="00F06492">
              <w:rPr>
                <w:spacing w:val="-9"/>
                <w:sz w:val="26"/>
                <w:szCs w:val="26"/>
              </w:rPr>
              <w:t xml:space="preserve"> </w:t>
            </w:r>
            <w:r w:rsidRPr="00F06492">
              <w:rPr>
                <w:sz w:val="26"/>
                <w:szCs w:val="26"/>
              </w:rPr>
              <w:t>liệu một chiều</w:t>
            </w:r>
          </w:p>
        </w:tc>
      </w:tr>
      <w:tr w:rsidR="00314B16" w:rsidRPr="00F06492"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6454E5" w:rsidRDefault="00314B16" w:rsidP="00B52E04">
            <w:pPr>
              <w:pStyle w:val="TableParagraph"/>
              <w:rPr>
                <w:sz w:val="26"/>
                <w:szCs w:val="26"/>
              </w:rPr>
            </w:pPr>
            <w:r w:rsidRPr="00F06492">
              <w:rPr>
                <w:spacing w:val="-5"/>
                <w:sz w:val="26"/>
                <w:szCs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6454E5" w:rsidRDefault="00314B16" w:rsidP="00B52E04">
            <w:pPr>
              <w:pStyle w:val="TableParagraph"/>
              <w:rPr>
                <w:sz w:val="26"/>
                <w:szCs w:val="26"/>
              </w:rPr>
            </w:pPr>
            <w:r w:rsidRPr="00F06492">
              <w:rPr>
                <w:sz w:val="26"/>
                <w:szCs w:val="26"/>
              </w:rPr>
              <w:t>User</w:t>
            </w:r>
            <w:r w:rsidRPr="00F06492">
              <w:rPr>
                <w:spacing w:val="-2"/>
                <w:sz w:val="26"/>
                <w:szCs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6454E5" w:rsidRDefault="00314B16" w:rsidP="00B52E04">
            <w:pPr>
              <w:pStyle w:val="TableParagraph"/>
              <w:rPr>
                <w:sz w:val="26"/>
                <w:szCs w:val="26"/>
              </w:rPr>
            </w:pPr>
            <w:r w:rsidRPr="00F06492">
              <w:rPr>
                <w:sz w:val="26"/>
                <w:szCs w:val="26"/>
              </w:rPr>
              <w:t>Giao</w:t>
            </w:r>
            <w:r w:rsidRPr="00F06492">
              <w:rPr>
                <w:spacing w:val="-4"/>
                <w:sz w:val="26"/>
                <w:szCs w:val="26"/>
              </w:rPr>
              <w:t xml:space="preserve"> </w:t>
            </w:r>
            <w:r w:rsidRPr="00F06492">
              <w:rPr>
                <w:sz w:val="26"/>
                <w:szCs w:val="26"/>
              </w:rPr>
              <w:t>diện</w:t>
            </w:r>
            <w:r w:rsidRPr="00F06492">
              <w:rPr>
                <w:spacing w:val="-5"/>
                <w:sz w:val="26"/>
                <w:szCs w:val="26"/>
              </w:rPr>
              <w:t xml:space="preserve"> </w:t>
            </w:r>
            <w:r w:rsidRPr="00F06492">
              <w:rPr>
                <w:sz w:val="26"/>
                <w:szCs w:val="26"/>
              </w:rPr>
              <w:t>người</w:t>
            </w:r>
            <w:r w:rsidRPr="00F06492">
              <w:rPr>
                <w:spacing w:val="-3"/>
                <w:sz w:val="26"/>
                <w:szCs w:val="26"/>
              </w:rPr>
              <w:t xml:space="preserve"> </w:t>
            </w:r>
            <w:r w:rsidRPr="00F06492">
              <w:rPr>
                <w:spacing w:val="-4"/>
                <w:sz w:val="26"/>
                <w:szCs w:val="26"/>
              </w:rPr>
              <w:t>dùng</w:t>
            </w:r>
          </w:p>
        </w:tc>
      </w:tr>
      <w:tr w:rsidR="00314B16" w:rsidRPr="00F06492"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6454E5" w:rsidRDefault="00314B16" w:rsidP="00B52E04">
            <w:pPr>
              <w:pStyle w:val="TableParagraph"/>
              <w:rPr>
                <w:sz w:val="26"/>
                <w:szCs w:val="26"/>
              </w:rPr>
            </w:pPr>
            <w:r w:rsidRPr="00F06492">
              <w:rPr>
                <w:spacing w:val="-4"/>
                <w:sz w:val="26"/>
                <w:szCs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6454E5" w:rsidRDefault="00314B16" w:rsidP="00B52E04">
            <w:pPr>
              <w:pStyle w:val="TableParagraph"/>
              <w:rPr>
                <w:sz w:val="26"/>
                <w:szCs w:val="26"/>
              </w:rPr>
            </w:pPr>
            <w:r w:rsidRPr="00F06492">
              <w:rPr>
                <w:sz w:val="26"/>
                <w:szCs w:val="26"/>
              </w:rPr>
              <w:t>Create,</w:t>
            </w:r>
            <w:r w:rsidRPr="00F06492">
              <w:rPr>
                <w:spacing w:val="-4"/>
                <w:sz w:val="26"/>
                <w:szCs w:val="26"/>
              </w:rPr>
              <w:t xml:space="preserve"> </w:t>
            </w:r>
            <w:r w:rsidRPr="00F06492">
              <w:rPr>
                <w:sz w:val="26"/>
                <w:szCs w:val="26"/>
              </w:rPr>
              <w:t>Read,</w:t>
            </w:r>
            <w:r w:rsidRPr="00F06492">
              <w:rPr>
                <w:spacing w:val="-4"/>
                <w:sz w:val="26"/>
                <w:szCs w:val="26"/>
              </w:rPr>
              <w:t xml:space="preserve"> </w:t>
            </w:r>
            <w:r w:rsidRPr="00F06492">
              <w:rPr>
                <w:sz w:val="26"/>
                <w:szCs w:val="26"/>
              </w:rPr>
              <w:t>Update,</w:t>
            </w:r>
            <w:r w:rsidRPr="00F06492">
              <w:rPr>
                <w:spacing w:val="-5"/>
                <w:sz w:val="26"/>
                <w:szCs w:val="26"/>
              </w:rPr>
              <w:t xml:space="preserve"> </w:t>
            </w:r>
            <w:r w:rsidRPr="00F06492">
              <w:rPr>
                <w:sz w:val="26"/>
                <w:szCs w:val="26"/>
              </w:rPr>
              <w:t>và</w:t>
            </w:r>
            <w:r w:rsidRPr="00F06492">
              <w:rPr>
                <w:spacing w:val="-5"/>
                <w:sz w:val="26"/>
                <w:szCs w:val="26"/>
              </w:rPr>
              <w:t xml:space="preserve"> </w:t>
            </w:r>
            <w:r w:rsidRPr="00F06492">
              <w:rPr>
                <w:spacing w:val="-2"/>
                <w:sz w:val="26"/>
                <w:szCs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6454E5" w:rsidRDefault="00314B16" w:rsidP="00B52E04">
            <w:pPr>
              <w:pStyle w:val="TableParagraph"/>
              <w:rPr>
                <w:sz w:val="26"/>
                <w:szCs w:val="26"/>
              </w:rPr>
            </w:pPr>
            <w:r w:rsidRPr="00F06492">
              <w:rPr>
                <w:sz w:val="26"/>
                <w:szCs w:val="26"/>
              </w:rPr>
              <w:t>Tạo,</w:t>
            </w:r>
            <w:r w:rsidRPr="00F06492">
              <w:rPr>
                <w:spacing w:val="-2"/>
                <w:sz w:val="26"/>
                <w:szCs w:val="26"/>
              </w:rPr>
              <w:t xml:space="preserve"> </w:t>
            </w:r>
            <w:r w:rsidRPr="00F06492">
              <w:rPr>
                <w:sz w:val="26"/>
                <w:szCs w:val="26"/>
              </w:rPr>
              <w:t>Đọc,</w:t>
            </w:r>
            <w:r w:rsidRPr="00F06492">
              <w:rPr>
                <w:spacing w:val="-3"/>
                <w:sz w:val="26"/>
                <w:szCs w:val="26"/>
              </w:rPr>
              <w:t xml:space="preserve"> </w:t>
            </w:r>
            <w:r w:rsidRPr="00F06492">
              <w:rPr>
                <w:sz w:val="26"/>
                <w:szCs w:val="26"/>
              </w:rPr>
              <w:t>Cập</w:t>
            </w:r>
            <w:r w:rsidRPr="00F06492">
              <w:rPr>
                <w:spacing w:val="-4"/>
                <w:sz w:val="26"/>
                <w:szCs w:val="26"/>
              </w:rPr>
              <w:t xml:space="preserve"> </w:t>
            </w:r>
            <w:r w:rsidRPr="00F06492">
              <w:rPr>
                <w:sz w:val="26"/>
                <w:szCs w:val="26"/>
              </w:rPr>
              <w:t>nhập,</w:t>
            </w:r>
            <w:r w:rsidRPr="00F06492">
              <w:rPr>
                <w:spacing w:val="-3"/>
                <w:sz w:val="26"/>
                <w:szCs w:val="26"/>
              </w:rPr>
              <w:t xml:space="preserve"> </w:t>
            </w:r>
            <w:r w:rsidRPr="00F06492">
              <w:rPr>
                <w:spacing w:val="-5"/>
                <w:sz w:val="26"/>
                <w:szCs w:val="26"/>
              </w:rPr>
              <w:t>Xóa</w:t>
            </w:r>
          </w:p>
        </w:tc>
      </w:tr>
      <w:tr w:rsidR="00314B16" w:rsidRPr="00F06492"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6454E5" w:rsidRDefault="00314B16" w:rsidP="00B52E04">
            <w:pPr>
              <w:pStyle w:val="TableParagraph"/>
              <w:rPr>
                <w:sz w:val="26"/>
                <w:szCs w:val="26"/>
              </w:rPr>
            </w:pPr>
            <w:r w:rsidRPr="00F06492">
              <w:rPr>
                <w:spacing w:val="-5"/>
                <w:sz w:val="26"/>
                <w:szCs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6454E5" w:rsidRDefault="00314B16" w:rsidP="00B52E04">
            <w:pPr>
              <w:pStyle w:val="TableParagraph"/>
              <w:rPr>
                <w:sz w:val="26"/>
                <w:szCs w:val="26"/>
              </w:rPr>
            </w:pPr>
            <w:r w:rsidRPr="00F06492">
              <w:rPr>
                <w:sz w:val="26"/>
                <w:szCs w:val="26"/>
              </w:rPr>
              <w:t>Object-Relational</w:t>
            </w:r>
            <w:r w:rsidRPr="00F06492">
              <w:rPr>
                <w:spacing w:val="-10"/>
                <w:sz w:val="26"/>
                <w:szCs w:val="26"/>
              </w:rPr>
              <w:t xml:space="preserve"> </w:t>
            </w:r>
            <w:r w:rsidRPr="00F06492">
              <w:rPr>
                <w:spacing w:val="-2"/>
                <w:sz w:val="26"/>
                <w:szCs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6454E5" w:rsidRDefault="00314B16" w:rsidP="00B52E04">
            <w:pPr>
              <w:pStyle w:val="TableParagraph"/>
              <w:rPr>
                <w:sz w:val="26"/>
                <w:szCs w:val="26"/>
              </w:rPr>
            </w:pPr>
            <w:r w:rsidRPr="00F06492">
              <w:rPr>
                <w:sz w:val="26"/>
                <w:szCs w:val="26"/>
              </w:rPr>
              <w:t>Ánh</w:t>
            </w:r>
            <w:r w:rsidRPr="00F06492">
              <w:rPr>
                <w:spacing w:val="-5"/>
                <w:sz w:val="26"/>
                <w:szCs w:val="26"/>
              </w:rPr>
              <w:t xml:space="preserve"> </w:t>
            </w:r>
            <w:r w:rsidRPr="00F06492">
              <w:rPr>
                <w:sz w:val="26"/>
                <w:szCs w:val="26"/>
              </w:rPr>
              <w:t>xạ</w:t>
            </w:r>
            <w:r w:rsidRPr="00F06492">
              <w:rPr>
                <w:spacing w:val="-3"/>
                <w:sz w:val="26"/>
                <w:szCs w:val="26"/>
              </w:rPr>
              <w:t xml:space="preserve"> </w:t>
            </w:r>
            <w:r w:rsidRPr="00F06492">
              <w:rPr>
                <w:sz w:val="26"/>
                <w:szCs w:val="26"/>
              </w:rPr>
              <w:t>Đối</w:t>
            </w:r>
            <w:r w:rsidRPr="00F06492">
              <w:rPr>
                <w:spacing w:val="-2"/>
                <w:sz w:val="26"/>
                <w:szCs w:val="26"/>
              </w:rPr>
              <w:t xml:space="preserve"> </w:t>
            </w:r>
            <w:r w:rsidRPr="00F06492">
              <w:rPr>
                <w:sz w:val="26"/>
                <w:szCs w:val="26"/>
              </w:rPr>
              <w:t>tượng-Quan</w:t>
            </w:r>
            <w:r w:rsidRPr="00F06492">
              <w:rPr>
                <w:spacing w:val="-2"/>
                <w:sz w:val="26"/>
                <w:szCs w:val="26"/>
              </w:rPr>
              <w:t xml:space="preserve"> </w:t>
            </w:r>
            <w:r w:rsidRPr="00F06492">
              <w:rPr>
                <w:spacing w:val="-5"/>
                <w:sz w:val="26"/>
                <w:szCs w:val="26"/>
              </w:rPr>
              <w:t>hệ</w:t>
            </w:r>
          </w:p>
        </w:tc>
      </w:tr>
      <w:tr w:rsidR="00314B16" w:rsidRPr="00F06492"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6454E5" w:rsidRDefault="00314B16" w:rsidP="00B52E04">
            <w:pPr>
              <w:pStyle w:val="TableParagraph"/>
              <w:rPr>
                <w:sz w:val="26"/>
                <w:szCs w:val="26"/>
              </w:rPr>
            </w:pPr>
            <w:r w:rsidRPr="00F06492">
              <w:rPr>
                <w:spacing w:val="-5"/>
                <w:sz w:val="26"/>
                <w:szCs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6454E5" w:rsidRDefault="00314B16" w:rsidP="00B52E04">
            <w:pPr>
              <w:pStyle w:val="TableParagraph"/>
              <w:rPr>
                <w:sz w:val="26"/>
                <w:szCs w:val="26"/>
              </w:rPr>
            </w:pPr>
            <w:r w:rsidRPr="00F06492">
              <w:rPr>
                <w:sz w:val="26"/>
                <w:szCs w:val="26"/>
              </w:rPr>
              <w:t>Use</w:t>
            </w:r>
            <w:r w:rsidRPr="00F06492">
              <w:rPr>
                <w:spacing w:val="-5"/>
                <w:sz w:val="26"/>
                <w:szCs w:val="26"/>
              </w:rPr>
              <w:t xml:space="preserve"> </w:t>
            </w:r>
            <w:r w:rsidRPr="00F06492">
              <w:rPr>
                <w:spacing w:val="-4"/>
                <w:sz w:val="26"/>
                <w:szCs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6454E5" w:rsidRDefault="00314B16" w:rsidP="00B52E04">
            <w:pPr>
              <w:pStyle w:val="TableParagraph"/>
              <w:rPr>
                <w:sz w:val="26"/>
                <w:szCs w:val="26"/>
              </w:rPr>
            </w:pPr>
            <w:r w:rsidRPr="00F06492">
              <w:rPr>
                <w:sz w:val="26"/>
                <w:szCs w:val="26"/>
              </w:rPr>
              <w:t>Trường</w:t>
            </w:r>
            <w:r w:rsidRPr="00F06492">
              <w:rPr>
                <w:spacing w:val="-8"/>
                <w:sz w:val="26"/>
                <w:szCs w:val="26"/>
              </w:rPr>
              <w:t xml:space="preserve"> </w:t>
            </w:r>
            <w:r w:rsidRPr="00F06492">
              <w:rPr>
                <w:sz w:val="26"/>
                <w:szCs w:val="26"/>
              </w:rPr>
              <w:t>hợp</w:t>
            </w:r>
            <w:r w:rsidRPr="00F06492">
              <w:rPr>
                <w:spacing w:val="-5"/>
                <w:sz w:val="26"/>
                <w:szCs w:val="26"/>
              </w:rPr>
              <w:t xml:space="preserve"> </w:t>
            </w:r>
            <w:r w:rsidRPr="00F06492">
              <w:rPr>
                <w:sz w:val="26"/>
                <w:szCs w:val="26"/>
              </w:rPr>
              <w:t>sử</w:t>
            </w:r>
            <w:r w:rsidRPr="00F06492">
              <w:rPr>
                <w:spacing w:val="-7"/>
                <w:sz w:val="26"/>
                <w:szCs w:val="26"/>
              </w:rPr>
              <w:t xml:space="preserve"> </w:t>
            </w:r>
            <w:r w:rsidRPr="00F06492">
              <w:rPr>
                <w:spacing w:val="-4"/>
                <w:sz w:val="26"/>
                <w:szCs w:val="26"/>
              </w:rPr>
              <w:t>dụng</w:t>
            </w:r>
          </w:p>
        </w:tc>
      </w:tr>
      <w:tr w:rsidR="00314B16" w:rsidRPr="00F06492"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6454E5" w:rsidRDefault="00314B16" w:rsidP="00B52E04">
            <w:pPr>
              <w:pStyle w:val="TableParagraph"/>
              <w:rPr>
                <w:sz w:val="26"/>
                <w:szCs w:val="26"/>
              </w:rPr>
            </w:pPr>
            <w:r w:rsidRPr="00F06492">
              <w:rPr>
                <w:spacing w:val="-5"/>
                <w:sz w:val="26"/>
                <w:szCs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6454E5" w:rsidRDefault="00314B16" w:rsidP="00B52E04">
            <w:pPr>
              <w:pStyle w:val="TableParagraph"/>
              <w:spacing w:line="240" w:lineRule="auto"/>
              <w:ind w:right="1279"/>
              <w:rPr>
                <w:sz w:val="26"/>
                <w:szCs w:val="26"/>
              </w:rPr>
            </w:pPr>
            <w:r w:rsidRPr="00F06492">
              <w:rPr>
                <w:spacing w:val="-2"/>
                <w:sz w:val="26"/>
                <w:szCs w:val="26"/>
              </w:rPr>
              <w:t>Intergrated</w:t>
            </w:r>
            <w:r w:rsidRPr="00F06492">
              <w:rPr>
                <w:spacing w:val="-4"/>
                <w:sz w:val="26"/>
                <w:szCs w:val="26"/>
              </w:rPr>
              <w:t xml:space="preserve"> </w:t>
            </w:r>
            <w:r w:rsidRPr="00F06492">
              <w:rPr>
                <w:spacing w:val="-2"/>
                <w:sz w:val="26"/>
                <w:szCs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6454E5" w:rsidRDefault="00314B16" w:rsidP="00B52E04">
            <w:pPr>
              <w:pStyle w:val="TableParagraph"/>
              <w:spacing w:line="240" w:lineRule="auto"/>
              <w:rPr>
                <w:sz w:val="26"/>
                <w:szCs w:val="26"/>
              </w:rPr>
            </w:pPr>
            <w:r w:rsidRPr="00F06492">
              <w:rPr>
                <w:sz w:val="26"/>
                <w:szCs w:val="26"/>
              </w:rPr>
              <w:t>Môi</w:t>
            </w:r>
            <w:r w:rsidRPr="00F06492">
              <w:rPr>
                <w:spacing w:val="-10"/>
                <w:sz w:val="26"/>
                <w:szCs w:val="26"/>
              </w:rPr>
              <w:t xml:space="preserve"> </w:t>
            </w:r>
            <w:r w:rsidRPr="00F06492">
              <w:rPr>
                <w:sz w:val="26"/>
                <w:szCs w:val="26"/>
              </w:rPr>
              <w:t>trường</w:t>
            </w:r>
            <w:r w:rsidRPr="00F06492">
              <w:rPr>
                <w:spacing w:val="-10"/>
                <w:sz w:val="26"/>
                <w:szCs w:val="26"/>
              </w:rPr>
              <w:t xml:space="preserve"> </w:t>
            </w:r>
            <w:r w:rsidRPr="00F06492">
              <w:rPr>
                <w:sz w:val="26"/>
                <w:szCs w:val="26"/>
              </w:rPr>
              <w:t>phát</w:t>
            </w:r>
            <w:r w:rsidRPr="00F06492">
              <w:rPr>
                <w:spacing w:val="-12"/>
                <w:sz w:val="26"/>
                <w:szCs w:val="26"/>
              </w:rPr>
              <w:t xml:space="preserve"> </w:t>
            </w:r>
            <w:r w:rsidRPr="00F06492">
              <w:rPr>
                <w:sz w:val="26"/>
                <w:szCs w:val="26"/>
              </w:rPr>
              <w:t>triển</w:t>
            </w:r>
            <w:r w:rsidRPr="00F06492">
              <w:rPr>
                <w:spacing w:val="-10"/>
                <w:sz w:val="26"/>
                <w:szCs w:val="26"/>
              </w:rPr>
              <w:t xml:space="preserve"> </w:t>
            </w:r>
            <w:r w:rsidRPr="00F06492">
              <w:rPr>
                <w:sz w:val="26"/>
                <w:szCs w:val="26"/>
              </w:rPr>
              <w:t xml:space="preserve">tích </w:t>
            </w:r>
            <w:r w:rsidRPr="00F06492">
              <w:rPr>
                <w:spacing w:val="-4"/>
                <w:sz w:val="26"/>
                <w:szCs w:val="26"/>
              </w:rPr>
              <w:t>hợp</w:t>
            </w:r>
          </w:p>
        </w:tc>
      </w:tr>
      <w:tr w:rsidR="00314B16" w:rsidRPr="00F06492"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6454E5" w:rsidRDefault="00314B16" w:rsidP="00B52E04">
            <w:pPr>
              <w:pStyle w:val="TableParagraph"/>
              <w:rPr>
                <w:sz w:val="26"/>
                <w:szCs w:val="26"/>
              </w:rPr>
            </w:pPr>
            <w:r w:rsidRPr="00F06492">
              <w:rPr>
                <w:spacing w:val="-4"/>
                <w:sz w:val="26"/>
                <w:szCs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6454E5" w:rsidRDefault="00314B16" w:rsidP="00B52E04">
            <w:pPr>
              <w:pStyle w:val="TableParagraph"/>
              <w:spacing w:line="240" w:lineRule="auto"/>
              <w:ind w:left="0"/>
              <w:rPr>
                <w:sz w:val="26"/>
                <w:szCs w:val="26"/>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6454E5" w:rsidRDefault="00314B16" w:rsidP="00B52E04">
            <w:pPr>
              <w:pStyle w:val="TableParagraph"/>
              <w:rPr>
                <w:sz w:val="26"/>
                <w:szCs w:val="26"/>
              </w:rPr>
            </w:pPr>
            <w:r w:rsidRPr="00F06492">
              <w:rPr>
                <w:sz w:val="26"/>
                <w:szCs w:val="26"/>
              </w:rPr>
              <w:t>Cơ</w:t>
            </w:r>
            <w:r w:rsidRPr="00F06492">
              <w:rPr>
                <w:spacing w:val="-1"/>
                <w:sz w:val="26"/>
                <w:szCs w:val="26"/>
              </w:rPr>
              <w:t xml:space="preserve"> </w:t>
            </w:r>
            <w:r w:rsidRPr="00F06492">
              <w:rPr>
                <w:sz w:val="26"/>
                <w:szCs w:val="26"/>
              </w:rPr>
              <w:t>sở</w:t>
            </w:r>
            <w:r w:rsidRPr="00F06492">
              <w:rPr>
                <w:spacing w:val="-1"/>
                <w:sz w:val="26"/>
                <w:szCs w:val="26"/>
              </w:rPr>
              <w:t xml:space="preserve"> </w:t>
            </w:r>
            <w:r w:rsidRPr="00F06492">
              <w:rPr>
                <w:sz w:val="26"/>
                <w:szCs w:val="26"/>
              </w:rPr>
              <w:t>dữ</w:t>
            </w:r>
            <w:r w:rsidRPr="00F06492">
              <w:rPr>
                <w:spacing w:val="-2"/>
                <w:sz w:val="26"/>
                <w:szCs w:val="26"/>
              </w:rPr>
              <w:t xml:space="preserve"> </w:t>
            </w:r>
            <w:r w:rsidRPr="00F06492">
              <w:rPr>
                <w:spacing w:val="-4"/>
                <w:sz w:val="26"/>
                <w:szCs w:val="26"/>
              </w:rPr>
              <w:t>liệu</w:t>
            </w:r>
          </w:p>
        </w:tc>
      </w:tr>
      <w:tr w:rsidR="00314B16" w:rsidRPr="00F06492"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6454E5" w:rsidRDefault="00314B16" w:rsidP="00B52E04">
            <w:pPr>
              <w:pStyle w:val="TableParagraph"/>
              <w:rPr>
                <w:sz w:val="26"/>
                <w:szCs w:val="26"/>
              </w:rPr>
            </w:pPr>
            <w:r w:rsidRPr="00F06492">
              <w:rPr>
                <w:spacing w:val="-5"/>
                <w:sz w:val="26"/>
                <w:szCs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6454E5" w:rsidRDefault="00314B16" w:rsidP="00B52E04">
            <w:pPr>
              <w:pStyle w:val="TableParagraph"/>
              <w:rPr>
                <w:sz w:val="26"/>
                <w:szCs w:val="26"/>
              </w:rPr>
            </w:pPr>
            <w:r w:rsidRPr="00F06492">
              <w:rPr>
                <w:sz w:val="26"/>
                <w:szCs w:val="26"/>
              </w:rPr>
              <w:t>Application</w:t>
            </w:r>
            <w:r w:rsidRPr="00F06492">
              <w:rPr>
                <w:spacing w:val="-5"/>
                <w:sz w:val="26"/>
                <w:szCs w:val="26"/>
              </w:rPr>
              <w:t xml:space="preserve"> </w:t>
            </w:r>
            <w:r w:rsidRPr="00F06492">
              <w:rPr>
                <w:sz w:val="26"/>
                <w:szCs w:val="26"/>
              </w:rPr>
              <w:t>Programming</w:t>
            </w:r>
            <w:r w:rsidRPr="00F06492">
              <w:rPr>
                <w:spacing w:val="-5"/>
                <w:sz w:val="26"/>
                <w:szCs w:val="26"/>
              </w:rPr>
              <w:t xml:space="preserve"> </w:t>
            </w:r>
            <w:r w:rsidRPr="00F06492">
              <w:rPr>
                <w:spacing w:val="-2"/>
                <w:sz w:val="26"/>
                <w:szCs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6454E5" w:rsidRDefault="00314B16" w:rsidP="00B52E04">
            <w:pPr>
              <w:pStyle w:val="TableParagraph"/>
              <w:spacing w:line="240" w:lineRule="auto"/>
              <w:ind w:right="147"/>
              <w:rPr>
                <w:sz w:val="26"/>
                <w:szCs w:val="26"/>
              </w:rPr>
            </w:pPr>
            <w:r w:rsidRPr="00F06492">
              <w:rPr>
                <w:sz w:val="26"/>
                <w:szCs w:val="26"/>
              </w:rPr>
              <w:t>Giao</w:t>
            </w:r>
            <w:r w:rsidRPr="00F06492">
              <w:rPr>
                <w:spacing w:val="-10"/>
                <w:sz w:val="26"/>
                <w:szCs w:val="26"/>
              </w:rPr>
              <w:t xml:space="preserve"> </w:t>
            </w:r>
            <w:r w:rsidRPr="00F06492">
              <w:rPr>
                <w:sz w:val="26"/>
                <w:szCs w:val="26"/>
              </w:rPr>
              <w:t>diện</w:t>
            </w:r>
            <w:r w:rsidRPr="00F06492">
              <w:rPr>
                <w:spacing w:val="-12"/>
                <w:sz w:val="26"/>
                <w:szCs w:val="26"/>
              </w:rPr>
              <w:t xml:space="preserve"> </w:t>
            </w:r>
            <w:r w:rsidRPr="00F06492">
              <w:rPr>
                <w:sz w:val="26"/>
                <w:szCs w:val="26"/>
              </w:rPr>
              <w:t>lập</w:t>
            </w:r>
            <w:r w:rsidRPr="00F06492">
              <w:rPr>
                <w:spacing w:val="-12"/>
                <w:sz w:val="26"/>
                <w:szCs w:val="26"/>
              </w:rPr>
              <w:t xml:space="preserve"> </w:t>
            </w:r>
            <w:r w:rsidRPr="00F06492">
              <w:rPr>
                <w:sz w:val="26"/>
                <w:szCs w:val="26"/>
              </w:rPr>
              <w:t>trình</w:t>
            </w:r>
            <w:r w:rsidRPr="00F06492">
              <w:rPr>
                <w:spacing w:val="-10"/>
                <w:sz w:val="26"/>
                <w:szCs w:val="26"/>
              </w:rPr>
              <w:t xml:space="preserve"> </w:t>
            </w:r>
            <w:r w:rsidRPr="00F06492">
              <w:rPr>
                <w:sz w:val="26"/>
                <w:szCs w:val="26"/>
              </w:rPr>
              <w:t xml:space="preserve">ứng </w:t>
            </w:r>
            <w:r w:rsidRPr="00F06492">
              <w:rPr>
                <w:spacing w:val="-4"/>
                <w:sz w:val="26"/>
                <w:szCs w:val="26"/>
              </w:rPr>
              <w:t>dụng</w:t>
            </w:r>
          </w:p>
        </w:tc>
      </w:tr>
      <w:tr w:rsidR="00314B16" w:rsidRPr="00F06492"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6454E5" w:rsidRDefault="00314B16" w:rsidP="00B52E04">
            <w:pPr>
              <w:pStyle w:val="TableParagraph"/>
              <w:rPr>
                <w:sz w:val="26"/>
                <w:szCs w:val="26"/>
              </w:rPr>
            </w:pPr>
            <w:r w:rsidRPr="00F06492">
              <w:rPr>
                <w:spacing w:val="-5"/>
                <w:sz w:val="26"/>
                <w:szCs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6454E5" w:rsidRDefault="00314B16" w:rsidP="00B52E04">
            <w:pPr>
              <w:pStyle w:val="TableParagraph"/>
              <w:rPr>
                <w:sz w:val="26"/>
                <w:szCs w:val="26"/>
              </w:rPr>
            </w:pPr>
            <w:r w:rsidRPr="00F06492">
              <w:rPr>
                <w:sz w:val="26"/>
                <w:szCs w:val="26"/>
              </w:rPr>
              <w:t>Uniform</w:t>
            </w:r>
            <w:r w:rsidRPr="00F06492">
              <w:rPr>
                <w:spacing w:val="-4"/>
                <w:sz w:val="26"/>
                <w:szCs w:val="26"/>
              </w:rPr>
              <w:t xml:space="preserve"> </w:t>
            </w:r>
            <w:r w:rsidRPr="00F06492">
              <w:rPr>
                <w:sz w:val="26"/>
                <w:szCs w:val="26"/>
              </w:rPr>
              <w:t>Resource</w:t>
            </w:r>
            <w:r w:rsidRPr="00F06492">
              <w:rPr>
                <w:spacing w:val="-2"/>
                <w:sz w:val="26"/>
                <w:szCs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6454E5" w:rsidRDefault="00314B16" w:rsidP="00B52E04">
            <w:pPr>
              <w:pStyle w:val="TableParagraph"/>
              <w:spacing w:line="240" w:lineRule="auto"/>
              <w:rPr>
                <w:sz w:val="26"/>
                <w:szCs w:val="26"/>
              </w:rPr>
            </w:pPr>
            <w:r w:rsidRPr="00F06492">
              <w:rPr>
                <w:sz w:val="26"/>
                <w:szCs w:val="26"/>
              </w:rPr>
              <w:t>Đường</w:t>
            </w:r>
            <w:r w:rsidRPr="00F06492">
              <w:rPr>
                <w:spacing w:val="-12"/>
                <w:sz w:val="26"/>
                <w:szCs w:val="26"/>
              </w:rPr>
              <w:t xml:space="preserve"> </w:t>
            </w:r>
            <w:r w:rsidRPr="00F06492">
              <w:rPr>
                <w:sz w:val="26"/>
                <w:szCs w:val="26"/>
              </w:rPr>
              <w:t>dẫn</w:t>
            </w:r>
            <w:r w:rsidRPr="00F06492">
              <w:rPr>
                <w:spacing w:val="-10"/>
                <w:sz w:val="26"/>
                <w:szCs w:val="26"/>
              </w:rPr>
              <w:t xml:space="preserve"> </w:t>
            </w:r>
            <w:r w:rsidRPr="00F06492">
              <w:rPr>
                <w:sz w:val="26"/>
                <w:szCs w:val="26"/>
              </w:rPr>
              <w:t>liên</w:t>
            </w:r>
            <w:r w:rsidRPr="00F06492">
              <w:rPr>
                <w:spacing w:val="-10"/>
                <w:sz w:val="26"/>
                <w:szCs w:val="26"/>
              </w:rPr>
              <w:t xml:space="preserve"> </w:t>
            </w:r>
            <w:r w:rsidRPr="00F06492">
              <w:rPr>
                <w:sz w:val="26"/>
                <w:szCs w:val="26"/>
              </w:rPr>
              <w:t>kết</w:t>
            </w:r>
            <w:r w:rsidRPr="00F06492">
              <w:rPr>
                <w:spacing w:val="-12"/>
                <w:sz w:val="26"/>
                <w:szCs w:val="26"/>
              </w:rPr>
              <w:t xml:space="preserve"> </w:t>
            </w:r>
            <w:r w:rsidRPr="00F06492">
              <w:rPr>
                <w:sz w:val="26"/>
                <w:szCs w:val="26"/>
              </w:rPr>
              <w:t xml:space="preserve">đến </w:t>
            </w:r>
            <w:r w:rsidRPr="00F06492">
              <w:rPr>
                <w:spacing w:val="-2"/>
                <w:sz w:val="26"/>
                <w:szCs w:val="26"/>
              </w:rPr>
              <w:t>website</w:t>
            </w:r>
          </w:p>
        </w:tc>
      </w:tr>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07EBF38C" w:rsidR="00314B16" w:rsidRPr="00462FF3" w:rsidRDefault="00C726C9" w:rsidP="00863B69">
      <w:pPr>
        <w:pStyle w:val="Heading1"/>
      </w:pPr>
      <w:bookmarkStart w:id="69" w:name="__RefHeading___Toc26560_1225579473"/>
      <w:bookmarkStart w:id="70" w:name="_Toc185447728"/>
      <w:bookmarkStart w:id="71" w:name="_Toc185534191"/>
      <w:bookmarkEnd w:id="69"/>
      <w:r>
        <w:lastRenderedPageBreak/>
        <w:t xml:space="preserve">                                                        </w:t>
      </w:r>
      <w:bookmarkStart w:id="72" w:name="_Toc185706946"/>
      <w:r w:rsidR="00314B16" w:rsidRPr="00462FF3">
        <w:t>LỜI MỞ ĐẦU</w:t>
      </w:r>
      <w:bookmarkEnd w:id="70"/>
      <w:bookmarkEnd w:id="71"/>
      <w:bookmarkEnd w:id="72"/>
    </w:p>
    <w:p w14:paraId="210935AC" w14:textId="77777777" w:rsidR="00314B16" w:rsidRPr="006454E5" w:rsidRDefault="00314B16" w:rsidP="00314B16">
      <w:pPr>
        <w:jc w:val="center"/>
        <w:rPr>
          <w:rFonts w:cs="Times New Roman"/>
          <w:b/>
          <w:bCs/>
          <w:sz w:val="26"/>
          <w:szCs w:val="26"/>
        </w:rPr>
      </w:pPr>
    </w:p>
    <w:p w14:paraId="795CD3FC" w14:textId="77777777" w:rsidR="00314B16" w:rsidRPr="006454E5" w:rsidRDefault="00314B16" w:rsidP="00314B16">
      <w:pPr>
        <w:rPr>
          <w:rFonts w:cs="Times New Roman"/>
          <w:sz w:val="26"/>
          <w:szCs w:val="26"/>
        </w:rPr>
      </w:pPr>
      <w:r w:rsidRPr="006454E5">
        <w:rPr>
          <w:rFonts w:cs="Times New Roman"/>
          <w:sz w:val="26"/>
          <w:szCs w:val="26"/>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6454E5" w:rsidRDefault="00314B16" w:rsidP="00314B16">
      <w:pPr>
        <w:rPr>
          <w:rFonts w:cs="Times New Roman"/>
          <w:sz w:val="26"/>
          <w:szCs w:val="26"/>
        </w:rPr>
      </w:pPr>
    </w:p>
    <w:p w14:paraId="41131D81" w14:textId="77777777" w:rsidR="00314B16" w:rsidRPr="006454E5" w:rsidRDefault="00314B16" w:rsidP="00314B16">
      <w:pPr>
        <w:rPr>
          <w:rFonts w:cs="Times New Roman"/>
          <w:sz w:val="26"/>
          <w:szCs w:val="26"/>
        </w:rPr>
      </w:pPr>
      <w:r w:rsidRPr="006454E5">
        <w:rPr>
          <w:rFonts w:cs="Times New Roman"/>
          <w:sz w:val="26"/>
          <w:szCs w:val="26"/>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6454E5" w:rsidRDefault="00314B16" w:rsidP="00314B16">
      <w:pPr>
        <w:rPr>
          <w:rFonts w:cs="Times New Roman"/>
          <w:sz w:val="26"/>
          <w:szCs w:val="26"/>
        </w:rPr>
      </w:pPr>
    </w:p>
    <w:p w14:paraId="13DDC8A7" w14:textId="77777777" w:rsidR="00314B16" w:rsidRPr="006454E5" w:rsidRDefault="00314B16" w:rsidP="00314B16">
      <w:pPr>
        <w:rPr>
          <w:rFonts w:cs="Times New Roman"/>
          <w:sz w:val="26"/>
          <w:szCs w:val="26"/>
        </w:rPr>
      </w:pPr>
      <w:r w:rsidRPr="006454E5">
        <w:rPr>
          <w:rFonts w:cs="Times New Roman"/>
          <w:sz w:val="26"/>
          <w:szCs w:val="26"/>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3E676764" w14:textId="77777777" w:rsidR="00314B16" w:rsidRPr="006454E5" w:rsidRDefault="00314B16" w:rsidP="00314B16">
      <w:pPr>
        <w:rPr>
          <w:rFonts w:cs="Times New Roman"/>
          <w:b/>
          <w:bCs/>
          <w:sz w:val="26"/>
          <w:szCs w:val="26"/>
        </w:rPr>
      </w:pPr>
      <w:r w:rsidRPr="006454E5">
        <w:rPr>
          <w:rFonts w:cs="Times New Roman"/>
          <w:sz w:val="26"/>
          <w:szCs w:val="26"/>
        </w:rPr>
        <w:br w:type="page"/>
      </w:r>
    </w:p>
    <w:p w14:paraId="1FF62E10" w14:textId="77777777" w:rsidR="00314B16" w:rsidRPr="00462FF3" w:rsidRDefault="00314B16" w:rsidP="00863B69">
      <w:pPr>
        <w:pStyle w:val="Heading1"/>
        <w:rPr>
          <w:lang w:val="en-US"/>
        </w:rPr>
      </w:pPr>
      <w:bookmarkStart w:id="73" w:name="__RefHeading___Toc26562_1225579473"/>
      <w:bookmarkStart w:id="74" w:name="_Toc185447729"/>
      <w:bookmarkStart w:id="75" w:name="_Toc185534192"/>
      <w:bookmarkStart w:id="76" w:name="_Toc185706947"/>
      <w:bookmarkEnd w:id="73"/>
      <w:r w:rsidRPr="00462FF3">
        <w:lastRenderedPageBreak/>
        <w:t>CHƯƠNG 1.</w:t>
      </w:r>
      <w:r w:rsidRPr="00462FF3">
        <w:rPr>
          <w:lang w:val="en-US"/>
        </w:rPr>
        <w:t xml:space="preserve"> GIỚI THIỆU BÀI TOÁN VÀ CÔNG NGHỆ LIÊN QUAN</w:t>
      </w:r>
      <w:bookmarkEnd w:id="74"/>
      <w:bookmarkEnd w:id="75"/>
      <w:bookmarkEnd w:id="76"/>
    </w:p>
    <w:p w14:paraId="4251E145" w14:textId="77777777" w:rsidR="00314B16" w:rsidRPr="006454E5" w:rsidRDefault="00314B16" w:rsidP="00B01F86">
      <w:pPr>
        <w:pStyle w:val="Heading2"/>
        <w:rPr>
          <w:rFonts w:cs="Times New Roman"/>
          <w:szCs w:val="26"/>
        </w:rPr>
      </w:pPr>
      <w:bookmarkStart w:id="77" w:name="__RefHeading___Toc26564_1225579473"/>
      <w:bookmarkStart w:id="78" w:name="_Toc185447730"/>
      <w:bookmarkStart w:id="79" w:name="_Toc185534193"/>
      <w:bookmarkStart w:id="80" w:name="_Toc185706948"/>
      <w:bookmarkEnd w:id="77"/>
      <w:r w:rsidRPr="006454E5">
        <w:rPr>
          <w:rFonts w:cs="Times New Roman"/>
          <w:szCs w:val="26"/>
        </w:rPr>
        <w:t>1.1 Giới thiệu bài toán</w:t>
      </w:r>
      <w:bookmarkEnd w:id="78"/>
      <w:bookmarkEnd w:id="79"/>
      <w:bookmarkEnd w:id="80"/>
    </w:p>
    <w:p w14:paraId="5A3BFC84" w14:textId="77777777" w:rsidR="00314B16" w:rsidRPr="006454E5" w:rsidRDefault="00314B16" w:rsidP="00314B16">
      <w:pPr>
        <w:rPr>
          <w:rFonts w:cs="Times New Roman"/>
          <w:sz w:val="26"/>
          <w:szCs w:val="26"/>
        </w:rPr>
      </w:pPr>
      <w:r w:rsidRPr="006454E5">
        <w:rPr>
          <w:rFonts w:cs="Times New Roman"/>
          <w:sz w:val="26"/>
          <w:szCs w:val="26"/>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6454E5" w:rsidRDefault="00314B16" w:rsidP="00314B16">
      <w:pPr>
        <w:rPr>
          <w:rFonts w:cs="Times New Roman"/>
          <w:sz w:val="26"/>
          <w:szCs w:val="26"/>
        </w:rPr>
      </w:pPr>
    </w:p>
    <w:p w14:paraId="754148B5" w14:textId="77777777" w:rsidR="00314B16" w:rsidRPr="006454E5" w:rsidRDefault="00314B16" w:rsidP="00314B16">
      <w:pPr>
        <w:rPr>
          <w:rFonts w:cs="Times New Roman"/>
          <w:sz w:val="26"/>
          <w:szCs w:val="26"/>
        </w:rPr>
      </w:pPr>
      <w:r w:rsidRPr="006454E5">
        <w:rPr>
          <w:rFonts w:cs="Times New Roman"/>
          <w:sz w:val="26"/>
          <w:szCs w:val="26"/>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6454E5" w:rsidRDefault="00314B16" w:rsidP="00314B16">
      <w:pPr>
        <w:rPr>
          <w:rFonts w:cs="Times New Roman"/>
          <w:sz w:val="26"/>
          <w:szCs w:val="26"/>
        </w:rPr>
      </w:pPr>
    </w:p>
    <w:p w14:paraId="2B256B6A" w14:textId="2A015DB0" w:rsidR="00314B16" w:rsidRPr="006454E5" w:rsidRDefault="00314B16" w:rsidP="00314B16">
      <w:pPr>
        <w:rPr>
          <w:rFonts w:cs="Times New Roman"/>
          <w:sz w:val="26"/>
          <w:szCs w:val="26"/>
        </w:rPr>
      </w:pPr>
      <w:r w:rsidRPr="006454E5">
        <w:rPr>
          <w:rFonts w:cs="Times New Roman"/>
          <w:sz w:val="26"/>
          <w:szCs w:val="26"/>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6454E5" w:rsidRDefault="00314B16" w:rsidP="00B01F86">
      <w:pPr>
        <w:pStyle w:val="Heading2"/>
        <w:rPr>
          <w:rFonts w:cs="Times New Roman"/>
          <w:szCs w:val="26"/>
        </w:rPr>
      </w:pPr>
      <w:bookmarkStart w:id="81" w:name="__RefHeading___Toc26566_1225579473"/>
      <w:bookmarkStart w:id="82" w:name="_Toc185447731"/>
      <w:bookmarkStart w:id="83" w:name="_Toc185534194"/>
      <w:bookmarkStart w:id="84" w:name="_Toc185706949"/>
      <w:bookmarkEnd w:id="81"/>
      <w:r w:rsidRPr="006454E5">
        <w:rPr>
          <w:rFonts w:cs="Times New Roman"/>
          <w:szCs w:val="26"/>
        </w:rPr>
        <w:t>1.2. Khảo sát</w:t>
      </w:r>
      <w:bookmarkEnd w:id="82"/>
      <w:bookmarkEnd w:id="83"/>
      <w:bookmarkEnd w:id="84"/>
    </w:p>
    <w:p w14:paraId="0B8251A6" w14:textId="77777777" w:rsidR="00314B16" w:rsidRPr="006454E5" w:rsidRDefault="00314B16" w:rsidP="00B01F86">
      <w:pPr>
        <w:pStyle w:val="Heading3"/>
        <w:rPr>
          <w:rFonts w:cs="Times New Roman"/>
          <w:szCs w:val="26"/>
        </w:rPr>
      </w:pPr>
      <w:bookmarkStart w:id="85" w:name="_Toc185447732"/>
      <w:bookmarkStart w:id="86" w:name="_Toc185534195"/>
      <w:bookmarkStart w:id="87" w:name="_Toc185706950"/>
      <w:r w:rsidRPr="006454E5">
        <w:rPr>
          <w:rFonts w:cs="Times New Roman"/>
          <w:szCs w:val="26"/>
        </w:rPr>
        <w:t>1.2.1. Phần Mua Sắm Của Khách Hàng</w:t>
      </w:r>
      <w:bookmarkEnd w:id="85"/>
      <w:bookmarkEnd w:id="86"/>
      <w:bookmarkEnd w:id="87"/>
    </w:p>
    <w:p w14:paraId="21830547" w14:textId="77777777" w:rsidR="00314B16" w:rsidRPr="006454E5" w:rsidRDefault="00314B16" w:rsidP="00314B16">
      <w:pPr>
        <w:rPr>
          <w:rFonts w:cs="Times New Roman"/>
          <w:sz w:val="26"/>
          <w:szCs w:val="26"/>
        </w:rPr>
      </w:pPr>
      <w:r w:rsidRPr="006454E5">
        <w:rPr>
          <w:rFonts w:cs="Times New Roman"/>
          <w:sz w:val="26"/>
          <w:szCs w:val="26"/>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6454E5" w:rsidRDefault="00314B16" w:rsidP="00314B16">
      <w:pPr>
        <w:rPr>
          <w:rFonts w:cs="Times New Roman"/>
          <w:sz w:val="26"/>
          <w:szCs w:val="26"/>
        </w:rPr>
      </w:pPr>
    </w:p>
    <w:p w14:paraId="32FCA359" w14:textId="77777777" w:rsidR="00314B16" w:rsidRPr="006454E5" w:rsidRDefault="00314B16" w:rsidP="00314B16">
      <w:pPr>
        <w:rPr>
          <w:rFonts w:cs="Times New Roman"/>
          <w:sz w:val="26"/>
          <w:szCs w:val="26"/>
        </w:rPr>
      </w:pPr>
      <w:r w:rsidRPr="006454E5">
        <w:rPr>
          <w:rFonts w:cs="Times New Roman"/>
          <w:sz w:val="26"/>
          <w:szCs w:val="26"/>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6454E5" w:rsidRDefault="00314B16" w:rsidP="00314B16">
      <w:pPr>
        <w:rPr>
          <w:rFonts w:cs="Times New Roman"/>
          <w:sz w:val="26"/>
          <w:szCs w:val="26"/>
        </w:rPr>
      </w:pPr>
    </w:p>
    <w:p w14:paraId="7C4AE41E" w14:textId="77777777" w:rsidR="00314B16" w:rsidRPr="006454E5" w:rsidRDefault="00314B16" w:rsidP="00314B16">
      <w:pPr>
        <w:rPr>
          <w:rFonts w:cs="Times New Roman"/>
          <w:sz w:val="26"/>
          <w:szCs w:val="26"/>
        </w:rPr>
      </w:pPr>
      <w:r w:rsidRPr="006454E5">
        <w:rPr>
          <w:rFonts w:cs="Times New Roman"/>
          <w:sz w:val="26"/>
          <w:szCs w:val="26"/>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6454E5" w:rsidRDefault="00314B16" w:rsidP="00314B16">
      <w:pPr>
        <w:rPr>
          <w:rFonts w:cs="Times New Roman"/>
          <w:sz w:val="26"/>
          <w:szCs w:val="26"/>
        </w:rPr>
      </w:pPr>
    </w:p>
    <w:p w14:paraId="0305A533" w14:textId="77777777" w:rsidR="00314B16" w:rsidRPr="006454E5" w:rsidRDefault="00314B16" w:rsidP="00314B16">
      <w:pPr>
        <w:rPr>
          <w:rFonts w:cs="Times New Roman"/>
          <w:sz w:val="26"/>
          <w:szCs w:val="26"/>
        </w:rPr>
      </w:pPr>
      <w:r w:rsidRPr="006454E5">
        <w:rPr>
          <w:rFonts w:cs="Times New Roman"/>
          <w:sz w:val="26"/>
          <w:szCs w:val="26"/>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6454E5" w:rsidRDefault="00314B16" w:rsidP="00314B16">
      <w:pPr>
        <w:rPr>
          <w:rFonts w:cs="Times New Roman"/>
          <w:sz w:val="26"/>
          <w:szCs w:val="26"/>
        </w:rPr>
      </w:pPr>
    </w:p>
    <w:p w14:paraId="19F1B1DD" w14:textId="77777777" w:rsidR="00314B16" w:rsidRPr="006454E5" w:rsidRDefault="00314B16" w:rsidP="00314B16">
      <w:pPr>
        <w:rPr>
          <w:rFonts w:cs="Times New Roman"/>
          <w:sz w:val="26"/>
          <w:szCs w:val="26"/>
        </w:rPr>
      </w:pPr>
      <w:r w:rsidRPr="006454E5">
        <w:rPr>
          <w:rFonts w:cs="Times New Roman"/>
          <w:sz w:val="26"/>
          <w:szCs w:val="26"/>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68411A41" w14:textId="77777777" w:rsidR="00314B16" w:rsidRPr="006454E5" w:rsidRDefault="00314B16" w:rsidP="00314B16">
      <w:pPr>
        <w:rPr>
          <w:rFonts w:cs="Times New Roman"/>
          <w:sz w:val="26"/>
          <w:szCs w:val="26"/>
        </w:rPr>
      </w:pPr>
    </w:p>
    <w:p w14:paraId="24991C4C" w14:textId="77777777" w:rsidR="00314B16" w:rsidRPr="006454E5" w:rsidRDefault="00314B16" w:rsidP="00314B16">
      <w:pPr>
        <w:rPr>
          <w:rFonts w:cs="Times New Roman"/>
          <w:sz w:val="26"/>
          <w:szCs w:val="26"/>
        </w:rPr>
      </w:pPr>
      <w:r w:rsidRPr="006454E5">
        <w:rPr>
          <w:rFonts w:cs="Times New Roman"/>
          <w:sz w:val="26"/>
          <w:szCs w:val="26"/>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6454E5" w:rsidRDefault="00314B16" w:rsidP="00314B16">
      <w:pPr>
        <w:rPr>
          <w:rFonts w:cs="Times New Roman"/>
          <w:sz w:val="26"/>
          <w:szCs w:val="26"/>
        </w:rPr>
      </w:pPr>
    </w:p>
    <w:p w14:paraId="35B21464" w14:textId="77777777" w:rsidR="00314B16" w:rsidRPr="006454E5" w:rsidRDefault="00314B16" w:rsidP="00314B16">
      <w:pPr>
        <w:rPr>
          <w:rFonts w:cs="Times New Roman"/>
          <w:sz w:val="26"/>
          <w:szCs w:val="26"/>
        </w:rPr>
      </w:pPr>
      <w:r w:rsidRPr="006454E5">
        <w:rPr>
          <w:rFonts w:cs="Times New Roman"/>
          <w:sz w:val="26"/>
          <w:szCs w:val="26"/>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6454E5" w:rsidRDefault="00314B16" w:rsidP="00314B16">
      <w:pPr>
        <w:rPr>
          <w:rFonts w:cs="Times New Roman"/>
          <w:sz w:val="26"/>
          <w:szCs w:val="26"/>
        </w:rPr>
      </w:pPr>
    </w:p>
    <w:p w14:paraId="213C6FCF" w14:textId="77777777" w:rsidR="00314B16" w:rsidRPr="006454E5" w:rsidRDefault="00314B16" w:rsidP="00314B16">
      <w:pPr>
        <w:rPr>
          <w:rFonts w:cs="Times New Roman"/>
          <w:sz w:val="26"/>
          <w:szCs w:val="26"/>
        </w:rPr>
      </w:pPr>
      <w:r w:rsidRPr="006454E5">
        <w:rPr>
          <w:rFonts w:cs="Times New Roman"/>
          <w:sz w:val="26"/>
          <w:szCs w:val="26"/>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6454E5" w:rsidRDefault="00314B16" w:rsidP="00314B16">
      <w:pPr>
        <w:rPr>
          <w:rFonts w:cs="Times New Roman"/>
          <w:sz w:val="26"/>
          <w:szCs w:val="26"/>
        </w:rPr>
      </w:pPr>
    </w:p>
    <w:p w14:paraId="7ECD1CDF" w14:textId="77777777" w:rsidR="00314B16" w:rsidRPr="006454E5" w:rsidRDefault="00314B16" w:rsidP="00314B16">
      <w:pPr>
        <w:rPr>
          <w:rFonts w:cs="Times New Roman"/>
          <w:sz w:val="26"/>
          <w:szCs w:val="26"/>
        </w:rPr>
      </w:pPr>
      <w:r w:rsidRPr="006454E5">
        <w:rPr>
          <w:rFonts w:cs="Times New Roman"/>
          <w:sz w:val="26"/>
          <w:szCs w:val="26"/>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6454E5" w:rsidRDefault="00314B16" w:rsidP="00314B16">
      <w:pPr>
        <w:rPr>
          <w:rFonts w:cs="Times New Roman"/>
          <w:sz w:val="26"/>
          <w:szCs w:val="26"/>
        </w:rPr>
      </w:pPr>
    </w:p>
    <w:p w14:paraId="44146686" w14:textId="332A1C24" w:rsidR="00314B16" w:rsidRPr="006454E5" w:rsidRDefault="00314B16" w:rsidP="00314B16">
      <w:pPr>
        <w:rPr>
          <w:rFonts w:cs="Times New Roman"/>
          <w:sz w:val="26"/>
          <w:szCs w:val="26"/>
        </w:rPr>
      </w:pPr>
      <w:r w:rsidRPr="006454E5">
        <w:rPr>
          <w:rFonts w:cs="Times New Roman"/>
          <w:sz w:val="26"/>
          <w:szCs w:val="26"/>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6454E5" w:rsidRDefault="00314B16" w:rsidP="00B01F86">
      <w:pPr>
        <w:pStyle w:val="Heading3"/>
        <w:rPr>
          <w:rFonts w:cs="Times New Roman"/>
          <w:szCs w:val="26"/>
        </w:rPr>
      </w:pPr>
      <w:bookmarkStart w:id="88" w:name="_Toc185447733"/>
      <w:bookmarkStart w:id="89" w:name="_Toc185534196"/>
      <w:bookmarkStart w:id="90" w:name="_Toc185706951"/>
      <w:r w:rsidRPr="006454E5">
        <w:rPr>
          <w:rFonts w:cs="Times New Roman"/>
          <w:szCs w:val="26"/>
        </w:rPr>
        <w:t>1.2.2. Phần Quản Trị Viên Của Website Bán Linh Kiện Điện Tử</w:t>
      </w:r>
      <w:bookmarkEnd w:id="88"/>
      <w:bookmarkEnd w:id="89"/>
      <w:bookmarkEnd w:id="90"/>
    </w:p>
    <w:p w14:paraId="753C1D51" w14:textId="77777777" w:rsidR="00314B16" w:rsidRPr="006454E5" w:rsidRDefault="00314B16" w:rsidP="00314B16">
      <w:pPr>
        <w:rPr>
          <w:rFonts w:cs="Times New Roman"/>
          <w:sz w:val="26"/>
          <w:szCs w:val="26"/>
        </w:rPr>
      </w:pPr>
      <w:r w:rsidRPr="006454E5">
        <w:rPr>
          <w:rFonts w:cs="Times New Roman"/>
          <w:sz w:val="26"/>
          <w:szCs w:val="26"/>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1E3D94F4" w14:textId="77777777" w:rsidR="00314B16" w:rsidRPr="006454E5" w:rsidRDefault="00314B16" w:rsidP="00314B16">
      <w:pPr>
        <w:rPr>
          <w:rFonts w:cs="Times New Roman"/>
          <w:sz w:val="26"/>
          <w:szCs w:val="26"/>
        </w:rPr>
      </w:pPr>
    </w:p>
    <w:p w14:paraId="3B88171A" w14:textId="77777777" w:rsidR="00314B16" w:rsidRPr="006454E5" w:rsidRDefault="00314B16" w:rsidP="00314B16">
      <w:pPr>
        <w:rPr>
          <w:rFonts w:cs="Times New Roman"/>
          <w:sz w:val="26"/>
          <w:szCs w:val="26"/>
        </w:rPr>
      </w:pPr>
      <w:r w:rsidRPr="006454E5">
        <w:rPr>
          <w:rFonts w:cs="Times New Roman"/>
          <w:sz w:val="26"/>
          <w:szCs w:val="26"/>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6454E5" w:rsidRDefault="00314B16" w:rsidP="00314B16">
      <w:pPr>
        <w:rPr>
          <w:rFonts w:cs="Times New Roman"/>
          <w:sz w:val="26"/>
          <w:szCs w:val="26"/>
        </w:rPr>
      </w:pPr>
    </w:p>
    <w:p w14:paraId="4D05CC90" w14:textId="77777777" w:rsidR="00314B16" w:rsidRPr="006454E5" w:rsidRDefault="00314B16" w:rsidP="00314B16">
      <w:pPr>
        <w:rPr>
          <w:rFonts w:cs="Times New Roman"/>
          <w:sz w:val="26"/>
          <w:szCs w:val="26"/>
        </w:rPr>
      </w:pPr>
      <w:r w:rsidRPr="006454E5">
        <w:rPr>
          <w:rFonts w:cs="Times New Roman"/>
          <w:sz w:val="26"/>
          <w:szCs w:val="26"/>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6454E5" w:rsidRDefault="00314B16" w:rsidP="00314B16">
      <w:pPr>
        <w:rPr>
          <w:rFonts w:cs="Times New Roman"/>
          <w:sz w:val="26"/>
          <w:szCs w:val="26"/>
        </w:rPr>
      </w:pPr>
    </w:p>
    <w:p w14:paraId="061222DD" w14:textId="77777777" w:rsidR="00314B16" w:rsidRPr="006454E5" w:rsidRDefault="00314B16" w:rsidP="00314B16">
      <w:pPr>
        <w:rPr>
          <w:rFonts w:cs="Times New Roman"/>
          <w:sz w:val="26"/>
          <w:szCs w:val="26"/>
        </w:rPr>
      </w:pPr>
      <w:r w:rsidRPr="006454E5">
        <w:rPr>
          <w:rFonts w:cs="Times New Roman"/>
          <w:sz w:val="26"/>
          <w:szCs w:val="26"/>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6454E5" w:rsidRDefault="00314B16" w:rsidP="00314B16">
      <w:pPr>
        <w:rPr>
          <w:rFonts w:cs="Times New Roman"/>
          <w:sz w:val="26"/>
          <w:szCs w:val="26"/>
        </w:rPr>
      </w:pPr>
    </w:p>
    <w:p w14:paraId="4DCCA245" w14:textId="77777777" w:rsidR="00314B16" w:rsidRPr="006454E5" w:rsidRDefault="00314B16" w:rsidP="00314B16">
      <w:pPr>
        <w:rPr>
          <w:rFonts w:cs="Times New Roman"/>
          <w:sz w:val="26"/>
          <w:szCs w:val="26"/>
        </w:rPr>
      </w:pPr>
      <w:r w:rsidRPr="006454E5">
        <w:rPr>
          <w:rFonts w:cs="Times New Roman"/>
          <w:sz w:val="26"/>
          <w:szCs w:val="26"/>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3E7A09DC" w14:textId="77777777" w:rsidR="00314B16" w:rsidRPr="006454E5" w:rsidRDefault="00314B16" w:rsidP="00314B16">
      <w:pPr>
        <w:rPr>
          <w:rFonts w:cs="Times New Roman"/>
          <w:sz w:val="26"/>
          <w:szCs w:val="26"/>
        </w:rPr>
      </w:pPr>
    </w:p>
    <w:p w14:paraId="6AD9053A" w14:textId="77777777" w:rsidR="00314B16" w:rsidRPr="006454E5" w:rsidRDefault="00314B16" w:rsidP="00314B16">
      <w:pPr>
        <w:rPr>
          <w:rFonts w:cs="Times New Roman"/>
          <w:sz w:val="26"/>
          <w:szCs w:val="26"/>
        </w:rPr>
      </w:pPr>
      <w:r w:rsidRPr="006454E5">
        <w:rPr>
          <w:rFonts w:cs="Times New Roman"/>
          <w:sz w:val="26"/>
          <w:szCs w:val="26"/>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6454E5" w:rsidRDefault="00314B16" w:rsidP="00314B16">
      <w:pPr>
        <w:rPr>
          <w:rFonts w:cs="Times New Roman"/>
          <w:sz w:val="26"/>
          <w:szCs w:val="26"/>
        </w:rPr>
      </w:pPr>
    </w:p>
    <w:p w14:paraId="7E359890" w14:textId="77777777" w:rsidR="00314B16" w:rsidRPr="006454E5" w:rsidRDefault="00314B16" w:rsidP="00314B16">
      <w:pPr>
        <w:rPr>
          <w:rFonts w:cs="Times New Roman"/>
          <w:sz w:val="26"/>
          <w:szCs w:val="26"/>
        </w:rPr>
      </w:pPr>
      <w:r w:rsidRPr="006454E5">
        <w:rPr>
          <w:rFonts w:cs="Times New Roman"/>
          <w:sz w:val="26"/>
          <w:szCs w:val="26"/>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6454E5" w:rsidRDefault="00314B16" w:rsidP="00314B16">
      <w:pPr>
        <w:rPr>
          <w:rFonts w:cs="Times New Roman"/>
          <w:sz w:val="26"/>
          <w:szCs w:val="26"/>
        </w:rPr>
      </w:pPr>
    </w:p>
    <w:p w14:paraId="26937CB4" w14:textId="77777777" w:rsidR="00314B16" w:rsidRPr="006454E5" w:rsidRDefault="00314B16" w:rsidP="00314B16">
      <w:pPr>
        <w:rPr>
          <w:rFonts w:cs="Times New Roman"/>
          <w:sz w:val="26"/>
          <w:szCs w:val="26"/>
        </w:rPr>
      </w:pPr>
      <w:r w:rsidRPr="006454E5">
        <w:rPr>
          <w:rFonts w:cs="Times New Roman"/>
          <w:sz w:val="26"/>
          <w:szCs w:val="26"/>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6454E5" w:rsidRDefault="00314B16" w:rsidP="00314B16">
      <w:pPr>
        <w:rPr>
          <w:rFonts w:cs="Times New Roman"/>
          <w:sz w:val="26"/>
          <w:szCs w:val="26"/>
        </w:rPr>
      </w:pPr>
    </w:p>
    <w:p w14:paraId="1068E0EE" w14:textId="77777777" w:rsidR="00314B16" w:rsidRPr="006454E5" w:rsidRDefault="00314B16" w:rsidP="00314B16">
      <w:pPr>
        <w:rPr>
          <w:rFonts w:cs="Times New Roman"/>
          <w:sz w:val="26"/>
          <w:szCs w:val="26"/>
        </w:rPr>
      </w:pPr>
      <w:r w:rsidRPr="006454E5">
        <w:rPr>
          <w:rFonts w:cs="Times New Roman"/>
          <w:sz w:val="26"/>
          <w:szCs w:val="26"/>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2289C8CE" w14:textId="77777777" w:rsidR="00314B16" w:rsidRPr="006454E5" w:rsidRDefault="00314B16" w:rsidP="00314B16">
      <w:pPr>
        <w:rPr>
          <w:rFonts w:cs="Times New Roman"/>
          <w:sz w:val="26"/>
          <w:szCs w:val="26"/>
        </w:rPr>
      </w:pPr>
    </w:p>
    <w:p w14:paraId="1AE9561D" w14:textId="77777777" w:rsidR="00314B16" w:rsidRPr="006454E5" w:rsidRDefault="00314B16" w:rsidP="00314B16">
      <w:pPr>
        <w:rPr>
          <w:rFonts w:cs="Times New Roman"/>
          <w:sz w:val="26"/>
          <w:szCs w:val="26"/>
        </w:rPr>
      </w:pPr>
      <w:r w:rsidRPr="006454E5">
        <w:rPr>
          <w:rFonts w:cs="Times New Roman"/>
          <w:sz w:val="26"/>
          <w:szCs w:val="26"/>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6454E5" w:rsidRDefault="00314B16" w:rsidP="00314B16">
      <w:pPr>
        <w:rPr>
          <w:rFonts w:cs="Times New Roman"/>
          <w:sz w:val="26"/>
          <w:szCs w:val="26"/>
        </w:rPr>
      </w:pPr>
    </w:p>
    <w:p w14:paraId="08BBDB20" w14:textId="77777777" w:rsidR="00314B16" w:rsidRPr="006454E5" w:rsidRDefault="00314B16" w:rsidP="00314B16">
      <w:pPr>
        <w:rPr>
          <w:rFonts w:cs="Times New Roman"/>
          <w:sz w:val="26"/>
          <w:szCs w:val="26"/>
        </w:rPr>
      </w:pPr>
      <w:r w:rsidRPr="006454E5">
        <w:rPr>
          <w:rFonts w:cs="Times New Roman"/>
          <w:sz w:val="26"/>
          <w:szCs w:val="26"/>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6454E5" w:rsidRDefault="00314B16" w:rsidP="00314B16">
      <w:pPr>
        <w:rPr>
          <w:rFonts w:cs="Times New Roman"/>
          <w:b/>
          <w:bCs/>
          <w:sz w:val="26"/>
          <w:szCs w:val="26"/>
        </w:rPr>
      </w:pPr>
    </w:p>
    <w:p w14:paraId="7C4B37E8" w14:textId="77777777" w:rsidR="00314B16" w:rsidRPr="006454E5" w:rsidRDefault="00314B16" w:rsidP="00B01F86">
      <w:pPr>
        <w:pStyle w:val="Heading2"/>
        <w:rPr>
          <w:rFonts w:cs="Times New Roman"/>
          <w:szCs w:val="26"/>
        </w:rPr>
      </w:pPr>
      <w:bookmarkStart w:id="91" w:name="__RefHeading___Toc26568_1225579473"/>
      <w:bookmarkStart w:id="92" w:name="_Toc185447734"/>
      <w:bookmarkStart w:id="93" w:name="_Toc185534197"/>
      <w:bookmarkStart w:id="94" w:name="_Toc185706952"/>
      <w:bookmarkEnd w:id="91"/>
      <w:r w:rsidRPr="006454E5">
        <w:rPr>
          <w:rFonts w:cs="Times New Roman"/>
          <w:szCs w:val="26"/>
        </w:rPr>
        <w:t>1.3. Giải pháp công nghệ cho bài toán</w:t>
      </w:r>
      <w:bookmarkEnd w:id="92"/>
      <w:bookmarkEnd w:id="93"/>
      <w:bookmarkEnd w:id="94"/>
    </w:p>
    <w:p w14:paraId="6CACA75B" w14:textId="6CBD13D2" w:rsidR="00314B16" w:rsidRPr="006454E5" w:rsidRDefault="00314B16" w:rsidP="00B01F86">
      <w:pPr>
        <w:pStyle w:val="Heading3"/>
        <w:rPr>
          <w:rFonts w:cs="Times New Roman"/>
          <w:szCs w:val="26"/>
        </w:rPr>
      </w:pPr>
      <w:bookmarkStart w:id="95" w:name="_Toc185447735"/>
      <w:bookmarkStart w:id="96" w:name="_Toc185534198"/>
      <w:bookmarkStart w:id="97" w:name="_Toc185706953"/>
      <w:r w:rsidRPr="006454E5">
        <w:rPr>
          <w:rFonts w:cs="Times New Roman"/>
          <w:szCs w:val="26"/>
        </w:rPr>
        <w:t>1.3.1</w:t>
      </w:r>
      <w:r w:rsidR="008A7608">
        <w:rPr>
          <w:rFonts w:cs="Times New Roman"/>
          <w:szCs w:val="26"/>
        </w:rPr>
        <w:t>.</w:t>
      </w:r>
      <w:r w:rsidRPr="006454E5">
        <w:rPr>
          <w:rFonts w:cs="Times New Roman"/>
          <w:szCs w:val="26"/>
        </w:rPr>
        <w:t xml:space="preserve"> Kiến trúc hệ thống</w:t>
      </w:r>
      <w:bookmarkEnd w:id="95"/>
      <w:bookmarkEnd w:id="96"/>
      <w:bookmarkEnd w:id="97"/>
    </w:p>
    <w:p w14:paraId="369D3370" w14:textId="3C3CB310" w:rsidR="00314B16" w:rsidRPr="006454E5" w:rsidRDefault="00314B16" w:rsidP="00314B16">
      <w:pPr>
        <w:rPr>
          <w:rFonts w:cs="Times New Roman"/>
          <w:sz w:val="26"/>
          <w:szCs w:val="26"/>
        </w:rPr>
      </w:pPr>
      <w:r w:rsidRPr="006454E5">
        <w:rPr>
          <w:rFonts w:cs="Times New Roman"/>
          <w:sz w:val="26"/>
          <w:szCs w:val="26"/>
        </w:rPr>
        <w:tab/>
        <w:t>Hệ thống được phát triển dựa trên mô hình 3 lớp, bao gồm Presentation Layer (lớp giao diện), Business Logic Layer (lớp xử lý nghiệp vụ) và Data Access Layer (lớp truy cập dữ liệu)</w:t>
      </w:r>
    </w:p>
    <w:p w14:paraId="47CB2063" w14:textId="77777777" w:rsidR="00314B16" w:rsidRPr="006454E5" w:rsidRDefault="00314B16" w:rsidP="00314B16">
      <w:pPr>
        <w:rPr>
          <w:rFonts w:cs="Times New Roman"/>
          <w:sz w:val="26"/>
          <w:szCs w:val="26"/>
        </w:rPr>
      </w:pPr>
    </w:p>
    <w:p w14:paraId="56A6417E" w14:textId="77777777" w:rsidR="00314B16" w:rsidRPr="006454E5" w:rsidRDefault="00314B16" w:rsidP="00314B16">
      <w:pPr>
        <w:rPr>
          <w:rFonts w:cs="Times New Roman"/>
          <w:sz w:val="26"/>
          <w:szCs w:val="26"/>
        </w:rPr>
      </w:pPr>
      <w:r w:rsidRPr="006454E5">
        <w:rPr>
          <w:rFonts w:cs="Times New Roman"/>
          <w:sz w:val="26"/>
          <w:szCs w:val="26"/>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6454E5" w:rsidRDefault="00314B16" w:rsidP="00314B16">
      <w:pPr>
        <w:rPr>
          <w:rFonts w:cs="Times New Roman"/>
          <w:sz w:val="26"/>
          <w:szCs w:val="26"/>
        </w:rPr>
      </w:pPr>
    </w:p>
    <w:p w14:paraId="717D4A7F" w14:textId="77777777" w:rsidR="00314B16" w:rsidRPr="006454E5" w:rsidRDefault="00314B16" w:rsidP="00314B16">
      <w:pPr>
        <w:rPr>
          <w:rFonts w:cs="Times New Roman"/>
          <w:sz w:val="26"/>
          <w:szCs w:val="26"/>
        </w:rPr>
      </w:pPr>
      <w:r w:rsidRPr="006454E5">
        <w:rPr>
          <w:rFonts w:cs="Times New Roman"/>
          <w:sz w:val="26"/>
          <w:szCs w:val="26"/>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6454E5" w:rsidRDefault="00314B16" w:rsidP="00314B16">
      <w:pPr>
        <w:rPr>
          <w:rFonts w:cs="Times New Roman"/>
          <w:sz w:val="26"/>
          <w:szCs w:val="26"/>
        </w:rPr>
      </w:pPr>
      <w:r w:rsidRPr="006454E5">
        <w:rPr>
          <w:rFonts w:cs="Times New Roman"/>
          <w:sz w:val="26"/>
          <w:szCs w:val="26"/>
        </w:rPr>
        <w:lastRenderedPageBreak/>
        <w:t>Thành phần quản lý giao diện (UI Process Components): Đảm nhận việc điều phối và chuyển đổi giữa các giao diện khác nhau trong hệ thống.</w:t>
      </w:r>
    </w:p>
    <w:p w14:paraId="06F6A87A" w14:textId="77777777" w:rsidR="00314B16" w:rsidRPr="006454E5" w:rsidRDefault="00314B16" w:rsidP="00314B16">
      <w:pPr>
        <w:rPr>
          <w:rFonts w:cs="Times New Roman"/>
          <w:sz w:val="26"/>
          <w:szCs w:val="26"/>
        </w:rPr>
      </w:pPr>
      <w:r w:rsidRPr="006454E5">
        <w:rPr>
          <w:rFonts w:cs="Times New Roman"/>
          <w:sz w:val="26"/>
          <w:szCs w:val="26"/>
        </w:rPr>
        <w:t>Lớp xử lý nghiệp vụ (Business Logic Layer): Lớp này được chia thành hai nhiệm vụ chính:</w:t>
      </w:r>
    </w:p>
    <w:p w14:paraId="3FAA1388" w14:textId="77777777" w:rsidR="00314B16" w:rsidRPr="006454E5" w:rsidRDefault="00314B16" w:rsidP="00314B16">
      <w:pPr>
        <w:rPr>
          <w:rFonts w:cs="Times New Roman"/>
          <w:sz w:val="26"/>
          <w:szCs w:val="26"/>
        </w:rPr>
      </w:pPr>
    </w:p>
    <w:p w14:paraId="7ABC1F9F" w14:textId="77777777" w:rsidR="00314B16" w:rsidRPr="006454E5" w:rsidRDefault="00314B16" w:rsidP="00314B16">
      <w:pPr>
        <w:rPr>
          <w:rFonts w:cs="Times New Roman"/>
          <w:sz w:val="26"/>
          <w:szCs w:val="26"/>
        </w:rPr>
      </w:pPr>
      <w:r w:rsidRPr="006454E5">
        <w:rPr>
          <w:rFonts w:cs="Times New Roman"/>
          <w:sz w:val="26"/>
          <w:szCs w:val="26"/>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6454E5" w:rsidRDefault="00314B16" w:rsidP="00314B16">
      <w:pPr>
        <w:rPr>
          <w:rFonts w:cs="Times New Roman"/>
          <w:sz w:val="26"/>
          <w:szCs w:val="26"/>
        </w:rPr>
      </w:pPr>
      <w:r w:rsidRPr="006454E5">
        <w:rPr>
          <w:rFonts w:cs="Times New Roman"/>
          <w:sz w:val="26"/>
          <w:szCs w:val="26"/>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6454E5" w:rsidRDefault="00314B16" w:rsidP="00314B16">
      <w:pPr>
        <w:rPr>
          <w:rFonts w:cs="Times New Roman"/>
          <w:sz w:val="26"/>
          <w:szCs w:val="26"/>
        </w:rPr>
      </w:pPr>
      <w:r w:rsidRPr="006454E5">
        <w:rPr>
          <w:rFonts w:cs="Times New Roman"/>
          <w:sz w:val="26"/>
          <w:szCs w:val="26"/>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6454E5" w:rsidRDefault="00314B16" w:rsidP="00314B16">
      <w:pPr>
        <w:rPr>
          <w:rFonts w:cs="Times New Roman"/>
          <w:b/>
          <w:bCs/>
          <w:sz w:val="26"/>
          <w:szCs w:val="26"/>
        </w:rPr>
      </w:pPr>
    </w:p>
    <w:p w14:paraId="5B5C951B" w14:textId="77777777" w:rsidR="00314B16" w:rsidRPr="006454E5" w:rsidRDefault="00314B16" w:rsidP="00314B16">
      <w:pPr>
        <w:pStyle w:val="Heading3"/>
        <w:spacing w:before="0" w:after="0"/>
        <w:rPr>
          <w:rFonts w:cs="Times New Roman"/>
          <w:bCs/>
          <w:szCs w:val="26"/>
        </w:rPr>
      </w:pPr>
      <w:bookmarkStart w:id="98" w:name="_Toc185447736"/>
      <w:bookmarkStart w:id="99" w:name="_Toc185534199"/>
      <w:bookmarkStart w:id="100" w:name="_Toc185706954"/>
      <w:r w:rsidRPr="006454E5">
        <w:rPr>
          <w:rFonts w:cs="Times New Roman"/>
          <w:bCs/>
          <w:szCs w:val="26"/>
        </w:rPr>
        <w:t>1.3.2. Lập trình giao diện với ReactJS</w:t>
      </w:r>
      <w:bookmarkEnd w:id="98"/>
      <w:bookmarkEnd w:id="99"/>
      <w:bookmarkEnd w:id="100"/>
    </w:p>
    <w:p w14:paraId="09D117E2" w14:textId="77777777" w:rsidR="00314B16" w:rsidRPr="006454E5"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t xml:space="preserve">Giao diện hệ thống được xây dựng dựa trên </w:t>
      </w:r>
      <w:r w:rsidRPr="006454E5">
        <w:rPr>
          <w:rStyle w:val="Strong"/>
          <w:rFonts w:ascii="Times New Roman" w:hAnsi="Times New Roman" w:cs="Times New Roman"/>
          <w:sz w:val="26"/>
          <w:szCs w:val="26"/>
        </w:rPr>
        <w:t>ReactJS</w:t>
      </w:r>
      <w:r w:rsidRPr="006454E5">
        <w:rPr>
          <w:rFonts w:ascii="Times New Roman" w:hAnsi="Times New Roman" w:cs="Times New Roman"/>
          <w:sz w:val="26"/>
          <w:szCs w:val="26"/>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6454E5" w:rsidRDefault="00314B16" w:rsidP="00314B16">
      <w:pPr>
        <w:pStyle w:val="Heading4"/>
        <w:rPr>
          <w:rFonts w:cs="Times New Roman"/>
          <w:szCs w:val="26"/>
        </w:rPr>
      </w:pPr>
      <w:bookmarkStart w:id="101" w:name="__RefHeading___Toc26570_1225579473"/>
      <w:bookmarkEnd w:id="101"/>
      <w:r w:rsidRPr="006454E5">
        <w:rPr>
          <w:rStyle w:val="Strong"/>
          <w:rFonts w:cs="Times New Roman"/>
          <w:b w:val="0"/>
          <w:bCs w:val="0"/>
          <w:szCs w:val="26"/>
        </w:rPr>
        <w:t>Đặc điểm nổi bật:</w:t>
      </w:r>
    </w:p>
    <w:p w14:paraId="23F87610"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Component-Based:</w:t>
      </w:r>
      <w:r w:rsidRPr="006454E5">
        <w:rPr>
          <w:rFonts w:ascii="Times New Roman" w:hAnsi="Times New Roman" w:cs="Times New Roman"/>
          <w:sz w:val="26"/>
          <w:szCs w:val="26"/>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Virtual DOM:</w:t>
      </w:r>
      <w:r w:rsidRPr="006454E5">
        <w:rPr>
          <w:rFonts w:ascii="Times New Roman" w:hAnsi="Times New Roman" w:cs="Times New Roman"/>
          <w:sz w:val="26"/>
          <w:szCs w:val="26"/>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One-Way Data Binding:</w:t>
      </w:r>
      <w:r w:rsidRPr="006454E5">
        <w:rPr>
          <w:rFonts w:ascii="Times New Roman" w:hAnsi="Times New Roman" w:cs="Times New Roman"/>
          <w:sz w:val="26"/>
          <w:szCs w:val="26"/>
        </w:rPr>
        <w:br/>
        <w:t>Dữ liệu trong ReactJS được truyền từ cha xuống con (props) theo một hướng duy nhất, giúp dễ dàng kiểm soát luồng dữ liệu và phát hiện lỗi trong ứng dụng.</w:t>
      </w:r>
    </w:p>
    <w:p w14:paraId="2B75212B" w14:textId="77777777" w:rsidR="00314B16" w:rsidRPr="006454E5" w:rsidRDefault="00314B16" w:rsidP="00314B16">
      <w:pPr>
        <w:pStyle w:val="Heading4"/>
        <w:rPr>
          <w:rFonts w:cs="Times New Roman"/>
          <w:szCs w:val="26"/>
        </w:rPr>
      </w:pPr>
      <w:bookmarkStart w:id="102" w:name="__RefHeading___Toc26572_1225579473"/>
      <w:bookmarkEnd w:id="102"/>
      <w:r w:rsidRPr="006454E5">
        <w:rPr>
          <w:rStyle w:val="Strong"/>
          <w:rFonts w:cs="Times New Roman"/>
          <w:b w:val="0"/>
          <w:bCs w:val="0"/>
          <w:szCs w:val="26"/>
        </w:rPr>
        <w:t>Thư viện hỗ trợ:</w:t>
      </w:r>
    </w:p>
    <w:p w14:paraId="478631FB"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React Router:</w:t>
      </w:r>
      <w:r w:rsidRPr="006454E5">
        <w:rPr>
          <w:rFonts w:ascii="Times New Roman" w:hAnsi="Times New Roman" w:cs="Times New Roman"/>
          <w:sz w:val="26"/>
          <w:szCs w:val="26"/>
        </w:rPr>
        <w:br/>
        <w:t>Công cụ mạnh mẽ để quản lý định tuyến (routing) giữa các trang hoặc thành phần giao diện trong ứng dụng.</w:t>
      </w:r>
    </w:p>
    <w:p w14:paraId="02384F57"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Chuyển đổi nhanh chóng giữa các trang mà không cần tải lại trình duyệt.</w:t>
      </w:r>
    </w:p>
    <w:p w14:paraId="45487853"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định tuyến động, phù hợp cho các ứng dụng có nhiều cấp độ phức tạp.</w:t>
      </w:r>
    </w:p>
    <w:p w14:paraId="083CD915"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Dễ dàng cấu hình các đường dẫn như </w:t>
      </w:r>
      <w:r w:rsidRPr="006454E5">
        <w:rPr>
          <w:rStyle w:val="SourceText"/>
          <w:rFonts w:ascii="Times New Roman" w:hAnsi="Times New Roman" w:cs="Times New Roman"/>
          <w:sz w:val="26"/>
          <w:szCs w:val="26"/>
        </w:rPr>
        <w:t>/home</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/product/:id</w:t>
      </w:r>
      <w:r w:rsidRPr="006454E5">
        <w:rPr>
          <w:rFonts w:ascii="Times New Roman" w:hAnsi="Times New Roman" w:cs="Times New Roman"/>
          <w:sz w:val="26"/>
          <w:szCs w:val="26"/>
        </w:rPr>
        <w:t>, hoặc thậm chí các đường dẫn bảo vệ chỉ dành cho người dùng đã đăng nhập.</w:t>
      </w:r>
    </w:p>
    <w:p w14:paraId="2160A557"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Redux:</w:t>
      </w:r>
      <w:r w:rsidRPr="006454E5">
        <w:rPr>
          <w:rFonts w:ascii="Times New Roman" w:hAnsi="Times New Roman" w:cs="Times New Roman"/>
          <w:sz w:val="26"/>
          <w:szCs w:val="26"/>
        </w:rPr>
        <w:br/>
        <w:t xml:space="preserve">Redux được sử dụng để quản lý trạng thái toàn cục trong ứng dụng React, đặc biệt </w:t>
      </w:r>
      <w:r w:rsidRPr="006454E5">
        <w:rPr>
          <w:rFonts w:ascii="Times New Roman" w:hAnsi="Times New Roman" w:cs="Times New Roman"/>
          <w:sz w:val="26"/>
          <w:szCs w:val="26"/>
        </w:rPr>
        <w:lastRenderedPageBreak/>
        <w:t>hữu ích khi ứng dụng có nhiều thành phần chia sẻ trạng thái chung như giỏ hàng, thông tin người dùng, hoặc dữ liệu sản phẩm.</w:t>
      </w:r>
    </w:p>
    <w:p w14:paraId="13B3C29D"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Lưu trữ và quản lý trạng thái tập trung.</w:t>
      </w:r>
    </w:p>
    <w:p w14:paraId="723DC9DD"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Giảm sự phụ thuộc lẫn nhau giữa các thành phần, giúp mã nguồn rõ ràng và dễ mở rộng.</w:t>
      </w:r>
    </w:p>
    <w:p w14:paraId="47761267"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Cung cấp công cụ DevTools để kiểm tra và debug trạng thái trực quan.</w:t>
      </w:r>
    </w:p>
    <w:p w14:paraId="17ACE1A5"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Material-UI:</w:t>
      </w:r>
      <w:r w:rsidRPr="006454E5">
        <w:rPr>
          <w:rFonts w:ascii="Times New Roman" w:hAnsi="Times New Roman" w:cs="Times New Roman"/>
          <w:sz w:val="26"/>
          <w:szCs w:val="26"/>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Bao gồm các component như Buttons, Tables, Forms, AppBars,... giúp giảm thời gian thiết kế giao diện.</w:t>
      </w:r>
    </w:p>
    <w:p w14:paraId="218B90B4"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tùy chỉnh giao diện để phù hợp với nhu cầu của từng ứng dụng cụ thể.</w:t>
      </w:r>
    </w:p>
    <w:p w14:paraId="023B12D3" w14:textId="77777777" w:rsidR="00314B16" w:rsidRPr="006454E5" w:rsidRDefault="00314B16" w:rsidP="00314B16">
      <w:pPr>
        <w:pStyle w:val="BodyText"/>
        <w:numPr>
          <w:ilvl w:val="1"/>
          <w:numId w:val="72"/>
        </w:numPr>
        <w:tabs>
          <w:tab w:val="left" w:pos="0"/>
        </w:tabs>
        <w:rPr>
          <w:rFonts w:ascii="Times New Roman" w:hAnsi="Times New Roman" w:cs="Times New Roman"/>
          <w:sz w:val="26"/>
          <w:szCs w:val="26"/>
        </w:rPr>
      </w:pPr>
      <w:r w:rsidRPr="006454E5">
        <w:rPr>
          <w:rFonts w:ascii="Times New Roman" w:hAnsi="Times New Roman" w:cs="Times New Roman"/>
          <w:sz w:val="26"/>
          <w:szCs w:val="26"/>
        </w:rPr>
        <w:t>Hỗ trợ thiết kế responsive, tương thích với nhiều kích thước màn hình.</w:t>
      </w:r>
    </w:p>
    <w:p w14:paraId="2F4DDC6E" w14:textId="77777777" w:rsidR="00314B16" w:rsidRPr="006454E5" w:rsidRDefault="00314B16" w:rsidP="00314B16">
      <w:pPr>
        <w:pStyle w:val="Heading4"/>
        <w:rPr>
          <w:rFonts w:cs="Times New Roman"/>
          <w:szCs w:val="26"/>
        </w:rPr>
      </w:pPr>
      <w:bookmarkStart w:id="103" w:name="__RefHeading___Toc26574_1225579473"/>
      <w:bookmarkEnd w:id="103"/>
      <w:r w:rsidRPr="006454E5">
        <w:rPr>
          <w:rStyle w:val="Strong"/>
          <w:rFonts w:cs="Times New Roman"/>
          <w:b w:val="0"/>
          <w:bCs w:val="0"/>
          <w:szCs w:val="26"/>
        </w:rPr>
        <w:t>Tích hợp ReactJS trong ứng dụng:</w:t>
      </w:r>
    </w:p>
    <w:p w14:paraId="590E2F25" w14:textId="77777777" w:rsidR="00314B16" w:rsidRPr="006454E5"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ReactJS được kết hợp với các thư viện và công cụ khác như Axios hoặc Fetch API để giao tiếp với backend (RESTful API).</w:t>
      </w:r>
    </w:p>
    <w:p w14:paraId="10337E5A" w14:textId="77777777" w:rsidR="00314B16" w:rsidRPr="006454E5"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Sử dụng </w:t>
      </w:r>
      <w:r w:rsidRPr="006454E5">
        <w:rPr>
          <w:rStyle w:val="Strong"/>
          <w:rFonts w:ascii="Times New Roman" w:hAnsi="Times New Roman" w:cs="Times New Roman"/>
          <w:sz w:val="26"/>
          <w:szCs w:val="26"/>
        </w:rPr>
        <w:t>component lifecycle</w:t>
      </w:r>
      <w:r w:rsidRPr="006454E5">
        <w:rPr>
          <w:rFonts w:ascii="Times New Roman" w:hAnsi="Times New Roman" w:cs="Times New Roman"/>
          <w:sz w:val="26"/>
          <w:szCs w:val="26"/>
        </w:rPr>
        <w:t xml:space="preserve"> hoặc </w:t>
      </w:r>
      <w:r w:rsidRPr="006454E5">
        <w:rPr>
          <w:rStyle w:val="Strong"/>
          <w:rFonts w:ascii="Times New Roman" w:hAnsi="Times New Roman" w:cs="Times New Roman"/>
          <w:sz w:val="26"/>
          <w:szCs w:val="26"/>
        </w:rPr>
        <w:t>hooks (useEffect, useState)</w:t>
      </w:r>
      <w:r w:rsidRPr="006454E5">
        <w:rPr>
          <w:rFonts w:ascii="Times New Roman" w:hAnsi="Times New Roman" w:cs="Times New Roman"/>
          <w:sz w:val="26"/>
          <w:szCs w:val="26"/>
        </w:rPr>
        <w:t xml:space="preserve"> để quản lý luồng dữ liệu và trạng thái trong ứng dụng.</w:t>
      </w:r>
    </w:p>
    <w:p w14:paraId="2283095B" w14:textId="77777777" w:rsidR="00314B16" w:rsidRPr="006454E5" w:rsidRDefault="00314B16" w:rsidP="00314B16">
      <w:pPr>
        <w:pStyle w:val="BodyText"/>
        <w:numPr>
          <w:ilvl w:val="0"/>
          <w:numId w:val="73"/>
        </w:numPr>
        <w:tabs>
          <w:tab w:val="clear" w:pos="709"/>
          <w:tab w:val="left" w:pos="0"/>
        </w:tabs>
        <w:rPr>
          <w:rFonts w:ascii="Times New Roman" w:hAnsi="Times New Roman" w:cs="Times New Roman"/>
          <w:sz w:val="26"/>
          <w:szCs w:val="26"/>
        </w:rPr>
      </w:pPr>
      <w:r w:rsidRPr="006454E5">
        <w:rPr>
          <w:rFonts w:ascii="Times New Roman" w:hAnsi="Times New Roman" w:cs="Times New Roman"/>
          <w:sz w:val="26"/>
          <w:szCs w:val="26"/>
        </w:rPr>
        <w:t>Tối ưu hiệu suất bằng cách sử dụng lazy-loading và code-splitting, đặc biệt trong các dự án lớn.</w:t>
      </w:r>
    </w:p>
    <w:p w14:paraId="180AA68D" w14:textId="77777777" w:rsidR="00314B16" w:rsidRPr="006454E5" w:rsidRDefault="00314B16" w:rsidP="00314B16">
      <w:pPr>
        <w:pStyle w:val="Heading3"/>
        <w:rPr>
          <w:rFonts w:cs="Times New Roman"/>
          <w:szCs w:val="26"/>
        </w:rPr>
      </w:pPr>
      <w:bookmarkStart w:id="104" w:name="_Toc185447737"/>
      <w:bookmarkStart w:id="105" w:name="_Toc185534200"/>
      <w:bookmarkStart w:id="106" w:name="_Toc185706955"/>
      <w:r w:rsidRPr="006454E5">
        <w:rPr>
          <w:rFonts w:cs="Times New Roman"/>
          <w:szCs w:val="26"/>
        </w:rPr>
        <w:t>1.3.3. Lập trình backend với Java Spring Boot</w:t>
      </w:r>
      <w:bookmarkEnd w:id="104"/>
      <w:bookmarkEnd w:id="105"/>
      <w:bookmarkEnd w:id="106"/>
    </w:p>
    <w:p w14:paraId="6BA4356E" w14:textId="77777777" w:rsidR="00314B16" w:rsidRPr="006454E5"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t xml:space="preserve">Phần backend được phát triển bằng </w:t>
      </w:r>
      <w:r w:rsidRPr="006454E5">
        <w:rPr>
          <w:rStyle w:val="Strong"/>
          <w:rFonts w:ascii="Times New Roman" w:hAnsi="Times New Roman" w:cs="Times New Roman"/>
          <w:sz w:val="26"/>
          <w:szCs w:val="26"/>
        </w:rPr>
        <w:t>Spring Boot</w:t>
      </w:r>
      <w:r w:rsidRPr="006454E5">
        <w:rPr>
          <w:rFonts w:ascii="Times New Roman" w:hAnsi="Times New Roman" w:cs="Times New Roman"/>
          <w:sz w:val="26"/>
          <w:szCs w:val="26"/>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6454E5" w:rsidRDefault="00314B16" w:rsidP="00314B16">
      <w:pPr>
        <w:pStyle w:val="Heading4"/>
        <w:rPr>
          <w:rFonts w:cs="Times New Roman"/>
          <w:szCs w:val="26"/>
        </w:rPr>
      </w:pPr>
      <w:bookmarkStart w:id="107" w:name="__RefHeading___Toc26576_1225579473"/>
      <w:bookmarkEnd w:id="107"/>
      <w:r w:rsidRPr="006454E5">
        <w:rPr>
          <w:rStyle w:val="Strong"/>
          <w:rFonts w:cs="Times New Roman"/>
          <w:b w:val="0"/>
          <w:bCs w:val="0"/>
          <w:szCs w:val="26"/>
        </w:rPr>
        <w:t>Đặc điểm nổi bật:</w:t>
      </w:r>
    </w:p>
    <w:p w14:paraId="1AA25B16"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Cấu hình tự động:</w:t>
      </w:r>
      <w:r w:rsidRPr="006454E5">
        <w:rPr>
          <w:rFonts w:ascii="Times New Roman" w:hAnsi="Times New Roman" w:cs="Times New Roman"/>
          <w:sz w:val="26"/>
          <w:szCs w:val="26"/>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RESTful API:</w:t>
      </w:r>
      <w:r w:rsidRPr="006454E5">
        <w:rPr>
          <w:rFonts w:ascii="Times New Roman" w:hAnsi="Times New Roman" w:cs="Times New Roman"/>
          <w:sz w:val="26"/>
          <w:szCs w:val="26"/>
        </w:rPr>
        <w:br/>
        <w:t xml:space="preserve">Spring Boot hỗ trợ xây dựng dịch vụ RESTful API dễ dàng với các annotation như </w:t>
      </w:r>
      <w:r w:rsidRPr="006454E5">
        <w:rPr>
          <w:rStyle w:val="SourceText"/>
          <w:rFonts w:ascii="Times New Roman" w:hAnsi="Times New Roman" w:cs="Times New Roman"/>
          <w:sz w:val="26"/>
          <w:szCs w:val="26"/>
        </w:rPr>
        <w:t>@RestController</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@RequestMapping</w:t>
      </w:r>
      <w:r w:rsidRPr="006454E5">
        <w:rPr>
          <w:rFonts w:ascii="Times New Roman" w:hAnsi="Times New Roman" w:cs="Times New Roman"/>
          <w:sz w:val="26"/>
          <w:szCs w:val="26"/>
        </w:rPr>
        <w:t>,...</w:t>
      </w:r>
    </w:p>
    <w:p w14:paraId="7C3CFA15" w14:textId="77777777" w:rsidR="00314B16" w:rsidRPr="006454E5" w:rsidRDefault="00314B16" w:rsidP="00314B16">
      <w:pPr>
        <w:pStyle w:val="BodyText"/>
        <w:numPr>
          <w:ilvl w:val="1"/>
          <w:numId w:val="74"/>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Đơn giản hóa việc tạo ra các endpoint để giao tiếp với frontend.</w:t>
      </w:r>
    </w:p>
    <w:p w14:paraId="4A52DF54" w14:textId="77777777" w:rsidR="00314B16" w:rsidRPr="006454E5" w:rsidRDefault="00314B16" w:rsidP="00314B16">
      <w:pPr>
        <w:pStyle w:val="BodyText"/>
        <w:numPr>
          <w:ilvl w:val="1"/>
          <w:numId w:val="74"/>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chuyển đổi dữ liệu tự động giữa các định dạng như JSON và XML.</w:t>
      </w:r>
    </w:p>
    <w:p w14:paraId="684E8257"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Quản lý dependency:</w:t>
      </w:r>
      <w:r w:rsidRPr="006454E5">
        <w:rPr>
          <w:rFonts w:ascii="Times New Roman" w:hAnsi="Times New Roman" w:cs="Times New Roman"/>
          <w:sz w:val="26"/>
          <w:szCs w:val="26"/>
        </w:rPr>
        <w:br/>
        <w:t xml:space="preserve">Sử dụng Maven hoặc Gradle, Spring Boot giúp quản lý các thư viện và phiên bản </w:t>
      </w:r>
      <w:r w:rsidRPr="006454E5">
        <w:rPr>
          <w:rFonts w:ascii="Times New Roman" w:hAnsi="Times New Roman" w:cs="Times New Roman"/>
          <w:sz w:val="26"/>
          <w:szCs w:val="26"/>
        </w:rPr>
        <w:lastRenderedPageBreak/>
        <w:t>một cách hiệu quả. Điều này đảm bảo tính nhất quán và giảm thiểu xung đột giữa các thư viện.</w:t>
      </w:r>
    </w:p>
    <w:p w14:paraId="26EB21DE"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Khả năng mở rộng:</w:t>
      </w:r>
      <w:r w:rsidRPr="006454E5">
        <w:rPr>
          <w:rFonts w:ascii="Times New Roman" w:hAnsi="Times New Roman" w:cs="Times New Roman"/>
          <w:sz w:val="26"/>
          <w:szCs w:val="26"/>
        </w:rPr>
        <w:br/>
        <w:t>Hỗ trợ kiến trúc microservices, giúp dễ dàng mở rộng và quản lý hệ thống lớn với nhiều thành phần độc lập.</w:t>
      </w:r>
    </w:p>
    <w:p w14:paraId="257F0875" w14:textId="77777777" w:rsidR="00314B16" w:rsidRPr="006454E5" w:rsidRDefault="00314B16" w:rsidP="00314B16">
      <w:pPr>
        <w:pStyle w:val="Heading4"/>
        <w:rPr>
          <w:rFonts w:cs="Times New Roman"/>
          <w:szCs w:val="26"/>
        </w:rPr>
      </w:pPr>
      <w:bookmarkStart w:id="108" w:name="__RefHeading___Toc26578_1225579473"/>
      <w:bookmarkEnd w:id="108"/>
      <w:r w:rsidRPr="006454E5">
        <w:rPr>
          <w:rStyle w:val="Strong"/>
          <w:rFonts w:cs="Times New Roman"/>
          <w:b w:val="0"/>
          <w:bCs w:val="0"/>
          <w:szCs w:val="26"/>
        </w:rPr>
        <w:t>Thư viện hỗ trợ:</w:t>
      </w:r>
    </w:p>
    <w:p w14:paraId="15743CEF"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Data JPA:</w:t>
      </w:r>
      <w:r w:rsidRPr="006454E5">
        <w:rPr>
          <w:rFonts w:ascii="Times New Roman" w:hAnsi="Times New Roman" w:cs="Times New Roman"/>
          <w:sz w:val="26"/>
          <w:szCs w:val="26"/>
        </w:rPr>
        <w:br/>
        <w:t>Spring Data JPA đơn giản hóa việc thao tác với cơ sở dữ liệu thông qua ORM (Object Relational Mapping).</w:t>
      </w:r>
    </w:p>
    <w:p w14:paraId="27525ACB"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Hỗ trợ tự động sinh các câu lệnh SQL từ các phương thức định nghĩa sẵn như </w:t>
      </w:r>
      <w:r w:rsidRPr="006454E5">
        <w:rPr>
          <w:rStyle w:val="SourceText"/>
          <w:rFonts w:ascii="Times New Roman" w:hAnsi="Times New Roman" w:cs="Times New Roman"/>
          <w:sz w:val="26"/>
          <w:szCs w:val="26"/>
        </w:rPr>
        <w:t>findById</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save</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delete</w:t>
      </w:r>
      <w:r w:rsidRPr="006454E5">
        <w:rPr>
          <w:rFonts w:ascii="Times New Roman" w:hAnsi="Times New Roman" w:cs="Times New Roman"/>
          <w:sz w:val="26"/>
          <w:szCs w:val="26"/>
        </w:rPr>
        <w:t>,...</w:t>
      </w:r>
    </w:p>
    <w:p w14:paraId="1D71D98B"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Dễ dàng kết nối với các hệ quản trị cơ sở dữ liệu như MySQL, PostgreSQL, hoặc MongoDB.</w:t>
      </w:r>
    </w:p>
    <w:p w14:paraId="33B35B06"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tích hợp Hibernate, cho phép xây dựng truy vấn phức tạp với JPQL hoặc Native Query.</w:t>
      </w:r>
    </w:p>
    <w:p w14:paraId="02B7D17F"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Security:</w:t>
      </w:r>
      <w:r w:rsidRPr="006454E5">
        <w:rPr>
          <w:rFonts w:ascii="Times New Roman" w:hAnsi="Times New Roman" w:cs="Times New Roman"/>
          <w:sz w:val="26"/>
          <w:szCs w:val="26"/>
        </w:rPr>
        <w:br/>
        <w:t>Một công cụ mạnh mẽ để bảo vệ ứng dụng, đảm bảo tính bảo mật trong xác thực và phân quyền.</w:t>
      </w:r>
    </w:p>
    <w:p w14:paraId="60ECA038"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xác thực bằng username/password, OAuth2, JWT.</w:t>
      </w:r>
    </w:p>
    <w:p w14:paraId="70CB6F31"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Phân quyền truy cập linh hoạt dựa trên vai trò (roles) hoặc quyền (permissions).</w:t>
      </w:r>
    </w:p>
    <w:p w14:paraId="47759C64"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Bảo vệ API khỏi các tấn công phổ biến như CSRF, XSS, và SQL Injection.</w:t>
      </w:r>
    </w:p>
    <w:p w14:paraId="05FD9042"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Web:</w:t>
      </w:r>
      <w:r w:rsidRPr="006454E5">
        <w:rPr>
          <w:rFonts w:ascii="Times New Roman" w:hAnsi="Times New Roman" w:cs="Times New Roman"/>
          <w:sz w:val="26"/>
          <w:szCs w:val="26"/>
        </w:rPr>
        <w:br/>
        <w:t>Cung cấp các tính năng để xây dựng dịch vụ RESTful và xử lý yêu cầu HTTP.</w:t>
      </w:r>
    </w:p>
    <w:p w14:paraId="6B93E4FA"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Hỗ trợ </w:t>
      </w:r>
      <w:r w:rsidRPr="006454E5">
        <w:rPr>
          <w:rStyle w:val="SourceText"/>
          <w:rFonts w:ascii="Times New Roman" w:hAnsi="Times New Roman" w:cs="Times New Roman"/>
          <w:sz w:val="26"/>
          <w:szCs w:val="26"/>
        </w:rPr>
        <w:t>@RestController</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@GetMapping</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@PostMapping</w:t>
      </w:r>
      <w:r w:rsidRPr="006454E5">
        <w:rPr>
          <w:rFonts w:ascii="Times New Roman" w:hAnsi="Times New Roman" w:cs="Times New Roman"/>
          <w:sz w:val="26"/>
          <w:szCs w:val="26"/>
        </w:rPr>
        <w:t xml:space="preserve"> để định nghĩa các endpoint.</w:t>
      </w:r>
    </w:p>
    <w:p w14:paraId="23C44315" w14:textId="77777777" w:rsidR="00314B16" w:rsidRPr="006454E5" w:rsidRDefault="00314B16" w:rsidP="00314B16">
      <w:pPr>
        <w:pStyle w:val="BodyText"/>
        <w:numPr>
          <w:ilvl w:val="1"/>
          <w:numId w:val="75"/>
        </w:numPr>
        <w:tabs>
          <w:tab w:val="left" w:pos="0"/>
        </w:tabs>
        <w:rPr>
          <w:rFonts w:ascii="Times New Roman" w:hAnsi="Times New Roman" w:cs="Times New Roman"/>
          <w:sz w:val="26"/>
          <w:szCs w:val="26"/>
        </w:rPr>
      </w:pPr>
      <w:r w:rsidRPr="006454E5">
        <w:rPr>
          <w:rFonts w:ascii="Times New Roman" w:hAnsi="Times New Roman" w:cs="Times New Roman"/>
          <w:sz w:val="26"/>
          <w:szCs w:val="26"/>
        </w:rPr>
        <w:t>Tích hợp dễ dàng với các thư viện bên ngoài để xử lý yêu cầu phức tạp.</w:t>
      </w:r>
    </w:p>
    <w:p w14:paraId="3B4E44A3" w14:textId="77777777" w:rsidR="00314B16" w:rsidRPr="006454E5" w:rsidRDefault="00314B16" w:rsidP="00314B16">
      <w:pPr>
        <w:pStyle w:val="Heading4"/>
        <w:rPr>
          <w:rFonts w:cs="Times New Roman"/>
          <w:szCs w:val="26"/>
        </w:rPr>
      </w:pPr>
      <w:bookmarkStart w:id="109" w:name="__RefHeading___Toc26580_1225579473"/>
      <w:bookmarkEnd w:id="109"/>
      <w:r w:rsidRPr="006454E5">
        <w:rPr>
          <w:rStyle w:val="Strong"/>
          <w:rFonts w:cs="Times New Roman"/>
          <w:b w:val="0"/>
          <w:bCs w:val="0"/>
          <w:szCs w:val="26"/>
        </w:rPr>
        <w:t>Tích hợp với ReactJS:</w:t>
      </w:r>
    </w:p>
    <w:p w14:paraId="44ABEA0C"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RESTful API:</w:t>
      </w:r>
      <w:r w:rsidRPr="006454E5">
        <w:rPr>
          <w:rFonts w:ascii="Times New Roman" w:hAnsi="Times New Roman" w:cs="Times New Roman"/>
          <w:sz w:val="26"/>
          <w:szCs w:val="26"/>
        </w:rPr>
        <w:br/>
        <w:t>Spring Boot cung cấp các endpoint RESTful, giúp giao diện ReactJS lấy và gửi dữ liệu một cách dễ dàng.</w:t>
      </w:r>
    </w:p>
    <w:p w14:paraId="123E971E" w14:textId="77777777" w:rsidR="00314B16" w:rsidRPr="006454E5" w:rsidRDefault="00314B16" w:rsidP="00314B16">
      <w:pPr>
        <w:pStyle w:val="BodyText"/>
        <w:numPr>
          <w:ilvl w:val="1"/>
          <w:numId w:val="76"/>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Dữ liệu được trao đổi qua định dạng JSON.</w:t>
      </w:r>
    </w:p>
    <w:p w14:paraId="06381BB0" w14:textId="77777777" w:rsidR="00314B16" w:rsidRPr="006454E5" w:rsidRDefault="00314B16" w:rsidP="00314B16">
      <w:pPr>
        <w:pStyle w:val="BodyText"/>
        <w:numPr>
          <w:ilvl w:val="1"/>
          <w:numId w:val="76"/>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Sử dụng các thư viện như Axios hoặc Fetch để gửi các yêu cầu HTTP từ ReactJS.</w:t>
      </w:r>
    </w:p>
    <w:p w14:paraId="318AF4D9"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Bảo mật:</w:t>
      </w:r>
      <w:r w:rsidRPr="006454E5">
        <w:rPr>
          <w:rFonts w:ascii="Times New Roman" w:hAnsi="Times New Roman" w:cs="Times New Roman"/>
          <w:sz w:val="26"/>
          <w:szCs w:val="26"/>
        </w:rPr>
        <w:br/>
        <w:t xml:space="preserve">Spring Security bảo vệ các API và chỉ cho phép truy cập từ các ứng dụng hoặc người </w:t>
      </w:r>
      <w:r w:rsidRPr="006454E5">
        <w:rPr>
          <w:rFonts w:ascii="Times New Roman" w:hAnsi="Times New Roman" w:cs="Times New Roman"/>
          <w:sz w:val="26"/>
          <w:szCs w:val="26"/>
        </w:rPr>
        <w:lastRenderedPageBreak/>
        <w:t>dùng hợp lệ. JWT (JSON Web Token) thường được sử dụng để bảo mật các yêu cầu giữa frontend và backend.</w:t>
      </w:r>
    </w:p>
    <w:p w14:paraId="3ADFEE5E"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Triển khai:</w:t>
      </w:r>
      <w:r w:rsidRPr="006454E5">
        <w:rPr>
          <w:rFonts w:ascii="Times New Roman" w:hAnsi="Times New Roman" w:cs="Times New Roman"/>
          <w:sz w:val="26"/>
          <w:szCs w:val="26"/>
        </w:rPr>
        <w:br/>
        <w:t xml:space="preserve">Backend Spring Boot và frontend ReactJS có thể được triển khai riêng biệt trên các máy chủ khác nhau, hoặc gộp chung bằng cách build ReactJS thành static files và nhúng vào thư mục </w:t>
      </w:r>
      <w:r w:rsidRPr="006454E5">
        <w:rPr>
          <w:rStyle w:val="SourceText"/>
          <w:rFonts w:ascii="Times New Roman" w:hAnsi="Times New Roman" w:cs="Times New Roman"/>
          <w:sz w:val="26"/>
          <w:szCs w:val="26"/>
        </w:rPr>
        <w:t>resources/static</w:t>
      </w:r>
      <w:r w:rsidRPr="006454E5">
        <w:rPr>
          <w:rFonts w:ascii="Times New Roman" w:hAnsi="Times New Roman" w:cs="Times New Roman"/>
          <w:sz w:val="26"/>
          <w:szCs w:val="26"/>
        </w:rPr>
        <w:t xml:space="preserve"> của Spring Boot.</w:t>
      </w:r>
    </w:p>
    <w:p w14:paraId="3BC85534" w14:textId="77777777" w:rsidR="00314B16" w:rsidRPr="006454E5" w:rsidRDefault="00314B16" w:rsidP="00314B16">
      <w:pPr>
        <w:pStyle w:val="Heading4"/>
        <w:rPr>
          <w:rFonts w:cs="Times New Roman"/>
          <w:szCs w:val="26"/>
        </w:rPr>
      </w:pPr>
      <w:bookmarkStart w:id="110" w:name="__RefHeading___Toc26582_1225579473"/>
      <w:bookmarkEnd w:id="110"/>
      <w:r w:rsidRPr="006454E5">
        <w:rPr>
          <w:rStyle w:val="Strong"/>
          <w:rFonts w:cs="Times New Roman"/>
          <w:b w:val="0"/>
          <w:bCs w:val="0"/>
          <w:szCs w:val="26"/>
        </w:rPr>
        <w:t>Ưu điểm của kết hợp ReactJS và Spring Boot:</w:t>
      </w:r>
    </w:p>
    <w:p w14:paraId="0F79898E" w14:textId="77777777" w:rsidR="00314B16" w:rsidRPr="006454E5"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Tách biệt rõ ràng giữa giao diện người dùng và logic xử lý phía server, giúp ứng dụng dễ bảo trì và mở rộng.</w:t>
      </w:r>
    </w:p>
    <w:p w14:paraId="449EC203" w14:textId="77777777" w:rsidR="00314B16" w:rsidRPr="006454E5"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Tăng tính linh hoạt khi phát triển, vì backend và frontend có thể được xây dựng và nâng cấp độc lập.</w:t>
      </w:r>
    </w:p>
    <w:p w14:paraId="1985B420" w14:textId="77777777" w:rsidR="00314B16" w:rsidRPr="006454E5" w:rsidRDefault="00314B16" w:rsidP="00314B16">
      <w:pPr>
        <w:pStyle w:val="BodyText"/>
        <w:numPr>
          <w:ilvl w:val="0"/>
          <w:numId w:val="77"/>
        </w:numPr>
        <w:tabs>
          <w:tab w:val="clear" w:pos="709"/>
          <w:tab w:val="left" w:pos="0"/>
        </w:tabs>
        <w:rPr>
          <w:rFonts w:ascii="Times New Roman" w:hAnsi="Times New Roman" w:cs="Times New Roman"/>
          <w:sz w:val="26"/>
          <w:szCs w:val="26"/>
        </w:rPr>
      </w:pPr>
      <w:r w:rsidRPr="006454E5">
        <w:rPr>
          <w:rFonts w:ascii="Times New Roman" w:hAnsi="Times New Roman" w:cs="Times New Roman"/>
          <w:sz w:val="26"/>
          <w:szCs w:val="26"/>
        </w:rPr>
        <w:t>Dễ dàng mở rộng hệ thống để hỗ trợ các tính năng phức tạp hoặc tích hợp với các dịch vụ bên thứ ba.</w:t>
      </w:r>
    </w:p>
    <w:p w14:paraId="395BEA98" w14:textId="77777777" w:rsidR="00314B16" w:rsidRPr="006454E5" w:rsidRDefault="00314B16" w:rsidP="00314B16">
      <w:pPr>
        <w:pStyle w:val="Heading2"/>
        <w:rPr>
          <w:rFonts w:cs="Times New Roman"/>
          <w:szCs w:val="26"/>
        </w:rPr>
      </w:pPr>
      <w:bookmarkStart w:id="111" w:name="__RefHeading___Toc26584_1225579473"/>
      <w:bookmarkStart w:id="112" w:name="_Toc185447738"/>
      <w:bookmarkStart w:id="113" w:name="_Toc185534201"/>
      <w:bookmarkStart w:id="114" w:name="_Toc185706956"/>
      <w:bookmarkEnd w:id="111"/>
      <w:r w:rsidRPr="006454E5">
        <w:rPr>
          <w:rFonts w:cs="Times New Roman"/>
          <w:szCs w:val="26"/>
        </w:rPr>
        <w:t>1.4. Xác định yêu cầu của hệ thống</w:t>
      </w:r>
      <w:bookmarkEnd w:id="112"/>
      <w:bookmarkEnd w:id="113"/>
      <w:bookmarkEnd w:id="114"/>
    </w:p>
    <w:p w14:paraId="1643A130" w14:textId="77777777" w:rsidR="00314B16" w:rsidRPr="006454E5" w:rsidRDefault="00314B16" w:rsidP="00314B16">
      <w:pPr>
        <w:pStyle w:val="Heading3"/>
        <w:rPr>
          <w:rFonts w:cs="Times New Roman"/>
          <w:szCs w:val="26"/>
        </w:rPr>
      </w:pPr>
      <w:bookmarkStart w:id="115" w:name="_Toc185447739"/>
      <w:bookmarkStart w:id="116" w:name="_Toc185534202"/>
      <w:bookmarkStart w:id="117" w:name="_Toc185706957"/>
      <w:r w:rsidRPr="006454E5">
        <w:rPr>
          <w:rFonts w:cs="Times New Roman"/>
          <w:spacing w:val="-4"/>
          <w:szCs w:val="26"/>
        </w:rPr>
        <w:t>1.4.1. Mô tả hệ thống</w:t>
      </w:r>
      <w:bookmarkEnd w:id="115"/>
      <w:bookmarkEnd w:id="116"/>
      <w:bookmarkEnd w:id="117"/>
    </w:p>
    <w:p w14:paraId="3B8B6B5B" w14:textId="77777777" w:rsidR="00314B16" w:rsidRPr="006454E5" w:rsidRDefault="00314B16" w:rsidP="00314B16">
      <w:pPr>
        <w:spacing w:before="209"/>
        <w:rPr>
          <w:rFonts w:cs="Times New Roman"/>
          <w:sz w:val="26"/>
          <w:szCs w:val="26"/>
        </w:rPr>
      </w:pPr>
      <w:r w:rsidRPr="006454E5">
        <w:rPr>
          <w:rFonts w:cs="Times New Roman"/>
          <w:spacing w:val="-4"/>
          <w:sz w:val="26"/>
          <w:szCs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6EA24F62" w14:textId="77777777" w:rsidR="00314B16" w:rsidRPr="006454E5" w:rsidRDefault="00314B16" w:rsidP="00314B16">
      <w:pPr>
        <w:spacing w:before="209"/>
        <w:rPr>
          <w:rFonts w:cs="Times New Roman"/>
          <w:sz w:val="26"/>
          <w:szCs w:val="26"/>
        </w:rPr>
      </w:pPr>
      <w:r w:rsidRPr="006454E5">
        <w:rPr>
          <w:rFonts w:cs="Times New Roman"/>
          <w:spacing w:val="-4"/>
          <w:sz w:val="26"/>
          <w:szCs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63CC4DD2" w14:textId="77777777" w:rsidR="00314B16" w:rsidRPr="006454E5" w:rsidRDefault="00314B16" w:rsidP="00314B16">
      <w:pPr>
        <w:pStyle w:val="Heading3"/>
        <w:rPr>
          <w:rFonts w:cs="Times New Roman"/>
          <w:szCs w:val="26"/>
        </w:rPr>
      </w:pPr>
      <w:bookmarkStart w:id="118" w:name="_Toc185447740"/>
      <w:bookmarkStart w:id="119" w:name="_Toc185534203"/>
      <w:bookmarkStart w:id="120" w:name="_Toc185706958"/>
      <w:r w:rsidRPr="006454E5">
        <w:rPr>
          <w:rFonts w:cs="Times New Roman"/>
          <w:spacing w:val="-4"/>
          <w:szCs w:val="26"/>
        </w:rPr>
        <w:t>1.4.2. Xác định chức năng</w:t>
      </w:r>
      <w:bookmarkEnd w:id="118"/>
      <w:bookmarkEnd w:id="119"/>
      <w:bookmarkEnd w:id="120"/>
    </w:p>
    <w:p w14:paraId="2FD26ECC"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người dùng:</w:t>
      </w:r>
    </w:p>
    <w:p w14:paraId="36F1451A"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Đăng nhập/ đăng ký tài khoản</w:t>
      </w:r>
    </w:p>
    <w:p w14:paraId="60F4CABD"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(Quên mật khẩu, cập nhập thông tin tài khoản,… )</w:t>
      </w:r>
    </w:p>
    <w:p w14:paraId="2A129BC3"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nhân viên (Staff):</w:t>
      </w:r>
    </w:p>
    <w:p w14:paraId="26EE5F48"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khách hàng</w:t>
      </w:r>
    </w:p>
    <w:p w14:paraId="21CA2606"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đơn hàng</w:t>
      </w:r>
    </w:p>
    <w:p w14:paraId="632177FD"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Thống kê</w:t>
      </w:r>
    </w:p>
    <w:p w14:paraId="16050D83"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quản trị viên (Admin) gồm chức năng của nhân viên và:</w:t>
      </w:r>
    </w:p>
    <w:p w14:paraId="5AE423F1"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nhân viên</w:t>
      </w:r>
    </w:p>
    <w:p w14:paraId="7D43CE15"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lastRenderedPageBreak/>
        <w:t>Quản lý thông tin các sự kiện trong cửa hàng (khuyến mãi,…)</w:t>
      </w:r>
    </w:p>
    <w:p w14:paraId="2D45ED4C"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banner của website</w:t>
      </w:r>
    </w:p>
    <w:p w14:paraId="6EAD4536"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khách hàng</w:t>
      </w:r>
    </w:p>
    <w:p w14:paraId="08452933"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thông tin tài khoản</w:t>
      </w:r>
    </w:p>
    <w:p w14:paraId="604A3150"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Tìm kiếm sản phẩm</w:t>
      </w:r>
    </w:p>
    <w:p w14:paraId="1952B536"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giỏ hàng</w:t>
      </w:r>
    </w:p>
    <w:p w14:paraId="14FEA8B8"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danh sách sản phẩm yêu thích</w:t>
      </w:r>
    </w:p>
    <w:p w14:paraId="089B54FE"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Đánh giá sản phẩm</w:t>
      </w:r>
    </w:p>
    <w:p w14:paraId="6183B53F" w14:textId="255037D5" w:rsidR="00314B16" w:rsidRPr="00770E68" w:rsidRDefault="00314B16" w:rsidP="00314B16">
      <w:pPr>
        <w:numPr>
          <w:ilvl w:val="1"/>
          <w:numId w:val="3"/>
        </w:numPr>
        <w:spacing w:before="209"/>
        <w:rPr>
          <w:ins w:id="121" w:author="Khanh Cong" w:date="2024-12-22T21:08:00Z" w16du:dateUtc="2024-12-22T14:08:00Z"/>
          <w:rFonts w:cs="Times New Roman"/>
          <w:sz w:val="26"/>
          <w:szCs w:val="26"/>
          <w:rPrChange w:id="122" w:author="Khanh Cong" w:date="2024-12-22T21:08:00Z" w16du:dateUtc="2024-12-22T14:08:00Z">
            <w:rPr>
              <w:ins w:id="123" w:author="Khanh Cong" w:date="2024-12-22T21:08:00Z" w16du:dateUtc="2024-12-22T14:08:00Z"/>
              <w:rFonts w:cs="Times New Roman"/>
              <w:spacing w:val="-4"/>
              <w:sz w:val="26"/>
              <w:szCs w:val="26"/>
            </w:rPr>
          </w:rPrChange>
        </w:rPr>
      </w:pPr>
      <w:r w:rsidRPr="00F06492">
        <w:rPr>
          <w:rFonts w:cs="Times New Roman"/>
          <w:spacing w:val="-4"/>
          <w:sz w:val="26"/>
          <w:szCs w:val="26"/>
        </w:rPr>
        <w:t>Quản lý đơn hàng</w:t>
      </w:r>
    </w:p>
    <w:p w14:paraId="0493CF49" w14:textId="03A65423" w:rsidR="00770E68" w:rsidRPr="006454E5" w:rsidRDefault="00770E68" w:rsidP="00770E68">
      <w:pPr>
        <w:pStyle w:val="Heading2"/>
        <w:pPrChange w:id="124" w:author="Khanh Cong" w:date="2024-12-22T21:08:00Z" w16du:dateUtc="2024-12-22T14:08:00Z">
          <w:pPr>
            <w:numPr>
              <w:ilvl w:val="1"/>
              <w:numId w:val="3"/>
            </w:numPr>
            <w:tabs>
              <w:tab w:val="num" w:pos="1080"/>
            </w:tabs>
            <w:spacing w:before="209"/>
            <w:ind w:left="1080" w:hanging="360"/>
          </w:pPr>
        </w:pPrChange>
      </w:pPr>
      <w:ins w:id="125" w:author="Khanh Cong" w:date="2024-12-22T21:08:00Z" w16du:dateUtc="2024-12-22T14:08:00Z">
        <w:r>
          <w:t>1.5. Kết luận chương</w:t>
        </w:r>
      </w:ins>
    </w:p>
    <w:p w14:paraId="14CD1D7D" w14:textId="77777777" w:rsidR="00314B16" w:rsidRPr="00462FF3" w:rsidRDefault="00314B16" w:rsidP="00863B69">
      <w:pPr>
        <w:pStyle w:val="Heading1"/>
      </w:pPr>
      <w:bookmarkStart w:id="126" w:name="__RefHeading___Toc26586_1225579473"/>
      <w:bookmarkStart w:id="127" w:name="_Toc185447741"/>
      <w:bookmarkStart w:id="128" w:name="_Toc185534204"/>
      <w:bookmarkStart w:id="129" w:name="_Toc185706959"/>
      <w:bookmarkEnd w:id="126"/>
      <w:r w:rsidRPr="00462FF3">
        <w:t>CHƯƠNG 2. PHÂN TÍCH VÀ THIẾT KẾ HỆ THỐNG</w:t>
      </w:r>
      <w:bookmarkEnd w:id="127"/>
      <w:bookmarkEnd w:id="128"/>
      <w:bookmarkEnd w:id="129"/>
    </w:p>
    <w:p w14:paraId="05711C01" w14:textId="3A51E012" w:rsidR="00314B16" w:rsidRPr="00F06492" w:rsidRDefault="00314B16" w:rsidP="00314B16">
      <w:pPr>
        <w:spacing w:before="209"/>
        <w:rPr>
          <w:rFonts w:cs="Times New Roman"/>
          <w:sz w:val="26"/>
          <w:szCs w:val="26"/>
        </w:rPr>
      </w:pPr>
      <w:r w:rsidRPr="00F06492">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5F4C0649" w14:textId="77777777" w:rsidR="00314B16" w:rsidRPr="006454E5" w:rsidRDefault="00314B16" w:rsidP="00314B16">
      <w:pPr>
        <w:pStyle w:val="Heading2"/>
        <w:rPr>
          <w:rFonts w:cs="Times New Roman"/>
          <w:szCs w:val="26"/>
        </w:rPr>
      </w:pPr>
      <w:bookmarkStart w:id="130" w:name="__RefHeading___Toc26588_1225579473"/>
      <w:bookmarkStart w:id="131" w:name="_Toc185447742"/>
      <w:bookmarkStart w:id="132" w:name="_Toc185534205"/>
      <w:bookmarkStart w:id="133" w:name="_Toc185706960"/>
      <w:bookmarkEnd w:id="130"/>
      <w:r w:rsidRPr="006454E5">
        <w:rPr>
          <w:rFonts w:cs="Times New Roman"/>
          <w:szCs w:val="26"/>
        </w:rPr>
        <w:t>2.1. Biểu đồ use case và kịch bản</w:t>
      </w:r>
      <w:bookmarkEnd w:id="131"/>
      <w:bookmarkEnd w:id="132"/>
      <w:bookmarkEnd w:id="133"/>
    </w:p>
    <w:p w14:paraId="029A1A01" w14:textId="77777777" w:rsidR="00314B16" w:rsidRPr="006454E5" w:rsidRDefault="00314B16" w:rsidP="00314B16">
      <w:pPr>
        <w:pStyle w:val="Heading3"/>
        <w:rPr>
          <w:rFonts w:cs="Times New Roman"/>
          <w:szCs w:val="26"/>
        </w:rPr>
      </w:pPr>
      <w:bookmarkStart w:id="134" w:name="_Toc185447743"/>
      <w:bookmarkStart w:id="135" w:name="_Toc185534206"/>
      <w:bookmarkStart w:id="136" w:name="_Toc185706961"/>
      <w:r w:rsidRPr="006454E5">
        <w:rPr>
          <w:rFonts w:cs="Times New Roman"/>
          <w:szCs w:val="26"/>
        </w:rPr>
        <w:t>2.1.1. Biểu đồ use case tổng quát</w:t>
      </w:r>
      <w:bookmarkEnd w:id="134"/>
      <w:bookmarkEnd w:id="135"/>
      <w:bookmarkEnd w:id="136"/>
    </w:p>
    <w:p w14:paraId="6CE45906" w14:textId="77777777" w:rsidR="00314B16" w:rsidRPr="00F06492" w:rsidRDefault="00314B16" w:rsidP="00314B16">
      <w:pPr>
        <w:spacing w:before="209"/>
        <w:rPr>
          <w:rFonts w:cs="Times New Roman"/>
          <w:spacing w:val="-4"/>
          <w:sz w:val="26"/>
          <w:szCs w:val="26"/>
        </w:rPr>
      </w:pPr>
    </w:p>
    <w:p w14:paraId="0F383206" w14:textId="77777777" w:rsidR="00314B16" w:rsidRPr="00F06492" w:rsidRDefault="00314B16" w:rsidP="00314B16">
      <w:pPr>
        <w:spacing w:before="209"/>
        <w:rPr>
          <w:rFonts w:cs="Times New Roman"/>
          <w:spacing w:val="-4"/>
          <w:sz w:val="26"/>
          <w:szCs w:val="26"/>
        </w:rPr>
      </w:pPr>
    </w:p>
    <w:p w14:paraId="79E3B784" w14:textId="77777777" w:rsidR="00314B16" w:rsidRPr="006454E5" w:rsidRDefault="00314B16" w:rsidP="00314B16">
      <w:pPr>
        <w:tabs>
          <w:tab w:val="left" w:pos="837"/>
        </w:tabs>
        <w:spacing w:before="89"/>
        <w:rPr>
          <w:rFonts w:cs="Times New Roman"/>
          <w:sz w:val="26"/>
          <w:szCs w:val="26"/>
        </w:rPr>
      </w:pPr>
    </w:p>
    <w:p w14:paraId="30042AA8" w14:textId="77777777" w:rsidR="00314B16" w:rsidRPr="006454E5" w:rsidRDefault="00314B16" w:rsidP="00314B16">
      <w:pPr>
        <w:pStyle w:val="normal1"/>
        <w:rPr>
          <w:rFonts w:ascii="Times New Roman" w:hAnsi="Times New Roman" w:cs="Times New Roman"/>
          <w:b/>
          <w:sz w:val="26"/>
          <w:szCs w:val="26"/>
        </w:rPr>
        <w:sectPr w:rsidR="00314B16" w:rsidRPr="006454E5" w:rsidSect="00314B16">
          <w:footerReference w:type="even" r:id="rId12"/>
          <w:footerReference w:type="default" r:id="rId13"/>
          <w:pgSz w:w="11906" w:h="16838"/>
          <w:pgMar w:top="1134" w:right="1134" w:bottom="1191" w:left="1134" w:header="0" w:footer="1134" w:gutter="0"/>
          <w:cols w:space="720"/>
          <w:formProt w:val="0"/>
          <w:docGrid w:linePitch="100" w:charSpace="-8193"/>
        </w:sectPr>
      </w:pPr>
      <w:r w:rsidRPr="006454E5">
        <w:rPr>
          <w:rFonts w:ascii="Times New Roman" w:hAnsi="Times New Roman" w:cs="Times New Roman"/>
          <w:b/>
          <w:noProof/>
          <w:sz w:val="26"/>
          <w:szCs w:val="26"/>
        </w:rPr>
        <w:lastRenderedPageBreak/>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4"/>
                    <a:stretch>
                      <a:fillRect/>
                    </a:stretch>
                  </pic:blipFill>
                  <pic:spPr bwMode="auto">
                    <a:xfrm>
                      <a:off x="0" y="0"/>
                      <a:ext cx="6120130" cy="3817620"/>
                    </a:xfrm>
                    <a:prstGeom prst="rect">
                      <a:avLst/>
                    </a:prstGeom>
                    <a:noFill/>
                  </pic:spPr>
                </pic:pic>
              </a:graphicData>
            </a:graphic>
          </wp:anchor>
        </w:drawing>
      </w:r>
      <w:bookmarkStart w:id="139" w:name="vx1227"/>
      <w:bookmarkEnd w:id="139"/>
    </w:p>
    <w:p w14:paraId="2AE5317F" w14:textId="530524FC" w:rsidR="00314B16" w:rsidRPr="006454E5" w:rsidRDefault="00D1452A" w:rsidP="00790665">
      <w:pPr>
        <w:pStyle w:val="Heading3"/>
        <w:rPr>
          <w:rFonts w:cs="Times New Roman"/>
          <w:szCs w:val="26"/>
        </w:rPr>
      </w:pPr>
      <w:bookmarkStart w:id="140" w:name="__RefHeading___Toc26590_1225579473"/>
      <w:bookmarkStart w:id="141" w:name="vx1227_Copy_1"/>
      <w:bookmarkStart w:id="142" w:name="_3fwokq0"/>
      <w:bookmarkStart w:id="143" w:name="_2grqrue"/>
      <w:bookmarkStart w:id="144" w:name="_Toc185447744"/>
      <w:bookmarkStart w:id="145" w:name="_Toc185534207"/>
      <w:bookmarkStart w:id="146" w:name="_Toc185706962"/>
      <w:bookmarkEnd w:id="140"/>
      <w:bookmarkEnd w:id="141"/>
      <w:bookmarkEnd w:id="142"/>
      <w:bookmarkEnd w:id="143"/>
      <w:r w:rsidRPr="006454E5">
        <w:rPr>
          <w:rFonts w:cs="Times New Roman"/>
          <w:szCs w:val="26"/>
        </w:rPr>
        <w:lastRenderedPageBreak/>
        <w:t xml:space="preserve">2.1.2. </w:t>
      </w:r>
      <w:r w:rsidR="00314B16" w:rsidRPr="006454E5">
        <w:rPr>
          <w:rFonts w:cs="Times New Roman"/>
          <w:szCs w:val="26"/>
        </w:rPr>
        <w:t>Biểu đồ phân rã và kịch bản UC Đăng ký</w:t>
      </w:r>
      <w:bookmarkEnd w:id="144"/>
      <w:bookmarkEnd w:id="145"/>
      <w:bookmarkEnd w:id="146"/>
    </w:p>
    <w:p w14:paraId="35A88D09" w14:textId="77777777" w:rsidR="00314B16" w:rsidRPr="006454E5" w:rsidRDefault="00314B16" w:rsidP="00314B16">
      <w:pPr>
        <w:pStyle w:val="normal1"/>
        <w:spacing w:before="11"/>
        <w:ind w:right="57"/>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1312" behindDoc="0" locked="0" layoutInCell="0" allowOverlap="1" wp14:anchorId="51EFD38F" wp14:editId="6C43016C">
            <wp:simplePos x="0" y="0"/>
            <wp:positionH relativeFrom="column">
              <wp:posOffset>175260</wp:posOffset>
            </wp:positionH>
            <wp:positionV relativeFrom="paragraph">
              <wp:posOffset>131445</wp:posOffset>
            </wp:positionV>
            <wp:extent cx="5888990" cy="3495040"/>
            <wp:effectExtent l="0" t="0" r="0" b="0"/>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5"/>
                    <a:stretch>
                      <a:fillRect/>
                    </a:stretch>
                  </pic:blipFill>
                  <pic:spPr bwMode="auto">
                    <a:xfrm>
                      <a:off x="0" y="0"/>
                      <a:ext cx="5888990" cy="3495040"/>
                    </a:xfrm>
                    <a:prstGeom prst="rect">
                      <a:avLst/>
                    </a:prstGeom>
                    <a:noFill/>
                  </pic:spPr>
                </pic:pic>
              </a:graphicData>
            </a:graphic>
          </wp:anchor>
        </w:drawing>
      </w:r>
    </w:p>
    <w:p w14:paraId="1E375914"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F14A4A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4C6120B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5300AA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ký</w:t>
            </w:r>
          </w:p>
        </w:tc>
      </w:tr>
      <w:tr w:rsidR="00314B16" w:rsidRPr="00F06492" w14:paraId="0308AFC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5FD25D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BA138B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397DF499"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F4B1D3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FAD6162"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khởi chạy hệ thống</w:t>
            </w:r>
          </w:p>
        </w:tc>
      </w:tr>
      <w:tr w:rsidR="00314B16" w:rsidRPr="00F06492" w14:paraId="71B4CA99"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01D5F2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1D7751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đăng ký tài khoản thành công.</w:t>
            </w:r>
          </w:p>
        </w:tc>
      </w:tr>
      <w:tr w:rsidR="00314B16" w:rsidRPr="00F06492" w14:paraId="2E579668"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CD5388" w14:textId="77777777" w:rsidR="00314B16" w:rsidRPr="006454E5" w:rsidRDefault="00314B16" w:rsidP="00B52E04">
            <w:pPr>
              <w:pStyle w:val="normal1"/>
              <w:spacing w:before="1" w:line="276" w:lineRule="auto"/>
              <w:ind w:left="110"/>
              <w:rPr>
                <w:rFonts w:ascii="Times New Roman" w:hAnsi="Times New Roman" w:cs="Times New Roman"/>
                <w:b/>
                <w:sz w:val="26"/>
                <w:szCs w:val="26"/>
              </w:rPr>
            </w:pPr>
            <w:r w:rsidRPr="006454E5">
              <w:rPr>
                <w:rFonts w:ascii="Times New Roman" w:hAnsi="Times New Roman" w:cs="Times New Roman"/>
                <w:b/>
                <w:sz w:val="26"/>
                <w:szCs w:val="26"/>
              </w:rPr>
              <w:t>Chuỗi sự kiện chính</w:t>
            </w:r>
          </w:p>
        </w:tc>
        <w:tc>
          <w:tcPr>
            <w:tcW w:w="4675" w:type="dxa"/>
            <w:tcBorders>
              <w:top w:val="single" w:sz="4" w:space="0" w:color="000000"/>
              <w:left w:val="single" w:sz="4" w:space="0" w:color="000000"/>
              <w:bottom w:val="single" w:sz="4" w:space="0" w:color="000000"/>
              <w:right w:val="single" w:sz="4" w:space="0" w:color="000000"/>
            </w:tcBorders>
          </w:tcPr>
          <w:p w14:paraId="430A5D4D" w14:textId="77777777" w:rsidR="00314B16" w:rsidRPr="006454E5"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khởi chạy hệ thống.</w:t>
            </w:r>
          </w:p>
          <w:p w14:paraId="7FAA2517" w14:textId="77777777" w:rsidR="00314B16" w:rsidRPr="006454E5"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chủ và nút đăng ký.</w:t>
            </w:r>
          </w:p>
          <w:p w14:paraId="3D5DE68E" w14:textId="77777777" w:rsidR="00314B16" w:rsidRPr="006454E5"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bấm nút đăng ký</w:t>
            </w:r>
          </w:p>
          <w:p w14:paraId="5662B186" w14:textId="77777777" w:rsidR="00314B16" w:rsidRPr="006454E5"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ký.</w:t>
            </w:r>
          </w:p>
          <w:p w14:paraId="234136A7" w14:textId="77777777" w:rsidR="00314B16" w:rsidRPr="006454E5" w:rsidRDefault="00314B16" w:rsidP="00314B16">
            <w:pPr>
              <w:pStyle w:val="normal1"/>
              <w:numPr>
                <w:ilvl w:val="0"/>
                <w:numId w:val="5"/>
              </w:numPr>
              <w:tabs>
                <w:tab w:val="left" w:pos="1190"/>
              </w:tabs>
              <w:spacing w:before="1"/>
              <w:ind w:right="379"/>
              <w:rPr>
                <w:rFonts w:ascii="Times New Roman" w:hAnsi="Times New Roman" w:cs="Times New Roman"/>
                <w:sz w:val="26"/>
                <w:szCs w:val="26"/>
              </w:rPr>
            </w:pPr>
            <w:r w:rsidRPr="006454E5">
              <w:rPr>
                <w:rFonts w:ascii="Times New Roman" w:hAnsi="Times New Roman" w:cs="Times New Roman"/>
                <w:sz w:val="26"/>
                <w:szCs w:val="26"/>
              </w:rPr>
              <w:t>Khách nhập thông tin đăng ký (tài khoản, mật khẩu, xác thực mật khẩu) và ấn nút đăng ký</w:t>
            </w:r>
          </w:p>
          <w:p w14:paraId="17DA5766" w14:textId="77777777" w:rsidR="00314B16" w:rsidRPr="006454E5" w:rsidRDefault="00314B16" w:rsidP="00314B16">
            <w:pPr>
              <w:pStyle w:val="normal1"/>
              <w:numPr>
                <w:ilvl w:val="0"/>
                <w:numId w:val="5"/>
              </w:numPr>
              <w:spacing w:before="1" w:line="276" w:lineRule="auto"/>
              <w:rPr>
                <w:rFonts w:ascii="Times New Roman" w:hAnsi="Times New Roman" w:cs="Times New Roman"/>
                <w:sz w:val="26"/>
                <w:szCs w:val="26"/>
              </w:rPr>
            </w:pPr>
            <w:r w:rsidRPr="006454E5">
              <w:rPr>
                <w:rFonts w:ascii="Times New Roman" w:hAnsi="Times New Roman" w:cs="Times New Roman"/>
                <w:sz w:val="26"/>
                <w:szCs w:val="26"/>
              </w:rPr>
              <w:t>Hệ thống thông báo đăng ký tài khoản thành công.</w:t>
            </w:r>
          </w:p>
        </w:tc>
      </w:tr>
      <w:tr w:rsidR="00314B16" w:rsidRPr="00F06492" w14:paraId="4567DDEF"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131F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Ngoại lệ</w:t>
            </w:r>
          </w:p>
          <w:p w14:paraId="23D1BA4C" w14:textId="77777777" w:rsidR="00314B16" w:rsidRPr="006454E5" w:rsidRDefault="00314B16" w:rsidP="00314B16">
            <w:pPr>
              <w:pStyle w:val="normal1"/>
              <w:numPr>
                <w:ilvl w:val="0"/>
                <w:numId w:val="6"/>
              </w:numPr>
              <w:tabs>
                <w:tab w:val="left" w:pos="1190"/>
              </w:tabs>
              <w:spacing w:before="1"/>
              <w:ind w:right="154"/>
              <w:rPr>
                <w:rFonts w:ascii="Times New Roman" w:hAnsi="Times New Roman" w:cs="Times New Roman"/>
                <w:sz w:val="26"/>
                <w:szCs w:val="26"/>
              </w:rPr>
            </w:pPr>
            <w:r w:rsidRPr="006454E5">
              <w:rPr>
                <w:rFonts w:ascii="Times New Roman" w:hAnsi="Times New Roman" w:cs="Times New Roman"/>
                <w:sz w:val="26"/>
                <w:szCs w:val="26"/>
              </w:rPr>
              <w:t>Hệ thống thông báo tài khoản đã tồn tại, mật khẩu và xác thực mật khẩu phải giống nhau. Và yêu cầu nhập lại</w:t>
            </w:r>
          </w:p>
          <w:p w14:paraId="3FE4BE5D" w14:textId="77777777" w:rsidR="00314B16" w:rsidRPr="006454E5" w:rsidRDefault="00314B16" w:rsidP="00314B16">
            <w:pPr>
              <w:pStyle w:val="normal1"/>
              <w:numPr>
                <w:ilvl w:val="1"/>
                <w:numId w:val="6"/>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3CBA0619" w14:textId="77777777" w:rsidR="00314B16" w:rsidRPr="006454E5" w:rsidRDefault="00314B16" w:rsidP="00314B16">
      <w:pPr>
        <w:rPr>
          <w:rFonts w:cs="Times New Roman"/>
          <w:sz w:val="26"/>
          <w:szCs w:val="26"/>
        </w:rPr>
        <w:sectPr w:rsidR="00314B16" w:rsidRPr="006454E5" w:rsidSect="00314B16">
          <w:footerReference w:type="even" r:id="rId16"/>
          <w:footerReference w:type="default" r:id="rId17"/>
          <w:footerReference w:type="first" r:id="rId18"/>
          <w:pgSz w:w="12240" w:h="15840"/>
          <w:pgMar w:top="1320" w:right="640" w:bottom="1280" w:left="1580" w:header="0" w:footer="1084" w:gutter="0"/>
          <w:cols w:space="720"/>
          <w:formProt w:val="0"/>
          <w:docGrid w:linePitch="100" w:charSpace="-8193"/>
        </w:sectPr>
      </w:pPr>
    </w:p>
    <w:p w14:paraId="4788B29E" w14:textId="6F96DDCC" w:rsidR="00314B16" w:rsidRPr="006454E5" w:rsidRDefault="00D1452A" w:rsidP="00790665">
      <w:pPr>
        <w:pStyle w:val="Heading3"/>
        <w:rPr>
          <w:rFonts w:cs="Times New Roman"/>
          <w:szCs w:val="26"/>
        </w:rPr>
      </w:pPr>
      <w:bookmarkStart w:id="147" w:name="__RefHeading___Toc26592_1225579473"/>
      <w:bookmarkStart w:id="148" w:name="_19c6y18"/>
      <w:bookmarkStart w:id="149" w:name="_4f1mdlm"/>
      <w:bookmarkStart w:id="150" w:name="_Toc185447745"/>
      <w:bookmarkStart w:id="151" w:name="_Toc185534208"/>
      <w:bookmarkStart w:id="152" w:name="_Toc185706963"/>
      <w:bookmarkEnd w:id="147"/>
      <w:bookmarkEnd w:id="148"/>
      <w:bookmarkEnd w:id="149"/>
      <w:r w:rsidRPr="006454E5">
        <w:rPr>
          <w:rFonts w:cs="Times New Roman"/>
          <w:szCs w:val="26"/>
        </w:rPr>
        <w:lastRenderedPageBreak/>
        <w:t xml:space="preserve">2.1.3. </w:t>
      </w:r>
      <w:r w:rsidR="00314B16" w:rsidRPr="006454E5">
        <w:rPr>
          <w:rFonts w:cs="Times New Roman"/>
          <w:szCs w:val="26"/>
        </w:rPr>
        <w:t>Biểu đồ phân rã và kịch bản UC Đăng nhập</w:t>
      </w:r>
      <w:bookmarkEnd w:id="150"/>
      <w:bookmarkEnd w:id="151"/>
      <w:bookmarkEnd w:id="152"/>
    </w:p>
    <w:p w14:paraId="62392074" w14:textId="77777777" w:rsidR="00314B16" w:rsidRPr="006454E5" w:rsidRDefault="00314B16" w:rsidP="00314B16">
      <w:pPr>
        <w:pStyle w:val="normal1"/>
        <w:spacing w:before="11"/>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2336" behindDoc="0" locked="0" layoutInCell="0" allowOverlap="1" wp14:anchorId="5D7915D9" wp14:editId="619A6DDD">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19"/>
                    <a:stretch>
                      <a:fillRect/>
                    </a:stretch>
                  </pic:blipFill>
                  <pic:spPr bwMode="auto">
                    <a:xfrm>
                      <a:off x="0" y="0"/>
                      <a:ext cx="5927090" cy="2749550"/>
                    </a:xfrm>
                    <a:prstGeom prst="rect">
                      <a:avLst/>
                    </a:prstGeom>
                    <a:noFill/>
                  </pic:spPr>
                </pic:pic>
              </a:graphicData>
            </a:graphic>
          </wp:anchor>
        </w:drawing>
      </w:r>
    </w:p>
    <w:p w14:paraId="449EDFCD" w14:textId="77777777" w:rsidR="00314B16" w:rsidRPr="006454E5" w:rsidRDefault="00314B16" w:rsidP="00314B16">
      <w:pPr>
        <w:pStyle w:val="normal1"/>
        <w:rPr>
          <w:rFonts w:ascii="Times New Roman" w:hAnsi="Times New Roman" w:cs="Times New Roman"/>
          <w:i/>
          <w:sz w:val="26"/>
          <w:szCs w:val="26"/>
        </w:rPr>
      </w:pPr>
    </w:p>
    <w:p w14:paraId="1DFC9743" w14:textId="77777777" w:rsidR="00314B16" w:rsidRPr="006454E5" w:rsidRDefault="00314B16" w:rsidP="00314B16">
      <w:pPr>
        <w:pStyle w:val="normal1"/>
        <w:rPr>
          <w:rFonts w:ascii="Times New Roman" w:hAnsi="Times New Roman" w:cs="Times New Roman"/>
          <w:i/>
          <w:sz w:val="26"/>
          <w:szCs w:val="26"/>
        </w:rPr>
      </w:pPr>
    </w:p>
    <w:p w14:paraId="7E43AC5E" w14:textId="77777777" w:rsidR="00314B16" w:rsidRPr="006454E5" w:rsidRDefault="00314B16" w:rsidP="00314B16">
      <w:pPr>
        <w:pStyle w:val="normal1"/>
        <w:spacing w:before="18"/>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nhập</w:t>
            </w:r>
          </w:p>
        </w:tc>
      </w:tr>
      <w:tr w:rsidR="00314B16" w:rsidRPr="00F06492"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6454E5" w:rsidRDefault="00314B16" w:rsidP="00314B16">
            <w:pPr>
              <w:pStyle w:val="normal1"/>
              <w:numPr>
                <w:ilvl w:val="0"/>
                <w:numId w:val="7"/>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Người dùng đến trang chủ.</w:t>
            </w:r>
          </w:p>
        </w:tc>
      </w:tr>
      <w:tr w:rsidR="00314B16" w:rsidRPr="00F06492"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6454E5" w:rsidRDefault="00314B16" w:rsidP="00314B16">
            <w:pPr>
              <w:pStyle w:val="normal1"/>
              <w:numPr>
                <w:ilvl w:val="0"/>
                <w:numId w:val="8"/>
              </w:numPr>
              <w:tabs>
                <w:tab w:val="left" w:pos="830"/>
              </w:tabs>
              <w:spacing w:line="300" w:lineRule="auto"/>
              <w:ind w:right="417"/>
              <w:rPr>
                <w:rFonts w:ascii="Times New Roman" w:hAnsi="Times New Roman" w:cs="Times New Roman"/>
                <w:sz w:val="26"/>
                <w:szCs w:val="26"/>
              </w:rPr>
            </w:pPr>
            <w:r w:rsidRPr="006454E5">
              <w:rPr>
                <w:rFonts w:ascii="Times New Roman" w:hAnsi="Times New Roman" w:cs="Times New Roman"/>
                <w:sz w:val="26"/>
                <w:szCs w:val="26"/>
              </w:rPr>
              <w:t>Người dùng đăng nhập tài khoản thành công.</w:t>
            </w:r>
          </w:p>
        </w:tc>
      </w:tr>
      <w:tr w:rsidR="00314B16" w:rsidRPr="00F06492"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7117B5A9"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bấm nút đăng nhập trên trang chủ.</w:t>
            </w:r>
          </w:p>
          <w:p w14:paraId="35A0FA26" w14:textId="77777777" w:rsidR="00314B16" w:rsidRPr="006454E5" w:rsidRDefault="00314B16" w:rsidP="00314B16">
            <w:pPr>
              <w:pStyle w:val="normal1"/>
              <w:numPr>
                <w:ilvl w:val="0"/>
                <w:numId w:val="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nhập.</w:t>
            </w:r>
          </w:p>
          <w:p w14:paraId="7BA9510D"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nhập tài khoản (usename), mật khẩu (password)</w:t>
            </w:r>
          </w:p>
          <w:p w14:paraId="29976A57" w14:textId="77777777" w:rsidR="00314B16" w:rsidRPr="006454E5" w:rsidRDefault="00314B16" w:rsidP="00314B16">
            <w:pPr>
              <w:pStyle w:val="normal1"/>
              <w:numPr>
                <w:ilvl w:val="0"/>
                <w:numId w:val="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đăng nhập thành công.</w:t>
            </w:r>
          </w:p>
        </w:tc>
      </w:tr>
      <w:tr w:rsidR="00314B16" w:rsidRPr="00F06492"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3C66A332" w14:textId="77777777" w:rsidR="00314B16" w:rsidRPr="006454E5" w:rsidRDefault="00314B16" w:rsidP="00314B16">
            <w:pPr>
              <w:pStyle w:val="normal1"/>
              <w:numPr>
                <w:ilvl w:val="0"/>
                <w:numId w:val="1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sai tài khoản, mật khẩu. Và yêu cầu nhập lại</w:t>
            </w:r>
          </w:p>
          <w:p w14:paraId="488F8AE2" w14:textId="77777777" w:rsidR="00314B16" w:rsidRPr="006454E5"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50BDD1AC" w14:textId="77777777" w:rsidR="00314B16" w:rsidRPr="006454E5" w:rsidRDefault="00314B16" w:rsidP="00314B16">
      <w:pPr>
        <w:rPr>
          <w:rFonts w:cs="Times New Roman"/>
          <w:sz w:val="26"/>
          <w:szCs w:val="26"/>
        </w:rPr>
        <w:sectPr w:rsidR="00314B16" w:rsidRPr="006454E5" w:rsidSect="00314B16">
          <w:footerReference w:type="even" r:id="rId20"/>
          <w:footerReference w:type="default" r:id="rId21"/>
          <w:footerReference w:type="first" r:id="rId22"/>
          <w:pgSz w:w="12240" w:h="15840"/>
          <w:pgMar w:top="1320" w:right="640" w:bottom="1280" w:left="1580" w:header="0" w:footer="1084" w:gutter="0"/>
          <w:cols w:space="720"/>
          <w:formProt w:val="0"/>
          <w:docGrid w:linePitch="100" w:charSpace="-8193"/>
        </w:sectPr>
      </w:pPr>
    </w:p>
    <w:p w14:paraId="1D219378" w14:textId="74D60EFD" w:rsidR="00314B16" w:rsidRPr="006454E5" w:rsidRDefault="00D1452A" w:rsidP="00790665">
      <w:pPr>
        <w:pStyle w:val="Heading3"/>
        <w:rPr>
          <w:rFonts w:cs="Times New Roman"/>
          <w:szCs w:val="26"/>
        </w:rPr>
      </w:pPr>
      <w:bookmarkStart w:id="153" w:name="__RefHeading___Toc26594_1225579473"/>
      <w:bookmarkStart w:id="154" w:name="_37m2jsg"/>
      <w:bookmarkStart w:id="155" w:name="_28h4qwu"/>
      <w:bookmarkStart w:id="156" w:name="_Toc185447746"/>
      <w:bookmarkStart w:id="157" w:name="_Toc185534209"/>
      <w:bookmarkStart w:id="158" w:name="_Toc185706964"/>
      <w:bookmarkEnd w:id="153"/>
      <w:bookmarkEnd w:id="154"/>
      <w:bookmarkEnd w:id="155"/>
      <w:r w:rsidRPr="006454E5">
        <w:rPr>
          <w:rFonts w:cs="Times New Roman"/>
          <w:szCs w:val="26"/>
        </w:rPr>
        <w:lastRenderedPageBreak/>
        <w:t xml:space="preserve">2.1.4. </w:t>
      </w:r>
      <w:r w:rsidR="00314B16" w:rsidRPr="006454E5">
        <w:rPr>
          <w:rFonts w:cs="Times New Roman"/>
          <w:szCs w:val="26"/>
        </w:rPr>
        <w:t>Biểu đồ phân rã và kịch bản UC quản lý sản phẩm</w:t>
      </w:r>
      <w:bookmarkEnd w:id="156"/>
      <w:bookmarkEnd w:id="157"/>
      <w:bookmarkEnd w:id="158"/>
    </w:p>
    <w:p w14:paraId="2C233039" w14:textId="77777777" w:rsidR="00314B16" w:rsidRPr="006454E5" w:rsidRDefault="00314B16" w:rsidP="00314B16">
      <w:pPr>
        <w:pStyle w:val="normal1"/>
        <w:spacing w:before="166"/>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23"/>
                    <a:stretch>
                      <a:fillRect/>
                    </a:stretch>
                  </pic:blipFill>
                  <pic:spPr bwMode="auto">
                    <a:xfrm>
                      <a:off x="0" y="0"/>
                      <a:ext cx="5922645" cy="1689100"/>
                    </a:xfrm>
                    <a:prstGeom prst="rect">
                      <a:avLst/>
                    </a:prstGeom>
                    <a:noFill/>
                  </pic:spPr>
                </pic:pic>
              </a:graphicData>
            </a:graphic>
          </wp:anchor>
        </w:drawing>
      </w:r>
    </w:p>
    <w:p w14:paraId="5CFDB513" w14:textId="77777777" w:rsidR="00314B16" w:rsidRPr="006454E5" w:rsidRDefault="00314B16" w:rsidP="00314B16">
      <w:pPr>
        <w:pStyle w:val="normal1"/>
        <w:rPr>
          <w:rFonts w:ascii="Times New Roman" w:hAnsi="Times New Roman" w:cs="Times New Roman"/>
          <w:i/>
          <w:sz w:val="26"/>
          <w:szCs w:val="26"/>
        </w:rPr>
      </w:pPr>
    </w:p>
    <w:p w14:paraId="0C1886DA" w14:textId="77777777" w:rsidR="00314B16" w:rsidRPr="006454E5" w:rsidRDefault="00314B16" w:rsidP="00314B16">
      <w:pPr>
        <w:pStyle w:val="normal1"/>
        <w:spacing w:before="109"/>
        <w:rPr>
          <w:rFonts w:ascii="Times New Roman" w:hAnsi="Times New Roman" w:cs="Times New Roman"/>
          <w:i/>
          <w:sz w:val="26"/>
          <w:szCs w:val="26"/>
        </w:rPr>
      </w:pPr>
    </w:p>
    <w:p w14:paraId="23FA10B8" w14:textId="77777777" w:rsidR="00314B16" w:rsidRPr="006454E5" w:rsidRDefault="00314B16" w:rsidP="00314B16">
      <w:pPr>
        <w:pStyle w:val="Heading2"/>
        <w:tabs>
          <w:tab w:val="left" w:pos="1201"/>
        </w:tabs>
        <w:rPr>
          <w:rFonts w:cs="Times New Roman"/>
          <w:szCs w:val="26"/>
        </w:rPr>
      </w:pPr>
      <w:bookmarkStart w:id="159" w:name="__RefHeading___Toc26596_1225579473"/>
      <w:bookmarkStart w:id="160" w:name="_Toc185447747"/>
      <w:bookmarkStart w:id="161" w:name="_Toc185534210"/>
      <w:bookmarkStart w:id="162" w:name="_Toc185706965"/>
      <w:bookmarkEnd w:id="159"/>
      <w:r w:rsidRPr="006454E5">
        <w:rPr>
          <w:rFonts w:cs="Times New Roman"/>
          <w:szCs w:val="26"/>
        </w:rPr>
        <w:t>Kịch bản UC thêm/sửa sản phẩm</w:t>
      </w:r>
      <w:bookmarkEnd w:id="160"/>
      <w:bookmarkEnd w:id="161"/>
      <w:bookmarkEnd w:id="162"/>
    </w:p>
    <w:p w14:paraId="4B602D2C"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Thêm/sửa sản phẩm</w:t>
            </w:r>
          </w:p>
        </w:tc>
      </w:tr>
      <w:tr w:rsidR="00314B16" w:rsidRPr="00F06492"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Nhân viên (Staff)</w:t>
            </w:r>
          </w:p>
        </w:tc>
      </w:tr>
      <w:tr w:rsidR="00314B16" w:rsidRPr="00F06492"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6454E5" w:rsidRDefault="00314B16" w:rsidP="00314B16">
            <w:pPr>
              <w:pStyle w:val="normal1"/>
              <w:numPr>
                <w:ilvl w:val="0"/>
                <w:numId w:val="1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3BB5B80" w14:textId="77777777" w:rsidR="00314B16" w:rsidRPr="006454E5" w:rsidRDefault="00314B16" w:rsidP="00314B16">
            <w:pPr>
              <w:pStyle w:val="normal1"/>
              <w:numPr>
                <w:ilvl w:val="0"/>
                <w:numId w:val="11"/>
              </w:numPr>
              <w:tabs>
                <w:tab w:val="left" w:pos="829"/>
              </w:tabs>
              <w:spacing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sản phẩm</w:t>
            </w:r>
          </w:p>
        </w:tc>
      </w:tr>
      <w:tr w:rsidR="00314B16" w:rsidRPr="00F06492"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6454E5" w:rsidRDefault="00314B16" w:rsidP="00314B16">
            <w:pPr>
              <w:pStyle w:val="normal1"/>
              <w:numPr>
                <w:ilvl w:val="0"/>
                <w:numId w:val="12"/>
              </w:numPr>
              <w:tabs>
                <w:tab w:val="left" w:pos="830"/>
              </w:tabs>
              <w:spacing w:line="300" w:lineRule="auto"/>
              <w:ind w:right="595"/>
              <w:rPr>
                <w:rFonts w:ascii="Times New Roman" w:hAnsi="Times New Roman" w:cs="Times New Roman"/>
                <w:sz w:val="26"/>
                <w:szCs w:val="26"/>
              </w:rPr>
            </w:pPr>
            <w:r w:rsidRPr="006454E5">
              <w:rPr>
                <w:rFonts w:ascii="Times New Roman" w:hAnsi="Times New Roman" w:cs="Times New Roman"/>
                <w:sz w:val="26"/>
                <w:szCs w:val="26"/>
              </w:rPr>
              <w:t>Nhân viên thêm/ sửa sản phẩm thành công</w:t>
            </w:r>
          </w:p>
        </w:tc>
      </w:tr>
      <w:tr w:rsidR="00314B16" w:rsidRPr="00F06492"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C34FFD"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từ khóa trên thanh tìm kiếm và ấn tìm kiếm.</w:t>
            </w:r>
          </w:p>
          <w:p w14:paraId="11E07674"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tìm kiếm các sản phẩm và hiện lên danh sách tìm kiếm.</w:t>
            </w:r>
          </w:p>
          <w:p w14:paraId="6B2CF5F0"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nút thêm mới sản phẩm hoặc ấn chỉnh sửa sản phẩm.</w:t>
            </w:r>
          </w:p>
          <w:p w14:paraId="36E3E210" w14:textId="77777777" w:rsidR="00314B16" w:rsidRPr="006454E5" w:rsidRDefault="00314B16" w:rsidP="00314B16">
            <w:pPr>
              <w:pStyle w:val="normal1"/>
              <w:numPr>
                <w:ilvl w:val="0"/>
                <w:numId w:val="13"/>
              </w:numPr>
              <w:tabs>
                <w:tab w:val="left" w:pos="1190"/>
              </w:tabs>
              <w:ind w:right="386"/>
              <w:rPr>
                <w:rFonts w:ascii="Times New Roman" w:hAnsi="Times New Roman" w:cs="Times New Roman"/>
                <w:sz w:val="26"/>
                <w:szCs w:val="26"/>
              </w:rPr>
            </w:pPr>
            <w:r w:rsidRPr="006454E5">
              <w:rPr>
                <w:rFonts w:ascii="Times New Roman" w:hAnsi="Times New Roman" w:cs="Times New Roman"/>
                <w:sz w:val="26"/>
                <w:szCs w:val="26"/>
              </w:rPr>
              <w:t>Hệ thống hiển thị trang điền thông tin sản phẩm. Gồm có các thông tin của sản phẩm và phần giảm giá của sản phẩm.</w:t>
            </w:r>
          </w:p>
          <w:p w14:paraId="5F644C9D" w14:textId="77777777" w:rsidR="00314B16" w:rsidRPr="006454E5" w:rsidRDefault="00314B16" w:rsidP="00314B16">
            <w:pPr>
              <w:pStyle w:val="normal1"/>
              <w:numPr>
                <w:ilvl w:val="0"/>
                <w:numId w:val="1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điền thông tin và bấm nút “save”.</w:t>
            </w:r>
          </w:p>
          <w:p w14:paraId="25DC03D8"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kiểm tra tính đúng đắn của thông tin đã nhập.</w:t>
            </w:r>
          </w:p>
          <w:p w14:paraId="048C4306" w14:textId="77777777" w:rsidR="00314B16" w:rsidRPr="006454E5" w:rsidRDefault="00314B16" w:rsidP="00314B16">
            <w:pPr>
              <w:pStyle w:val="normal1"/>
              <w:numPr>
                <w:ilvl w:val="0"/>
                <w:numId w:val="13"/>
              </w:numPr>
              <w:tabs>
                <w:tab w:val="left" w:pos="1190"/>
              </w:tabs>
              <w:spacing w:line="312" w:lineRule="auto"/>
              <w:ind w:right="237"/>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 Sau đó lưu thông tin vào cơ sở dữ liệu.</w:t>
            </w:r>
          </w:p>
        </w:tc>
      </w:tr>
      <w:tr w:rsidR="00314B16" w:rsidRPr="00F06492"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001A1EE5" w14:textId="77777777" w:rsidR="00314B16" w:rsidRPr="006454E5"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và quay lại trang điền thông tin.</w:t>
            </w:r>
          </w:p>
          <w:p w14:paraId="051FDEAF" w14:textId="77777777" w:rsidR="00314B16" w:rsidRPr="006454E5" w:rsidRDefault="00314B16" w:rsidP="00314B16">
            <w:pPr>
              <w:pStyle w:val="normal1"/>
              <w:numPr>
                <w:ilvl w:val="1"/>
                <w:numId w:val="14"/>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7 của chuỗi sự kiện chính.</w:t>
            </w:r>
          </w:p>
        </w:tc>
      </w:tr>
    </w:tbl>
    <w:p w14:paraId="6CB6EC00" w14:textId="77777777" w:rsidR="00314B16" w:rsidRPr="006454E5" w:rsidRDefault="00314B16" w:rsidP="00314B16">
      <w:pPr>
        <w:rPr>
          <w:rFonts w:cs="Times New Roman"/>
          <w:sz w:val="26"/>
          <w:szCs w:val="26"/>
        </w:rPr>
        <w:sectPr w:rsidR="00314B16" w:rsidRPr="006454E5" w:rsidSect="00314B16">
          <w:footerReference w:type="even" r:id="rId24"/>
          <w:footerReference w:type="default" r:id="rId25"/>
          <w:footerReference w:type="first" r:id="rId26"/>
          <w:pgSz w:w="12240" w:h="15840"/>
          <w:pgMar w:top="1320" w:right="640" w:bottom="1280" w:left="1580" w:header="0" w:footer="1084" w:gutter="0"/>
          <w:cols w:space="720"/>
          <w:formProt w:val="0"/>
          <w:docGrid w:linePitch="100" w:charSpace="-8193"/>
        </w:sectPr>
      </w:pPr>
    </w:p>
    <w:p w14:paraId="4088A5B0" w14:textId="3D353A42" w:rsidR="00314B16" w:rsidRPr="006454E5" w:rsidRDefault="00D1452A" w:rsidP="00790665">
      <w:pPr>
        <w:pStyle w:val="Heading3"/>
        <w:rPr>
          <w:rFonts w:cs="Times New Roman"/>
          <w:szCs w:val="26"/>
        </w:rPr>
      </w:pPr>
      <w:bookmarkStart w:id="163" w:name="__RefHeading___Toc26598_1225579473"/>
      <w:bookmarkStart w:id="164" w:name="_46r0co2"/>
      <w:bookmarkStart w:id="165" w:name="_Toc185447748"/>
      <w:bookmarkStart w:id="166" w:name="_Toc185534211"/>
      <w:bookmarkStart w:id="167" w:name="_Toc185706966"/>
      <w:bookmarkEnd w:id="163"/>
      <w:bookmarkEnd w:id="164"/>
      <w:r w:rsidRPr="006454E5">
        <w:rPr>
          <w:rFonts w:cs="Times New Roman"/>
          <w:szCs w:val="26"/>
        </w:rPr>
        <w:lastRenderedPageBreak/>
        <w:t xml:space="preserve">2.1.5. </w:t>
      </w:r>
      <w:r w:rsidR="00314B16" w:rsidRPr="006454E5">
        <w:rPr>
          <w:rFonts w:cs="Times New Roman"/>
          <w:szCs w:val="26"/>
        </w:rPr>
        <w:t>Kịch bản UC xóa sản phẩm</w:t>
      </w:r>
      <w:bookmarkEnd w:id="165"/>
      <w:bookmarkEnd w:id="166"/>
      <w:bookmarkEnd w:id="167"/>
    </w:p>
    <w:p w14:paraId="55491F89"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w:t>
            </w:r>
          </w:p>
        </w:tc>
      </w:tr>
      <w:tr w:rsidR="00314B16" w:rsidRPr="00F06492"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6454E5" w:rsidRDefault="00314B16" w:rsidP="00314B16">
            <w:pPr>
              <w:pStyle w:val="normal1"/>
              <w:numPr>
                <w:ilvl w:val="0"/>
                <w:numId w:val="1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D770824" w14:textId="77777777" w:rsidR="00314B16" w:rsidRPr="006454E5" w:rsidRDefault="00314B16" w:rsidP="00314B16">
            <w:pPr>
              <w:pStyle w:val="normal1"/>
              <w:numPr>
                <w:ilvl w:val="0"/>
                <w:numId w:val="15"/>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sản</w:t>
            </w:r>
          </w:p>
          <w:p w14:paraId="0A803E26"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phẩm</w:t>
            </w:r>
          </w:p>
        </w:tc>
      </w:tr>
      <w:tr w:rsidR="00314B16" w:rsidRPr="00F06492"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6454E5" w:rsidRDefault="00314B16" w:rsidP="00314B16">
            <w:pPr>
              <w:pStyle w:val="normal1"/>
              <w:numPr>
                <w:ilvl w:val="0"/>
                <w:numId w:val="16"/>
              </w:numPr>
              <w:tabs>
                <w:tab w:val="left" w:pos="830"/>
              </w:tabs>
              <w:spacing w:line="300" w:lineRule="auto"/>
              <w:ind w:right="592"/>
              <w:rPr>
                <w:rFonts w:ascii="Times New Roman" w:hAnsi="Times New Roman" w:cs="Times New Roman"/>
                <w:sz w:val="26"/>
                <w:szCs w:val="26"/>
              </w:rPr>
            </w:pPr>
            <w:r w:rsidRPr="006454E5">
              <w:rPr>
                <w:rFonts w:ascii="Times New Roman" w:hAnsi="Times New Roman" w:cs="Times New Roman"/>
                <w:sz w:val="26"/>
                <w:szCs w:val="26"/>
              </w:rPr>
              <w:t>Nhân viên xóa sản phẩm thành công</w:t>
            </w:r>
          </w:p>
        </w:tc>
      </w:tr>
      <w:tr w:rsidR="00314B16" w:rsidRPr="00F06492"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193B7FC"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1 sản phẩm và ấn nút xóa sản phẩm</w:t>
            </w:r>
          </w:p>
          <w:p w14:paraId="3B060A00" w14:textId="77777777" w:rsidR="00314B16" w:rsidRPr="006454E5" w:rsidRDefault="00314B16" w:rsidP="00314B16">
            <w:pPr>
              <w:pStyle w:val="normal1"/>
              <w:numPr>
                <w:ilvl w:val="0"/>
                <w:numId w:val="17"/>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xác nhận xóa sản phẩm</w:t>
            </w:r>
          </w:p>
          <w:p w14:paraId="71BA7877"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bấm xác nhận.</w:t>
            </w:r>
          </w:p>
          <w:p w14:paraId="19AC5E9A" w14:textId="77777777" w:rsidR="00314B16" w:rsidRPr="006454E5" w:rsidRDefault="00314B16" w:rsidP="00314B16">
            <w:pPr>
              <w:pStyle w:val="normal1"/>
              <w:numPr>
                <w:ilvl w:val="0"/>
                <w:numId w:val="17"/>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r w:rsidR="00314B16" w:rsidRPr="00F06492"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3C77883" w14:textId="77777777" w:rsidR="00314B16" w:rsidRPr="006454E5" w:rsidRDefault="00314B16" w:rsidP="00314B16">
            <w:pPr>
              <w:pStyle w:val="normal1"/>
              <w:numPr>
                <w:ilvl w:val="0"/>
                <w:numId w:val="18"/>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hủy</w:t>
            </w:r>
          </w:p>
          <w:p w14:paraId="26670C76" w14:textId="77777777" w:rsidR="00314B16" w:rsidRPr="006454E5"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Hệ thống chuyển đến trang quản lý sản phẩm</w:t>
            </w:r>
            <w:bookmarkStart w:id="168" w:name="111kx3o"/>
            <w:bookmarkEnd w:id="168"/>
          </w:p>
        </w:tc>
      </w:tr>
    </w:tbl>
    <w:p w14:paraId="2B988C69" w14:textId="2D5FFBE9" w:rsidR="00314B16" w:rsidRPr="006454E5" w:rsidRDefault="00D1452A" w:rsidP="00790665">
      <w:pPr>
        <w:pStyle w:val="Heading3"/>
        <w:rPr>
          <w:rFonts w:cs="Times New Roman"/>
          <w:szCs w:val="26"/>
        </w:rPr>
      </w:pPr>
      <w:bookmarkStart w:id="169" w:name="__RefHeading___Toc26600_1225579473"/>
      <w:bookmarkStart w:id="170" w:name="_3l18frh"/>
      <w:bookmarkStart w:id="171" w:name="_Toc185447749"/>
      <w:bookmarkStart w:id="172" w:name="_Toc185534212"/>
      <w:bookmarkStart w:id="173" w:name="_Toc185706967"/>
      <w:bookmarkEnd w:id="169"/>
      <w:bookmarkEnd w:id="170"/>
      <w:r w:rsidRPr="006454E5">
        <w:rPr>
          <w:rFonts w:cs="Times New Roman"/>
          <w:szCs w:val="26"/>
        </w:rPr>
        <w:t xml:space="preserve">2.1.6. </w:t>
      </w:r>
      <w:r w:rsidR="00314B16" w:rsidRPr="006454E5">
        <w:rPr>
          <w:rFonts w:cs="Times New Roman"/>
          <w:szCs w:val="26"/>
        </w:rPr>
        <w:t>Biểu đồ phân rã và kịch bản UC quản lý giỏ hàng</w:t>
      </w:r>
      <w:bookmarkEnd w:id="171"/>
      <w:bookmarkEnd w:id="172"/>
      <w:bookmarkEnd w:id="173"/>
    </w:p>
    <w:p w14:paraId="164F69E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27"/>
                    <a:stretch>
                      <a:fillRect/>
                    </a:stretch>
                  </pic:blipFill>
                  <pic:spPr bwMode="auto">
                    <a:xfrm>
                      <a:off x="0" y="0"/>
                      <a:ext cx="5918835" cy="1978025"/>
                    </a:xfrm>
                    <a:prstGeom prst="rect">
                      <a:avLst/>
                    </a:prstGeom>
                    <a:noFill/>
                  </pic:spPr>
                </pic:pic>
              </a:graphicData>
            </a:graphic>
          </wp:anchor>
        </w:drawing>
      </w:r>
    </w:p>
    <w:p w14:paraId="7F9E302F" w14:textId="4FE5B72F" w:rsidR="00314B16" w:rsidRPr="006454E5" w:rsidRDefault="00D1452A" w:rsidP="00790665">
      <w:pPr>
        <w:pStyle w:val="Heading3"/>
        <w:rPr>
          <w:rFonts w:cs="Times New Roman"/>
          <w:szCs w:val="26"/>
        </w:rPr>
      </w:pPr>
      <w:bookmarkStart w:id="174" w:name="__RefHeading___Toc26602_1225579473"/>
      <w:bookmarkStart w:id="175" w:name="_Toc185447750"/>
      <w:bookmarkStart w:id="176" w:name="_Toc185534213"/>
      <w:bookmarkStart w:id="177" w:name="_Toc185706968"/>
      <w:bookmarkEnd w:id="174"/>
      <w:r w:rsidRPr="006454E5">
        <w:rPr>
          <w:rFonts w:cs="Times New Roman"/>
          <w:szCs w:val="26"/>
        </w:rPr>
        <w:t xml:space="preserve">2.1.7. </w:t>
      </w:r>
      <w:r w:rsidR="00314B16" w:rsidRPr="006454E5">
        <w:rPr>
          <w:rFonts w:cs="Times New Roman"/>
          <w:szCs w:val="26"/>
        </w:rPr>
        <w:t>Kịch bản UC thêm sản phẩm giỏ hàng</w:t>
      </w:r>
      <w:bookmarkEnd w:id="175"/>
      <w:bookmarkEnd w:id="176"/>
      <w:bookmarkEnd w:id="177"/>
    </w:p>
    <w:p w14:paraId="72AB6B8A"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 giỏ hàng</w:t>
            </w:r>
          </w:p>
        </w:tc>
      </w:tr>
      <w:tr w:rsidR="00314B16" w:rsidRPr="00F06492"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6454E5" w:rsidRDefault="00314B16" w:rsidP="00314B16">
            <w:pPr>
              <w:pStyle w:val="normal1"/>
              <w:numPr>
                <w:ilvl w:val="0"/>
                <w:numId w:val="19"/>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6454E5" w:rsidRDefault="00314B16" w:rsidP="00314B16">
            <w:pPr>
              <w:pStyle w:val="normal1"/>
              <w:numPr>
                <w:ilvl w:val="0"/>
                <w:numId w:val="20"/>
              </w:numPr>
              <w:tabs>
                <w:tab w:val="left" w:pos="830"/>
              </w:tabs>
              <w:spacing w:line="300" w:lineRule="auto"/>
              <w:ind w:right="551"/>
              <w:rPr>
                <w:rFonts w:ascii="Times New Roman" w:hAnsi="Times New Roman" w:cs="Times New Roman"/>
                <w:sz w:val="26"/>
                <w:szCs w:val="26"/>
              </w:rPr>
            </w:pPr>
            <w:r w:rsidRPr="006454E5">
              <w:rPr>
                <w:rFonts w:ascii="Times New Roman" w:hAnsi="Times New Roman" w:cs="Times New Roman"/>
                <w:sz w:val="26"/>
                <w:szCs w:val="26"/>
              </w:rPr>
              <w:t>Khách thêm sản phẩm giỏ hàng thành công</w:t>
            </w:r>
          </w:p>
        </w:tc>
      </w:tr>
      <w:tr w:rsidR="00314B16" w:rsidRPr="00F06492"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tc>
      </w:tr>
    </w:tbl>
    <w:p w14:paraId="61F868A4" w14:textId="77777777" w:rsidR="00314B16" w:rsidRPr="006454E5" w:rsidRDefault="00314B16" w:rsidP="00314B16">
      <w:pPr>
        <w:rPr>
          <w:rFonts w:cs="Times New Roman"/>
          <w:sz w:val="26"/>
          <w:szCs w:val="26"/>
        </w:rPr>
        <w:sectPr w:rsidR="00314B16" w:rsidRPr="006454E5" w:rsidSect="00314B16">
          <w:footerReference w:type="even" r:id="rId28"/>
          <w:footerReference w:type="default" r:id="rId29"/>
          <w:footerReference w:type="first" r:id="rId30"/>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11D3417C" w14:textId="77777777" w:rsidR="00314B16" w:rsidRPr="006454E5" w:rsidRDefault="00314B16" w:rsidP="00314B16">
      <w:pPr>
        <w:pStyle w:val="normal1"/>
        <w:rPr>
          <w:rFonts w:ascii="Times New Roman" w:hAnsi="Times New Roman" w:cs="Times New Roman"/>
          <w:b/>
          <w:sz w:val="26"/>
          <w:szCs w:val="26"/>
        </w:rPr>
      </w:pPr>
    </w:p>
    <w:p w14:paraId="7083E6B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1C99420" w:rsidR="00314B16" w:rsidRPr="006454E5" w:rsidRDefault="00D1452A" w:rsidP="00790665">
      <w:pPr>
        <w:pStyle w:val="Heading3"/>
        <w:rPr>
          <w:rFonts w:cs="Times New Roman"/>
          <w:szCs w:val="26"/>
        </w:rPr>
      </w:pPr>
      <w:bookmarkStart w:id="178" w:name="__RefHeading___Toc26604_1225579473"/>
      <w:bookmarkStart w:id="179" w:name="_Toc185447751"/>
      <w:bookmarkStart w:id="180" w:name="_Toc185534214"/>
      <w:bookmarkStart w:id="181" w:name="_Toc185706969"/>
      <w:bookmarkEnd w:id="178"/>
      <w:r w:rsidRPr="006454E5">
        <w:rPr>
          <w:rFonts w:cs="Times New Roman"/>
          <w:szCs w:val="26"/>
        </w:rPr>
        <w:t xml:space="preserve">2.1.8. </w:t>
      </w:r>
      <w:r w:rsidR="00314B16" w:rsidRPr="006454E5">
        <w:rPr>
          <w:rFonts w:cs="Times New Roman"/>
          <w:szCs w:val="26"/>
        </w:rPr>
        <w:t>Kịch bản UC chỉnh sửa giỏ hàng</w:t>
      </w:r>
      <w:bookmarkEnd w:id="179"/>
      <w:bookmarkEnd w:id="180"/>
      <w:bookmarkEnd w:id="181"/>
    </w:p>
    <w:p w14:paraId="4F384F7C"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Chỉnh sửa số lượng sản phẩm</w:t>
            </w:r>
          </w:p>
        </w:tc>
      </w:tr>
      <w:tr w:rsidR="00314B16" w:rsidRPr="00F06492"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6454E5"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6454E5" w:rsidRDefault="00314B16" w:rsidP="00314B16">
            <w:pPr>
              <w:pStyle w:val="normal1"/>
              <w:numPr>
                <w:ilvl w:val="0"/>
                <w:numId w:val="22"/>
              </w:numPr>
              <w:tabs>
                <w:tab w:val="left" w:pos="830"/>
              </w:tabs>
              <w:spacing w:line="300" w:lineRule="auto"/>
              <w:ind w:right="483"/>
              <w:rPr>
                <w:rFonts w:ascii="Times New Roman" w:hAnsi="Times New Roman" w:cs="Times New Roman"/>
                <w:sz w:val="26"/>
                <w:szCs w:val="26"/>
              </w:rPr>
            </w:pPr>
            <w:r w:rsidRPr="006454E5">
              <w:rPr>
                <w:rFonts w:ascii="Times New Roman" w:hAnsi="Times New Roman" w:cs="Times New Roman"/>
                <w:sz w:val="26"/>
                <w:szCs w:val="26"/>
              </w:rPr>
              <w:t>Khách chỉnh sửa giỏ hàng thành công</w:t>
            </w:r>
          </w:p>
        </w:tc>
      </w:tr>
      <w:tr w:rsidR="00314B16" w:rsidRPr="00F06492"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6454E5" w:rsidRDefault="00314B16" w:rsidP="00B52E04">
            <w:pPr>
              <w:pStyle w:val="normal1"/>
              <w:rPr>
                <w:rFonts w:ascii="Times New Roman" w:hAnsi="Times New Roman" w:cs="Times New Roman"/>
                <w:sz w:val="26"/>
                <w:szCs w:val="26"/>
              </w:rPr>
            </w:pPr>
          </w:p>
        </w:tc>
      </w:tr>
      <w:tr w:rsidR="00314B16" w:rsidRPr="00F06492"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8147E90"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ấn nút giỏ hàng trên trang chủ.</w:t>
            </w:r>
          </w:p>
          <w:p w14:paraId="65482790" w14:textId="77777777" w:rsidR="00314B16" w:rsidRPr="006454E5"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giỏ hàng và hiện thông tin giỏ hàng.</w:t>
            </w:r>
          </w:p>
          <w:p w14:paraId="1C22A392"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chỉnh sửa sản phẩm của giỏ hàng (sửa số lượng hoặc xóa sản phẩm).</w:t>
            </w:r>
          </w:p>
          <w:p w14:paraId="77E9CCDC" w14:textId="77777777" w:rsidR="00314B16" w:rsidRPr="006454E5"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chỉnh sửa sản phẩm thành công.</w:t>
            </w:r>
          </w:p>
        </w:tc>
      </w:tr>
      <w:tr w:rsidR="00314B16" w:rsidRPr="00F06492"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7DE6F8D3" w14:textId="77777777" w:rsidR="00314B16" w:rsidRPr="006454E5"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số lượng sản phẩm không phù hợp.</w:t>
            </w:r>
          </w:p>
          <w:p w14:paraId="20E4B61C" w14:textId="77777777" w:rsidR="00314B16" w:rsidRPr="006454E5" w:rsidRDefault="00314B16" w:rsidP="00314B16">
            <w:pPr>
              <w:pStyle w:val="normal1"/>
              <w:numPr>
                <w:ilvl w:val="1"/>
                <w:numId w:val="24"/>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1 trong chuỗi sự kiện chính.</w:t>
            </w:r>
            <w:bookmarkStart w:id="182" w:name="1egqt2p"/>
            <w:bookmarkEnd w:id="182"/>
          </w:p>
        </w:tc>
      </w:tr>
    </w:tbl>
    <w:p w14:paraId="6A0F8AC9" w14:textId="07238501" w:rsidR="00314B16" w:rsidRPr="006454E5" w:rsidRDefault="00D1452A" w:rsidP="00790665">
      <w:pPr>
        <w:pStyle w:val="Heading3"/>
        <w:rPr>
          <w:rFonts w:cs="Times New Roman"/>
          <w:szCs w:val="26"/>
        </w:rPr>
      </w:pPr>
      <w:bookmarkStart w:id="183" w:name="__RefHeading___Toc26606_1225579473"/>
      <w:bookmarkStart w:id="184" w:name="_3ygebqi"/>
      <w:bookmarkStart w:id="185" w:name="_Toc185447752"/>
      <w:bookmarkStart w:id="186" w:name="_Toc185534215"/>
      <w:bookmarkStart w:id="187" w:name="_Toc185706970"/>
      <w:bookmarkEnd w:id="183"/>
      <w:bookmarkEnd w:id="184"/>
      <w:r w:rsidRPr="006454E5">
        <w:rPr>
          <w:rFonts w:cs="Times New Roman"/>
          <w:szCs w:val="26"/>
        </w:rPr>
        <w:t xml:space="preserve">2.1.9. </w:t>
      </w:r>
      <w:r w:rsidR="00314B16" w:rsidRPr="006454E5">
        <w:rPr>
          <w:rFonts w:cs="Times New Roman"/>
          <w:szCs w:val="26"/>
        </w:rPr>
        <w:t>Biểu đồ phân rã và kịch bản UC thanh toán</w:t>
      </w:r>
      <w:bookmarkEnd w:id="185"/>
      <w:bookmarkEnd w:id="186"/>
      <w:bookmarkEnd w:id="187"/>
    </w:p>
    <w:p w14:paraId="714C2DBD" w14:textId="77777777" w:rsidR="00314B16" w:rsidRPr="006454E5" w:rsidRDefault="00314B16" w:rsidP="00314B16">
      <w:pPr>
        <w:pStyle w:val="normal1"/>
        <w:spacing w:before="10"/>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31"/>
                    <a:stretch>
                      <a:fillRect/>
                    </a:stretch>
                  </pic:blipFill>
                  <pic:spPr bwMode="auto">
                    <a:xfrm>
                      <a:off x="0" y="0"/>
                      <a:ext cx="5888355" cy="800735"/>
                    </a:xfrm>
                    <a:prstGeom prst="rect">
                      <a:avLst/>
                    </a:prstGeom>
                    <a:noFill/>
                  </pic:spPr>
                </pic:pic>
              </a:graphicData>
            </a:graphic>
          </wp:anchor>
        </w:drawing>
      </w:r>
    </w:p>
    <w:p w14:paraId="1283A679"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Thanh toán</w:t>
            </w:r>
          </w:p>
        </w:tc>
      </w:tr>
      <w:tr w:rsidR="00314B16" w:rsidRPr="00F06492"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(Customer)</w:t>
            </w:r>
          </w:p>
        </w:tc>
      </w:tr>
      <w:tr w:rsidR="00314B16" w:rsidRPr="00F06492"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6454E5" w:rsidRDefault="00314B16" w:rsidP="00314B16">
            <w:pPr>
              <w:pStyle w:val="normal1"/>
              <w:numPr>
                <w:ilvl w:val="0"/>
                <w:numId w:val="2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B0E462A" w14:textId="77777777" w:rsidR="00314B16" w:rsidRPr="006454E5" w:rsidRDefault="00314B16" w:rsidP="00314B16">
            <w:pPr>
              <w:pStyle w:val="normal1"/>
              <w:numPr>
                <w:ilvl w:val="0"/>
                <w:numId w:val="25"/>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giỏ hàng</w:t>
            </w:r>
          </w:p>
        </w:tc>
      </w:tr>
      <w:tr w:rsidR="00314B16" w:rsidRPr="00F06492"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6454E5" w:rsidRDefault="00314B16" w:rsidP="00314B16">
            <w:pPr>
              <w:pStyle w:val="normal1"/>
              <w:numPr>
                <w:ilvl w:val="0"/>
                <w:numId w:val="26"/>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bl>
    <w:p w14:paraId="0D6CACB6" w14:textId="77777777" w:rsidR="00314B16" w:rsidRPr="006454E5" w:rsidRDefault="00314B16" w:rsidP="00314B16">
      <w:pPr>
        <w:rPr>
          <w:rFonts w:cs="Times New Roman"/>
          <w:sz w:val="26"/>
          <w:szCs w:val="26"/>
        </w:rPr>
        <w:sectPr w:rsidR="00314B16" w:rsidRPr="006454E5" w:rsidSect="00314B16">
          <w:footerReference w:type="even" r:id="rId32"/>
          <w:footerReference w:type="default" r:id="rId33"/>
          <w:footerReference w:type="first" r:id="rId34"/>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1D2A82EF" w14:textId="77777777" w:rsidR="00314B16" w:rsidRPr="006454E5" w:rsidRDefault="00314B16" w:rsidP="00314B16">
      <w:pPr>
        <w:pStyle w:val="normal1"/>
        <w:rPr>
          <w:rFonts w:ascii="Times New Roman" w:hAnsi="Times New Roman" w:cs="Times New Roman"/>
          <w:i/>
          <w:sz w:val="26"/>
          <w:szCs w:val="26"/>
        </w:rPr>
      </w:pPr>
    </w:p>
    <w:p w14:paraId="02EDC2E0"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6454E5" w:rsidRDefault="00314B16" w:rsidP="00314B16">
      <w:pPr>
        <w:pStyle w:val="normal1"/>
        <w:ind w:left="115"/>
        <w:rPr>
          <w:rFonts w:ascii="Times New Roman" w:hAnsi="Times New Roman" w:cs="Times New Roman"/>
          <w:sz w:val="26"/>
          <w:szCs w:val="26"/>
        </w:rPr>
      </w:pPr>
      <w:bookmarkStart w:id="188" w:name="1664s55"/>
      <w:bookmarkEnd w:id="188"/>
    </w:p>
    <w:p w14:paraId="6B380BA9" w14:textId="0DFC0BCC" w:rsidR="00314B16" w:rsidRPr="006454E5" w:rsidRDefault="00D1452A" w:rsidP="00790665">
      <w:pPr>
        <w:pStyle w:val="Heading3"/>
        <w:rPr>
          <w:rFonts w:cs="Times New Roman"/>
          <w:szCs w:val="26"/>
        </w:rPr>
      </w:pPr>
      <w:bookmarkStart w:id="189" w:name="__RefHeading___Toc26608_1225579473"/>
      <w:bookmarkStart w:id="190" w:name="1664s55_Copy_1"/>
      <w:bookmarkStart w:id="191" w:name="_3q5sasy"/>
      <w:bookmarkStart w:id="192" w:name="_Toc185447753"/>
      <w:bookmarkStart w:id="193" w:name="_Toc185534216"/>
      <w:bookmarkStart w:id="194" w:name="_Toc185706971"/>
      <w:bookmarkEnd w:id="189"/>
      <w:bookmarkEnd w:id="190"/>
      <w:bookmarkEnd w:id="191"/>
      <w:r w:rsidRPr="006454E5">
        <w:rPr>
          <w:rFonts w:cs="Times New Roman"/>
          <w:szCs w:val="26"/>
        </w:rPr>
        <w:t xml:space="preserve">2.1.10. </w:t>
      </w:r>
      <w:r w:rsidR="00314B16" w:rsidRPr="006454E5">
        <w:rPr>
          <w:rFonts w:cs="Times New Roman"/>
          <w:szCs w:val="26"/>
        </w:rPr>
        <w:t>Biểu đồ phân rã và kịch bản UC Quản lý thông tin tài khoản</w:t>
      </w:r>
      <w:bookmarkEnd w:id="192"/>
      <w:bookmarkEnd w:id="193"/>
      <w:bookmarkEnd w:id="194"/>
    </w:p>
    <w:p w14:paraId="60244E8D"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5"/>
                    <a:stretch>
                      <a:fillRect/>
                    </a:stretch>
                  </pic:blipFill>
                  <pic:spPr bwMode="auto">
                    <a:xfrm>
                      <a:off x="0" y="0"/>
                      <a:ext cx="5928995" cy="2938145"/>
                    </a:xfrm>
                    <a:prstGeom prst="rect">
                      <a:avLst/>
                    </a:prstGeom>
                    <a:noFill/>
                  </pic:spPr>
                </pic:pic>
              </a:graphicData>
            </a:graphic>
          </wp:anchor>
        </w:drawing>
      </w:r>
    </w:p>
    <w:p w14:paraId="6BE6504F"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6454E5"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8FAC177" w14:textId="77777777" w:rsidR="00314B16" w:rsidRPr="006454E5" w:rsidRDefault="00314B16" w:rsidP="00314B16">
            <w:pPr>
              <w:pStyle w:val="normal1"/>
              <w:numPr>
                <w:ilvl w:val="0"/>
                <w:numId w:val="2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6454E5" w:rsidRDefault="00314B16" w:rsidP="00314B16">
            <w:pPr>
              <w:pStyle w:val="normal1"/>
              <w:numPr>
                <w:ilvl w:val="0"/>
                <w:numId w:val="28"/>
              </w:numPr>
              <w:tabs>
                <w:tab w:val="left" w:pos="830"/>
              </w:tabs>
              <w:spacing w:line="300" w:lineRule="auto"/>
              <w:ind w:right="197"/>
              <w:rPr>
                <w:rFonts w:ascii="Times New Roman" w:hAnsi="Times New Roman" w:cs="Times New Roman"/>
                <w:sz w:val="26"/>
                <w:szCs w:val="26"/>
              </w:rPr>
            </w:pPr>
            <w:r w:rsidRPr="006454E5">
              <w:rPr>
                <w:rFonts w:ascii="Times New Roman" w:hAnsi="Times New Roman" w:cs="Times New Roman"/>
                <w:sz w:val="26"/>
                <w:szCs w:val="26"/>
              </w:rPr>
              <w:t>Người dùng chỉnh sửa thông tin tài khoản thành công</w:t>
            </w:r>
          </w:p>
        </w:tc>
      </w:tr>
      <w:tr w:rsidR="00314B16" w:rsidRPr="00F06492"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63F6D0DC" w14:textId="77777777" w:rsidR="00314B16" w:rsidRPr="006454E5"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vào nút thông tin tài khoản.</w:t>
            </w:r>
          </w:p>
          <w:p w14:paraId="0EB7612A" w14:textId="77777777" w:rsidR="00314B16" w:rsidRPr="006454E5" w:rsidRDefault="00314B16" w:rsidP="00314B16">
            <w:pPr>
              <w:pStyle w:val="normal1"/>
              <w:numPr>
                <w:ilvl w:val="0"/>
                <w:numId w:val="29"/>
              </w:numPr>
              <w:tabs>
                <w:tab w:val="left" w:pos="1190"/>
              </w:tabs>
              <w:ind w:right="301"/>
              <w:rPr>
                <w:rFonts w:ascii="Times New Roman" w:hAnsi="Times New Roman" w:cs="Times New Roman"/>
                <w:sz w:val="26"/>
                <w:szCs w:val="26"/>
              </w:rPr>
            </w:pPr>
            <w:r w:rsidRPr="006454E5">
              <w:rPr>
                <w:rFonts w:ascii="Times New Roman" w:hAnsi="Times New Roman" w:cs="Times New Roman"/>
                <w:sz w:val="26"/>
                <w:szCs w:val="26"/>
              </w:rPr>
              <w:t>Hệ thống hiển thị thông tin của người dùng, gồm có thông tin, hình ảnh của người dùng, thông tin mật khẩu của người dùng</w:t>
            </w:r>
          </w:p>
          <w:p w14:paraId="2C17488C" w14:textId="77777777" w:rsidR="00314B16" w:rsidRPr="006454E5" w:rsidRDefault="00314B16" w:rsidP="00314B16">
            <w:pPr>
              <w:pStyle w:val="normal1"/>
              <w:numPr>
                <w:ilvl w:val="0"/>
                <w:numId w:val="29"/>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chỉnh sửa thông tin và lưu</w:t>
            </w:r>
          </w:p>
          <w:p w14:paraId="1446F6DB" w14:textId="77777777" w:rsidR="00314B16" w:rsidRPr="006454E5" w:rsidRDefault="00314B16" w:rsidP="00314B16">
            <w:pPr>
              <w:pStyle w:val="normal1"/>
              <w:numPr>
                <w:ilvl w:val="0"/>
                <w:numId w:val="2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lưu các thông tin đã chỉnh sửa.</w:t>
            </w:r>
          </w:p>
        </w:tc>
      </w:tr>
      <w:tr w:rsidR="00314B16" w:rsidRPr="00F06492"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B449348" w14:textId="77777777" w:rsidR="00314B16" w:rsidRPr="006454E5"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cần thiết.</w:t>
            </w:r>
          </w:p>
          <w:p w14:paraId="70D30E8D" w14:textId="77777777" w:rsidR="00314B16" w:rsidRPr="006454E5" w:rsidRDefault="00314B16" w:rsidP="00314B16">
            <w:pPr>
              <w:pStyle w:val="normal1"/>
              <w:numPr>
                <w:ilvl w:val="1"/>
                <w:numId w:val="30"/>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p>
          <w:p w14:paraId="6BE23433" w14:textId="77777777" w:rsidR="00314B16" w:rsidRPr="006454E5" w:rsidRDefault="00314B16" w:rsidP="00B52E04">
            <w:pPr>
              <w:pStyle w:val="normal1"/>
              <w:spacing w:before="1" w:line="276" w:lineRule="auto"/>
              <w:ind w:left="830"/>
              <w:rPr>
                <w:rFonts w:ascii="Times New Roman" w:hAnsi="Times New Roman" w:cs="Times New Roman"/>
                <w:sz w:val="26"/>
                <w:szCs w:val="26"/>
              </w:rPr>
            </w:pPr>
            <w:r w:rsidRPr="006454E5">
              <w:rPr>
                <w:rFonts w:ascii="Times New Roman" w:hAnsi="Times New Roman" w:cs="Times New Roman"/>
                <w:sz w:val="26"/>
                <w:szCs w:val="26"/>
              </w:rPr>
              <w:t>4. Hệ thống thông báo mật khẩu hiện tại không đúng.</w:t>
            </w:r>
          </w:p>
        </w:tc>
      </w:tr>
    </w:tbl>
    <w:p w14:paraId="02DCC13D" w14:textId="77777777" w:rsidR="00314B16" w:rsidRPr="006454E5" w:rsidRDefault="00314B16" w:rsidP="00314B16">
      <w:pPr>
        <w:rPr>
          <w:rFonts w:cs="Times New Roman"/>
          <w:sz w:val="26"/>
          <w:szCs w:val="26"/>
        </w:rPr>
        <w:sectPr w:rsidR="00314B16" w:rsidRPr="006454E5" w:rsidSect="00314B16">
          <w:footerReference w:type="even" r:id="rId36"/>
          <w:footerReference w:type="default" r:id="rId37"/>
          <w:footerReference w:type="first" r:id="rId38"/>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69EDDFE1" w14:textId="77777777" w:rsidR="00314B16" w:rsidRPr="006454E5" w:rsidRDefault="00314B16" w:rsidP="00314B16">
      <w:pPr>
        <w:pStyle w:val="normal1"/>
        <w:rPr>
          <w:rFonts w:ascii="Times New Roman" w:hAnsi="Times New Roman" w:cs="Times New Roman"/>
          <w:i/>
          <w:sz w:val="26"/>
          <w:szCs w:val="26"/>
        </w:rPr>
      </w:pPr>
    </w:p>
    <w:p w14:paraId="65B2A6B6"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195" w:name="34g0dwd"/>
    </w:p>
    <w:p w14:paraId="11B27B26" w14:textId="638E0818" w:rsidR="00314B16" w:rsidRPr="006454E5" w:rsidRDefault="00D1452A" w:rsidP="00790665">
      <w:pPr>
        <w:pStyle w:val="Heading3"/>
        <w:rPr>
          <w:rFonts w:cs="Times New Roman"/>
          <w:szCs w:val="26"/>
        </w:rPr>
      </w:pPr>
      <w:bookmarkStart w:id="196" w:name="__RefHeading___Toc26610_1225579473"/>
      <w:bookmarkStart w:id="197" w:name="_1jlao46"/>
      <w:bookmarkStart w:id="198" w:name="_Toc185447754"/>
      <w:bookmarkStart w:id="199" w:name="_Toc185534217"/>
      <w:bookmarkStart w:id="200" w:name="_Toc185706972"/>
      <w:bookmarkEnd w:id="195"/>
      <w:bookmarkEnd w:id="196"/>
      <w:bookmarkEnd w:id="197"/>
      <w:r w:rsidRPr="006454E5">
        <w:rPr>
          <w:rFonts w:cs="Times New Roman"/>
          <w:szCs w:val="26"/>
        </w:rPr>
        <w:t xml:space="preserve">2.1.11. </w:t>
      </w:r>
      <w:r w:rsidR="00314B16" w:rsidRPr="006454E5">
        <w:rPr>
          <w:rFonts w:cs="Times New Roman"/>
          <w:szCs w:val="26"/>
        </w:rPr>
        <w:t>Biểu đồ phân rã và kịch bản UC Khách hàng quản lý đơn hàng</w:t>
      </w:r>
      <w:bookmarkEnd w:id="198"/>
      <w:bookmarkEnd w:id="199"/>
      <w:bookmarkEnd w:id="200"/>
    </w:p>
    <w:p w14:paraId="072B0AEB"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39"/>
                    <a:stretch>
                      <a:fillRect/>
                    </a:stretch>
                  </pic:blipFill>
                  <pic:spPr bwMode="auto">
                    <a:xfrm>
                      <a:off x="0" y="0"/>
                      <a:ext cx="5897245" cy="2824480"/>
                    </a:xfrm>
                    <a:prstGeom prst="rect">
                      <a:avLst/>
                    </a:prstGeom>
                    <a:noFill/>
                  </pic:spPr>
                </pic:pic>
              </a:graphicData>
            </a:graphic>
          </wp:anchor>
        </w:drawing>
      </w:r>
    </w:p>
    <w:p w14:paraId="194E8FFF" w14:textId="77777777" w:rsidR="00314B16" w:rsidRPr="006454E5" w:rsidRDefault="00314B16" w:rsidP="00314B16">
      <w:pPr>
        <w:pStyle w:val="normal1"/>
        <w:spacing w:before="269"/>
        <w:ind w:left="1592" w:right="1967"/>
        <w:jc w:val="center"/>
        <w:rPr>
          <w:rFonts w:ascii="Times New Roman" w:hAnsi="Times New Roman" w:cs="Times New Roman"/>
          <w:i/>
          <w:sz w:val="26"/>
          <w:szCs w:val="26"/>
        </w:rPr>
      </w:pPr>
      <w:bookmarkStart w:id="201" w:name="_43ky6rz"/>
      <w:bookmarkEnd w:id="201"/>
    </w:p>
    <w:p w14:paraId="75F6ED12" w14:textId="77777777" w:rsidR="00314B16" w:rsidRPr="006454E5" w:rsidRDefault="00314B16">
      <w:pPr>
        <w:pStyle w:val="NoSpacing"/>
        <w:pPrChange w:id="202" w:author="Khanh Cong" w:date="2024-12-21T20:35:00Z" w16du:dateUtc="2024-12-21T13:35:00Z">
          <w:pPr>
            <w:pStyle w:val="Heading2"/>
            <w:tabs>
              <w:tab w:val="left" w:pos="1201"/>
            </w:tabs>
            <w:spacing w:before="201"/>
          </w:pPr>
        </w:pPrChange>
      </w:pPr>
      <w:bookmarkStart w:id="203" w:name="__RefHeading___Toc26612_1225579473"/>
      <w:bookmarkStart w:id="204" w:name="_Toc185447755"/>
      <w:bookmarkStart w:id="205" w:name="_Toc185534218"/>
      <w:bookmarkEnd w:id="203"/>
      <w:r w:rsidRPr="006454E5">
        <w:t>Kịch bản UC tiếp tục thanh toán.</w:t>
      </w:r>
      <w:bookmarkEnd w:id="204"/>
      <w:bookmarkEnd w:id="205"/>
    </w:p>
    <w:p w14:paraId="1CF1B7AA"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hàng(Customer)</w:t>
            </w:r>
          </w:p>
        </w:tc>
      </w:tr>
      <w:tr w:rsidR="00314B16" w:rsidRPr="00F06492"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6454E5" w:rsidRDefault="00314B16" w:rsidP="00314B16">
            <w:pPr>
              <w:pStyle w:val="normal1"/>
              <w:numPr>
                <w:ilvl w:val="0"/>
                <w:numId w:val="3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5A2CD251" w14:textId="77777777" w:rsidR="00314B16" w:rsidRPr="006454E5" w:rsidRDefault="00314B16" w:rsidP="00314B16">
            <w:pPr>
              <w:pStyle w:val="normal1"/>
              <w:numPr>
                <w:ilvl w:val="0"/>
                <w:numId w:val="31"/>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6454E5" w:rsidRDefault="00314B16" w:rsidP="00314B16">
            <w:pPr>
              <w:pStyle w:val="normal1"/>
              <w:numPr>
                <w:ilvl w:val="0"/>
                <w:numId w:val="32"/>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r w:rsidR="00314B16" w:rsidRPr="00F06492"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E2FB0C"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nút quản lý đơn hàng trên trang chủ</w:t>
            </w:r>
          </w:p>
          <w:p w14:paraId="50C5DC77"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giao diện quản lý đơn hàng với danh sách đơn hàng</w:t>
            </w:r>
          </w:p>
          <w:p w14:paraId="51A7AAA7"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chưa thanh toán và ấn nút xem chi tiết.</w:t>
            </w:r>
          </w:p>
          <w:p w14:paraId="284AB850" w14:textId="77777777" w:rsidR="00314B16" w:rsidRPr="006454E5" w:rsidRDefault="00314B16" w:rsidP="00314B16">
            <w:pPr>
              <w:pStyle w:val="normal1"/>
              <w:numPr>
                <w:ilvl w:val="0"/>
                <w:numId w:val="33"/>
              </w:numPr>
              <w:tabs>
                <w:tab w:val="left" w:pos="1190"/>
              </w:tabs>
              <w:ind w:right="237"/>
              <w:rPr>
                <w:rFonts w:ascii="Times New Roman" w:hAnsi="Times New Roman" w:cs="Times New Roman"/>
                <w:sz w:val="26"/>
                <w:szCs w:val="26"/>
              </w:rPr>
            </w:pPr>
            <w:r w:rsidRPr="006454E5">
              <w:rPr>
                <w:rFonts w:ascii="Times New Roman" w:hAnsi="Times New Roman" w:cs="Times New Roman"/>
                <w:sz w:val="26"/>
                <w:szCs w:val="26"/>
              </w:rPr>
              <w:t>Hệ thống hiện trang chi tiết đơn hàng với các sản phẩm của đơn hàng và nút tiếp tục thanh toán.</w:t>
            </w:r>
          </w:p>
          <w:p w14:paraId="558DA143" w14:textId="77777777" w:rsidR="00314B16" w:rsidRPr="006454E5" w:rsidRDefault="00314B16" w:rsidP="00314B16">
            <w:pPr>
              <w:pStyle w:val="normal1"/>
              <w:numPr>
                <w:ilvl w:val="0"/>
                <w:numId w:val="3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tiếp tục thanh toán.</w:t>
            </w:r>
          </w:p>
          <w:p w14:paraId="35707D21"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thanh toán của ZaloPay.</w:t>
            </w:r>
          </w:p>
          <w:p w14:paraId="377D2325"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thanh toán.</w:t>
            </w:r>
          </w:p>
          <w:p w14:paraId="56BA1935" w14:textId="77777777" w:rsidR="00314B16" w:rsidRPr="006454E5" w:rsidRDefault="00314B16" w:rsidP="00314B16">
            <w:pPr>
              <w:pStyle w:val="normal1"/>
              <w:numPr>
                <w:ilvl w:val="0"/>
                <w:numId w:val="33"/>
              </w:numPr>
              <w:tabs>
                <w:tab w:val="left" w:pos="1190"/>
              </w:tabs>
              <w:spacing w:line="290" w:lineRule="auto"/>
              <w:ind w:right="497"/>
              <w:rPr>
                <w:rFonts w:ascii="Times New Roman" w:hAnsi="Times New Roman" w:cs="Times New Roman"/>
                <w:sz w:val="26"/>
                <w:szCs w:val="26"/>
              </w:rPr>
            </w:pPr>
            <w:r w:rsidRPr="006454E5">
              <w:rPr>
                <w:rFonts w:ascii="Times New Roman" w:hAnsi="Times New Roman" w:cs="Times New Roman"/>
                <w:sz w:val="26"/>
                <w:szCs w:val="26"/>
              </w:rPr>
              <w:t>Hệ thống cập nhật trạng thái đơn hàng thành đã thanh toán và quay trở lại trang quản lý đơn hàng.</w:t>
            </w:r>
          </w:p>
        </w:tc>
      </w:tr>
      <w:tr w:rsidR="00314B16" w:rsidRPr="00F06492"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Ngoại lệ</w:t>
            </w:r>
          </w:p>
          <w:p w14:paraId="160730B2" w14:textId="77777777" w:rsidR="00314B16" w:rsidRPr="006454E5" w:rsidRDefault="00314B16" w:rsidP="00B52E04">
            <w:pPr>
              <w:pStyle w:val="normal1"/>
              <w:ind w:left="1190" w:right="142" w:hanging="360"/>
              <w:rPr>
                <w:rFonts w:ascii="Times New Roman" w:hAnsi="Times New Roman" w:cs="Times New Roman"/>
                <w:sz w:val="26"/>
                <w:szCs w:val="26"/>
              </w:rPr>
            </w:pPr>
            <w:r w:rsidRPr="006454E5">
              <w:rPr>
                <w:rFonts w:ascii="Times New Roman" w:hAnsi="Times New Roman" w:cs="Times New Roman"/>
                <w:sz w:val="26"/>
                <w:szCs w:val="26"/>
              </w:rPr>
              <w:t>6. Hệ thống chuyển đến trang thanh toán của ZaloPay và hiện thông báo quá thời gian thanh toán</w:t>
            </w:r>
          </w:p>
        </w:tc>
      </w:tr>
    </w:tbl>
    <w:p w14:paraId="3CFC4C7F" w14:textId="77777777" w:rsidR="00314B16" w:rsidRPr="006454E5" w:rsidRDefault="00314B16" w:rsidP="00314B16">
      <w:pPr>
        <w:rPr>
          <w:rFonts w:cs="Times New Roman"/>
          <w:sz w:val="26"/>
          <w:szCs w:val="26"/>
        </w:rPr>
        <w:sectPr w:rsidR="00314B16" w:rsidRPr="006454E5" w:rsidSect="00314B16">
          <w:footerReference w:type="even" r:id="rId40"/>
          <w:footerReference w:type="default" r:id="rId41"/>
          <w:footerReference w:type="first" r:id="rId42"/>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360F84F2" w14:textId="77777777" w:rsidR="00314B16" w:rsidRPr="006454E5" w:rsidRDefault="00314B16" w:rsidP="00314B16">
      <w:pPr>
        <w:pStyle w:val="normal1"/>
        <w:rPr>
          <w:rFonts w:ascii="Times New Roman" w:hAnsi="Times New Roman" w:cs="Times New Roman"/>
          <w:b/>
          <w:sz w:val="26"/>
          <w:szCs w:val="26"/>
        </w:rPr>
      </w:pPr>
    </w:p>
    <w:p w14:paraId="0C6C057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6454E5" w:rsidRDefault="00314B16" w:rsidP="00314B16">
      <w:pPr>
        <w:pStyle w:val="normal1"/>
        <w:ind w:left="1594" w:right="1967"/>
        <w:rPr>
          <w:rFonts w:ascii="Times New Roman" w:hAnsi="Times New Roman" w:cs="Times New Roman"/>
          <w:i/>
          <w:sz w:val="26"/>
          <w:szCs w:val="26"/>
        </w:rPr>
      </w:pPr>
      <w:bookmarkStart w:id="206" w:name="_2iq8gzs"/>
      <w:bookmarkEnd w:id="206"/>
    </w:p>
    <w:p w14:paraId="3EAD2457" w14:textId="77777777" w:rsidR="00314B16" w:rsidRPr="006454E5" w:rsidRDefault="00314B16">
      <w:pPr>
        <w:pStyle w:val="NoSpacing"/>
        <w:pPrChange w:id="207" w:author="Khanh Cong" w:date="2024-12-21T20:35:00Z" w16du:dateUtc="2024-12-21T13:35:00Z">
          <w:pPr>
            <w:pStyle w:val="Heading2"/>
          </w:pPr>
        </w:pPrChange>
      </w:pPr>
      <w:bookmarkStart w:id="208" w:name="__RefHeading___Toc26614_1225579473"/>
      <w:bookmarkStart w:id="209" w:name="_Toc185447756"/>
      <w:bookmarkStart w:id="210" w:name="_Toc185534219"/>
      <w:bookmarkEnd w:id="208"/>
      <w:r w:rsidRPr="006454E5">
        <w:t>Kịch bản UC đánh giá sản phẩm đã mua</w:t>
      </w:r>
      <w:bookmarkEnd w:id="209"/>
      <w:bookmarkEnd w:id="210"/>
    </w:p>
    <w:p w14:paraId="1357FB1E"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6454E5"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đăng nhập thành công</w:t>
            </w:r>
          </w:p>
          <w:p w14:paraId="6BF003D6" w14:textId="77777777" w:rsidR="00314B16" w:rsidRPr="006454E5" w:rsidRDefault="00314B16" w:rsidP="00314B16">
            <w:pPr>
              <w:pStyle w:val="normal1"/>
              <w:numPr>
                <w:ilvl w:val="0"/>
                <w:numId w:val="34"/>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đơn</w:t>
            </w:r>
          </w:p>
          <w:p w14:paraId="71D01131"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hàng.</w:t>
            </w:r>
          </w:p>
        </w:tc>
      </w:tr>
      <w:tr w:rsidR="00314B16" w:rsidRPr="00F06492"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6454E5" w:rsidRDefault="00314B16" w:rsidP="00314B16">
            <w:pPr>
              <w:pStyle w:val="normal1"/>
              <w:numPr>
                <w:ilvl w:val="0"/>
                <w:numId w:val="35"/>
              </w:numPr>
              <w:tabs>
                <w:tab w:val="left" w:pos="830"/>
              </w:tabs>
              <w:spacing w:line="300" w:lineRule="auto"/>
              <w:ind w:right="581"/>
              <w:rPr>
                <w:rFonts w:ascii="Times New Roman" w:hAnsi="Times New Roman" w:cs="Times New Roman"/>
                <w:sz w:val="26"/>
                <w:szCs w:val="26"/>
              </w:rPr>
            </w:pPr>
            <w:r w:rsidRPr="006454E5">
              <w:rPr>
                <w:rFonts w:ascii="Times New Roman" w:hAnsi="Times New Roman" w:cs="Times New Roman"/>
                <w:sz w:val="26"/>
                <w:szCs w:val="26"/>
              </w:rPr>
              <w:t>Khách hàng đánh giá sản phẩm thành công.</w:t>
            </w:r>
          </w:p>
        </w:tc>
      </w:tr>
      <w:tr w:rsidR="00314B16" w:rsidRPr="00F06492"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36E11419"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và ấn xem chi tiết.</w:t>
            </w:r>
          </w:p>
          <w:p w14:paraId="73CCD9D9" w14:textId="77777777" w:rsidR="00314B16" w:rsidRPr="006454E5" w:rsidRDefault="00314B16" w:rsidP="00314B16">
            <w:pPr>
              <w:pStyle w:val="normal1"/>
              <w:numPr>
                <w:ilvl w:val="0"/>
                <w:numId w:val="36"/>
              </w:numPr>
              <w:tabs>
                <w:tab w:val="left" w:pos="1190"/>
              </w:tabs>
              <w:spacing w:before="1"/>
              <w:ind w:right="172"/>
              <w:rPr>
                <w:rFonts w:ascii="Times New Roman" w:hAnsi="Times New Roman" w:cs="Times New Roman"/>
                <w:sz w:val="26"/>
                <w:szCs w:val="26"/>
              </w:rPr>
            </w:pPr>
            <w:r w:rsidRPr="006454E5">
              <w:rPr>
                <w:rFonts w:ascii="Times New Roman" w:hAnsi="Times New Roman" w:cs="Times New Roman"/>
                <w:sz w:val="26"/>
                <w:szCs w:val="26"/>
              </w:rPr>
              <w:t>Hệ thống chuyển đến trang chi tiết đơn hàng, mỗi sản phẩm của đơn hàng có nút đánh giá.</w:t>
            </w:r>
          </w:p>
          <w:p w14:paraId="14CE40B6"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đánh giá.</w:t>
            </w:r>
          </w:p>
          <w:p w14:paraId="479548BA"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phần đánh giá sản phẩm.</w:t>
            </w:r>
          </w:p>
          <w:p w14:paraId="4513F3C4" w14:textId="77777777" w:rsidR="00314B16" w:rsidRPr="006454E5"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đánh giá sản phẩm và ấn lưu đánh giá sản phẩm.</w:t>
            </w:r>
          </w:p>
          <w:p w14:paraId="297B8B22" w14:textId="77777777" w:rsidR="00314B16" w:rsidRPr="006454E5" w:rsidRDefault="00314B16" w:rsidP="00314B16">
            <w:pPr>
              <w:pStyle w:val="normal1"/>
              <w:numPr>
                <w:ilvl w:val="0"/>
                <w:numId w:val="36"/>
              </w:numPr>
              <w:tabs>
                <w:tab w:val="left" w:pos="1190"/>
              </w:tabs>
              <w:spacing w:line="300" w:lineRule="auto"/>
              <w:ind w:right="328"/>
              <w:rPr>
                <w:rFonts w:ascii="Times New Roman" w:hAnsi="Times New Roman" w:cs="Times New Roman"/>
                <w:sz w:val="26"/>
                <w:szCs w:val="26"/>
              </w:rPr>
            </w:pPr>
            <w:r w:rsidRPr="006454E5">
              <w:rPr>
                <w:rFonts w:ascii="Times New Roman" w:hAnsi="Times New Roman" w:cs="Times New Roman"/>
                <w:sz w:val="26"/>
                <w:szCs w:val="26"/>
              </w:rPr>
              <w:t>Hệ thống lưu đánh giá sản phẩm của khách hàng và thông báo đánh giá sản phẩm thành công.</w:t>
            </w:r>
          </w:p>
        </w:tc>
      </w:tr>
      <w:tr w:rsidR="00314B16" w:rsidRPr="00F06492"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16CEB1D4" w14:textId="77777777" w:rsidR="00314B16" w:rsidRPr="006454E5"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“chưa nhập đầy đủ các trường”.</w:t>
            </w:r>
          </w:p>
          <w:p w14:paraId="1288C74B" w14:textId="77777777" w:rsidR="00314B16" w:rsidRPr="006454E5" w:rsidRDefault="00314B16" w:rsidP="00314B16">
            <w:pPr>
              <w:pStyle w:val="normal1"/>
              <w:numPr>
                <w:ilvl w:val="1"/>
                <w:numId w:val="37"/>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02A1902F" w14:textId="77777777" w:rsidR="00314B16" w:rsidRPr="006454E5" w:rsidRDefault="00314B16" w:rsidP="00314B16">
      <w:pPr>
        <w:pStyle w:val="normal1"/>
        <w:spacing w:before="3"/>
        <w:ind w:right="374"/>
        <w:jc w:val="center"/>
        <w:rPr>
          <w:rFonts w:ascii="Times New Roman" w:hAnsi="Times New Roman" w:cs="Times New Roman"/>
          <w:i/>
          <w:sz w:val="26"/>
          <w:szCs w:val="26"/>
        </w:rPr>
      </w:pPr>
      <w:bookmarkStart w:id="211" w:name="_xvir7l"/>
      <w:bookmarkEnd w:id="211"/>
    </w:p>
    <w:p w14:paraId="0B250BEE" w14:textId="77777777" w:rsidR="00314B16" w:rsidRPr="006454E5" w:rsidRDefault="00314B16" w:rsidP="00314B16">
      <w:pPr>
        <w:pStyle w:val="normal1"/>
        <w:rPr>
          <w:rFonts w:ascii="Times New Roman" w:hAnsi="Times New Roman" w:cs="Times New Roman"/>
          <w:i/>
          <w:sz w:val="26"/>
          <w:szCs w:val="26"/>
        </w:rPr>
      </w:pPr>
    </w:p>
    <w:p w14:paraId="27476D6D" w14:textId="77777777" w:rsidR="00314B16" w:rsidRPr="006454E5" w:rsidRDefault="00314B16" w:rsidP="00314B16">
      <w:pPr>
        <w:pStyle w:val="normal1"/>
        <w:rPr>
          <w:rFonts w:ascii="Times New Roman" w:hAnsi="Times New Roman" w:cs="Times New Roman"/>
          <w:i/>
          <w:sz w:val="26"/>
          <w:szCs w:val="26"/>
        </w:rPr>
      </w:pPr>
    </w:p>
    <w:p w14:paraId="7A3DAF66" w14:textId="77777777" w:rsidR="00314B16" w:rsidRPr="006454E5" w:rsidRDefault="00314B16" w:rsidP="00314B16">
      <w:pPr>
        <w:pStyle w:val="normal1"/>
        <w:rPr>
          <w:rFonts w:ascii="Times New Roman" w:hAnsi="Times New Roman" w:cs="Times New Roman"/>
          <w:i/>
          <w:sz w:val="26"/>
          <w:szCs w:val="26"/>
        </w:rPr>
      </w:pPr>
    </w:p>
    <w:p w14:paraId="2B7ED195" w14:textId="77777777" w:rsidR="00314B16" w:rsidRPr="006454E5" w:rsidRDefault="00314B16" w:rsidP="00314B16">
      <w:pPr>
        <w:pStyle w:val="normal1"/>
        <w:rPr>
          <w:rFonts w:ascii="Times New Roman" w:hAnsi="Times New Roman" w:cs="Times New Roman"/>
          <w:i/>
          <w:sz w:val="26"/>
          <w:szCs w:val="26"/>
        </w:rPr>
      </w:pPr>
    </w:p>
    <w:p w14:paraId="3B3B0431" w14:textId="77777777" w:rsidR="00314B16" w:rsidRPr="006454E5" w:rsidRDefault="00314B16" w:rsidP="00314B16">
      <w:pPr>
        <w:pStyle w:val="normal1"/>
        <w:spacing w:before="228"/>
        <w:rPr>
          <w:rFonts w:ascii="Times New Roman" w:hAnsi="Times New Roman" w:cs="Times New Roman"/>
          <w:i/>
          <w:sz w:val="26"/>
          <w:szCs w:val="26"/>
        </w:rPr>
      </w:pPr>
      <w:bookmarkStart w:id="212" w:name="3hv69ve"/>
      <w:bookmarkEnd w:id="212"/>
    </w:p>
    <w:p w14:paraId="621C9514" w14:textId="20653C0A" w:rsidR="00314B16" w:rsidRPr="006454E5" w:rsidRDefault="00D1452A" w:rsidP="00790665">
      <w:pPr>
        <w:pStyle w:val="Heading3"/>
        <w:rPr>
          <w:rFonts w:cs="Times New Roman"/>
          <w:szCs w:val="26"/>
        </w:rPr>
        <w:sectPr w:rsidR="00314B16" w:rsidRPr="006454E5" w:rsidSect="00314B16">
          <w:footerReference w:type="even" r:id="rId43"/>
          <w:footerReference w:type="default" r:id="rId44"/>
          <w:footerReference w:type="first" r:id="rId45"/>
          <w:pgSz w:w="12240" w:h="15840"/>
          <w:pgMar w:top="1320" w:right="640" w:bottom="1280" w:left="1580" w:header="0" w:footer="1084" w:gutter="0"/>
          <w:cols w:space="720"/>
          <w:formProt w:val="0"/>
          <w:docGrid w:linePitch="100" w:charSpace="-8193"/>
        </w:sectPr>
      </w:pPr>
      <w:bookmarkStart w:id="213" w:name="__RefHeading___Toc26616_1225579473"/>
      <w:bookmarkStart w:id="214" w:name="3hv69ve_Copy_1"/>
      <w:bookmarkStart w:id="215" w:name="_1x0gk37"/>
      <w:bookmarkStart w:id="216" w:name="_Toc185534220"/>
      <w:bookmarkStart w:id="217" w:name="_Toc185447757"/>
      <w:bookmarkStart w:id="218" w:name="_Toc185706973"/>
      <w:bookmarkEnd w:id="213"/>
      <w:bookmarkEnd w:id="214"/>
      <w:bookmarkEnd w:id="215"/>
      <w:r w:rsidRPr="006454E5">
        <w:rPr>
          <w:rFonts w:cs="Times New Roman"/>
          <w:szCs w:val="26"/>
        </w:rPr>
        <w:t xml:space="preserve">2.1.12. </w:t>
      </w:r>
      <w:r w:rsidR="00314B16" w:rsidRPr="006454E5">
        <w:rPr>
          <w:rFonts w:cs="Times New Roman"/>
          <w:szCs w:val="26"/>
        </w:rPr>
        <w:t>Biểu đồ phân rã và kịch bản UC Tìm kiế</w:t>
      </w:r>
      <w:r w:rsidRPr="006454E5">
        <w:rPr>
          <w:rFonts w:cs="Times New Roman"/>
          <w:szCs w:val="26"/>
        </w:rPr>
        <w:t>m</w:t>
      </w:r>
      <w:bookmarkEnd w:id="216"/>
      <w:bookmarkEnd w:id="217"/>
      <w:bookmarkEnd w:id="218"/>
    </w:p>
    <w:p w14:paraId="1B2F44CE" w14:textId="77777777" w:rsidR="00314B16" w:rsidRPr="006454E5" w:rsidRDefault="00314B16" w:rsidP="00790665">
      <w:pPr>
        <w:pStyle w:val="normal1"/>
        <w:rPr>
          <w:rFonts w:ascii="Times New Roman" w:hAnsi="Times New Roman" w:cs="Times New Roman"/>
          <w:sz w:val="26"/>
          <w:szCs w:val="26"/>
        </w:rPr>
      </w:pPr>
      <w:r w:rsidRPr="006454E5">
        <w:rPr>
          <w:rFonts w:ascii="Times New Roman" w:hAnsi="Times New Roman" w:cs="Times New Roman"/>
          <w:noProof/>
          <w:sz w:val="26"/>
          <w:szCs w:val="26"/>
        </w:rPr>
        <w:lastRenderedPageBreak/>
        <w:drawing>
          <wp:inline distT="0" distB="0" distL="0" distR="0" wp14:anchorId="329F930E" wp14:editId="439AC1C1">
            <wp:extent cx="4842344" cy="1336078"/>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6"/>
                    <a:stretch>
                      <a:fillRect/>
                    </a:stretch>
                  </pic:blipFill>
                  <pic:spPr bwMode="auto">
                    <a:xfrm>
                      <a:off x="0" y="0"/>
                      <a:ext cx="4848742" cy="1337843"/>
                    </a:xfrm>
                    <a:prstGeom prst="rect">
                      <a:avLst/>
                    </a:prstGeom>
                    <a:noFill/>
                  </pic:spPr>
                </pic:pic>
              </a:graphicData>
            </a:graphic>
          </wp:inline>
        </w:drawing>
      </w:r>
    </w:p>
    <w:p w14:paraId="7F6F5AFD"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6454E5" w:rsidRDefault="00314B16" w:rsidP="00314B16">
            <w:pPr>
              <w:pStyle w:val="normal1"/>
              <w:numPr>
                <w:ilvl w:val="0"/>
                <w:numId w:val="38"/>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6454E5" w:rsidRDefault="00314B16" w:rsidP="00314B16">
            <w:pPr>
              <w:pStyle w:val="normal1"/>
              <w:numPr>
                <w:ilvl w:val="0"/>
                <w:numId w:val="39"/>
              </w:numPr>
              <w:tabs>
                <w:tab w:val="left" w:pos="830"/>
              </w:tabs>
              <w:spacing w:line="300" w:lineRule="auto"/>
              <w:ind w:right="465"/>
              <w:rPr>
                <w:rFonts w:ascii="Times New Roman" w:hAnsi="Times New Roman" w:cs="Times New Roman"/>
                <w:sz w:val="26"/>
                <w:szCs w:val="26"/>
              </w:rPr>
            </w:pPr>
            <w:r w:rsidRPr="006454E5">
              <w:rPr>
                <w:rFonts w:ascii="Times New Roman" w:hAnsi="Times New Roman" w:cs="Times New Roman"/>
                <w:sz w:val="26"/>
                <w:szCs w:val="26"/>
              </w:rPr>
              <w:t>Khách tìm kiếm sản phẩm thành công</w:t>
            </w:r>
          </w:p>
        </w:tc>
      </w:tr>
      <w:tr w:rsidR="00314B16" w:rsidRPr="00F06492"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4607C427" w14:textId="77777777" w:rsidR="00314B16" w:rsidRPr="006454E5" w:rsidRDefault="00314B16" w:rsidP="00314B16">
            <w:pPr>
              <w:pStyle w:val="normal1"/>
              <w:numPr>
                <w:ilvl w:val="0"/>
                <w:numId w:val="4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tìm kiếm trên trang chủ.</w:t>
            </w:r>
          </w:p>
          <w:p w14:paraId="32FCD8D2" w14:textId="77777777" w:rsidR="00314B16" w:rsidRPr="006454E5"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giao diện tìm kiếm.</w:t>
            </w:r>
          </w:p>
          <w:p w14:paraId="2916C329" w14:textId="77777777" w:rsidR="00314B16" w:rsidRPr="006454E5" w:rsidRDefault="00314B16" w:rsidP="00314B16">
            <w:pPr>
              <w:pStyle w:val="normal1"/>
              <w:numPr>
                <w:ilvl w:val="0"/>
                <w:numId w:val="40"/>
              </w:numPr>
              <w:tabs>
                <w:tab w:val="left" w:pos="1190"/>
              </w:tabs>
              <w:ind w:right="263"/>
              <w:rPr>
                <w:rFonts w:ascii="Times New Roman" w:hAnsi="Times New Roman" w:cs="Times New Roman"/>
                <w:sz w:val="26"/>
                <w:szCs w:val="26"/>
              </w:rPr>
            </w:pPr>
            <w:r w:rsidRPr="006454E5">
              <w:rPr>
                <w:rFonts w:ascii="Times New Roman" w:hAnsi="Times New Roman" w:cs="Times New Roman"/>
                <w:sz w:val="26"/>
                <w:szCs w:val="26"/>
              </w:rPr>
              <w:t>Khách chọn thông tin sản phẩm muốn tìm kiếm. Gồm tên, loại sản phẩm, vị trí cửa hàng, khoảng giá, độ đánh giá của sản phẩm.</w:t>
            </w:r>
          </w:p>
          <w:p w14:paraId="6949D1AF" w14:textId="77777777" w:rsidR="00314B16" w:rsidRPr="006454E5" w:rsidRDefault="00314B16" w:rsidP="00314B16">
            <w:pPr>
              <w:pStyle w:val="normal1"/>
              <w:numPr>
                <w:ilvl w:val="0"/>
                <w:numId w:val="40"/>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các sản phẩm theo thông tin khách đã chọn.</w:t>
            </w:r>
          </w:p>
        </w:tc>
      </w:tr>
      <w:tr w:rsidR="00314B16" w:rsidRPr="00F06492"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A2D0342" w14:textId="77777777" w:rsidR="00314B16" w:rsidRPr="006454E5" w:rsidRDefault="00314B16" w:rsidP="00314B16">
      <w:pPr>
        <w:pStyle w:val="normal1"/>
        <w:rPr>
          <w:rFonts w:ascii="Times New Roman" w:hAnsi="Times New Roman" w:cs="Times New Roman"/>
          <w:i/>
          <w:sz w:val="26"/>
          <w:szCs w:val="26"/>
        </w:rPr>
      </w:pPr>
    </w:p>
    <w:p w14:paraId="4BE2C71A" w14:textId="77777777" w:rsidR="00314B16" w:rsidRPr="006454E5" w:rsidRDefault="00314B16" w:rsidP="00314B16">
      <w:pPr>
        <w:pStyle w:val="normal1"/>
        <w:rPr>
          <w:rFonts w:ascii="Times New Roman" w:hAnsi="Times New Roman" w:cs="Times New Roman"/>
          <w:i/>
          <w:sz w:val="26"/>
          <w:szCs w:val="26"/>
        </w:rPr>
      </w:pPr>
    </w:p>
    <w:p w14:paraId="55FD1F43" w14:textId="77777777" w:rsidR="00314B16" w:rsidRPr="006454E5" w:rsidRDefault="00314B16" w:rsidP="00314B16">
      <w:pPr>
        <w:pStyle w:val="normal1"/>
        <w:rPr>
          <w:rFonts w:ascii="Times New Roman" w:hAnsi="Times New Roman" w:cs="Times New Roman"/>
          <w:i/>
          <w:sz w:val="26"/>
          <w:szCs w:val="26"/>
        </w:rPr>
      </w:pPr>
    </w:p>
    <w:p w14:paraId="6AA53FFA" w14:textId="77777777" w:rsidR="00314B16" w:rsidRPr="006454E5" w:rsidRDefault="00314B16" w:rsidP="00314B16">
      <w:pPr>
        <w:pStyle w:val="normal1"/>
        <w:rPr>
          <w:rFonts w:ascii="Times New Roman" w:hAnsi="Times New Roman" w:cs="Times New Roman"/>
          <w:i/>
          <w:sz w:val="26"/>
          <w:szCs w:val="26"/>
        </w:rPr>
      </w:pPr>
    </w:p>
    <w:p w14:paraId="60945693" w14:textId="77777777" w:rsidR="00314B16" w:rsidRPr="006454E5" w:rsidRDefault="00314B16" w:rsidP="00314B16">
      <w:pPr>
        <w:pStyle w:val="normal1"/>
        <w:rPr>
          <w:rFonts w:ascii="Times New Roman" w:hAnsi="Times New Roman" w:cs="Times New Roman"/>
          <w:i/>
          <w:sz w:val="26"/>
          <w:szCs w:val="26"/>
        </w:rPr>
      </w:pPr>
    </w:p>
    <w:p w14:paraId="35CA2FCD" w14:textId="77777777" w:rsidR="00314B16" w:rsidRPr="006454E5" w:rsidRDefault="00314B16" w:rsidP="00314B16">
      <w:pPr>
        <w:pStyle w:val="normal1"/>
        <w:rPr>
          <w:rFonts w:ascii="Times New Roman" w:hAnsi="Times New Roman" w:cs="Times New Roman"/>
          <w:i/>
          <w:sz w:val="26"/>
          <w:szCs w:val="26"/>
        </w:rPr>
      </w:pPr>
    </w:p>
    <w:p w14:paraId="2898A29E" w14:textId="77777777" w:rsidR="00314B16" w:rsidRPr="006454E5" w:rsidRDefault="00314B16" w:rsidP="00314B16">
      <w:pPr>
        <w:pStyle w:val="normal1"/>
        <w:rPr>
          <w:rFonts w:ascii="Times New Roman" w:hAnsi="Times New Roman" w:cs="Times New Roman"/>
          <w:i/>
          <w:sz w:val="26"/>
          <w:szCs w:val="26"/>
        </w:rPr>
      </w:pPr>
    </w:p>
    <w:p w14:paraId="02A34465" w14:textId="77777777" w:rsidR="00314B16" w:rsidRPr="006454E5" w:rsidRDefault="00314B16" w:rsidP="00314B16">
      <w:pPr>
        <w:pStyle w:val="normal1"/>
        <w:rPr>
          <w:rFonts w:ascii="Times New Roman" w:hAnsi="Times New Roman" w:cs="Times New Roman"/>
          <w:i/>
          <w:sz w:val="26"/>
          <w:szCs w:val="26"/>
        </w:rPr>
      </w:pPr>
    </w:p>
    <w:p w14:paraId="4C83849F" w14:textId="77777777" w:rsidR="00314B16" w:rsidRPr="006454E5" w:rsidRDefault="00314B16" w:rsidP="00314B16">
      <w:pPr>
        <w:pStyle w:val="normal1"/>
        <w:rPr>
          <w:rFonts w:ascii="Times New Roman" w:hAnsi="Times New Roman" w:cs="Times New Roman"/>
          <w:i/>
          <w:sz w:val="26"/>
          <w:szCs w:val="26"/>
        </w:rPr>
      </w:pPr>
    </w:p>
    <w:p w14:paraId="6C83AEDD" w14:textId="77777777" w:rsidR="00314B16" w:rsidRPr="006454E5" w:rsidRDefault="00314B16" w:rsidP="00314B16">
      <w:pPr>
        <w:pStyle w:val="normal1"/>
        <w:rPr>
          <w:rFonts w:ascii="Times New Roman" w:hAnsi="Times New Roman" w:cs="Times New Roman"/>
          <w:i/>
          <w:sz w:val="26"/>
          <w:szCs w:val="26"/>
        </w:rPr>
      </w:pPr>
    </w:p>
    <w:p w14:paraId="12D842BC" w14:textId="77777777" w:rsidR="00314B16" w:rsidRPr="006454E5" w:rsidRDefault="00314B16" w:rsidP="00314B16">
      <w:pPr>
        <w:pStyle w:val="normal1"/>
        <w:rPr>
          <w:rFonts w:ascii="Times New Roman" w:hAnsi="Times New Roman" w:cs="Times New Roman"/>
          <w:i/>
          <w:sz w:val="26"/>
          <w:szCs w:val="26"/>
        </w:rPr>
      </w:pPr>
    </w:p>
    <w:p w14:paraId="0D84CFE3" w14:textId="77777777" w:rsidR="00314B16" w:rsidRPr="006454E5" w:rsidRDefault="00314B16" w:rsidP="00314B16">
      <w:pPr>
        <w:pStyle w:val="normal1"/>
        <w:spacing w:before="167"/>
        <w:rPr>
          <w:rFonts w:ascii="Times New Roman" w:hAnsi="Times New Roman" w:cs="Times New Roman"/>
          <w:i/>
          <w:sz w:val="26"/>
          <w:szCs w:val="26"/>
        </w:rPr>
      </w:pPr>
      <w:bookmarkStart w:id="219" w:name="1baon6m"/>
      <w:bookmarkEnd w:id="219"/>
    </w:p>
    <w:p w14:paraId="7C70E3E8" w14:textId="77777777" w:rsidR="00D1452A" w:rsidRPr="006454E5" w:rsidRDefault="00D1452A" w:rsidP="00314B16">
      <w:pPr>
        <w:pStyle w:val="Heading2"/>
        <w:tabs>
          <w:tab w:val="left" w:pos="837"/>
        </w:tabs>
        <w:rPr>
          <w:rFonts w:cs="Times New Roman"/>
          <w:szCs w:val="26"/>
        </w:rPr>
      </w:pPr>
      <w:bookmarkStart w:id="220" w:name="__RefHeading___Toc26618_1225579473"/>
      <w:bookmarkStart w:id="221" w:name="1baon6m_Copy_1"/>
      <w:bookmarkStart w:id="222" w:name="_3vac5uf"/>
      <w:bookmarkStart w:id="223" w:name="_Toc185447758"/>
      <w:bookmarkEnd w:id="220"/>
      <w:bookmarkEnd w:id="221"/>
      <w:bookmarkEnd w:id="222"/>
    </w:p>
    <w:p w14:paraId="1B994E52" w14:textId="77777777" w:rsidR="00D1452A" w:rsidRPr="006454E5" w:rsidRDefault="00D1452A" w:rsidP="00314B16">
      <w:pPr>
        <w:pStyle w:val="Heading2"/>
        <w:tabs>
          <w:tab w:val="left" w:pos="837"/>
        </w:tabs>
        <w:rPr>
          <w:rFonts w:cs="Times New Roman"/>
          <w:szCs w:val="26"/>
        </w:rPr>
      </w:pPr>
    </w:p>
    <w:p w14:paraId="66AF1D57" w14:textId="77777777" w:rsidR="00D1452A" w:rsidRPr="006454E5" w:rsidRDefault="00D1452A" w:rsidP="00314B16">
      <w:pPr>
        <w:pStyle w:val="Heading2"/>
        <w:tabs>
          <w:tab w:val="left" w:pos="837"/>
        </w:tabs>
        <w:rPr>
          <w:rFonts w:cs="Times New Roman"/>
          <w:szCs w:val="26"/>
        </w:rPr>
      </w:pPr>
    </w:p>
    <w:p w14:paraId="3B27E3AC" w14:textId="13D1921D" w:rsidR="00314B16" w:rsidRPr="006454E5" w:rsidRDefault="00D1452A" w:rsidP="00790665">
      <w:pPr>
        <w:pStyle w:val="Heading3"/>
        <w:rPr>
          <w:rFonts w:cs="Times New Roman"/>
          <w:szCs w:val="26"/>
        </w:rPr>
        <w:sectPr w:rsidR="00314B16" w:rsidRPr="006454E5" w:rsidSect="00314B16">
          <w:footerReference w:type="even" r:id="rId47"/>
          <w:footerReference w:type="default" r:id="rId48"/>
          <w:footerReference w:type="first" r:id="rId49"/>
          <w:pgSz w:w="12240" w:h="15840"/>
          <w:pgMar w:top="1320" w:right="640" w:bottom="1280" w:left="1580" w:header="0" w:footer="1084" w:gutter="0"/>
          <w:cols w:space="720"/>
          <w:formProt w:val="0"/>
          <w:docGrid w:linePitch="100" w:charSpace="-8193"/>
        </w:sectPr>
      </w:pPr>
      <w:bookmarkStart w:id="224" w:name="_Toc185534221"/>
      <w:bookmarkStart w:id="225" w:name="_Toc185706974"/>
      <w:r w:rsidRPr="006454E5">
        <w:rPr>
          <w:rFonts w:cs="Times New Roman"/>
          <w:szCs w:val="26"/>
        </w:rPr>
        <w:t xml:space="preserve">2.1.13. </w:t>
      </w:r>
      <w:r w:rsidR="00314B16" w:rsidRPr="006454E5">
        <w:rPr>
          <w:rFonts w:cs="Times New Roman"/>
          <w:szCs w:val="26"/>
        </w:rPr>
        <w:t>Biểu đồ phân rã và kịch bản UC quản lý danh sách yêu thích</w:t>
      </w:r>
      <w:bookmarkEnd w:id="223"/>
      <w:bookmarkEnd w:id="224"/>
      <w:bookmarkEnd w:id="225"/>
      <w:r w:rsidR="00314B16" w:rsidRPr="006454E5">
        <w:rPr>
          <w:rFonts w:cs="Times New Roman"/>
          <w:szCs w:val="26"/>
        </w:rPr>
        <w:br w:type="page"/>
      </w:r>
    </w:p>
    <w:p w14:paraId="04561DC5" w14:textId="77777777" w:rsidR="00314B16" w:rsidRPr="006454E5" w:rsidRDefault="00314B16" w:rsidP="00314B16">
      <w:pPr>
        <w:pStyle w:val="normal1"/>
        <w:rPr>
          <w:rFonts w:ascii="Times New Roman" w:hAnsi="Times New Roman" w:cs="Times New Roman"/>
          <w:b/>
          <w:sz w:val="26"/>
          <w:szCs w:val="26"/>
        </w:rPr>
      </w:pPr>
    </w:p>
    <w:p w14:paraId="76C0D1B3" w14:textId="77777777" w:rsidR="00314B16" w:rsidRPr="006454E5" w:rsidRDefault="00314B16" w:rsidP="00314B16">
      <w:pPr>
        <w:pStyle w:val="normal1"/>
        <w:ind w:left="315"/>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50"/>
                    <a:stretch>
                      <a:fillRect/>
                    </a:stretch>
                  </pic:blipFill>
                  <pic:spPr bwMode="auto">
                    <a:xfrm>
                      <a:off x="0" y="0"/>
                      <a:ext cx="5896610" cy="2711450"/>
                    </a:xfrm>
                    <a:prstGeom prst="rect">
                      <a:avLst/>
                    </a:prstGeom>
                    <a:noFill/>
                  </pic:spPr>
                </pic:pic>
              </a:graphicData>
            </a:graphic>
          </wp:inline>
        </w:drawing>
      </w:r>
    </w:p>
    <w:p w14:paraId="5E39B6A3" w14:textId="77777777" w:rsidR="00314B16" w:rsidRPr="006454E5" w:rsidRDefault="00314B16">
      <w:pPr>
        <w:pStyle w:val="NoSpacing"/>
        <w:pPrChange w:id="226" w:author="Khanh Cong" w:date="2024-12-21T20:35:00Z" w16du:dateUtc="2024-12-21T13:35:00Z">
          <w:pPr>
            <w:pStyle w:val="Heading2"/>
            <w:tabs>
              <w:tab w:val="left" w:pos="1196"/>
            </w:tabs>
            <w:spacing w:before="201"/>
          </w:pPr>
        </w:pPrChange>
      </w:pPr>
      <w:bookmarkStart w:id="227" w:name="__RefHeading___Toc26620_1225579473"/>
      <w:bookmarkStart w:id="228" w:name="_Toc185447759"/>
      <w:bookmarkStart w:id="229" w:name="_Toc185534222"/>
      <w:bookmarkEnd w:id="227"/>
      <w:r w:rsidRPr="006454E5">
        <w:t>Kịch bản UC thêm sản phẩm vào danh sách yêu thích</w:t>
      </w:r>
      <w:bookmarkEnd w:id="228"/>
      <w:bookmarkEnd w:id="229"/>
    </w:p>
    <w:p w14:paraId="672079BB"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w:t>
            </w:r>
          </w:p>
        </w:tc>
      </w:tr>
      <w:tr w:rsidR="00314B16" w:rsidRPr="00F06492"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6454E5" w:rsidRDefault="00314B16" w:rsidP="00314B16">
            <w:pPr>
              <w:pStyle w:val="normal1"/>
              <w:numPr>
                <w:ilvl w:val="0"/>
                <w:numId w:val="41"/>
              </w:numPr>
              <w:tabs>
                <w:tab w:val="left" w:pos="830"/>
              </w:tabs>
              <w:spacing w:line="300" w:lineRule="auto"/>
              <w:ind w:right="212"/>
              <w:rPr>
                <w:rFonts w:ascii="Times New Roman" w:hAnsi="Times New Roman" w:cs="Times New Roman"/>
                <w:sz w:val="26"/>
                <w:szCs w:val="26"/>
              </w:rPr>
            </w:pPr>
            <w:r w:rsidRPr="006454E5">
              <w:rPr>
                <w:rFonts w:ascii="Times New Roman" w:hAnsi="Times New Roman" w:cs="Times New Roman"/>
                <w:sz w:val="26"/>
                <w:szCs w:val="26"/>
              </w:rPr>
              <w:t>Chuyển đến trang thông tin chi tiết sản phẩm</w:t>
            </w:r>
          </w:p>
        </w:tc>
      </w:tr>
      <w:tr w:rsidR="00314B16" w:rsidRPr="00F06492"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6454E5" w:rsidRDefault="00314B16" w:rsidP="00314B16">
            <w:pPr>
              <w:pStyle w:val="normal1"/>
              <w:numPr>
                <w:ilvl w:val="0"/>
                <w:numId w:val="42"/>
              </w:numPr>
              <w:tabs>
                <w:tab w:val="left" w:pos="830"/>
              </w:tabs>
              <w:spacing w:line="300" w:lineRule="auto"/>
              <w:ind w:right="510"/>
              <w:rPr>
                <w:rFonts w:ascii="Times New Roman" w:hAnsi="Times New Roman" w:cs="Times New Roman"/>
                <w:sz w:val="26"/>
                <w:szCs w:val="26"/>
              </w:rPr>
            </w:pPr>
            <w:r w:rsidRPr="006454E5">
              <w:rPr>
                <w:rFonts w:ascii="Times New Roman" w:hAnsi="Times New Roman" w:cs="Times New Roman"/>
                <w:sz w:val="26"/>
                <w:szCs w:val="26"/>
              </w:rPr>
              <w:t>Khách hàng thêm sản phẩm vào danh sách yêu thích thành công</w:t>
            </w:r>
          </w:p>
        </w:tc>
      </w:tr>
      <w:tr w:rsidR="00314B16" w:rsidRPr="00F06492"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E058F7D" w14:textId="77777777" w:rsidR="00314B16" w:rsidRPr="006454E5" w:rsidRDefault="00314B16" w:rsidP="00314B16">
            <w:pPr>
              <w:pStyle w:val="normal1"/>
              <w:numPr>
                <w:ilvl w:val="0"/>
                <w:numId w:val="4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bấm nút thêm vào danh sách yêu thích.</w:t>
            </w:r>
          </w:p>
          <w:p w14:paraId="265E881A" w14:textId="77777777" w:rsidR="00314B16" w:rsidRPr="006454E5"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w:t>
            </w:r>
          </w:p>
        </w:tc>
      </w:tr>
      <w:tr w:rsidR="00314B16" w:rsidRPr="00F06492"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7119C36" w14:textId="77777777" w:rsidR="00314B16" w:rsidRPr="006454E5" w:rsidRDefault="00314B16">
      <w:pPr>
        <w:pStyle w:val="NoSpacing"/>
        <w:pPrChange w:id="230" w:author="Khanh Cong" w:date="2024-12-21T20:35:00Z" w16du:dateUtc="2024-12-21T13:35:00Z">
          <w:pPr>
            <w:pStyle w:val="Heading2"/>
            <w:tabs>
              <w:tab w:val="left" w:pos="1196"/>
            </w:tabs>
            <w:spacing w:before="199"/>
          </w:pPr>
        </w:pPrChange>
      </w:pPr>
      <w:bookmarkStart w:id="231" w:name="__RefHeading___Toc26622_1225579473"/>
      <w:bookmarkStart w:id="232" w:name="_Toc185447760"/>
      <w:bookmarkStart w:id="233" w:name="_Toc185534223"/>
      <w:bookmarkEnd w:id="231"/>
      <w:r w:rsidRPr="006454E5">
        <w:t>Kịch bản UC xóa sản phẩm yêu thích</w:t>
      </w:r>
      <w:bookmarkEnd w:id="232"/>
      <w:bookmarkEnd w:id="233"/>
    </w:p>
    <w:p w14:paraId="19A29272" w14:textId="77777777" w:rsidR="00314B16" w:rsidRPr="006454E5" w:rsidRDefault="00314B16" w:rsidP="00314B16">
      <w:pPr>
        <w:pStyle w:val="normal1"/>
        <w:spacing w:before="3"/>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 giỏ hàng</w:t>
            </w:r>
          </w:p>
        </w:tc>
      </w:tr>
      <w:tr w:rsidR="00314B16" w:rsidRPr="00F06492"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6454E5" w:rsidRDefault="00314B16" w:rsidP="00314B16">
            <w:pPr>
              <w:pStyle w:val="normal1"/>
              <w:numPr>
                <w:ilvl w:val="0"/>
                <w:numId w:val="44"/>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6454E5" w:rsidRDefault="00314B16" w:rsidP="00314B16">
            <w:pPr>
              <w:pStyle w:val="normal1"/>
              <w:numPr>
                <w:ilvl w:val="0"/>
                <w:numId w:val="45"/>
              </w:numPr>
              <w:tabs>
                <w:tab w:val="left" w:pos="830"/>
              </w:tabs>
              <w:spacing w:line="300" w:lineRule="auto"/>
              <w:ind w:right="654"/>
              <w:rPr>
                <w:rFonts w:ascii="Times New Roman" w:hAnsi="Times New Roman" w:cs="Times New Roman"/>
                <w:sz w:val="26"/>
                <w:szCs w:val="26"/>
              </w:rPr>
            </w:pPr>
            <w:r w:rsidRPr="006454E5">
              <w:rPr>
                <w:rFonts w:ascii="Times New Roman" w:hAnsi="Times New Roman" w:cs="Times New Roman"/>
                <w:sz w:val="26"/>
                <w:szCs w:val="26"/>
              </w:rPr>
              <w:t>Khách hàng xóa sản phẩm yêu thích thành công</w:t>
            </w:r>
          </w:p>
        </w:tc>
      </w:tr>
      <w:tr w:rsidR="00314B16" w:rsidRPr="00F06492"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02B25752"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Wishlist trên trang chủ.</w:t>
            </w:r>
          </w:p>
          <w:p w14:paraId="0ECC9532" w14:textId="77777777" w:rsidR="00314B16" w:rsidRPr="006454E5"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sản phẩm yêu thích với các sản phẩm trong giỏ hàng.</w:t>
            </w:r>
          </w:p>
          <w:p w14:paraId="59845FAE"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xóa sản phẩm.</w:t>
            </w:r>
          </w:p>
          <w:p w14:paraId="46576FC0" w14:textId="77777777" w:rsidR="00314B16" w:rsidRPr="006454E5"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bl>
    <w:p w14:paraId="3FCE7885" w14:textId="77777777" w:rsidR="00314B16" w:rsidRPr="006454E5" w:rsidRDefault="00314B16" w:rsidP="00314B16">
      <w:pPr>
        <w:rPr>
          <w:rFonts w:cs="Times New Roman"/>
          <w:sz w:val="26"/>
          <w:szCs w:val="26"/>
        </w:rPr>
        <w:sectPr w:rsidR="00314B16" w:rsidRPr="006454E5" w:rsidSect="00314B16">
          <w:footerReference w:type="even" r:id="rId51"/>
          <w:footerReference w:type="default" r:id="rId52"/>
          <w:footerReference w:type="first" r:id="rId53"/>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6EF2530A" w14:textId="77777777" w:rsidR="00314B16" w:rsidRPr="006454E5" w:rsidRDefault="00314B16" w:rsidP="00314B16">
      <w:pPr>
        <w:pStyle w:val="normal1"/>
        <w:rPr>
          <w:rFonts w:ascii="Times New Roman" w:hAnsi="Times New Roman" w:cs="Times New Roman"/>
          <w:b/>
          <w:sz w:val="26"/>
          <w:szCs w:val="26"/>
        </w:rPr>
      </w:pPr>
    </w:p>
    <w:p w14:paraId="6168A6D5"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234" w:name="1opuj5n"/>
    </w:p>
    <w:p w14:paraId="06D5317E" w14:textId="55C5B8AD" w:rsidR="00314B16" w:rsidRPr="006454E5" w:rsidRDefault="00D1452A" w:rsidP="00790665">
      <w:pPr>
        <w:pStyle w:val="Heading3"/>
        <w:rPr>
          <w:rFonts w:cs="Times New Roman"/>
          <w:szCs w:val="26"/>
        </w:rPr>
      </w:pPr>
      <w:bookmarkStart w:id="235" w:name="__RefHeading___Toc26624_1225579473"/>
      <w:bookmarkStart w:id="236" w:name="_48pi1tg"/>
      <w:bookmarkStart w:id="237" w:name="_Toc185447761"/>
      <w:bookmarkStart w:id="238" w:name="_Toc185534224"/>
      <w:bookmarkStart w:id="239" w:name="_Toc185706975"/>
      <w:bookmarkEnd w:id="234"/>
      <w:bookmarkEnd w:id="235"/>
      <w:bookmarkEnd w:id="236"/>
      <w:r w:rsidRPr="006454E5">
        <w:rPr>
          <w:rFonts w:cs="Times New Roman"/>
          <w:szCs w:val="26"/>
        </w:rPr>
        <w:t xml:space="preserve">2.1.14. </w:t>
      </w:r>
      <w:r w:rsidR="00314B16" w:rsidRPr="006454E5">
        <w:rPr>
          <w:rFonts w:cs="Times New Roman"/>
          <w:szCs w:val="26"/>
        </w:rPr>
        <w:t>Biểu đồ phân rã và kịch bản UC quản lý sản phẩm</w:t>
      </w:r>
      <w:bookmarkEnd w:id="237"/>
      <w:bookmarkEnd w:id="238"/>
      <w:bookmarkEnd w:id="239"/>
    </w:p>
    <w:p w14:paraId="3BD868C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4"/>
                    <a:stretch>
                      <a:fillRect/>
                    </a:stretch>
                  </pic:blipFill>
                  <pic:spPr bwMode="auto">
                    <a:xfrm>
                      <a:off x="0" y="0"/>
                      <a:ext cx="5827395" cy="2379345"/>
                    </a:xfrm>
                    <a:prstGeom prst="rect">
                      <a:avLst/>
                    </a:prstGeom>
                    <a:noFill/>
                  </pic:spPr>
                </pic:pic>
              </a:graphicData>
            </a:graphic>
          </wp:anchor>
        </w:drawing>
      </w:r>
    </w:p>
    <w:p w14:paraId="783817AB"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3964"/>
        <w:gridCol w:w="5386"/>
      </w:tblGrid>
      <w:tr w:rsidR="00314B16" w:rsidRPr="00F06492"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Quản lý loại sản phẩm</w:t>
            </w:r>
          </w:p>
        </w:tc>
      </w:tr>
      <w:tr w:rsidR="00314B16" w:rsidRPr="00F06492"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 (Admin)</w:t>
            </w:r>
          </w:p>
        </w:tc>
      </w:tr>
      <w:tr w:rsidR="00314B16" w:rsidRPr="00F06492"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6454E5"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tài khoản admin thành công</w:t>
            </w:r>
          </w:p>
          <w:p w14:paraId="361F565D" w14:textId="77777777" w:rsidR="00314B16" w:rsidRPr="006454E5" w:rsidRDefault="00314B16" w:rsidP="00314B16">
            <w:pPr>
              <w:pStyle w:val="normal1"/>
              <w:numPr>
                <w:ilvl w:val="0"/>
                <w:numId w:val="4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loại sản phẩm</w:t>
            </w:r>
          </w:p>
        </w:tc>
      </w:tr>
      <w:tr w:rsidR="00314B16" w:rsidRPr="00F06492"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6454E5" w:rsidRDefault="00314B16" w:rsidP="00314B16">
            <w:pPr>
              <w:pStyle w:val="normal1"/>
              <w:numPr>
                <w:ilvl w:val="0"/>
                <w:numId w:val="48"/>
              </w:numPr>
              <w:tabs>
                <w:tab w:val="left" w:pos="830"/>
              </w:tabs>
              <w:spacing w:line="300" w:lineRule="auto"/>
              <w:ind w:right="340"/>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thành công</w:t>
            </w:r>
          </w:p>
        </w:tc>
      </w:tr>
      <w:tr w:rsidR="00314B16" w:rsidRPr="00F06492"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030676B" w14:textId="77777777" w:rsidR="00314B16" w:rsidRPr="006454E5" w:rsidRDefault="00314B16" w:rsidP="00314B16">
            <w:pPr>
              <w:pStyle w:val="normal1"/>
              <w:numPr>
                <w:ilvl w:val="0"/>
                <w:numId w:val="49"/>
              </w:numPr>
              <w:tabs>
                <w:tab w:val="left" w:pos="1190"/>
              </w:tabs>
              <w:spacing w:before="1"/>
              <w:ind w:right="205"/>
              <w:rPr>
                <w:rFonts w:ascii="Times New Roman" w:hAnsi="Times New Roman" w:cs="Times New Roman"/>
                <w:sz w:val="26"/>
                <w:szCs w:val="26"/>
              </w:rPr>
            </w:pPr>
            <w:r w:rsidRPr="006454E5">
              <w:rPr>
                <w:rFonts w:ascii="Times New Roman" w:hAnsi="Times New Roman" w:cs="Times New Roman"/>
                <w:sz w:val="26"/>
                <w:szCs w:val="26"/>
              </w:rPr>
              <w:t>Quản trị viên ấn nút thêm/ sửa/ xóa loại sản phẩm trên trang quản lý loại sản phẩm.</w:t>
            </w:r>
          </w:p>
          <w:p w14:paraId="2BFC30F0"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thông tin loại sản phẩm.</w:t>
            </w:r>
          </w:p>
          <w:p w14:paraId="04EE4274"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và lưu</w:t>
            </w:r>
          </w:p>
          <w:p w14:paraId="437818C2" w14:textId="77777777" w:rsidR="00314B16" w:rsidRPr="006454E5"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sửa/ xóa loại sản phẩm thành công.</w:t>
            </w:r>
          </w:p>
        </w:tc>
      </w:tr>
      <w:tr w:rsidR="00314B16" w:rsidRPr="00F06492"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4D51327F" w14:textId="77777777" w:rsidR="00314B16" w:rsidRPr="006454E5" w:rsidRDefault="00314B16" w:rsidP="00314B16">
            <w:pPr>
              <w:pStyle w:val="normal1"/>
              <w:numPr>
                <w:ilvl w:val="0"/>
                <w:numId w:val="50"/>
              </w:numPr>
              <w:tabs>
                <w:tab w:val="left" w:pos="1190"/>
              </w:tabs>
              <w:spacing w:before="1"/>
              <w:ind w:right="434"/>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hoặc tên loại sản phẩm đã tồn tại, sau đó quay lại trang điền thông tin.</w:t>
            </w:r>
          </w:p>
          <w:p w14:paraId="3F0B2394" w14:textId="77777777" w:rsidR="00314B16" w:rsidRPr="006454E5" w:rsidRDefault="00314B16" w:rsidP="00314B16">
            <w:pPr>
              <w:pStyle w:val="normal1"/>
              <w:numPr>
                <w:ilvl w:val="1"/>
                <w:numId w:val="50"/>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bookmarkStart w:id="240" w:name="3mzq4wv"/>
            <w:bookmarkEnd w:id="240"/>
          </w:p>
        </w:tc>
      </w:tr>
    </w:tbl>
    <w:p w14:paraId="7F82D1B8" w14:textId="798C2099" w:rsidR="00314B16" w:rsidRPr="006454E5" w:rsidRDefault="00D1452A" w:rsidP="00790665">
      <w:pPr>
        <w:pStyle w:val="Heading3"/>
        <w:rPr>
          <w:rFonts w:cs="Times New Roman"/>
          <w:szCs w:val="26"/>
        </w:rPr>
        <w:sectPr w:rsidR="00314B16" w:rsidRPr="006454E5" w:rsidSect="00314B16">
          <w:footerReference w:type="even" r:id="rId55"/>
          <w:footerReference w:type="default" r:id="rId56"/>
          <w:footerReference w:type="first" r:id="rId57"/>
          <w:pgSz w:w="12240" w:h="15840"/>
          <w:pgMar w:top="1320" w:right="640" w:bottom="1280" w:left="1580" w:header="0" w:footer="1084" w:gutter="0"/>
          <w:cols w:space="720"/>
          <w:formProt w:val="0"/>
          <w:docGrid w:linePitch="100" w:charSpace="-8193"/>
        </w:sectPr>
      </w:pPr>
      <w:bookmarkStart w:id="241" w:name="__RefHeading___Toc26626_1225579473"/>
      <w:bookmarkStart w:id="242" w:name="_2250f4o"/>
      <w:bookmarkStart w:id="243" w:name="_Toc185447762"/>
      <w:bookmarkStart w:id="244" w:name="_Toc185534225"/>
      <w:bookmarkStart w:id="245" w:name="_Toc185706976"/>
      <w:bookmarkEnd w:id="241"/>
      <w:bookmarkEnd w:id="242"/>
      <w:r w:rsidRPr="006454E5">
        <w:rPr>
          <w:rFonts w:cs="Times New Roman"/>
          <w:szCs w:val="26"/>
        </w:rPr>
        <w:t xml:space="preserve">2.1.15. </w:t>
      </w:r>
      <w:r w:rsidR="00314B16" w:rsidRPr="006454E5">
        <w:rPr>
          <w:rFonts w:cs="Times New Roman"/>
          <w:szCs w:val="26"/>
        </w:rPr>
        <w:t>Biểu đồ phân rã và kịch bản UC admin thống kê</w:t>
      </w:r>
      <w:bookmarkEnd w:id="243"/>
      <w:bookmarkEnd w:id="244"/>
      <w:bookmarkEnd w:id="245"/>
      <w:r w:rsidR="00314B16" w:rsidRPr="006454E5">
        <w:rPr>
          <w:rFonts w:cs="Times New Roman"/>
          <w:szCs w:val="26"/>
        </w:rPr>
        <w:br w:type="page"/>
      </w:r>
    </w:p>
    <w:p w14:paraId="58B4775A" w14:textId="77777777" w:rsidR="00314B16" w:rsidRPr="006454E5" w:rsidRDefault="00314B16" w:rsidP="00314B16">
      <w:pPr>
        <w:pStyle w:val="normal1"/>
        <w:rPr>
          <w:rFonts w:ascii="Times New Roman" w:hAnsi="Times New Roman" w:cs="Times New Roman"/>
          <w:b/>
          <w:sz w:val="26"/>
          <w:szCs w:val="26"/>
        </w:rPr>
      </w:pPr>
    </w:p>
    <w:p w14:paraId="1E53AD1C" w14:textId="77777777" w:rsidR="00314B16" w:rsidRPr="006454E5" w:rsidRDefault="00314B16" w:rsidP="00314B16">
      <w:pPr>
        <w:pStyle w:val="normal1"/>
        <w:ind w:left="308"/>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58"/>
                    <a:stretch>
                      <a:fillRect/>
                    </a:stretch>
                  </pic:blipFill>
                  <pic:spPr bwMode="auto">
                    <a:xfrm>
                      <a:off x="0" y="0"/>
                      <a:ext cx="5901055" cy="2581275"/>
                    </a:xfrm>
                    <a:prstGeom prst="rect">
                      <a:avLst/>
                    </a:prstGeom>
                    <a:noFill/>
                  </pic:spPr>
                </pic:pic>
              </a:graphicData>
            </a:graphic>
          </wp:inline>
        </w:drawing>
      </w:r>
    </w:p>
    <w:p w14:paraId="0B24D6DA"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w:t>
            </w:r>
          </w:p>
        </w:tc>
      </w:tr>
      <w:tr w:rsidR="00314B16" w:rsidRPr="00F06492"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6454E5" w:rsidRDefault="00314B16" w:rsidP="00314B16">
            <w:pPr>
              <w:pStyle w:val="normal1"/>
              <w:numPr>
                <w:ilvl w:val="0"/>
                <w:numId w:val="51"/>
              </w:numPr>
              <w:tabs>
                <w:tab w:val="left" w:pos="830"/>
              </w:tabs>
              <w:spacing w:before="18" w:line="218" w:lineRule="auto"/>
              <w:ind w:right="300"/>
              <w:rPr>
                <w:rFonts w:ascii="Times New Roman" w:hAnsi="Times New Roman" w:cs="Times New Roman"/>
                <w:sz w:val="26"/>
                <w:szCs w:val="26"/>
              </w:rPr>
            </w:pPr>
            <w:r w:rsidRPr="006454E5">
              <w:rPr>
                <w:rFonts w:ascii="Times New Roman" w:hAnsi="Times New Roman" w:cs="Times New Roman"/>
                <w:sz w:val="26"/>
                <w:szCs w:val="26"/>
              </w:rPr>
              <w:t>Đăng nhập tài khoản quản trị viên thành công</w:t>
            </w:r>
          </w:p>
          <w:p w14:paraId="3CBCF859" w14:textId="77777777" w:rsidR="00314B16" w:rsidRPr="006454E5" w:rsidRDefault="00314B16" w:rsidP="00314B16">
            <w:pPr>
              <w:pStyle w:val="normal1"/>
              <w:numPr>
                <w:ilvl w:val="0"/>
                <w:numId w:val="51"/>
              </w:numPr>
              <w:tabs>
                <w:tab w:val="left" w:pos="830"/>
              </w:tabs>
              <w:spacing w:line="300" w:lineRule="auto"/>
              <w:ind w:right="156"/>
              <w:rPr>
                <w:rFonts w:ascii="Times New Roman" w:hAnsi="Times New Roman" w:cs="Times New Roman"/>
                <w:sz w:val="26"/>
                <w:szCs w:val="26"/>
              </w:rPr>
            </w:pPr>
            <w:r w:rsidRPr="006454E5">
              <w:rPr>
                <w:rFonts w:ascii="Times New Roman" w:hAnsi="Times New Roman" w:cs="Times New Roman"/>
                <w:sz w:val="26"/>
                <w:szCs w:val="26"/>
              </w:rPr>
              <w:t>Chuyển đến trang quản lý của quản trị viên.</w:t>
            </w:r>
          </w:p>
        </w:tc>
      </w:tr>
      <w:tr w:rsidR="00314B16" w:rsidRPr="00F06492"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6454E5" w:rsidRDefault="00314B16" w:rsidP="00314B16">
            <w:pPr>
              <w:pStyle w:val="normal1"/>
              <w:numPr>
                <w:ilvl w:val="0"/>
                <w:numId w:val="52"/>
              </w:numPr>
              <w:tabs>
                <w:tab w:val="left" w:pos="830"/>
              </w:tabs>
              <w:spacing w:line="300" w:lineRule="auto"/>
              <w:ind w:right="397"/>
              <w:rPr>
                <w:rFonts w:ascii="Times New Roman" w:hAnsi="Times New Roman" w:cs="Times New Roman"/>
                <w:sz w:val="26"/>
                <w:szCs w:val="26"/>
              </w:rPr>
            </w:pPr>
            <w:r w:rsidRPr="006454E5">
              <w:rPr>
                <w:rFonts w:ascii="Times New Roman" w:hAnsi="Times New Roman" w:cs="Times New Roman"/>
                <w:sz w:val="26"/>
                <w:szCs w:val="26"/>
              </w:rPr>
              <w:t>Quản trị viên xem được thống kê báo cáo.</w:t>
            </w:r>
          </w:p>
        </w:tc>
      </w:tr>
      <w:tr w:rsidR="00314B16" w:rsidRPr="00F06492"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9F2D073" w14:textId="77777777" w:rsidR="00314B16" w:rsidRPr="006454E5" w:rsidRDefault="00314B16" w:rsidP="00314B16">
            <w:pPr>
              <w:pStyle w:val="normal1"/>
              <w:numPr>
                <w:ilvl w:val="0"/>
                <w:numId w:val="53"/>
              </w:numPr>
              <w:tabs>
                <w:tab w:val="left" w:pos="1189"/>
              </w:tabs>
              <w:spacing w:before="1"/>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chức năng thống kê trên trang quản lý.</w:t>
            </w:r>
          </w:p>
          <w:p w14:paraId="5333B5A6" w14:textId="77777777" w:rsidR="00314B16" w:rsidRPr="006454E5" w:rsidRDefault="00314B16" w:rsidP="00314B16">
            <w:pPr>
              <w:pStyle w:val="normal1"/>
              <w:numPr>
                <w:ilvl w:val="0"/>
                <w:numId w:val="53"/>
              </w:numPr>
              <w:tabs>
                <w:tab w:val="left" w:pos="1190"/>
              </w:tabs>
              <w:spacing w:before="89" w:line="312" w:lineRule="auto"/>
              <w:ind w:right="431"/>
              <w:rPr>
                <w:rFonts w:ascii="Times New Roman" w:hAnsi="Times New Roman" w:cs="Times New Roman"/>
                <w:sz w:val="26"/>
                <w:szCs w:val="26"/>
              </w:rPr>
            </w:pPr>
            <w:r w:rsidRPr="006454E5">
              <w:rPr>
                <w:rFonts w:ascii="Times New Roman" w:hAnsi="Times New Roman" w:cs="Times New Roman"/>
                <w:sz w:val="26"/>
                <w:szCs w:val="26"/>
              </w:rPr>
              <w:t>Hệ thống hiện trang thống kê của quản trị viên. Gồm có nút chọn ngày bắt đầu và kết thúc.</w:t>
            </w:r>
          </w:p>
          <w:p w14:paraId="01CC9466"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thời gian muốn thống kê và ấn thống kê.</w:t>
            </w:r>
          </w:p>
          <w:p w14:paraId="2065C088" w14:textId="77777777" w:rsidR="00314B16" w:rsidRPr="006454E5" w:rsidRDefault="00314B16" w:rsidP="00314B16">
            <w:pPr>
              <w:pStyle w:val="normal1"/>
              <w:numPr>
                <w:ilvl w:val="0"/>
                <w:numId w:val="53"/>
              </w:numPr>
              <w:tabs>
                <w:tab w:val="left" w:pos="1190"/>
              </w:tabs>
              <w:spacing w:before="89" w:line="312" w:lineRule="auto"/>
              <w:ind w:right="242"/>
              <w:rPr>
                <w:rFonts w:ascii="Times New Roman" w:hAnsi="Times New Roman" w:cs="Times New Roman"/>
                <w:sz w:val="26"/>
                <w:szCs w:val="26"/>
              </w:rPr>
            </w:pPr>
            <w:r w:rsidRPr="006454E5">
              <w:rPr>
                <w:rFonts w:ascii="Times New Roman" w:hAnsi="Times New Roman" w:cs="Times New Roman"/>
                <w:sz w:val="26"/>
                <w:szCs w:val="26"/>
              </w:rPr>
              <w:t>Hệ thống thống kê dữ liệu doanh thu, thống kê theo cửa hàng, thống kê theo người dùng.</w:t>
            </w:r>
          </w:p>
          <w:p w14:paraId="7A97F314"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dữ liệu cho quản trị viên.</w:t>
            </w:r>
          </w:p>
        </w:tc>
      </w:tr>
      <w:tr w:rsidR="00314B16" w:rsidRPr="00F06492"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6DE74128" w14:textId="77777777" w:rsidR="00314B16" w:rsidRPr="006454E5" w:rsidRDefault="00314B16" w:rsidP="00314B16">
      <w:pPr>
        <w:pStyle w:val="normal1"/>
        <w:rPr>
          <w:rFonts w:ascii="Times New Roman" w:hAnsi="Times New Roman" w:cs="Times New Roman"/>
          <w:i/>
          <w:sz w:val="26"/>
          <w:szCs w:val="26"/>
        </w:rPr>
      </w:pPr>
    </w:p>
    <w:p w14:paraId="5BBB9BCF" w14:textId="77777777" w:rsidR="00314B16" w:rsidRPr="006454E5" w:rsidRDefault="00314B16" w:rsidP="00314B16">
      <w:pPr>
        <w:pStyle w:val="normal1"/>
        <w:spacing w:before="109"/>
        <w:rPr>
          <w:rFonts w:ascii="Times New Roman" w:hAnsi="Times New Roman" w:cs="Times New Roman"/>
          <w:i/>
          <w:sz w:val="26"/>
          <w:szCs w:val="26"/>
        </w:rPr>
      </w:pPr>
      <w:bookmarkStart w:id="246" w:name="1gf8i83"/>
      <w:bookmarkStart w:id="247" w:name="184mhaj"/>
      <w:bookmarkEnd w:id="246"/>
      <w:bookmarkEnd w:id="247"/>
    </w:p>
    <w:p w14:paraId="47552CD7" w14:textId="4900E990" w:rsidR="00314B16" w:rsidRPr="006454E5" w:rsidRDefault="00D1452A" w:rsidP="00790665">
      <w:pPr>
        <w:pStyle w:val="Heading3"/>
        <w:rPr>
          <w:rFonts w:cs="Times New Roman"/>
          <w:szCs w:val="26"/>
        </w:rPr>
        <w:sectPr w:rsidR="00314B16" w:rsidRPr="006454E5" w:rsidSect="00314B16">
          <w:footerReference w:type="even" r:id="rId59"/>
          <w:footerReference w:type="default" r:id="rId60"/>
          <w:footerReference w:type="first" r:id="rId61"/>
          <w:pgSz w:w="12240" w:h="15840"/>
          <w:pgMar w:top="1320" w:right="640" w:bottom="1280" w:left="1580" w:header="0" w:footer="1084" w:gutter="0"/>
          <w:cols w:space="720"/>
          <w:formProt w:val="0"/>
          <w:docGrid w:linePitch="100" w:charSpace="-8193"/>
        </w:sectPr>
      </w:pPr>
      <w:bookmarkStart w:id="248" w:name="__RefHeading___Toc26628_1225579473"/>
      <w:bookmarkStart w:id="249" w:name="184mhaj_Copy_1"/>
      <w:bookmarkStart w:id="250" w:name="_3s49zyc"/>
      <w:bookmarkStart w:id="251" w:name="_Toc185447763"/>
      <w:bookmarkStart w:id="252" w:name="_Toc185534226"/>
      <w:bookmarkStart w:id="253" w:name="_Toc185706977"/>
      <w:bookmarkEnd w:id="248"/>
      <w:bookmarkEnd w:id="249"/>
      <w:bookmarkEnd w:id="250"/>
      <w:r w:rsidRPr="006454E5">
        <w:rPr>
          <w:rFonts w:cs="Times New Roman"/>
          <w:szCs w:val="26"/>
        </w:rPr>
        <w:t xml:space="preserve">2.1.16. </w:t>
      </w:r>
      <w:r w:rsidR="00314B16" w:rsidRPr="006454E5">
        <w:rPr>
          <w:rFonts w:cs="Times New Roman"/>
          <w:szCs w:val="26"/>
        </w:rPr>
        <w:t>Biểu đồ phân rã và kịch bản UC staff thống kê</w:t>
      </w:r>
      <w:bookmarkEnd w:id="251"/>
      <w:bookmarkEnd w:id="252"/>
      <w:bookmarkEnd w:id="253"/>
      <w:r w:rsidR="00314B16" w:rsidRPr="006454E5">
        <w:rPr>
          <w:rFonts w:cs="Times New Roman"/>
          <w:szCs w:val="26"/>
        </w:rPr>
        <w:br w:type="page"/>
      </w:r>
    </w:p>
    <w:p w14:paraId="29A60960" w14:textId="77777777" w:rsidR="00314B16" w:rsidRPr="006454E5" w:rsidRDefault="00314B16" w:rsidP="00314B16">
      <w:pPr>
        <w:pStyle w:val="normal1"/>
        <w:rPr>
          <w:rFonts w:ascii="Times New Roman" w:hAnsi="Times New Roman" w:cs="Times New Roman"/>
          <w:b/>
          <w:sz w:val="26"/>
          <w:szCs w:val="26"/>
        </w:rPr>
      </w:pPr>
    </w:p>
    <w:p w14:paraId="61C27679" w14:textId="77777777" w:rsidR="00314B16" w:rsidRPr="006454E5" w:rsidRDefault="00314B16" w:rsidP="00314B16">
      <w:pPr>
        <w:pStyle w:val="normal1"/>
        <w:ind w:left="276"/>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62"/>
                    <a:stretch>
                      <a:fillRect/>
                    </a:stretch>
                  </pic:blipFill>
                  <pic:spPr bwMode="auto">
                    <a:xfrm>
                      <a:off x="0" y="0"/>
                      <a:ext cx="5917565" cy="3398520"/>
                    </a:xfrm>
                    <a:prstGeom prst="rect">
                      <a:avLst/>
                    </a:prstGeom>
                    <a:noFill/>
                  </pic:spPr>
                </pic:pic>
              </a:graphicData>
            </a:graphic>
          </wp:inline>
        </w:drawing>
      </w:r>
    </w:p>
    <w:p w14:paraId="7C47EE8C"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6454E5" w:rsidRDefault="00314B16" w:rsidP="00314B16">
            <w:pPr>
              <w:pStyle w:val="normal1"/>
              <w:numPr>
                <w:ilvl w:val="0"/>
                <w:numId w:val="54"/>
              </w:numPr>
              <w:tabs>
                <w:tab w:val="left" w:pos="830"/>
              </w:tabs>
              <w:spacing w:before="18" w:line="218" w:lineRule="auto"/>
              <w:ind w:right="139"/>
              <w:rPr>
                <w:rFonts w:ascii="Times New Roman" w:hAnsi="Times New Roman" w:cs="Times New Roman"/>
                <w:sz w:val="26"/>
                <w:szCs w:val="26"/>
              </w:rPr>
            </w:pPr>
            <w:r w:rsidRPr="006454E5">
              <w:rPr>
                <w:rFonts w:ascii="Times New Roman" w:hAnsi="Times New Roman" w:cs="Times New Roman"/>
                <w:sz w:val="26"/>
                <w:szCs w:val="26"/>
              </w:rPr>
              <w:t>Đăng nhập tài khoản của nhân viên thành công</w:t>
            </w:r>
          </w:p>
          <w:p w14:paraId="1E2A1F87" w14:textId="77777777" w:rsidR="00314B16" w:rsidRPr="006454E5" w:rsidRDefault="00314B16" w:rsidP="00314B16">
            <w:pPr>
              <w:pStyle w:val="normal1"/>
              <w:numPr>
                <w:ilvl w:val="0"/>
                <w:numId w:val="54"/>
              </w:numPr>
              <w:tabs>
                <w:tab w:val="left" w:pos="830"/>
              </w:tabs>
              <w:spacing w:line="300" w:lineRule="auto"/>
              <w:ind w:right="726"/>
              <w:rPr>
                <w:rFonts w:ascii="Times New Roman" w:hAnsi="Times New Roman" w:cs="Times New Roman"/>
                <w:sz w:val="26"/>
                <w:szCs w:val="26"/>
              </w:rPr>
            </w:pPr>
            <w:r w:rsidRPr="006454E5">
              <w:rPr>
                <w:rFonts w:ascii="Times New Roman" w:hAnsi="Times New Roman" w:cs="Times New Roman"/>
                <w:sz w:val="26"/>
                <w:szCs w:val="26"/>
              </w:rPr>
              <w:t>Chuyển đến trang quản lý của nhân viên.</w:t>
            </w:r>
          </w:p>
        </w:tc>
      </w:tr>
      <w:tr w:rsidR="00314B16" w:rsidRPr="00F06492"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6454E5" w:rsidRDefault="00314B16" w:rsidP="00314B16">
            <w:pPr>
              <w:pStyle w:val="normal1"/>
              <w:numPr>
                <w:ilvl w:val="0"/>
                <w:numId w:val="55"/>
              </w:numPr>
              <w:tabs>
                <w:tab w:val="left" w:pos="830"/>
              </w:tabs>
              <w:spacing w:line="300" w:lineRule="auto"/>
              <w:ind w:right="220"/>
              <w:rPr>
                <w:rFonts w:ascii="Times New Roman" w:hAnsi="Times New Roman" w:cs="Times New Roman"/>
                <w:sz w:val="26"/>
                <w:szCs w:val="26"/>
              </w:rPr>
            </w:pPr>
            <w:r w:rsidRPr="006454E5">
              <w:rPr>
                <w:rFonts w:ascii="Times New Roman" w:hAnsi="Times New Roman" w:cs="Times New Roman"/>
                <w:sz w:val="26"/>
                <w:szCs w:val="26"/>
              </w:rPr>
              <w:t>Nhân viên xem được thống kê báo cáo.</w:t>
            </w:r>
          </w:p>
        </w:tc>
      </w:tr>
      <w:tr w:rsidR="00314B16" w:rsidRPr="00F06492"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66E204B7" w14:textId="77777777" w:rsidR="00314B16" w:rsidRPr="006454E5"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chức năng thống kê.</w:t>
            </w:r>
          </w:p>
          <w:p w14:paraId="07DBD586" w14:textId="77777777" w:rsidR="00314B16" w:rsidRPr="006454E5" w:rsidRDefault="00314B16" w:rsidP="00314B16">
            <w:pPr>
              <w:pStyle w:val="normal1"/>
              <w:numPr>
                <w:ilvl w:val="0"/>
                <w:numId w:val="56"/>
              </w:numPr>
              <w:tabs>
                <w:tab w:val="left" w:pos="1190"/>
              </w:tabs>
              <w:ind w:right="116"/>
              <w:rPr>
                <w:rFonts w:ascii="Times New Roman" w:hAnsi="Times New Roman" w:cs="Times New Roman"/>
                <w:sz w:val="26"/>
                <w:szCs w:val="26"/>
              </w:rPr>
            </w:pPr>
            <w:r w:rsidRPr="006454E5">
              <w:rPr>
                <w:rFonts w:ascii="Times New Roman" w:hAnsi="Times New Roman" w:cs="Times New Roman"/>
                <w:sz w:val="26"/>
                <w:szCs w:val="26"/>
              </w:rPr>
              <w:t>Hệ thống chuyển đến trang thống kê của nhân viên. Gồm có ô chọn thời gian bắt đầu và kết thúc.</w:t>
            </w:r>
          </w:p>
          <w:p w14:paraId="179B1E85" w14:textId="77777777" w:rsidR="00314B16" w:rsidRPr="006454E5" w:rsidRDefault="00314B16" w:rsidP="00314B16">
            <w:pPr>
              <w:pStyle w:val="normal1"/>
              <w:numPr>
                <w:ilvl w:val="0"/>
                <w:numId w:val="56"/>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thời gian thống kê và ấn thống kê.</w:t>
            </w:r>
          </w:p>
          <w:p w14:paraId="34EE8792" w14:textId="77777777" w:rsidR="00314B16" w:rsidRPr="006454E5" w:rsidRDefault="00314B16" w:rsidP="00314B16">
            <w:pPr>
              <w:pStyle w:val="normal1"/>
              <w:numPr>
                <w:ilvl w:val="0"/>
                <w:numId w:val="56"/>
              </w:numPr>
              <w:tabs>
                <w:tab w:val="left" w:pos="1190"/>
              </w:tabs>
              <w:ind w:right="545"/>
              <w:rPr>
                <w:rFonts w:ascii="Times New Roman" w:hAnsi="Times New Roman" w:cs="Times New Roman"/>
                <w:sz w:val="26"/>
                <w:szCs w:val="26"/>
              </w:rPr>
            </w:pPr>
            <w:r w:rsidRPr="006454E5">
              <w:rPr>
                <w:rFonts w:ascii="Times New Roman" w:hAnsi="Times New Roman" w:cs="Times New Roman"/>
                <w:sz w:val="26"/>
                <w:szCs w:val="26"/>
              </w:rPr>
              <w:t>Hệ thống thống kê doanh thu, thống kê số lượng đơn hàng, thống kê theo khách hàng của của hàng.</w:t>
            </w:r>
          </w:p>
          <w:p w14:paraId="3DD3A8CE" w14:textId="77777777" w:rsidR="00314B16" w:rsidRPr="006454E5" w:rsidRDefault="00314B16" w:rsidP="00314B16">
            <w:pPr>
              <w:pStyle w:val="normal1"/>
              <w:numPr>
                <w:ilvl w:val="0"/>
                <w:numId w:val="56"/>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thông tin thống kê.</w:t>
            </w:r>
          </w:p>
        </w:tc>
      </w:tr>
      <w:tr w:rsidR="00314B16" w:rsidRPr="00F06492"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bookmarkStart w:id="254" w:name="36ei31r"/>
            <w:bookmarkEnd w:id="254"/>
          </w:p>
        </w:tc>
      </w:tr>
    </w:tbl>
    <w:p w14:paraId="07B2D718" w14:textId="307FA92C" w:rsidR="00314B16" w:rsidRPr="006454E5" w:rsidRDefault="00863B69" w:rsidP="00314B16">
      <w:pPr>
        <w:pStyle w:val="Heading2"/>
        <w:tabs>
          <w:tab w:val="left" w:pos="841"/>
        </w:tabs>
        <w:spacing w:before="201"/>
        <w:rPr>
          <w:rFonts w:cs="Times New Roman"/>
          <w:szCs w:val="26"/>
        </w:rPr>
        <w:sectPr w:rsidR="00314B16" w:rsidRPr="006454E5" w:rsidSect="00314B16">
          <w:footerReference w:type="even" r:id="rId63"/>
          <w:footerReference w:type="default" r:id="rId64"/>
          <w:footerReference w:type="first" r:id="rId65"/>
          <w:pgSz w:w="12240" w:h="15840"/>
          <w:pgMar w:top="1320" w:right="640" w:bottom="1280" w:left="1580" w:header="0" w:footer="1084" w:gutter="0"/>
          <w:cols w:space="720"/>
          <w:formProt w:val="0"/>
          <w:docGrid w:linePitch="100" w:charSpace="-8193"/>
        </w:sectPr>
      </w:pPr>
      <w:bookmarkStart w:id="255" w:name="__RefHeading___Toc26630_1225579473"/>
      <w:bookmarkStart w:id="256" w:name="_1ljsd9k"/>
      <w:bookmarkStart w:id="257" w:name="_Toc185447764"/>
      <w:bookmarkStart w:id="258" w:name="_Toc185534227"/>
      <w:bookmarkStart w:id="259" w:name="_Toc185706978"/>
      <w:bookmarkEnd w:id="255"/>
      <w:bookmarkEnd w:id="256"/>
      <w:ins w:id="260" w:author="Khanh Cong" w:date="2024-12-21T20:36:00Z" w16du:dateUtc="2024-12-21T13:36:00Z">
        <w:r>
          <w:rPr>
            <w:rFonts w:cs="Times New Roman"/>
            <w:szCs w:val="26"/>
          </w:rPr>
          <w:t xml:space="preserve">2.2. </w:t>
        </w:r>
      </w:ins>
      <w:r w:rsidR="00314B16" w:rsidRPr="006454E5">
        <w:rPr>
          <w:rFonts w:cs="Times New Roman"/>
          <w:szCs w:val="26"/>
        </w:rPr>
        <w:t>Xây dựng biểu đồ lớp</w:t>
      </w:r>
      <w:bookmarkEnd w:id="257"/>
      <w:bookmarkEnd w:id="258"/>
      <w:bookmarkEnd w:id="259"/>
      <w:r w:rsidR="00314B16" w:rsidRPr="006454E5">
        <w:rPr>
          <w:rFonts w:cs="Times New Roman"/>
          <w:szCs w:val="26"/>
        </w:rPr>
        <w:br w:type="page"/>
      </w:r>
    </w:p>
    <w:p w14:paraId="72F2647F" w14:textId="77777777" w:rsidR="00314B16" w:rsidRPr="006454E5" w:rsidRDefault="00314B16" w:rsidP="00314B16">
      <w:pPr>
        <w:pStyle w:val="normal1"/>
        <w:numPr>
          <w:ilvl w:val="0"/>
          <w:numId w:val="57"/>
        </w:numPr>
        <w:tabs>
          <w:tab w:val="left" w:pos="314"/>
        </w:tabs>
        <w:ind w:left="314" w:hanging="193"/>
        <w:rPr>
          <w:rFonts w:ascii="Times New Roman" w:hAnsi="Times New Roman" w:cs="Times New Roman"/>
          <w:sz w:val="26"/>
          <w:szCs w:val="26"/>
        </w:rPr>
      </w:pPr>
      <w:r w:rsidRPr="006454E5">
        <w:rPr>
          <w:rFonts w:ascii="Times New Roman" w:hAnsi="Times New Roman" w:cs="Times New Roman"/>
          <w:sz w:val="26"/>
          <w:szCs w:val="26"/>
        </w:rPr>
        <w:lastRenderedPageBreak/>
        <w:t>Trích xuất danh từ</w:t>
      </w:r>
    </w:p>
    <w:p w14:paraId="58063F7E" w14:textId="77777777" w:rsidR="00314B16" w:rsidRPr="006454E5"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sz w:val="26"/>
          <w:szCs w:val="26"/>
        </w:rPr>
      </w:pPr>
      <w:r w:rsidRPr="006454E5">
        <w:rPr>
          <w:rFonts w:ascii="Times New Roman" w:hAnsi="Times New Roman" w:cs="Times New Roman"/>
          <w:sz w:val="26"/>
          <w:szCs w:val="26"/>
        </w:rPr>
        <w:t>Danh từ liên quan đến người: Khách, Người dùng, Khách hàng, Quản trị viên.</w:t>
      </w:r>
    </w:p>
    <w:p w14:paraId="02BE9939" w14:textId="77777777" w:rsidR="00314B16" w:rsidRPr="006454E5"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sz w:val="26"/>
          <w:szCs w:val="26"/>
        </w:rPr>
      </w:pPr>
      <w:r w:rsidRPr="006454E5">
        <w:rPr>
          <w:rFonts w:ascii="Times New Roman" w:hAnsi="Times New Roman" w:cs="Times New Roman"/>
          <w:sz w:val="26"/>
          <w:szCs w:val="26"/>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Đánh giá, lựa chọn danh từ, xác định lớp thực thể hoặc thuộc tính</w:t>
      </w:r>
    </w:p>
    <w:p w14:paraId="1CEE3705" w14:textId="77777777" w:rsidR="00314B16" w:rsidRPr="006454E5" w:rsidRDefault="00314B16" w:rsidP="00314B16">
      <w:pPr>
        <w:pStyle w:val="normal1"/>
        <w:numPr>
          <w:ilvl w:val="1"/>
          <w:numId w:val="57"/>
        </w:numPr>
        <w:tabs>
          <w:tab w:val="left" w:pos="840"/>
        </w:tabs>
        <w:spacing w:before="223"/>
        <w:ind w:left="840" w:hanging="359"/>
        <w:rPr>
          <w:rFonts w:ascii="Times New Roman" w:hAnsi="Times New Roman" w:cs="Times New Roman"/>
          <w:sz w:val="26"/>
          <w:szCs w:val="26"/>
        </w:rPr>
      </w:pPr>
      <w:r w:rsidRPr="006454E5">
        <w:rPr>
          <w:rFonts w:ascii="Times New Roman" w:hAnsi="Times New Roman" w:cs="Times New Roman"/>
          <w:sz w:val="26"/>
          <w:szCs w:val="26"/>
        </w:rPr>
        <w:t>Danh từ trừu tượng: hệ thống, web sàn thương mại điện tử</w:t>
      </w:r>
    </w:p>
    <w:p w14:paraId="79C18511" w14:textId="77777777" w:rsidR="00314B16" w:rsidRPr="006454E5" w:rsidRDefault="00314B16" w:rsidP="00314B16">
      <w:pPr>
        <w:pStyle w:val="normal1"/>
        <w:numPr>
          <w:ilvl w:val="1"/>
          <w:numId w:val="57"/>
        </w:numPr>
        <w:tabs>
          <w:tab w:val="left" w:pos="840"/>
        </w:tabs>
        <w:spacing w:before="82"/>
        <w:ind w:left="840" w:hanging="359"/>
        <w:rPr>
          <w:rFonts w:ascii="Times New Roman" w:hAnsi="Times New Roman" w:cs="Times New Roman"/>
          <w:sz w:val="26"/>
          <w:szCs w:val="26"/>
        </w:rPr>
      </w:pPr>
      <w:r w:rsidRPr="006454E5">
        <w:rPr>
          <w:rFonts w:ascii="Times New Roman" w:hAnsi="Times New Roman" w:cs="Times New Roman"/>
          <w:sz w:val="26"/>
          <w:szCs w:val="26"/>
        </w:rPr>
        <w:t>Danh từ liên quan đến người:</w:t>
      </w:r>
    </w:p>
    <w:p w14:paraId="101ADD9B"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Khách: không cần quản lý -&gt; bỏ.</w:t>
      </w:r>
    </w:p>
    <w:p w14:paraId="71B443A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Người dùng -&gt; lớp User.</w:t>
      </w:r>
    </w:p>
    <w:p w14:paraId="2B94F873" w14:textId="77777777" w:rsidR="00314B16" w:rsidRPr="006454E5" w:rsidRDefault="00314B16" w:rsidP="00314B16">
      <w:pPr>
        <w:pStyle w:val="normal1"/>
        <w:numPr>
          <w:ilvl w:val="2"/>
          <w:numId w:val="57"/>
        </w:numPr>
        <w:tabs>
          <w:tab w:val="left" w:pos="1560"/>
        </w:tabs>
        <w:spacing w:before="112"/>
        <w:ind w:left="1560" w:hanging="359"/>
        <w:rPr>
          <w:rFonts w:ascii="Times New Roman" w:hAnsi="Times New Roman" w:cs="Times New Roman"/>
          <w:sz w:val="26"/>
          <w:szCs w:val="26"/>
        </w:rPr>
      </w:pPr>
      <w:r w:rsidRPr="006454E5">
        <w:rPr>
          <w:rFonts w:ascii="Times New Roman" w:hAnsi="Times New Roman" w:cs="Times New Roman"/>
          <w:sz w:val="26"/>
          <w:szCs w:val="26"/>
        </w:rPr>
        <w:t>Khách hàng, quản trị hệ thống: là 1 loại của User</w:t>
      </w:r>
    </w:p>
    <w:p w14:paraId="0D0C1B0A" w14:textId="77777777" w:rsidR="00314B16" w:rsidRPr="006454E5" w:rsidRDefault="00314B16" w:rsidP="00314B16">
      <w:pPr>
        <w:pStyle w:val="normal1"/>
        <w:numPr>
          <w:ilvl w:val="1"/>
          <w:numId w:val="57"/>
        </w:numPr>
        <w:tabs>
          <w:tab w:val="left" w:pos="840"/>
        </w:tabs>
        <w:spacing w:before="113"/>
        <w:ind w:left="840" w:hanging="359"/>
        <w:rPr>
          <w:rFonts w:ascii="Times New Roman" w:hAnsi="Times New Roman" w:cs="Times New Roman"/>
          <w:sz w:val="26"/>
          <w:szCs w:val="26"/>
        </w:rPr>
      </w:pPr>
      <w:r w:rsidRPr="006454E5">
        <w:rPr>
          <w:rFonts w:ascii="Times New Roman" w:hAnsi="Times New Roman" w:cs="Times New Roman"/>
          <w:sz w:val="26"/>
          <w:szCs w:val="26"/>
        </w:rPr>
        <w:t>Danh từ thông tin:</w:t>
      </w:r>
    </w:p>
    <w:p w14:paraId="2475F825"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Tài khoản: là thông tin của lớp User.</w:t>
      </w:r>
    </w:p>
    <w:p w14:paraId="5CBD6F0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Quyền -&gt; lớp Role.</w:t>
      </w:r>
    </w:p>
    <w:p w14:paraId="6A59DD66"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-&gt; lớp Product.</w:t>
      </w:r>
    </w:p>
    <w:p w14:paraId="148F7B2F"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Giỏ hàng -&gt; lớp Cart.</w:t>
      </w:r>
    </w:p>
    <w:p w14:paraId="5F75677B"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sectPr w:rsidR="00314B16" w:rsidRPr="006454E5" w:rsidSect="00314B16">
          <w:footerReference w:type="even" r:id="rId66"/>
          <w:footerReference w:type="default" r:id="rId67"/>
          <w:footerReference w:type="first" r:id="rId68"/>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Sản phẩm giỏ hàng -&gt; lớp CartDetail</w:t>
      </w:r>
      <w:r w:rsidRPr="006454E5">
        <w:rPr>
          <w:rFonts w:ascii="Times New Roman" w:hAnsi="Times New Roman" w:cs="Times New Roman"/>
          <w:sz w:val="26"/>
          <w:szCs w:val="26"/>
        </w:rPr>
        <w:br w:type="page"/>
      </w:r>
    </w:p>
    <w:p w14:paraId="360FB65F" w14:textId="77777777" w:rsidR="00314B16" w:rsidRPr="006454E5" w:rsidRDefault="00314B16" w:rsidP="00314B16">
      <w:pPr>
        <w:pStyle w:val="normal1"/>
        <w:numPr>
          <w:ilvl w:val="2"/>
          <w:numId w:val="57"/>
        </w:numPr>
        <w:tabs>
          <w:tab w:val="left" w:pos="1560"/>
        </w:tabs>
        <w:ind w:left="1560" w:hanging="359"/>
        <w:rPr>
          <w:rFonts w:ascii="Times New Roman" w:hAnsi="Times New Roman" w:cs="Times New Roman"/>
          <w:sz w:val="26"/>
          <w:szCs w:val="26"/>
        </w:rPr>
      </w:pPr>
      <w:r w:rsidRPr="006454E5">
        <w:rPr>
          <w:rFonts w:ascii="Times New Roman" w:hAnsi="Times New Roman" w:cs="Times New Roman"/>
          <w:sz w:val="26"/>
          <w:szCs w:val="26"/>
        </w:rPr>
        <w:lastRenderedPageBreak/>
        <w:t>Loại sản phẩm -&gt; lớp Category</w:t>
      </w:r>
    </w:p>
    <w:p w14:paraId="13D4287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Giá: là thông tin của lớp Product.</w:t>
      </w:r>
    </w:p>
    <w:p w14:paraId="4D2026E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Danh sách yêu thích -&gt; lớp WishList.</w:t>
      </w:r>
    </w:p>
    <w:p w14:paraId="658254EC" w14:textId="77777777" w:rsidR="00314B16" w:rsidRPr="006454E5" w:rsidRDefault="00314B16" w:rsidP="00314B16">
      <w:pPr>
        <w:pStyle w:val="normal1"/>
        <w:numPr>
          <w:ilvl w:val="2"/>
          <w:numId w:val="57"/>
        </w:numPr>
        <w:tabs>
          <w:tab w:val="left" w:pos="1560"/>
        </w:tabs>
        <w:spacing w:before="114"/>
        <w:ind w:left="1560" w:hanging="359"/>
        <w:rPr>
          <w:rFonts w:ascii="Times New Roman" w:hAnsi="Times New Roman" w:cs="Times New Roman"/>
          <w:sz w:val="26"/>
          <w:szCs w:val="26"/>
        </w:rPr>
      </w:pPr>
      <w:r w:rsidRPr="006454E5">
        <w:rPr>
          <w:rFonts w:ascii="Times New Roman" w:hAnsi="Times New Roman" w:cs="Times New Roman"/>
          <w:sz w:val="26"/>
          <w:szCs w:val="26"/>
        </w:rPr>
        <w:t>Đơn hàng-&gt; lớp Order.</w:t>
      </w:r>
    </w:p>
    <w:p w14:paraId="5400C11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của đơn hàng -&gt; lớp OrderDetail.</w:t>
      </w:r>
    </w:p>
    <w:p w14:paraId="3BFD7E8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Thống kê chi tiêu của khách hàng -&gt; lớp CustomerStat.</w:t>
      </w:r>
    </w:p>
    <w:p w14:paraId="06EAF63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Quan hệ số lượng giữa các thực thể</w:t>
      </w:r>
    </w:p>
    <w:p w14:paraId="7EF3EC79" w14:textId="77777777" w:rsidR="00314B16" w:rsidRPr="006454E5"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sz w:val="26"/>
          <w:szCs w:val="26"/>
        </w:rPr>
      </w:pPr>
      <w:r w:rsidRPr="006454E5">
        <w:rPr>
          <w:rFonts w:ascii="Times New Roman" w:hAnsi="Times New Roman" w:cs="Times New Roman"/>
          <w:sz w:val="26"/>
          <w:szCs w:val="26"/>
        </w:rPr>
        <w:t>1 Product có trong nhiều Order, 1 Order có nhiều Product. Nên mối quan hệ là n-n. Chúng ta sẽ tạo 1 lớp giữa chúng là Order_detail.</w:t>
      </w:r>
    </w:p>
    <w:p w14:paraId="6EC3D803" w14:textId="77777777" w:rsidR="00314B16" w:rsidRPr="006454E5"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sz w:val="26"/>
          <w:szCs w:val="26"/>
        </w:rPr>
      </w:pPr>
      <w:r w:rsidRPr="006454E5">
        <w:rPr>
          <w:rFonts w:ascii="Times New Roman" w:hAnsi="Times New Roman" w:cs="Times New Roman"/>
          <w:sz w:val="26"/>
          <w:szCs w:val="26"/>
        </w:rPr>
        <w:t>1 Product có nhiều Order_detail, 1 Order_detail thuộc 1 Product. Nên mối quan hệ Product- Order_detail là 1-n.</w:t>
      </w:r>
    </w:p>
    <w:p w14:paraId="6A42E73E" w14:textId="77777777" w:rsidR="00314B16" w:rsidRPr="006454E5"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sz w:val="26"/>
          <w:szCs w:val="26"/>
        </w:rPr>
      </w:pPr>
      <w:r w:rsidRPr="006454E5">
        <w:rPr>
          <w:rFonts w:ascii="Times New Roman" w:hAnsi="Times New Roman" w:cs="Times New Roman"/>
          <w:sz w:val="26"/>
          <w:szCs w:val="26"/>
        </w:rPr>
        <w:t>1 Order có nhiều Order_detail, 1 Order_detail thuộc 1 Order. Nên mối quan hệ Order - Order_detail là 1-n.</w:t>
      </w:r>
    </w:p>
    <w:p w14:paraId="23AE34FA" w14:textId="77777777" w:rsidR="00314B16" w:rsidRPr="006454E5"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sz w:val="26"/>
          <w:szCs w:val="26"/>
        </w:rPr>
      </w:pPr>
      <w:r w:rsidRPr="006454E5">
        <w:rPr>
          <w:rFonts w:ascii="Times New Roman" w:hAnsi="Times New Roman" w:cs="Times New Roman"/>
          <w:sz w:val="26"/>
          <w:szCs w:val="26"/>
        </w:rPr>
        <w:t>1 User thì sẽ đánh giá nhiều Product và 1 Product sẽ được đánh giá bởi nhiều User. Nên mối quan hệ User- Product là n-n. Chúng ta sẽ tạo 1 lớp thực thể giữa chúng là: Product_review.</w:t>
      </w:r>
    </w:p>
    <w:p w14:paraId="6D333388" w14:textId="77777777" w:rsidR="00314B16" w:rsidRPr="006454E5" w:rsidRDefault="00314B16" w:rsidP="00314B16">
      <w:pPr>
        <w:pStyle w:val="normal1"/>
        <w:numPr>
          <w:ilvl w:val="1"/>
          <w:numId w:val="57"/>
        </w:numPr>
        <w:tabs>
          <w:tab w:val="left" w:pos="661"/>
        </w:tabs>
        <w:spacing w:before="12" w:line="300" w:lineRule="auto"/>
        <w:ind w:left="661" w:right="983"/>
        <w:rPr>
          <w:rFonts w:ascii="Times New Roman" w:hAnsi="Times New Roman" w:cs="Times New Roman"/>
          <w:sz w:val="26"/>
          <w:szCs w:val="26"/>
        </w:rPr>
        <w:sectPr w:rsidR="00314B16" w:rsidRPr="006454E5" w:rsidSect="00314B16">
          <w:footerReference w:type="even" r:id="rId69"/>
          <w:footerReference w:type="default" r:id="rId70"/>
          <w:footerReference w:type="first" r:id="rId71"/>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1 Product có nhiều Product_review, 1 Product_review thuộc 1 Product. Nên mối quan hệ Product - Product_review là 1-n.</w:t>
      </w:r>
      <w:r w:rsidRPr="006454E5">
        <w:rPr>
          <w:rFonts w:ascii="Times New Roman" w:hAnsi="Times New Roman" w:cs="Times New Roman"/>
          <w:sz w:val="26"/>
          <w:szCs w:val="26"/>
        </w:rPr>
        <w:br w:type="page"/>
      </w:r>
    </w:p>
    <w:p w14:paraId="604CEB01" w14:textId="77777777" w:rsidR="00314B16" w:rsidRPr="006454E5" w:rsidRDefault="00314B16" w:rsidP="00314B16">
      <w:pPr>
        <w:pStyle w:val="normal1"/>
        <w:numPr>
          <w:ilvl w:val="1"/>
          <w:numId w:val="57"/>
        </w:numPr>
        <w:tabs>
          <w:tab w:val="left" w:pos="661"/>
        </w:tabs>
        <w:spacing w:line="300" w:lineRule="auto"/>
        <w:ind w:left="661" w:right="740"/>
        <w:rPr>
          <w:rFonts w:ascii="Times New Roman" w:hAnsi="Times New Roman" w:cs="Times New Roman"/>
          <w:sz w:val="26"/>
          <w:szCs w:val="26"/>
        </w:rPr>
      </w:pPr>
      <w:r w:rsidRPr="006454E5">
        <w:rPr>
          <w:rFonts w:ascii="Times New Roman" w:hAnsi="Times New Roman" w:cs="Times New Roman"/>
          <w:sz w:val="26"/>
          <w:szCs w:val="26"/>
        </w:rPr>
        <w:lastRenderedPageBreak/>
        <w:t>1 User có nhiều Product_review, 1 Product_review thuộc 1 User. Nên mối quan hệ User- Product_review là 1-n.</w:t>
      </w:r>
    </w:p>
    <w:p w14:paraId="01E07649" w14:textId="77777777" w:rsidR="00314B16" w:rsidRPr="006454E5"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sz w:val="26"/>
          <w:szCs w:val="26"/>
        </w:rPr>
      </w:pPr>
      <w:r w:rsidRPr="006454E5">
        <w:rPr>
          <w:rFonts w:ascii="Times New Roman" w:hAnsi="Times New Roman" w:cs="Times New Roman"/>
          <w:sz w:val="26"/>
          <w:szCs w:val="26"/>
        </w:rPr>
        <w:t>1 User thì có thể đặt nhiều Order và 1 Order sẽ thuộc 1 User. Nên mối quan hệ User- Order là 1-n.</w:t>
      </w:r>
    </w:p>
    <w:p w14:paraId="1B2677BC"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User thì có 1 Cart và 1 Cart sẽ thuộc 1 User. Nên mối quan hệ User-Cart là 1-1.</w:t>
      </w:r>
    </w:p>
    <w:p w14:paraId="2DCC1708" w14:textId="77777777" w:rsidR="00314B16" w:rsidRPr="006454E5"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sz w:val="26"/>
          <w:szCs w:val="26"/>
        </w:rPr>
      </w:pPr>
      <w:r w:rsidRPr="006454E5">
        <w:rPr>
          <w:rFonts w:ascii="Times New Roman" w:hAnsi="Times New Roman" w:cs="Times New Roman"/>
          <w:sz w:val="26"/>
          <w:szCs w:val="26"/>
        </w:rPr>
        <w:t>1 User có 1 WishList và 1 WishList thuộc 1 User. Nên mối quan hệ User-WishList là 1-1.</w:t>
      </w:r>
    </w:p>
    <w:p w14:paraId="099C4D13" w14:textId="77777777" w:rsidR="00314B16" w:rsidRPr="006454E5"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sz w:val="26"/>
          <w:szCs w:val="26"/>
        </w:rPr>
      </w:pPr>
      <w:r w:rsidRPr="006454E5">
        <w:rPr>
          <w:rFonts w:ascii="Times New Roman" w:hAnsi="Times New Roman" w:cs="Times New Roman"/>
          <w:sz w:val="26"/>
          <w:szCs w:val="26"/>
        </w:rPr>
        <w:t>1 Product có thuộc 1 Category, 1 Category có nhiều Product. Nên mối quan hệ Category-Product là 1-n.</w:t>
      </w:r>
    </w:p>
    <w:p w14:paraId="4C458A19" w14:textId="77777777" w:rsidR="00314B16" w:rsidRPr="006454E5"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sz w:val="26"/>
          <w:szCs w:val="26"/>
        </w:rPr>
      </w:pPr>
      <w:r w:rsidRPr="006454E5">
        <w:rPr>
          <w:rFonts w:ascii="Times New Roman" w:hAnsi="Times New Roman" w:cs="Times New Roman"/>
          <w:sz w:val="26"/>
          <w:szCs w:val="26"/>
        </w:rPr>
        <w:t>1 Product có trong nhiều Cart, 1 Cart có nhiều Product. Nên mối quan hệ là n-n. Chúng ta sẽ tạo 1 lớp giữa chúng là Cart_detail.</w:t>
      </w:r>
    </w:p>
    <w:p w14:paraId="22CFC3C4" w14:textId="77777777" w:rsidR="00314B16" w:rsidRPr="006454E5"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sz w:val="26"/>
          <w:szCs w:val="26"/>
        </w:rPr>
      </w:pPr>
      <w:r w:rsidRPr="006454E5">
        <w:rPr>
          <w:rFonts w:ascii="Times New Roman" w:hAnsi="Times New Roman" w:cs="Times New Roman"/>
          <w:sz w:val="26"/>
          <w:szCs w:val="26"/>
        </w:rPr>
        <w:t>1 Product thuộc nhiều Cart_detail. 1 Cart_detail có 1 Product. Nên mối quan hệ Product- Cart_detail là 1-n.</w:t>
      </w:r>
    </w:p>
    <w:p w14:paraId="1795F226"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Product có trong nhiều WishList. 1 WishList có nhiều Product. Mối quan hệ là n-</w:t>
      </w:r>
    </w:p>
    <w:p w14:paraId="6E775B44" w14:textId="77777777" w:rsidR="00314B16" w:rsidRPr="006454E5" w:rsidRDefault="00314B16" w:rsidP="00314B16">
      <w:pPr>
        <w:pStyle w:val="normal1"/>
        <w:spacing w:before="80"/>
        <w:ind w:left="661"/>
        <w:rPr>
          <w:rFonts w:ascii="Times New Roman" w:hAnsi="Times New Roman" w:cs="Times New Roman"/>
          <w:sz w:val="26"/>
          <w:szCs w:val="26"/>
        </w:rPr>
      </w:pPr>
      <w:r w:rsidRPr="006454E5">
        <w:rPr>
          <w:rFonts w:ascii="Times New Roman" w:hAnsi="Times New Roman" w:cs="Times New Roman"/>
          <w:sz w:val="26"/>
          <w:szCs w:val="26"/>
        </w:rPr>
        <w:t>n. Chúng ta sẽ tạo 1 lớp giữa chúng là WishListDetail.</w:t>
      </w:r>
    </w:p>
    <w:p w14:paraId="73F53A22" w14:textId="77777777" w:rsidR="00314B16" w:rsidRPr="006454E5"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sz w:val="26"/>
          <w:szCs w:val="26"/>
        </w:rPr>
      </w:pPr>
      <w:r w:rsidRPr="006454E5">
        <w:rPr>
          <w:rFonts w:ascii="Times New Roman" w:hAnsi="Times New Roman" w:cs="Times New Roman"/>
          <w:sz w:val="26"/>
          <w:szCs w:val="26"/>
        </w:rPr>
        <w:t>1 Product thuộc nhiều WishListDetail. 1 WishListDetail có 1 Product. Mối quan hệ giữa Product- WishListDetail là 1-n.</w:t>
      </w:r>
    </w:p>
    <w:p w14:paraId="21C42310" w14:textId="77777777" w:rsidR="00314B16" w:rsidRPr="006454E5"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sz w:val="26"/>
          <w:szCs w:val="26"/>
        </w:rPr>
      </w:pPr>
      <w:r w:rsidRPr="006454E5">
        <w:rPr>
          <w:rFonts w:ascii="Times New Roman" w:hAnsi="Times New Roman" w:cs="Times New Roman"/>
          <w:sz w:val="26"/>
          <w:szCs w:val="26"/>
        </w:rPr>
        <w:t>1 Cart có nhiều Cart_detail. 1 Cart_detail thuộc 1 Cart. Nên mối quan hệ Cart - Cart_detail là 1-n.</w:t>
      </w:r>
    </w:p>
    <w:p w14:paraId="7C81E843" w14:textId="77777777" w:rsidR="00314B16" w:rsidRPr="006454E5"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sz w:val="26"/>
          <w:szCs w:val="26"/>
        </w:rPr>
      </w:pPr>
      <w:r w:rsidRPr="006454E5">
        <w:rPr>
          <w:rFonts w:ascii="Times New Roman" w:hAnsi="Times New Roman" w:cs="Times New Roman"/>
          <w:sz w:val="26"/>
          <w:szCs w:val="26"/>
        </w:rPr>
        <w:t>1 WishList có nhiều WishListDetail. 1 WishListDetail thuộc 1 WishList. Nên mối quan hệ WishList- WishListDetail là 1-n.</w:t>
      </w:r>
    </w:p>
    <w:p w14:paraId="1EB84F2C" w14:textId="77777777" w:rsidR="00314B16" w:rsidRPr="006454E5" w:rsidRDefault="00314B16" w:rsidP="00314B16">
      <w:pPr>
        <w:pStyle w:val="normal1"/>
        <w:spacing w:before="135" w:line="312" w:lineRule="auto"/>
        <w:ind w:left="121" w:right="561" w:firstLine="566"/>
        <w:rPr>
          <w:rFonts w:ascii="Times New Roman" w:hAnsi="Times New Roman" w:cs="Times New Roman"/>
          <w:sz w:val="26"/>
          <w:szCs w:val="26"/>
        </w:rPr>
      </w:pPr>
      <w:r w:rsidRPr="006454E5">
        <w:rPr>
          <w:rFonts w:ascii="Times New Roman" w:hAnsi="Times New Roman" w:cs="Times New Roman"/>
          <w:sz w:val="26"/>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77777777" w:rsidR="00314B16" w:rsidRPr="006454E5" w:rsidRDefault="00314B16" w:rsidP="00314B16">
      <w:pPr>
        <w:pStyle w:val="normal1"/>
        <w:numPr>
          <w:ilvl w:val="1"/>
          <w:numId w:val="57"/>
        </w:numPr>
        <w:tabs>
          <w:tab w:val="left" w:pos="660"/>
        </w:tabs>
        <w:spacing w:before="118"/>
        <w:ind w:left="660" w:hanging="359"/>
        <w:rPr>
          <w:rFonts w:ascii="Times New Roman" w:hAnsi="Times New Roman" w:cs="Times New Roman"/>
          <w:sz w:val="26"/>
          <w:szCs w:val="26"/>
        </w:rPr>
        <w:sectPr w:rsidR="00314B16" w:rsidRPr="006454E5" w:rsidSect="00314B16">
          <w:footerReference w:type="even" r:id="rId72"/>
          <w:footerReference w:type="default" r:id="rId73"/>
          <w:footerReference w:type="first" r:id="rId74"/>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Lớp Product_image để lưu trữ những hình ảnh của sản phẩm</w:t>
      </w:r>
      <w:r w:rsidRPr="006454E5">
        <w:rPr>
          <w:rFonts w:ascii="Times New Roman" w:hAnsi="Times New Roman" w:cs="Times New Roman"/>
          <w:sz w:val="26"/>
          <w:szCs w:val="26"/>
        </w:rPr>
        <w:br w:type="page"/>
      </w:r>
    </w:p>
    <w:p w14:paraId="73D81DAB" w14:textId="77777777" w:rsidR="00314B16" w:rsidRPr="006454E5" w:rsidRDefault="00314B16" w:rsidP="00314B16">
      <w:pPr>
        <w:pStyle w:val="normal1"/>
        <w:numPr>
          <w:ilvl w:val="2"/>
          <w:numId w:val="57"/>
        </w:numPr>
        <w:tabs>
          <w:tab w:val="left" w:pos="1562"/>
        </w:tabs>
        <w:spacing w:line="319" w:lineRule="auto"/>
        <w:ind w:right="633"/>
        <w:rPr>
          <w:rFonts w:ascii="Times New Roman" w:hAnsi="Times New Roman" w:cs="Times New Roman"/>
          <w:sz w:val="26"/>
          <w:szCs w:val="26"/>
        </w:rPr>
      </w:pPr>
      <w:r w:rsidRPr="006454E5">
        <w:rPr>
          <w:rFonts w:ascii="Times New Roman" w:hAnsi="Times New Roman" w:cs="Times New Roman"/>
          <w:sz w:val="26"/>
          <w:szCs w:val="26"/>
        </w:rPr>
        <w:lastRenderedPageBreak/>
        <w:t>1 Product sẽ có nhiều Product_image, 1 Product_image sẽ thuộc 1 Product. Nên mối quan hệ Product- Product_image là 1-n.</w:t>
      </w:r>
    </w:p>
    <w:p w14:paraId="44F72AF9" w14:textId="77777777" w:rsidR="00314B16" w:rsidRPr="006454E5" w:rsidRDefault="00314B16" w:rsidP="00314B16">
      <w:pPr>
        <w:pStyle w:val="normal1"/>
        <w:numPr>
          <w:ilvl w:val="1"/>
          <w:numId w:val="57"/>
        </w:numPr>
        <w:tabs>
          <w:tab w:val="left" w:pos="660"/>
        </w:tabs>
        <w:spacing w:before="11"/>
        <w:ind w:left="660" w:hanging="359"/>
        <w:rPr>
          <w:rFonts w:ascii="Times New Roman" w:hAnsi="Times New Roman" w:cs="Times New Roman"/>
          <w:sz w:val="26"/>
          <w:szCs w:val="26"/>
        </w:rPr>
      </w:pPr>
      <w:r w:rsidRPr="006454E5">
        <w:rPr>
          <w:rFonts w:ascii="Times New Roman" w:hAnsi="Times New Roman" w:cs="Times New Roman"/>
          <w:sz w:val="26"/>
          <w:szCs w:val="26"/>
        </w:rPr>
        <w:t>Lớp Product_discount để lưu trữ thông tin giảm giá</w:t>
      </w:r>
    </w:p>
    <w:p w14:paraId="5938640D" w14:textId="77777777" w:rsidR="00314B16" w:rsidRPr="006454E5" w:rsidRDefault="00314B16" w:rsidP="00314B16">
      <w:pPr>
        <w:pStyle w:val="normal1"/>
        <w:numPr>
          <w:ilvl w:val="2"/>
          <w:numId w:val="57"/>
        </w:numPr>
        <w:tabs>
          <w:tab w:val="left" w:pos="1562"/>
        </w:tabs>
        <w:spacing w:before="81" w:line="312" w:lineRule="auto"/>
        <w:ind w:right="588"/>
        <w:rPr>
          <w:rFonts w:ascii="Times New Roman" w:hAnsi="Times New Roman" w:cs="Times New Roman"/>
          <w:sz w:val="26"/>
          <w:szCs w:val="26"/>
        </w:rPr>
        <w:sectPr w:rsidR="00314B16" w:rsidRPr="006454E5" w:rsidSect="00314B16">
          <w:footerReference w:type="even" r:id="rId75"/>
          <w:footerReference w:type="default" r:id="rId76"/>
          <w:footerReference w:type="first" r:id="rId77"/>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1 Product sẽ có 1 Product_discount, 1 Product_discount sẽ thuộc 1 Product. Nên mối quan hệ Product- Product_discount là 1-1.</w:t>
      </w:r>
    </w:p>
    <w:p w14:paraId="63633F81" w14:textId="77777777" w:rsidR="00314B16" w:rsidRPr="006454E5" w:rsidRDefault="00314B16" w:rsidP="00314B16">
      <w:pPr>
        <w:pStyle w:val="normal1"/>
        <w:spacing w:before="60"/>
        <w:ind w:right="10143"/>
        <w:jc w:val="center"/>
        <w:rPr>
          <w:rFonts w:ascii="Times New Roman" w:hAnsi="Times New Roman" w:cs="Times New Roman"/>
          <w:sz w:val="26"/>
          <w:szCs w:val="26"/>
        </w:rPr>
      </w:pPr>
    </w:p>
    <w:p w14:paraId="71883092" w14:textId="77777777" w:rsidR="00314B16" w:rsidRPr="006454E5" w:rsidRDefault="00314B16" w:rsidP="00314B16">
      <w:pPr>
        <w:pStyle w:val="normal1"/>
        <w:rPr>
          <w:rFonts w:ascii="Times New Roman" w:hAnsi="Times New Roman" w:cs="Times New Roman"/>
          <w:sz w:val="26"/>
          <w:szCs w:val="26"/>
        </w:rPr>
      </w:pPr>
    </w:p>
    <w:p w14:paraId="10BC42C9" w14:textId="77777777" w:rsidR="00314B16" w:rsidRPr="006454E5" w:rsidRDefault="00314B16" w:rsidP="00314B16">
      <w:pPr>
        <w:pStyle w:val="normal1"/>
        <w:spacing w:before="172"/>
        <w:rPr>
          <w:rFonts w:ascii="Times New Roman" w:hAnsi="Times New Roman" w:cs="Times New Roman"/>
          <w:sz w:val="26"/>
          <w:szCs w:val="26"/>
        </w:rPr>
      </w:pPr>
    </w:p>
    <w:p w14:paraId="215AC24F" w14:textId="44ADABCB" w:rsidR="00314B16" w:rsidRPr="006454E5" w:rsidRDefault="00D1452A" w:rsidP="003B22ED">
      <w:pPr>
        <w:pStyle w:val="NoSpacing"/>
        <w:pPrChange w:id="261" w:author="Khanh Cong" w:date="2024-12-22T21:03:00Z" w16du:dateUtc="2024-12-22T14:03:00Z">
          <w:pPr>
            <w:pStyle w:val="Heading2"/>
          </w:pPr>
        </w:pPrChange>
      </w:pPr>
      <w:bookmarkStart w:id="262" w:name="_Toc185534228"/>
      <w:bookmarkStart w:id="263" w:name="_Toc185706979"/>
      <w:del w:id="264" w:author="Khanh Cong" w:date="2024-12-22T21:03:00Z" w16du:dateUtc="2024-12-22T14:03:00Z">
        <w:r w:rsidRPr="006454E5" w:rsidDel="003B22ED">
          <w:delText>2.</w:delText>
        </w:r>
      </w:del>
      <w:del w:id="265" w:author="Khanh Cong" w:date="2024-12-22T21:01:00Z" w16du:dateUtc="2024-12-22T14:01:00Z">
        <w:r w:rsidRPr="006454E5" w:rsidDel="000A7749">
          <w:delText>2</w:delText>
        </w:r>
      </w:del>
      <w:del w:id="266" w:author="Khanh Cong" w:date="2024-12-22T21:03:00Z" w16du:dateUtc="2024-12-22T14:03:00Z">
        <w:r w:rsidRPr="006454E5" w:rsidDel="003B22ED">
          <w:delText xml:space="preserve"> </w:delText>
        </w:r>
      </w:del>
      <w:r w:rsidR="00314B16" w:rsidRPr="006454E5">
        <w:t>Biểu đồ lớp thực thể chi tiết cho hệ thống</w:t>
      </w:r>
      <w:bookmarkEnd w:id="262"/>
      <w:bookmarkEnd w:id="263"/>
    </w:p>
    <w:p w14:paraId="31DD0766" w14:textId="77777777" w:rsidR="00314B16" w:rsidRPr="006454E5" w:rsidRDefault="00314B16" w:rsidP="00314B16">
      <w:pPr>
        <w:pStyle w:val="normal1"/>
        <w:spacing w:before="25"/>
        <w:rPr>
          <w:rFonts w:ascii="Times New Roman" w:hAnsi="Times New Roman" w:cs="Times New Roman"/>
          <w:sz w:val="26"/>
          <w:szCs w:val="26"/>
        </w:rPr>
        <w:sectPr w:rsidR="00314B16" w:rsidRPr="006454E5" w:rsidSect="00314B16">
          <w:headerReference w:type="even" r:id="rId78"/>
          <w:headerReference w:type="default" r:id="rId79"/>
          <w:footerReference w:type="even" r:id="rId80"/>
          <w:footerReference w:type="default" r:id="rId81"/>
          <w:footerReference w:type="first" r:id="rId82"/>
          <w:pgSz w:w="15840" w:h="12240" w:orient="landscape"/>
          <w:pgMar w:top="660" w:right="1320" w:bottom="900" w:left="1340" w:header="0" w:footer="716" w:gutter="0"/>
          <w:pgNumType w:start="30"/>
          <w:cols w:space="720"/>
          <w:formProt w:val="0"/>
          <w:docGrid w:linePitch="100" w:charSpace="-8193"/>
        </w:sectPr>
      </w:pPr>
      <w:r w:rsidRPr="006454E5">
        <w:rPr>
          <w:rFonts w:ascii="Times New Roman" w:hAnsi="Times New Roman" w:cs="Times New Roman"/>
          <w:noProof/>
          <w:sz w:val="26"/>
          <w:szCs w:val="26"/>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3"/>
                    <a:stretch>
                      <a:fillRect/>
                    </a:stretch>
                  </pic:blipFill>
                  <pic:spPr bwMode="auto">
                    <a:xfrm>
                      <a:off x="0" y="0"/>
                      <a:ext cx="8293735" cy="4903470"/>
                    </a:xfrm>
                    <a:prstGeom prst="rect">
                      <a:avLst/>
                    </a:prstGeom>
                    <a:noFill/>
                  </pic:spPr>
                </pic:pic>
              </a:graphicData>
            </a:graphic>
          </wp:anchor>
        </w:drawing>
      </w:r>
    </w:p>
    <w:p w14:paraId="07719E76" w14:textId="63101740" w:rsidR="00314B16" w:rsidRPr="00A60732" w:rsidRDefault="00314B16">
      <w:pPr>
        <w:pStyle w:val="NoSpacing"/>
        <w:rPr>
          <w:szCs w:val="26"/>
        </w:rPr>
        <w:pPrChange w:id="270" w:author="Khanh Cong" w:date="2024-12-21T20:46:00Z" w16du:dateUtc="2024-12-21T13:46:00Z">
          <w:pPr>
            <w:pStyle w:val="Heading3"/>
            <w:keepNext w:val="0"/>
            <w:keepLines w:val="0"/>
            <w:tabs>
              <w:tab w:val="left" w:pos="1110"/>
            </w:tabs>
            <w:ind w:left="1110"/>
          </w:pPr>
        </w:pPrChange>
      </w:pPr>
      <w:bookmarkStart w:id="271" w:name="_l9sd7ewzdtkz"/>
      <w:bookmarkStart w:id="272" w:name="_Toc185447765"/>
      <w:bookmarkStart w:id="273" w:name="_Toc185534229"/>
      <w:bookmarkEnd w:id="271"/>
      <w:del w:id="274" w:author="Khanh Cong" w:date="2024-12-21T20:44:00Z" w16du:dateUtc="2024-12-21T13:44:00Z">
        <w:r w:rsidRPr="00A60732" w:rsidDel="00A60732">
          <w:rPr>
            <w:szCs w:val="26"/>
          </w:rPr>
          <w:lastRenderedPageBreak/>
          <w:delText xml:space="preserve">1. </w:delText>
        </w:r>
      </w:del>
      <w:r w:rsidRPr="00A60732">
        <w:rPr>
          <w:szCs w:val="26"/>
        </w:rPr>
        <w:t>Lớp CustomerStat</w:t>
      </w:r>
      <w:bookmarkEnd w:id="272"/>
      <w:bookmarkEnd w:id="273"/>
    </w:p>
    <w:p w14:paraId="2CD8D682" w14:textId="77777777" w:rsidR="00314B16" w:rsidRPr="006454E5" w:rsidRDefault="00314B16" w:rsidP="00770E68">
      <w:pPr>
        <w:pStyle w:val="normal1"/>
        <w:numPr>
          <w:ilvl w:val="0"/>
          <w:numId w:val="88"/>
        </w:numPr>
        <w:tabs>
          <w:tab w:val="left" w:pos="1110"/>
        </w:tabs>
        <w:spacing w:before="240"/>
        <w:rPr>
          <w:rFonts w:ascii="Times New Roman" w:hAnsi="Times New Roman" w:cs="Times New Roman"/>
          <w:sz w:val="26"/>
          <w:szCs w:val="26"/>
        </w:rPr>
        <w:pPrChange w:id="275" w:author="Khanh Cong" w:date="2024-12-22T21:09:00Z" w16du:dateUtc="2024-12-22T14:09:00Z">
          <w:pPr>
            <w:pStyle w:val="normal1"/>
            <w:numPr>
              <w:numId w:val="58"/>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chi tiêu của khách hàng theo ngày.</w:t>
      </w:r>
    </w:p>
    <w:p w14:paraId="15A9F133" w14:textId="77777777" w:rsidR="00314B16" w:rsidRPr="006454E5" w:rsidRDefault="00314B16" w:rsidP="00770E68">
      <w:pPr>
        <w:pStyle w:val="normal1"/>
        <w:numPr>
          <w:ilvl w:val="0"/>
          <w:numId w:val="88"/>
        </w:numPr>
        <w:tabs>
          <w:tab w:val="left" w:pos="1110"/>
        </w:tabs>
        <w:rPr>
          <w:rFonts w:ascii="Times New Roman" w:hAnsi="Times New Roman" w:cs="Times New Roman"/>
          <w:sz w:val="26"/>
          <w:szCs w:val="26"/>
        </w:rPr>
        <w:pPrChange w:id="276" w:author="Khanh Cong" w:date="2024-12-22T21:09:00Z" w16du:dateUtc="2024-12-22T14:09:00Z">
          <w:pPr>
            <w:pStyle w:val="normal1"/>
            <w:numPr>
              <w:numId w:val="58"/>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396FF4E" w14:textId="77777777" w:rsidR="00314B16" w:rsidRPr="006454E5" w:rsidRDefault="00314B16" w:rsidP="00770E68">
      <w:pPr>
        <w:pStyle w:val="normal1"/>
        <w:numPr>
          <w:ilvl w:val="1"/>
          <w:numId w:val="88"/>
        </w:numPr>
        <w:tabs>
          <w:tab w:val="left" w:pos="1110"/>
        </w:tabs>
        <w:rPr>
          <w:rFonts w:ascii="Times New Roman" w:hAnsi="Times New Roman" w:cs="Times New Roman"/>
          <w:sz w:val="26"/>
          <w:szCs w:val="26"/>
        </w:rPr>
        <w:pPrChange w:id="277"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day: Ngày thống kê.</w:t>
      </w:r>
    </w:p>
    <w:p w14:paraId="42CD1BA4" w14:textId="77777777" w:rsidR="00314B16" w:rsidRPr="006454E5" w:rsidRDefault="00314B16" w:rsidP="00770E68">
      <w:pPr>
        <w:pStyle w:val="normal1"/>
        <w:numPr>
          <w:ilvl w:val="1"/>
          <w:numId w:val="88"/>
        </w:numPr>
        <w:tabs>
          <w:tab w:val="left" w:pos="1110"/>
        </w:tabs>
        <w:rPr>
          <w:rFonts w:ascii="Times New Roman" w:hAnsi="Times New Roman" w:cs="Times New Roman"/>
          <w:sz w:val="26"/>
          <w:szCs w:val="26"/>
        </w:rPr>
        <w:pPrChange w:id="278"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payment: Tổng số tiền chi tiêu của khách hàng trong ngày đó.</w:t>
      </w:r>
    </w:p>
    <w:p w14:paraId="51AA4748" w14:textId="77777777" w:rsidR="00314B16" w:rsidRPr="006454E5" w:rsidRDefault="00314B16" w:rsidP="00770E68">
      <w:pPr>
        <w:pStyle w:val="normal1"/>
        <w:numPr>
          <w:ilvl w:val="0"/>
          <w:numId w:val="88"/>
        </w:numPr>
        <w:tabs>
          <w:tab w:val="left" w:pos="1110"/>
        </w:tabs>
        <w:rPr>
          <w:rFonts w:ascii="Times New Roman" w:hAnsi="Times New Roman" w:cs="Times New Roman"/>
          <w:sz w:val="26"/>
          <w:szCs w:val="26"/>
        </w:rPr>
        <w:pPrChange w:id="279" w:author="Khanh Cong" w:date="2024-12-22T21:09:00Z" w16du:dateUtc="2024-12-22T14:09:00Z">
          <w:pPr>
            <w:pStyle w:val="normal1"/>
            <w:numPr>
              <w:numId w:val="58"/>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0C7D73CB" w14:textId="77777777" w:rsidR="00314B16" w:rsidRPr="006454E5" w:rsidRDefault="00314B16" w:rsidP="00770E68">
      <w:pPr>
        <w:pStyle w:val="normal1"/>
        <w:numPr>
          <w:ilvl w:val="1"/>
          <w:numId w:val="88"/>
        </w:numPr>
        <w:tabs>
          <w:tab w:val="left" w:pos="1110"/>
        </w:tabs>
        <w:rPr>
          <w:rFonts w:ascii="Times New Roman" w:hAnsi="Times New Roman" w:cs="Times New Roman"/>
          <w:sz w:val="26"/>
          <w:szCs w:val="26"/>
        </w:rPr>
        <w:pPrChange w:id="280"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getStatsByDay(Date day): List&lt;CustomerStat&gt; – Lấy dữ liệu thống kê chi tiêu theo ngày.</w:t>
      </w:r>
    </w:p>
    <w:p w14:paraId="43CFF608" w14:textId="77777777" w:rsidR="00314B16" w:rsidRPr="006454E5" w:rsidRDefault="00314B16" w:rsidP="00770E68">
      <w:pPr>
        <w:pStyle w:val="normal1"/>
        <w:numPr>
          <w:ilvl w:val="1"/>
          <w:numId w:val="88"/>
        </w:numPr>
        <w:tabs>
          <w:tab w:val="left" w:pos="1110"/>
        </w:tabs>
        <w:rPr>
          <w:rFonts w:ascii="Times New Roman" w:hAnsi="Times New Roman" w:cs="Times New Roman"/>
          <w:sz w:val="26"/>
          <w:szCs w:val="26"/>
        </w:rPr>
        <w:pPrChange w:id="281"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addStat(CustomerStat stat): Boolean – Thêm dữ liệu thống kê mới.</w:t>
      </w:r>
    </w:p>
    <w:p w14:paraId="1C1E6F18" w14:textId="77777777" w:rsidR="00314B16" w:rsidRPr="006454E5" w:rsidRDefault="00314B16" w:rsidP="00770E68">
      <w:pPr>
        <w:pStyle w:val="normal1"/>
        <w:numPr>
          <w:ilvl w:val="1"/>
          <w:numId w:val="88"/>
        </w:numPr>
        <w:tabs>
          <w:tab w:val="left" w:pos="1110"/>
        </w:tabs>
        <w:rPr>
          <w:rFonts w:ascii="Times New Roman" w:hAnsi="Times New Roman" w:cs="Times New Roman"/>
          <w:sz w:val="26"/>
          <w:szCs w:val="26"/>
        </w:rPr>
        <w:pPrChange w:id="282" w:author="Khanh Cong" w:date="2024-12-22T21:09:00Z" w16du:dateUtc="2024-12-22T14:09:00Z">
          <w:pPr>
            <w:pStyle w:val="normal1"/>
            <w:numPr>
              <w:ilvl w:val="1"/>
              <w:numId w:val="58"/>
            </w:numPr>
            <w:tabs>
              <w:tab w:val="num" w:pos="0"/>
              <w:tab w:val="left" w:pos="1110"/>
            </w:tabs>
            <w:ind w:left="1440" w:hanging="360"/>
          </w:pPr>
        </w:pPrChange>
      </w:pPr>
      <w:r w:rsidRPr="006454E5">
        <w:rPr>
          <w:rFonts w:ascii="Times New Roman" w:hAnsi="Times New Roman" w:cs="Times New Roman"/>
          <w:sz w:val="26"/>
          <w:szCs w:val="26"/>
        </w:rPr>
        <w:t>updateStat(CustomerStat stat): Boolean – Cập nhật dữ liệu thống kê chi tiêu.</w:t>
      </w:r>
    </w:p>
    <w:p w14:paraId="5698AB8E" w14:textId="77777777" w:rsidR="00314B16" w:rsidRPr="006454E5" w:rsidRDefault="00314B16" w:rsidP="00770E68">
      <w:pPr>
        <w:pStyle w:val="normal1"/>
        <w:numPr>
          <w:ilvl w:val="1"/>
          <w:numId w:val="88"/>
        </w:numPr>
        <w:tabs>
          <w:tab w:val="left" w:pos="1110"/>
        </w:tabs>
        <w:spacing w:after="240"/>
        <w:rPr>
          <w:rFonts w:ascii="Times New Roman" w:hAnsi="Times New Roman" w:cs="Times New Roman"/>
          <w:sz w:val="26"/>
          <w:szCs w:val="26"/>
        </w:rPr>
        <w:pPrChange w:id="283" w:author="Khanh Cong" w:date="2024-12-22T21:09:00Z" w16du:dateUtc="2024-12-22T14:09:00Z">
          <w:pPr>
            <w:pStyle w:val="normal1"/>
            <w:numPr>
              <w:ilvl w:val="1"/>
              <w:numId w:val="58"/>
            </w:numPr>
            <w:tabs>
              <w:tab w:val="num" w:pos="0"/>
              <w:tab w:val="left" w:pos="1110"/>
            </w:tabs>
            <w:spacing w:after="240"/>
            <w:ind w:left="1440" w:hanging="360"/>
          </w:pPr>
        </w:pPrChange>
      </w:pPr>
      <w:r w:rsidRPr="006454E5">
        <w:rPr>
          <w:rFonts w:ascii="Times New Roman" w:hAnsi="Times New Roman" w:cs="Times New Roman"/>
          <w:sz w:val="26"/>
          <w:szCs w:val="26"/>
        </w:rPr>
        <w:t>deleteStat(Date day): Boolean – Xóa dữ liệu thống kê theo ngày.</w:t>
      </w:r>
    </w:p>
    <w:p w14:paraId="39FA5D7F" w14:textId="77777777" w:rsidR="00314B16" w:rsidRPr="00A60732" w:rsidRDefault="00314B16">
      <w:pPr>
        <w:pStyle w:val="NoSpacing"/>
        <w:rPr>
          <w:szCs w:val="26"/>
        </w:rPr>
        <w:pPrChange w:id="284" w:author="Khanh Cong" w:date="2024-12-21T20:46:00Z" w16du:dateUtc="2024-12-21T13:46:00Z">
          <w:pPr>
            <w:pStyle w:val="Heading3"/>
            <w:keepNext w:val="0"/>
            <w:keepLines w:val="0"/>
            <w:tabs>
              <w:tab w:val="left" w:pos="1110"/>
            </w:tabs>
            <w:ind w:left="1110" w:hanging="359"/>
          </w:pPr>
        </w:pPrChange>
      </w:pPr>
      <w:bookmarkStart w:id="285" w:name="_sitwuym0hu4r"/>
      <w:bookmarkStart w:id="286" w:name="_Toc185447766"/>
      <w:bookmarkStart w:id="287" w:name="_Toc185534230"/>
      <w:bookmarkEnd w:id="285"/>
      <w:del w:id="288" w:author="Khanh Cong" w:date="2024-12-21T20:46:00Z" w16du:dateUtc="2024-12-21T13:46:00Z">
        <w:r w:rsidRPr="00A60732" w:rsidDel="00A60732">
          <w:rPr>
            <w:szCs w:val="26"/>
          </w:rPr>
          <w:delText xml:space="preserve">3. </w:delText>
        </w:r>
      </w:del>
      <w:r w:rsidRPr="00A60732">
        <w:rPr>
          <w:szCs w:val="26"/>
        </w:rPr>
        <w:t>Lớp ProductStat</w:t>
      </w:r>
      <w:bookmarkEnd w:id="286"/>
      <w:bookmarkEnd w:id="287"/>
    </w:p>
    <w:p w14:paraId="54E1B517" w14:textId="77777777" w:rsidR="00314B16" w:rsidRPr="006454E5" w:rsidRDefault="00314B16" w:rsidP="00770E68">
      <w:pPr>
        <w:pStyle w:val="normal1"/>
        <w:numPr>
          <w:ilvl w:val="0"/>
          <w:numId w:val="89"/>
        </w:numPr>
        <w:tabs>
          <w:tab w:val="left" w:pos="1110"/>
        </w:tabs>
        <w:spacing w:before="240"/>
        <w:rPr>
          <w:rFonts w:ascii="Times New Roman" w:hAnsi="Times New Roman" w:cs="Times New Roman"/>
          <w:sz w:val="26"/>
          <w:szCs w:val="26"/>
        </w:rPr>
        <w:pPrChange w:id="289" w:author="Khanh Cong" w:date="2024-12-22T21:10:00Z" w16du:dateUtc="2024-12-22T14:10:00Z">
          <w:pPr>
            <w:pStyle w:val="normal1"/>
            <w:numPr>
              <w:numId w:val="59"/>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số lượng bán và đánh giá sản phẩm.</w:t>
      </w:r>
    </w:p>
    <w:p w14:paraId="71ED1908" w14:textId="77777777" w:rsidR="00314B16" w:rsidRPr="006454E5" w:rsidRDefault="00314B16" w:rsidP="00770E68">
      <w:pPr>
        <w:pStyle w:val="normal1"/>
        <w:numPr>
          <w:ilvl w:val="0"/>
          <w:numId w:val="89"/>
        </w:numPr>
        <w:tabs>
          <w:tab w:val="left" w:pos="1110"/>
        </w:tabs>
        <w:rPr>
          <w:rFonts w:ascii="Times New Roman" w:hAnsi="Times New Roman" w:cs="Times New Roman"/>
          <w:sz w:val="26"/>
          <w:szCs w:val="26"/>
        </w:rPr>
        <w:pPrChange w:id="290" w:author="Khanh Cong" w:date="2024-12-22T21:10:00Z" w16du:dateUtc="2024-12-22T14:10:00Z">
          <w:pPr>
            <w:pStyle w:val="normal1"/>
            <w:numPr>
              <w:numId w:val="59"/>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FE63467" w14:textId="77777777" w:rsidR="00314B16" w:rsidRPr="006454E5" w:rsidRDefault="00314B16" w:rsidP="00770E68">
      <w:pPr>
        <w:pStyle w:val="normal1"/>
        <w:numPr>
          <w:ilvl w:val="1"/>
          <w:numId w:val="89"/>
        </w:numPr>
        <w:tabs>
          <w:tab w:val="left" w:pos="1110"/>
        </w:tabs>
        <w:rPr>
          <w:rFonts w:ascii="Times New Roman" w:hAnsi="Times New Roman" w:cs="Times New Roman"/>
          <w:sz w:val="26"/>
          <w:szCs w:val="26"/>
        </w:rPr>
        <w:pPrChange w:id="291"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productstat_id: Mã định danh thống kê.</w:t>
      </w:r>
    </w:p>
    <w:p w14:paraId="2D752DDC" w14:textId="77777777" w:rsidR="00314B16" w:rsidRPr="006454E5" w:rsidRDefault="00314B16" w:rsidP="00770E68">
      <w:pPr>
        <w:pStyle w:val="normal1"/>
        <w:numPr>
          <w:ilvl w:val="1"/>
          <w:numId w:val="89"/>
        </w:numPr>
        <w:tabs>
          <w:tab w:val="left" w:pos="1110"/>
        </w:tabs>
        <w:rPr>
          <w:rFonts w:ascii="Times New Roman" w:hAnsi="Times New Roman" w:cs="Times New Roman"/>
          <w:sz w:val="26"/>
          <w:szCs w:val="26"/>
        </w:rPr>
        <w:pPrChange w:id="292"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quantity_sold: Số lượng sản phẩm đã bán.</w:t>
      </w:r>
    </w:p>
    <w:p w14:paraId="036D0D9E" w14:textId="77777777" w:rsidR="00314B16" w:rsidRPr="006454E5" w:rsidRDefault="00314B16" w:rsidP="00770E68">
      <w:pPr>
        <w:pStyle w:val="normal1"/>
        <w:numPr>
          <w:ilvl w:val="1"/>
          <w:numId w:val="89"/>
        </w:numPr>
        <w:tabs>
          <w:tab w:val="left" w:pos="1110"/>
        </w:tabs>
        <w:rPr>
          <w:rFonts w:ascii="Times New Roman" w:hAnsi="Times New Roman" w:cs="Times New Roman"/>
          <w:sz w:val="26"/>
          <w:szCs w:val="26"/>
        </w:rPr>
        <w:pPrChange w:id="293"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rate: Tỷ lệ đánh giá trung bình.</w:t>
      </w:r>
    </w:p>
    <w:p w14:paraId="09B01ED3" w14:textId="77777777" w:rsidR="00314B16" w:rsidRPr="006454E5" w:rsidRDefault="00314B16" w:rsidP="00770E68">
      <w:pPr>
        <w:pStyle w:val="normal1"/>
        <w:numPr>
          <w:ilvl w:val="0"/>
          <w:numId w:val="89"/>
        </w:numPr>
        <w:tabs>
          <w:tab w:val="left" w:pos="1110"/>
        </w:tabs>
        <w:rPr>
          <w:rFonts w:ascii="Times New Roman" w:hAnsi="Times New Roman" w:cs="Times New Roman"/>
          <w:sz w:val="26"/>
          <w:szCs w:val="26"/>
        </w:rPr>
        <w:pPrChange w:id="294" w:author="Khanh Cong" w:date="2024-12-22T21:10:00Z" w16du:dateUtc="2024-12-22T14:10:00Z">
          <w:pPr>
            <w:pStyle w:val="normal1"/>
            <w:numPr>
              <w:numId w:val="59"/>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449B2F83" w14:textId="77777777" w:rsidR="00314B16" w:rsidRPr="006454E5" w:rsidRDefault="00314B16" w:rsidP="00770E68">
      <w:pPr>
        <w:pStyle w:val="normal1"/>
        <w:numPr>
          <w:ilvl w:val="1"/>
          <w:numId w:val="89"/>
        </w:numPr>
        <w:tabs>
          <w:tab w:val="left" w:pos="1110"/>
        </w:tabs>
        <w:rPr>
          <w:rFonts w:ascii="Times New Roman" w:hAnsi="Times New Roman" w:cs="Times New Roman"/>
          <w:sz w:val="26"/>
          <w:szCs w:val="26"/>
        </w:rPr>
        <w:pPrChange w:id="295"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getStatByProduct(Product product): ProductStat – Lấy thống kê theo sản phẩm.</w:t>
      </w:r>
    </w:p>
    <w:p w14:paraId="107A8A89" w14:textId="77777777" w:rsidR="00314B16" w:rsidRPr="006454E5" w:rsidRDefault="00314B16" w:rsidP="00770E68">
      <w:pPr>
        <w:pStyle w:val="normal1"/>
        <w:numPr>
          <w:ilvl w:val="1"/>
          <w:numId w:val="89"/>
        </w:numPr>
        <w:tabs>
          <w:tab w:val="left" w:pos="1110"/>
        </w:tabs>
        <w:rPr>
          <w:rFonts w:ascii="Times New Roman" w:hAnsi="Times New Roman" w:cs="Times New Roman"/>
          <w:sz w:val="26"/>
          <w:szCs w:val="26"/>
        </w:rPr>
        <w:pPrChange w:id="296"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addStat(ProductStat stat): Boolean – Thêm dữ liệu thống kê mới.</w:t>
      </w:r>
    </w:p>
    <w:p w14:paraId="48216A5C" w14:textId="77777777" w:rsidR="00314B16" w:rsidRPr="006454E5" w:rsidRDefault="00314B16" w:rsidP="00770E68">
      <w:pPr>
        <w:pStyle w:val="normal1"/>
        <w:numPr>
          <w:ilvl w:val="1"/>
          <w:numId w:val="89"/>
        </w:numPr>
        <w:tabs>
          <w:tab w:val="left" w:pos="1110"/>
        </w:tabs>
        <w:rPr>
          <w:rFonts w:ascii="Times New Roman" w:hAnsi="Times New Roman" w:cs="Times New Roman"/>
          <w:sz w:val="26"/>
          <w:szCs w:val="26"/>
        </w:rPr>
        <w:pPrChange w:id="297" w:author="Khanh Cong" w:date="2024-12-22T21:10:00Z" w16du:dateUtc="2024-12-22T14:10:00Z">
          <w:pPr>
            <w:pStyle w:val="normal1"/>
            <w:numPr>
              <w:ilvl w:val="1"/>
              <w:numId w:val="59"/>
            </w:numPr>
            <w:tabs>
              <w:tab w:val="num" w:pos="0"/>
              <w:tab w:val="left" w:pos="1110"/>
            </w:tabs>
            <w:ind w:left="1440" w:hanging="360"/>
          </w:pPr>
        </w:pPrChange>
      </w:pPr>
      <w:r w:rsidRPr="006454E5">
        <w:rPr>
          <w:rFonts w:ascii="Times New Roman" w:hAnsi="Times New Roman" w:cs="Times New Roman"/>
          <w:sz w:val="26"/>
          <w:szCs w:val="26"/>
        </w:rPr>
        <w:t>updateStat(ProductStat stat): Boolean – Cập nhật dữ liệu thống kê.</w:t>
      </w:r>
    </w:p>
    <w:p w14:paraId="44FA14ED" w14:textId="77777777" w:rsidR="00314B16" w:rsidRPr="006454E5" w:rsidRDefault="00314B16" w:rsidP="00770E68">
      <w:pPr>
        <w:pStyle w:val="normal1"/>
        <w:numPr>
          <w:ilvl w:val="1"/>
          <w:numId w:val="89"/>
        </w:numPr>
        <w:tabs>
          <w:tab w:val="left" w:pos="1110"/>
        </w:tabs>
        <w:spacing w:after="240"/>
        <w:rPr>
          <w:rFonts w:ascii="Times New Roman" w:hAnsi="Times New Roman" w:cs="Times New Roman"/>
          <w:sz w:val="26"/>
          <w:szCs w:val="26"/>
        </w:rPr>
        <w:pPrChange w:id="298" w:author="Khanh Cong" w:date="2024-12-22T21:10:00Z" w16du:dateUtc="2024-12-22T14:10:00Z">
          <w:pPr>
            <w:pStyle w:val="normal1"/>
            <w:numPr>
              <w:ilvl w:val="1"/>
              <w:numId w:val="59"/>
            </w:numPr>
            <w:tabs>
              <w:tab w:val="num" w:pos="0"/>
              <w:tab w:val="left" w:pos="1110"/>
            </w:tabs>
            <w:spacing w:after="240"/>
            <w:ind w:left="1440" w:hanging="360"/>
          </w:pPr>
        </w:pPrChange>
      </w:pPr>
      <w:r w:rsidRPr="006454E5">
        <w:rPr>
          <w:rFonts w:ascii="Times New Roman" w:hAnsi="Times New Roman" w:cs="Times New Roman"/>
          <w:sz w:val="26"/>
          <w:szCs w:val="26"/>
        </w:rPr>
        <w:t>deleteStat(String productstat_id): Boolean – Xóa dữ liệu thống kê sản phẩm.</w:t>
      </w:r>
    </w:p>
    <w:p w14:paraId="4901A934" w14:textId="77777777" w:rsidR="00314B16" w:rsidRPr="006454E5" w:rsidRDefault="00314B16">
      <w:pPr>
        <w:pStyle w:val="NoSpacing"/>
        <w:pPrChange w:id="299" w:author="Khanh Cong" w:date="2024-12-21T20:46:00Z" w16du:dateUtc="2024-12-21T13:46:00Z">
          <w:pPr>
            <w:pStyle w:val="Heading3"/>
            <w:keepNext w:val="0"/>
            <w:keepLines w:val="0"/>
            <w:tabs>
              <w:tab w:val="left" w:pos="1110"/>
            </w:tabs>
            <w:ind w:left="1110" w:hanging="359"/>
          </w:pPr>
        </w:pPrChange>
      </w:pPr>
      <w:bookmarkStart w:id="300" w:name="_df5kxz87uqpu"/>
      <w:bookmarkStart w:id="301" w:name="_Toc185447767"/>
      <w:bookmarkStart w:id="302" w:name="_Toc185534231"/>
      <w:bookmarkEnd w:id="300"/>
      <w:del w:id="303" w:author="Khanh Cong" w:date="2024-12-21T20:46:00Z" w16du:dateUtc="2024-12-21T13:46:00Z">
        <w:r w:rsidRPr="006454E5" w:rsidDel="00A60732">
          <w:delText xml:space="preserve">4. </w:delText>
        </w:r>
      </w:del>
      <w:r w:rsidRPr="006454E5">
        <w:t>Lớp Cart_detail</w:t>
      </w:r>
      <w:bookmarkEnd w:id="301"/>
      <w:bookmarkEnd w:id="302"/>
    </w:p>
    <w:p w14:paraId="5FC51950" w14:textId="77777777" w:rsidR="00314B16" w:rsidRPr="006454E5" w:rsidRDefault="00314B16" w:rsidP="00314B16">
      <w:pPr>
        <w:pStyle w:val="normal1"/>
        <w:numPr>
          <w:ilvl w:val="0"/>
          <w:numId w:val="3"/>
        </w:numPr>
        <w:tabs>
          <w:tab w:val="clear" w:pos="720"/>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giỏ hàng.</w:t>
      </w:r>
    </w:p>
    <w:p w14:paraId="276901B5"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027348F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cart_detail_id: Mã định danh.</w:t>
      </w:r>
    </w:p>
    <w:p w14:paraId="1BC2AE6E"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quantity: Số lượng sản phẩm.</w:t>
      </w:r>
    </w:p>
    <w:p w14:paraId="16AA7A1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251BBEAC"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346E83E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 Thông tin giỏ hàng liên kết.</w:t>
      </w:r>
    </w:p>
    <w:p w14:paraId="0EC82B30"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product: Thông tin sản phẩm liên kết.</w:t>
      </w:r>
    </w:p>
    <w:p w14:paraId="302D8F3B"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5EDC862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changeCartDetail(Cart_detail detail): Boolean – Thêm, sửa, xóa sản phẩm trong giỏ hàng.</w:t>
      </w:r>
    </w:p>
    <w:p w14:paraId="4D135717" w14:textId="77777777" w:rsidR="00314B16" w:rsidRPr="006454E5" w:rsidRDefault="00314B16" w:rsidP="00314B16">
      <w:pPr>
        <w:pStyle w:val="normal1"/>
        <w:numPr>
          <w:ilvl w:val="1"/>
          <w:numId w:val="3"/>
        </w:numPr>
        <w:tabs>
          <w:tab w:val="left" w:pos="1110"/>
        </w:tabs>
        <w:spacing w:after="240"/>
        <w:ind w:left="1440"/>
        <w:rPr>
          <w:rFonts w:ascii="Times New Roman" w:hAnsi="Times New Roman" w:cs="Times New Roman"/>
          <w:sz w:val="26"/>
          <w:szCs w:val="26"/>
        </w:rPr>
      </w:pPr>
      <w:r w:rsidRPr="006454E5">
        <w:rPr>
          <w:rFonts w:ascii="Times New Roman" w:hAnsi="Times New Roman" w:cs="Times New Roman"/>
          <w:sz w:val="26"/>
          <w:szCs w:val="26"/>
        </w:rPr>
        <w:t>getByCart(Cart cart): List&lt;Cart_detail&gt; – Lấy danh sách sản phẩm trong giỏ hàng.</w:t>
      </w:r>
    </w:p>
    <w:p w14:paraId="7A00EDC9" w14:textId="77777777" w:rsidR="00314B16" w:rsidRPr="006454E5" w:rsidRDefault="00314B16" w:rsidP="003B22ED">
      <w:pPr>
        <w:pStyle w:val="NoSpacing"/>
        <w:pPrChange w:id="304" w:author="Khanh Cong" w:date="2024-12-22T21:03:00Z" w16du:dateUtc="2024-12-22T14:03:00Z">
          <w:pPr>
            <w:pStyle w:val="Heading3"/>
            <w:keepNext w:val="0"/>
            <w:keepLines w:val="0"/>
            <w:tabs>
              <w:tab w:val="left" w:pos="1110"/>
            </w:tabs>
            <w:ind w:left="1110" w:hanging="359"/>
          </w:pPr>
        </w:pPrChange>
      </w:pPr>
      <w:bookmarkStart w:id="305" w:name="_ksavqnsjkhza"/>
      <w:bookmarkStart w:id="306" w:name="_Toc185447768"/>
      <w:bookmarkStart w:id="307" w:name="_Toc185534232"/>
      <w:bookmarkStart w:id="308" w:name="_Toc185706980"/>
      <w:bookmarkEnd w:id="305"/>
      <w:del w:id="309" w:author="Khanh Cong" w:date="2024-12-22T21:03:00Z" w16du:dateUtc="2024-12-22T14:03:00Z">
        <w:r w:rsidRPr="006454E5" w:rsidDel="003B22ED">
          <w:delText xml:space="preserve">5. </w:delText>
        </w:r>
      </w:del>
      <w:r w:rsidRPr="006454E5">
        <w:t>Lớp Cart</w:t>
      </w:r>
      <w:bookmarkEnd w:id="306"/>
      <w:bookmarkEnd w:id="307"/>
      <w:bookmarkEnd w:id="308"/>
    </w:p>
    <w:p w14:paraId="10AF2F75" w14:textId="77777777" w:rsidR="00314B16" w:rsidRPr="006454E5" w:rsidRDefault="00314B16" w:rsidP="00770E68">
      <w:pPr>
        <w:pStyle w:val="normal1"/>
        <w:numPr>
          <w:ilvl w:val="0"/>
          <w:numId w:val="90"/>
        </w:numPr>
        <w:tabs>
          <w:tab w:val="left" w:pos="1110"/>
        </w:tabs>
        <w:spacing w:before="240"/>
        <w:rPr>
          <w:rFonts w:ascii="Times New Roman" w:hAnsi="Times New Roman" w:cs="Times New Roman"/>
          <w:sz w:val="26"/>
          <w:szCs w:val="26"/>
        </w:rPr>
        <w:pPrChange w:id="310" w:author="Khanh Cong" w:date="2024-12-22T21:10:00Z" w16du:dateUtc="2024-12-22T14:10:00Z">
          <w:pPr>
            <w:pStyle w:val="normal1"/>
            <w:numPr>
              <w:numId w:val="60"/>
            </w:numPr>
            <w:tabs>
              <w:tab w:val="num" w:pos="0"/>
              <w:tab w:val="left" w:pos="1110"/>
            </w:tabs>
            <w:spacing w:before="240"/>
            <w:ind w:left="720" w:hanging="360"/>
          </w:pPr>
        </w:pPrChange>
      </w:pPr>
      <w:r w:rsidRPr="006454E5">
        <w:rPr>
          <w:rFonts w:ascii="Times New Roman" w:hAnsi="Times New Roman" w:cs="Times New Roman"/>
          <w:b/>
          <w:sz w:val="26"/>
          <w:szCs w:val="26"/>
        </w:rPr>
        <w:lastRenderedPageBreak/>
        <w:t>Định nghĩa</w:t>
      </w:r>
      <w:r w:rsidRPr="006454E5">
        <w:rPr>
          <w:rFonts w:ascii="Times New Roman" w:hAnsi="Times New Roman" w:cs="Times New Roman"/>
          <w:sz w:val="26"/>
          <w:szCs w:val="26"/>
        </w:rPr>
        <w:t>: Thông tin về giỏ hàng.</w:t>
      </w:r>
    </w:p>
    <w:p w14:paraId="2BBC63A9" w14:textId="77777777" w:rsidR="00314B16" w:rsidRPr="006454E5" w:rsidRDefault="00314B16" w:rsidP="00770E68">
      <w:pPr>
        <w:pStyle w:val="normal1"/>
        <w:numPr>
          <w:ilvl w:val="0"/>
          <w:numId w:val="90"/>
        </w:numPr>
        <w:tabs>
          <w:tab w:val="left" w:pos="1110"/>
        </w:tabs>
        <w:rPr>
          <w:rFonts w:ascii="Times New Roman" w:hAnsi="Times New Roman" w:cs="Times New Roman"/>
          <w:sz w:val="26"/>
          <w:szCs w:val="26"/>
        </w:rPr>
        <w:pPrChange w:id="311" w:author="Khanh Cong" w:date="2024-12-22T21:10:00Z" w16du:dateUtc="2024-12-22T14:10:00Z">
          <w:pPr>
            <w:pStyle w:val="normal1"/>
            <w:numPr>
              <w:numId w:val="60"/>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5482129" w14:textId="77777777" w:rsidR="00314B16" w:rsidRPr="006454E5" w:rsidRDefault="00314B16" w:rsidP="00770E68">
      <w:pPr>
        <w:pStyle w:val="normal1"/>
        <w:numPr>
          <w:ilvl w:val="1"/>
          <w:numId w:val="90"/>
        </w:numPr>
        <w:tabs>
          <w:tab w:val="left" w:pos="1110"/>
        </w:tabs>
        <w:rPr>
          <w:rFonts w:ascii="Times New Roman" w:hAnsi="Times New Roman" w:cs="Times New Roman"/>
          <w:sz w:val="26"/>
          <w:szCs w:val="26"/>
        </w:rPr>
        <w:pPrChange w:id="312"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cart_id: Mã định danh.</w:t>
      </w:r>
    </w:p>
    <w:p w14:paraId="6B2D08C5" w14:textId="77777777" w:rsidR="00314B16" w:rsidRPr="006454E5" w:rsidRDefault="00314B16" w:rsidP="00770E68">
      <w:pPr>
        <w:pStyle w:val="normal1"/>
        <w:numPr>
          <w:ilvl w:val="1"/>
          <w:numId w:val="90"/>
        </w:numPr>
        <w:tabs>
          <w:tab w:val="left" w:pos="1110"/>
        </w:tabs>
        <w:rPr>
          <w:rFonts w:ascii="Times New Roman" w:hAnsi="Times New Roman" w:cs="Times New Roman"/>
          <w:sz w:val="26"/>
          <w:szCs w:val="26"/>
        </w:rPr>
        <w:pPrChange w:id="313"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create_at: Ngày tạo.</w:t>
      </w:r>
    </w:p>
    <w:p w14:paraId="39B6568B" w14:textId="77777777" w:rsidR="00314B16" w:rsidRPr="006454E5" w:rsidRDefault="00314B16" w:rsidP="00770E68">
      <w:pPr>
        <w:pStyle w:val="normal1"/>
        <w:numPr>
          <w:ilvl w:val="1"/>
          <w:numId w:val="90"/>
        </w:numPr>
        <w:tabs>
          <w:tab w:val="left" w:pos="1110"/>
        </w:tabs>
        <w:rPr>
          <w:rFonts w:ascii="Times New Roman" w:hAnsi="Times New Roman" w:cs="Times New Roman"/>
          <w:sz w:val="26"/>
          <w:szCs w:val="26"/>
        </w:rPr>
        <w:pPrChange w:id="314"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update_at: Ngày cập nhật.</w:t>
      </w:r>
    </w:p>
    <w:p w14:paraId="2322D868" w14:textId="77777777" w:rsidR="00314B16" w:rsidRPr="006454E5" w:rsidRDefault="00314B16" w:rsidP="00770E68">
      <w:pPr>
        <w:pStyle w:val="normal1"/>
        <w:numPr>
          <w:ilvl w:val="1"/>
          <w:numId w:val="90"/>
        </w:numPr>
        <w:tabs>
          <w:tab w:val="left" w:pos="1110"/>
        </w:tabs>
        <w:rPr>
          <w:rFonts w:ascii="Times New Roman" w:hAnsi="Times New Roman" w:cs="Times New Roman"/>
          <w:sz w:val="26"/>
          <w:szCs w:val="26"/>
        </w:rPr>
        <w:pPrChange w:id="315"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customer: Thông tin khách hàng.</w:t>
      </w:r>
    </w:p>
    <w:p w14:paraId="0AD4D351" w14:textId="77777777" w:rsidR="00314B16" w:rsidRPr="006454E5" w:rsidRDefault="00314B16" w:rsidP="00770E68">
      <w:pPr>
        <w:pStyle w:val="normal1"/>
        <w:numPr>
          <w:ilvl w:val="1"/>
          <w:numId w:val="90"/>
        </w:numPr>
        <w:tabs>
          <w:tab w:val="left" w:pos="1110"/>
        </w:tabs>
        <w:rPr>
          <w:rFonts w:ascii="Times New Roman" w:hAnsi="Times New Roman" w:cs="Times New Roman"/>
          <w:sz w:val="26"/>
          <w:szCs w:val="26"/>
        </w:rPr>
        <w:pPrChange w:id="316"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cart_details: Danh sách sản phẩm trong giỏ.</w:t>
      </w:r>
    </w:p>
    <w:p w14:paraId="21BB937C" w14:textId="77777777" w:rsidR="00314B16" w:rsidRPr="006454E5" w:rsidRDefault="00314B16" w:rsidP="00770E68">
      <w:pPr>
        <w:pStyle w:val="normal1"/>
        <w:numPr>
          <w:ilvl w:val="0"/>
          <w:numId w:val="90"/>
        </w:numPr>
        <w:tabs>
          <w:tab w:val="left" w:pos="1110"/>
        </w:tabs>
        <w:rPr>
          <w:rFonts w:ascii="Times New Roman" w:hAnsi="Times New Roman" w:cs="Times New Roman"/>
          <w:sz w:val="26"/>
          <w:szCs w:val="26"/>
        </w:rPr>
        <w:pPrChange w:id="317" w:author="Khanh Cong" w:date="2024-12-22T21:10:00Z" w16du:dateUtc="2024-12-22T14:10:00Z">
          <w:pPr>
            <w:pStyle w:val="normal1"/>
            <w:numPr>
              <w:numId w:val="60"/>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415B358" w14:textId="77777777" w:rsidR="00314B16" w:rsidRPr="006454E5" w:rsidRDefault="00314B16" w:rsidP="00770E68">
      <w:pPr>
        <w:pStyle w:val="normal1"/>
        <w:numPr>
          <w:ilvl w:val="1"/>
          <w:numId w:val="90"/>
        </w:numPr>
        <w:tabs>
          <w:tab w:val="left" w:pos="1110"/>
        </w:tabs>
        <w:rPr>
          <w:rFonts w:ascii="Times New Roman" w:hAnsi="Times New Roman" w:cs="Times New Roman"/>
          <w:sz w:val="26"/>
          <w:szCs w:val="26"/>
        </w:rPr>
        <w:pPrChange w:id="318" w:author="Khanh Cong" w:date="2024-12-22T21:10:00Z" w16du:dateUtc="2024-12-22T14:10:00Z">
          <w:pPr>
            <w:pStyle w:val="normal1"/>
            <w:numPr>
              <w:ilvl w:val="1"/>
              <w:numId w:val="60"/>
            </w:numPr>
            <w:tabs>
              <w:tab w:val="num" w:pos="0"/>
              <w:tab w:val="left" w:pos="1110"/>
            </w:tabs>
            <w:ind w:left="1440" w:hanging="360"/>
          </w:pPr>
        </w:pPrChange>
      </w:pPr>
      <w:r w:rsidRPr="006454E5">
        <w:rPr>
          <w:rFonts w:ascii="Times New Roman" w:hAnsi="Times New Roman" w:cs="Times New Roman"/>
          <w:sz w:val="26"/>
          <w:szCs w:val="26"/>
        </w:rPr>
        <w:t>changeCart(Cart cart): Boolean – Thêm, sửa giỏ hàng.</w:t>
      </w:r>
    </w:p>
    <w:p w14:paraId="3F8E12C2" w14:textId="77777777" w:rsidR="00314B16" w:rsidRPr="006454E5" w:rsidRDefault="00314B16" w:rsidP="00770E68">
      <w:pPr>
        <w:pStyle w:val="normal1"/>
        <w:numPr>
          <w:ilvl w:val="1"/>
          <w:numId w:val="90"/>
        </w:numPr>
        <w:tabs>
          <w:tab w:val="left" w:pos="1110"/>
        </w:tabs>
        <w:spacing w:after="240"/>
        <w:rPr>
          <w:rFonts w:ascii="Times New Roman" w:hAnsi="Times New Roman" w:cs="Times New Roman"/>
          <w:sz w:val="26"/>
          <w:szCs w:val="26"/>
        </w:rPr>
        <w:pPrChange w:id="319" w:author="Khanh Cong" w:date="2024-12-22T21:10:00Z" w16du:dateUtc="2024-12-22T14:10:00Z">
          <w:pPr>
            <w:pStyle w:val="normal1"/>
            <w:numPr>
              <w:ilvl w:val="1"/>
              <w:numId w:val="60"/>
            </w:numPr>
            <w:tabs>
              <w:tab w:val="num" w:pos="0"/>
              <w:tab w:val="left" w:pos="1110"/>
            </w:tabs>
            <w:spacing w:after="240"/>
            <w:ind w:left="1440" w:hanging="360"/>
          </w:pPr>
        </w:pPrChange>
      </w:pPr>
      <w:r w:rsidRPr="006454E5">
        <w:rPr>
          <w:rFonts w:ascii="Times New Roman" w:hAnsi="Times New Roman" w:cs="Times New Roman"/>
          <w:sz w:val="26"/>
          <w:szCs w:val="26"/>
        </w:rPr>
        <w:t>getCartByCustomer(Customer customer): Cart – Lấy giỏ hàng của khách hàng.</w:t>
      </w:r>
    </w:p>
    <w:p w14:paraId="48726382" w14:textId="77777777" w:rsidR="00314B16" w:rsidRPr="006454E5" w:rsidRDefault="00314B16">
      <w:pPr>
        <w:pStyle w:val="NoSpacing"/>
        <w:pPrChange w:id="320" w:author="Khanh Cong" w:date="2024-12-21T20:47:00Z" w16du:dateUtc="2024-12-21T13:47:00Z">
          <w:pPr>
            <w:pStyle w:val="Heading3"/>
            <w:keepNext w:val="0"/>
            <w:keepLines w:val="0"/>
            <w:tabs>
              <w:tab w:val="left" w:pos="1110"/>
            </w:tabs>
            <w:ind w:left="1110" w:hanging="359"/>
          </w:pPr>
        </w:pPrChange>
      </w:pPr>
      <w:bookmarkStart w:id="321" w:name="_w4dmk3ivyrj9"/>
      <w:bookmarkStart w:id="322" w:name="_Toc185447769"/>
      <w:bookmarkStart w:id="323" w:name="_Toc185534233"/>
      <w:bookmarkEnd w:id="321"/>
      <w:del w:id="324" w:author="Khanh Cong" w:date="2024-12-21T20:47:00Z" w16du:dateUtc="2024-12-21T13:47:00Z">
        <w:r w:rsidRPr="006454E5" w:rsidDel="00A60732">
          <w:delText xml:space="preserve">6. </w:delText>
        </w:r>
      </w:del>
      <w:r w:rsidRPr="006454E5">
        <w:t>Lớp Category</w:t>
      </w:r>
      <w:bookmarkEnd w:id="322"/>
      <w:bookmarkEnd w:id="323"/>
    </w:p>
    <w:p w14:paraId="6760538E" w14:textId="77777777" w:rsidR="00314B16" w:rsidRPr="006454E5" w:rsidRDefault="00314B16" w:rsidP="00770E68">
      <w:pPr>
        <w:pStyle w:val="normal1"/>
        <w:numPr>
          <w:ilvl w:val="0"/>
          <w:numId w:val="91"/>
        </w:numPr>
        <w:tabs>
          <w:tab w:val="left" w:pos="1110"/>
        </w:tabs>
        <w:spacing w:before="240"/>
        <w:rPr>
          <w:rFonts w:ascii="Times New Roman" w:hAnsi="Times New Roman" w:cs="Times New Roman"/>
          <w:sz w:val="26"/>
          <w:szCs w:val="26"/>
        </w:rPr>
        <w:pPrChange w:id="325" w:author="Khanh Cong" w:date="2024-12-22T21:10:00Z" w16du:dateUtc="2024-12-22T14:10:00Z">
          <w:pPr>
            <w:pStyle w:val="normal1"/>
            <w:numPr>
              <w:numId w:val="4"/>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loại sản phẩm.</w:t>
      </w:r>
    </w:p>
    <w:p w14:paraId="75726CE9" w14:textId="77777777" w:rsidR="00314B16" w:rsidRPr="006454E5" w:rsidRDefault="00314B16" w:rsidP="00770E68">
      <w:pPr>
        <w:pStyle w:val="normal1"/>
        <w:numPr>
          <w:ilvl w:val="0"/>
          <w:numId w:val="91"/>
        </w:numPr>
        <w:tabs>
          <w:tab w:val="left" w:pos="1110"/>
        </w:tabs>
        <w:rPr>
          <w:rFonts w:ascii="Times New Roman" w:hAnsi="Times New Roman" w:cs="Times New Roman"/>
          <w:sz w:val="26"/>
          <w:szCs w:val="26"/>
        </w:rPr>
        <w:pPrChange w:id="326" w:author="Khanh Cong" w:date="2024-12-22T21:10:00Z" w16du:dateUtc="2024-12-22T14:10:00Z">
          <w:pPr>
            <w:pStyle w:val="normal1"/>
            <w:numPr>
              <w:numId w:val="4"/>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41C9304A"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27"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category_id: Mã định danh.</w:t>
      </w:r>
    </w:p>
    <w:p w14:paraId="5E4E5448"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28"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category_name: Tên loại sản phẩm.</w:t>
      </w:r>
    </w:p>
    <w:p w14:paraId="7E044058"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29"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description: Mô tả loại sản phẩm.</w:t>
      </w:r>
    </w:p>
    <w:p w14:paraId="04256948"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30"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image: Hình ảnh sản phẩm.</w:t>
      </w:r>
    </w:p>
    <w:p w14:paraId="2A44A5A1"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31"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create_at: Ngày tạo.</w:t>
      </w:r>
    </w:p>
    <w:p w14:paraId="2692ED5A"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32"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update_at: Ngày cập nhật.</w:t>
      </w:r>
    </w:p>
    <w:p w14:paraId="6DA863B1"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33"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products: Danh sách sản phẩm trong loại.</w:t>
      </w:r>
    </w:p>
    <w:p w14:paraId="700580DF" w14:textId="77777777" w:rsidR="00314B16" w:rsidRPr="006454E5" w:rsidRDefault="00314B16" w:rsidP="00770E68">
      <w:pPr>
        <w:pStyle w:val="normal1"/>
        <w:numPr>
          <w:ilvl w:val="0"/>
          <w:numId w:val="91"/>
        </w:numPr>
        <w:tabs>
          <w:tab w:val="left" w:pos="1110"/>
        </w:tabs>
        <w:rPr>
          <w:rFonts w:ascii="Times New Roman" w:hAnsi="Times New Roman" w:cs="Times New Roman"/>
          <w:sz w:val="26"/>
          <w:szCs w:val="26"/>
        </w:rPr>
        <w:pPrChange w:id="334" w:author="Khanh Cong" w:date="2024-12-22T21:10:00Z" w16du:dateUtc="2024-12-22T14:10:00Z">
          <w:pPr>
            <w:pStyle w:val="normal1"/>
            <w:numPr>
              <w:numId w:val="4"/>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E2DE9B8" w14:textId="77777777" w:rsidR="00314B16" w:rsidRPr="006454E5" w:rsidRDefault="00314B16" w:rsidP="00770E68">
      <w:pPr>
        <w:pStyle w:val="normal1"/>
        <w:numPr>
          <w:ilvl w:val="1"/>
          <w:numId w:val="91"/>
        </w:numPr>
        <w:tabs>
          <w:tab w:val="left" w:pos="1110"/>
        </w:tabs>
        <w:rPr>
          <w:rFonts w:ascii="Times New Roman" w:hAnsi="Times New Roman" w:cs="Times New Roman"/>
          <w:sz w:val="26"/>
          <w:szCs w:val="26"/>
        </w:rPr>
        <w:pPrChange w:id="335" w:author="Khanh Cong" w:date="2024-12-22T21:10:00Z" w16du:dateUtc="2024-12-22T14:10:00Z">
          <w:pPr>
            <w:pStyle w:val="normal1"/>
            <w:numPr>
              <w:ilvl w:val="1"/>
              <w:numId w:val="4"/>
            </w:numPr>
            <w:tabs>
              <w:tab w:val="num" w:pos="0"/>
              <w:tab w:val="left" w:pos="1110"/>
            </w:tabs>
            <w:ind w:left="1440" w:hanging="360"/>
          </w:pPr>
        </w:pPrChange>
      </w:pPr>
      <w:r w:rsidRPr="006454E5">
        <w:rPr>
          <w:rFonts w:ascii="Times New Roman" w:hAnsi="Times New Roman" w:cs="Times New Roman"/>
          <w:sz w:val="26"/>
          <w:szCs w:val="26"/>
        </w:rPr>
        <w:t>changeCategory(Category category): Boolean – Thêm, sửa loại sản phẩm.</w:t>
      </w:r>
    </w:p>
    <w:p w14:paraId="626BF150" w14:textId="77777777" w:rsidR="00314B16" w:rsidRPr="006454E5" w:rsidRDefault="00314B16" w:rsidP="00770E68">
      <w:pPr>
        <w:pStyle w:val="normal1"/>
        <w:numPr>
          <w:ilvl w:val="1"/>
          <w:numId w:val="91"/>
        </w:numPr>
        <w:tabs>
          <w:tab w:val="left" w:pos="1110"/>
        </w:tabs>
        <w:spacing w:after="240"/>
        <w:rPr>
          <w:rFonts w:ascii="Times New Roman" w:hAnsi="Times New Roman" w:cs="Times New Roman"/>
          <w:sz w:val="26"/>
          <w:szCs w:val="26"/>
        </w:rPr>
        <w:pPrChange w:id="336" w:author="Khanh Cong" w:date="2024-12-22T21:10:00Z" w16du:dateUtc="2024-12-22T14:10:00Z">
          <w:pPr>
            <w:pStyle w:val="normal1"/>
            <w:numPr>
              <w:ilvl w:val="1"/>
              <w:numId w:val="4"/>
            </w:numPr>
            <w:tabs>
              <w:tab w:val="num" w:pos="0"/>
              <w:tab w:val="left" w:pos="1110"/>
            </w:tabs>
            <w:spacing w:after="240"/>
            <w:ind w:left="1440" w:hanging="360"/>
          </w:pPr>
        </w:pPrChange>
      </w:pPr>
      <w:r w:rsidRPr="006454E5">
        <w:rPr>
          <w:rFonts w:ascii="Times New Roman" w:hAnsi="Times New Roman" w:cs="Times New Roman"/>
          <w:sz w:val="26"/>
          <w:szCs w:val="26"/>
        </w:rPr>
        <w:t>getAll(): List&lt;Category&gt; – Lấy tất cả các loại sản phẩm.</w:t>
      </w:r>
    </w:p>
    <w:p w14:paraId="6215701D" w14:textId="77777777" w:rsidR="00314B16" w:rsidRPr="006454E5" w:rsidRDefault="00314B16">
      <w:pPr>
        <w:pStyle w:val="NoSpacing"/>
        <w:pPrChange w:id="337" w:author="Khanh Cong" w:date="2024-12-21T20:47:00Z" w16du:dateUtc="2024-12-21T13:47:00Z">
          <w:pPr>
            <w:pStyle w:val="Heading3"/>
            <w:keepNext w:val="0"/>
            <w:keepLines w:val="0"/>
            <w:tabs>
              <w:tab w:val="left" w:pos="1110"/>
            </w:tabs>
            <w:ind w:left="1110" w:hanging="359"/>
          </w:pPr>
        </w:pPrChange>
      </w:pPr>
      <w:bookmarkStart w:id="338" w:name="_8hb6imemjlq0"/>
      <w:bookmarkStart w:id="339" w:name="_Toc185447770"/>
      <w:bookmarkStart w:id="340" w:name="_Toc185534234"/>
      <w:bookmarkEnd w:id="338"/>
      <w:del w:id="341" w:author="Khanh Cong" w:date="2024-12-21T20:47:00Z" w16du:dateUtc="2024-12-21T13:47:00Z">
        <w:r w:rsidRPr="006454E5" w:rsidDel="00A60732">
          <w:delText xml:space="preserve">7. </w:delText>
        </w:r>
      </w:del>
      <w:r w:rsidRPr="006454E5">
        <w:t>Lớp Order_detail</w:t>
      </w:r>
      <w:bookmarkEnd w:id="339"/>
      <w:bookmarkEnd w:id="340"/>
    </w:p>
    <w:p w14:paraId="6B7AF182" w14:textId="77777777" w:rsidR="00314B16" w:rsidRPr="006454E5" w:rsidRDefault="00314B16" w:rsidP="00770E68">
      <w:pPr>
        <w:pStyle w:val="normal1"/>
        <w:numPr>
          <w:ilvl w:val="0"/>
          <w:numId w:val="92"/>
        </w:numPr>
        <w:tabs>
          <w:tab w:val="left" w:pos="1110"/>
        </w:tabs>
        <w:spacing w:before="240"/>
        <w:rPr>
          <w:rFonts w:ascii="Times New Roman" w:hAnsi="Times New Roman" w:cs="Times New Roman"/>
          <w:sz w:val="26"/>
          <w:szCs w:val="26"/>
        </w:rPr>
        <w:pPrChange w:id="342" w:author="Khanh Cong" w:date="2024-12-22T21:10:00Z" w16du:dateUtc="2024-12-22T14:10:00Z">
          <w:pPr>
            <w:pStyle w:val="normal1"/>
            <w:numPr>
              <w:numId w:val="61"/>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đơn hàng.</w:t>
      </w:r>
    </w:p>
    <w:p w14:paraId="668FF46C" w14:textId="77777777" w:rsidR="00314B16" w:rsidRPr="006454E5" w:rsidRDefault="00314B16" w:rsidP="00770E68">
      <w:pPr>
        <w:pStyle w:val="normal1"/>
        <w:numPr>
          <w:ilvl w:val="0"/>
          <w:numId w:val="92"/>
        </w:numPr>
        <w:tabs>
          <w:tab w:val="left" w:pos="1110"/>
        </w:tabs>
        <w:rPr>
          <w:rFonts w:ascii="Times New Roman" w:hAnsi="Times New Roman" w:cs="Times New Roman"/>
          <w:sz w:val="26"/>
          <w:szCs w:val="26"/>
        </w:rPr>
        <w:pPrChange w:id="343" w:author="Khanh Cong" w:date="2024-12-22T21:10:00Z" w16du:dateUtc="2024-12-22T14:10:00Z">
          <w:pPr>
            <w:pStyle w:val="normal1"/>
            <w:numPr>
              <w:numId w:val="61"/>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BA0B82A"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44"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order_detail_id: Mã định danh.</w:t>
      </w:r>
    </w:p>
    <w:p w14:paraId="1FC5F070"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45"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quantity: Số lượng sản phẩm.</w:t>
      </w:r>
    </w:p>
    <w:p w14:paraId="07A5AF9D"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46"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unit_price: Đơn giá sản phẩm.</w:t>
      </w:r>
    </w:p>
    <w:p w14:paraId="7A4ED2FA"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47"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discount_percentage: Phần trăm giảm giá.</w:t>
      </w:r>
    </w:p>
    <w:p w14:paraId="3D00C2D2"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48"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discount_amount: Số tiền giảm giá.</w:t>
      </w:r>
    </w:p>
    <w:p w14:paraId="613ED1D2"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49"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order: Thông tin đơn hàng.</w:t>
      </w:r>
    </w:p>
    <w:p w14:paraId="420455D5"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50"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product: Thông tin sản phẩm.</w:t>
      </w:r>
    </w:p>
    <w:p w14:paraId="3B5D9F7A" w14:textId="77777777" w:rsidR="00314B16" w:rsidRPr="006454E5" w:rsidRDefault="00314B16" w:rsidP="00770E68">
      <w:pPr>
        <w:pStyle w:val="normal1"/>
        <w:numPr>
          <w:ilvl w:val="0"/>
          <w:numId w:val="92"/>
        </w:numPr>
        <w:tabs>
          <w:tab w:val="left" w:pos="1110"/>
        </w:tabs>
        <w:rPr>
          <w:rFonts w:ascii="Times New Roman" w:hAnsi="Times New Roman" w:cs="Times New Roman"/>
          <w:sz w:val="26"/>
          <w:szCs w:val="26"/>
        </w:rPr>
        <w:pPrChange w:id="351" w:author="Khanh Cong" w:date="2024-12-22T21:10:00Z" w16du:dateUtc="2024-12-22T14:10:00Z">
          <w:pPr>
            <w:pStyle w:val="normal1"/>
            <w:numPr>
              <w:numId w:val="61"/>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1BBCFA8" w14:textId="77777777" w:rsidR="00314B16" w:rsidRPr="006454E5" w:rsidRDefault="00314B16" w:rsidP="00770E68">
      <w:pPr>
        <w:pStyle w:val="normal1"/>
        <w:numPr>
          <w:ilvl w:val="1"/>
          <w:numId w:val="92"/>
        </w:numPr>
        <w:tabs>
          <w:tab w:val="left" w:pos="1110"/>
        </w:tabs>
        <w:rPr>
          <w:rFonts w:ascii="Times New Roman" w:hAnsi="Times New Roman" w:cs="Times New Roman"/>
          <w:sz w:val="26"/>
          <w:szCs w:val="26"/>
        </w:rPr>
        <w:pPrChange w:id="352" w:author="Khanh Cong" w:date="2024-12-22T21:10:00Z" w16du:dateUtc="2024-12-22T14:10:00Z">
          <w:pPr>
            <w:pStyle w:val="normal1"/>
            <w:numPr>
              <w:ilvl w:val="1"/>
              <w:numId w:val="61"/>
            </w:numPr>
            <w:tabs>
              <w:tab w:val="num" w:pos="0"/>
              <w:tab w:val="left" w:pos="1110"/>
            </w:tabs>
            <w:ind w:left="1440" w:hanging="360"/>
          </w:pPr>
        </w:pPrChange>
      </w:pPr>
      <w:r w:rsidRPr="006454E5">
        <w:rPr>
          <w:rFonts w:ascii="Times New Roman" w:hAnsi="Times New Roman" w:cs="Times New Roman"/>
          <w:sz w:val="26"/>
          <w:szCs w:val="26"/>
        </w:rPr>
        <w:t>changeOrderDetail(Order_detail detail): Boolean – Thêm, sửa sản phẩm trong đơn hàng.</w:t>
      </w:r>
    </w:p>
    <w:p w14:paraId="6D1A2CAE" w14:textId="77777777" w:rsidR="00314B16" w:rsidRPr="006454E5" w:rsidRDefault="00314B16" w:rsidP="00770E68">
      <w:pPr>
        <w:pStyle w:val="normal1"/>
        <w:numPr>
          <w:ilvl w:val="1"/>
          <w:numId w:val="92"/>
        </w:numPr>
        <w:tabs>
          <w:tab w:val="left" w:pos="1110"/>
        </w:tabs>
        <w:spacing w:after="240"/>
        <w:rPr>
          <w:rFonts w:ascii="Times New Roman" w:hAnsi="Times New Roman" w:cs="Times New Roman"/>
          <w:sz w:val="26"/>
          <w:szCs w:val="26"/>
        </w:rPr>
        <w:pPrChange w:id="353" w:author="Khanh Cong" w:date="2024-12-22T21:10:00Z" w16du:dateUtc="2024-12-22T14:10:00Z">
          <w:pPr>
            <w:pStyle w:val="normal1"/>
            <w:numPr>
              <w:ilvl w:val="1"/>
              <w:numId w:val="61"/>
            </w:numPr>
            <w:tabs>
              <w:tab w:val="num" w:pos="0"/>
              <w:tab w:val="left" w:pos="1110"/>
            </w:tabs>
            <w:spacing w:after="240"/>
            <w:ind w:left="1440" w:hanging="360"/>
          </w:pPr>
        </w:pPrChange>
      </w:pPr>
      <w:r w:rsidRPr="006454E5">
        <w:rPr>
          <w:rFonts w:ascii="Times New Roman" w:hAnsi="Times New Roman" w:cs="Times New Roman"/>
          <w:sz w:val="26"/>
          <w:szCs w:val="26"/>
        </w:rPr>
        <w:t>getByOrder(Order order): List&lt;Order_detail&gt; – Lấy danh sách sản phẩm trong đơn hàng.</w:t>
      </w:r>
    </w:p>
    <w:p w14:paraId="20310872" w14:textId="77777777" w:rsidR="00314B16" w:rsidRPr="006454E5" w:rsidRDefault="00314B16">
      <w:pPr>
        <w:pStyle w:val="NoSpacing"/>
        <w:pPrChange w:id="354" w:author="Khanh Cong" w:date="2024-12-21T20:47:00Z" w16du:dateUtc="2024-12-21T13:47:00Z">
          <w:pPr>
            <w:pStyle w:val="Heading3"/>
            <w:keepNext w:val="0"/>
            <w:keepLines w:val="0"/>
            <w:tabs>
              <w:tab w:val="left" w:pos="1110"/>
            </w:tabs>
            <w:ind w:left="1110" w:hanging="359"/>
          </w:pPr>
        </w:pPrChange>
      </w:pPr>
      <w:bookmarkStart w:id="355" w:name="_9f9mmn85qbvx"/>
      <w:bookmarkStart w:id="356" w:name="_Toc185447771"/>
      <w:bookmarkStart w:id="357" w:name="_Toc185534235"/>
      <w:bookmarkEnd w:id="355"/>
      <w:del w:id="358" w:author="Khanh Cong" w:date="2024-12-21T20:47:00Z" w16du:dateUtc="2024-12-21T13:47:00Z">
        <w:r w:rsidRPr="006454E5" w:rsidDel="00A60732">
          <w:lastRenderedPageBreak/>
          <w:delText xml:space="preserve">8. </w:delText>
        </w:r>
      </w:del>
      <w:r w:rsidRPr="006454E5">
        <w:t>Lớp Order</w:t>
      </w:r>
      <w:bookmarkEnd w:id="356"/>
      <w:bookmarkEnd w:id="357"/>
    </w:p>
    <w:p w14:paraId="141DD35C" w14:textId="77777777" w:rsidR="00314B16" w:rsidRPr="006454E5" w:rsidRDefault="00314B16" w:rsidP="00770E68">
      <w:pPr>
        <w:pStyle w:val="normal1"/>
        <w:numPr>
          <w:ilvl w:val="0"/>
          <w:numId w:val="94"/>
        </w:numPr>
        <w:tabs>
          <w:tab w:val="left" w:pos="1110"/>
        </w:tabs>
        <w:spacing w:before="240"/>
        <w:rPr>
          <w:rFonts w:ascii="Times New Roman" w:hAnsi="Times New Roman" w:cs="Times New Roman"/>
          <w:sz w:val="26"/>
          <w:szCs w:val="26"/>
        </w:rPr>
        <w:pPrChange w:id="359" w:author="Khanh Cong" w:date="2024-12-22T21:10:00Z" w16du:dateUtc="2024-12-22T14:10:00Z">
          <w:pPr>
            <w:pStyle w:val="normal1"/>
            <w:numPr>
              <w:numId w:val="62"/>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về đơn hàng.</w:t>
      </w:r>
    </w:p>
    <w:p w14:paraId="57423102" w14:textId="77777777" w:rsidR="00314B16" w:rsidRPr="006454E5" w:rsidRDefault="00314B16" w:rsidP="00770E68">
      <w:pPr>
        <w:pStyle w:val="normal1"/>
        <w:numPr>
          <w:ilvl w:val="0"/>
          <w:numId w:val="94"/>
        </w:numPr>
        <w:tabs>
          <w:tab w:val="left" w:pos="1110"/>
        </w:tabs>
        <w:rPr>
          <w:rFonts w:ascii="Times New Roman" w:hAnsi="Times New Roman" w:cs="Times New Roman"/>
          <w:sz w:val="26"/>
          <w:szCs w:val="26"/>
        </w:rPr>
        <w:pPrChange w:id="360" w:author="Khanh Cong" w:date="2024-12-22T21:10:00Z" w16du:dateUtc="2024-12-22T14:10:00Z">
          <w:pPr>
            <w:pStyle w:val="normal1"/>
            <w:numPr>
              <w:numId w:val="62"/>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15F0999"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1"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order_id: Mã định danh.</w:t>
      </w:r>
    </w:p>
    <w:p w14:paraId="55FFED53"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2"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order_date: Ngày đặt hàng.</w:t>
      </w:r>
    </w:p>
    <w:p w14:paraId="56407293"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3"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shipped_date: Ngày giao hàng.</w:t>
      </w:r>
    </w:p>
    <w:p w14:paraId="0178610D"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4"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note: Ghi chú.</w:t>
      </w:r>
    </w:p>
    <w:p w14:paraId="022FD591"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5"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ship_address: Địa chỉ giao hàng.</w:t>
      </w:r>
    </w:p>
    <w:p w14:paraId="0020C4BE"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6"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ship_fee: Phí giao hàng.</w:t>
      </w:r>
    </w:p>
    <w:p w14:paraId="04285A52"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7"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paid_date: Ngày thanh toán.</w:t>
      </w:r>
    </w:p>
    <w:p w14:paraId="1B1DA3D9"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8"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order_status: Trạng thái đơn hàng.</w:t>
      </w:r>
    </w:p>
    <w:p w14:paraId="5B238C75"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69"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payment_type: Phương thức thanh toán.</w:t>
      </w:r>
    </w:p>
    <w:p w14:paraId="7DD05711"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70"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customer: Thông tin khách hàng.</w:t>
      </w:r>
    </w:p>
    <w:p w14:paraId="3CA91CF7"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71"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order_details: Danh sách sản phẩm trong đơn hàng.</w:t>
      </w:r>
    </w:p>
    <w:p w14:paraId="3EC8F7E3" w14:textId="77777777" w:rsidR="00314B16" w:rsidRPr="006454E5" w:rsidRDefault="00314B16" w:rsidP="00770E68">
      <w:pPr>
        <w:pStyle w:val="normal1"/>
        <w:numPr>
          <w:ilvl w:val="0"/>
          <w:numId w:val="94"/>
        </w:numPr>
        <w:tabs>
          <w:tab w:val="left" w:pos="1110"/>
        </w:tabs>
        <w:rPr>
          <w:rFonts w:ascii="Times New Roman" w:hAnsi="Times New Roman" w:cs="Times New Roman"/>
          <w:sz w:val="26"/>
          <w:szCs w:val="26"/>
        </w:rPr>
        <w:pPrChange w:id="372" w:author="Khanh Cong" w:date="2024-12-22T21:10:00Z" w16du:dateUtc="2024-12-22T14:10:00Z">
          <w:pPr>
            <w:pStyle w:val="normal1"/>
            <w:numPr>
              <w:numId w:val="62"/>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EDA963B" w14:textId="77777777" w:rsidR="00314B16" w:rsidRPr="006454E5" w:rsidRDefault="00314B16" w:rsidP="00770E68">
      <w:pPr>
        <w:pStyle w:val="normal1"/>
        <w:numPr>
          <w:ilvl w:val="1"/>
          <w:numId w:val="94"/>
        </w:numPr>
        <w:tabs>
          <w:tab w:val="left" w:pos="1110"/>
        </w:tabs>
        <w:rPr>
          <w:rFonts w:ascii="Times New Roman" w:hAnsi="Times New Roman" w:cs="Times New Roman"/>
          <w:sz w:val="26"/>
          <w:szCs w:val="26"/>
        </w:rPr>
        <w:pPrChange w:id="373" w:author="Khanh Cong" w:date="2024-12-22T21:10:00Z" w16du:dateUtc="2024-12-22T14:10:00Z">
          <w:pPr>
            <w:pStyle w:val="normal1"/>
            <w:numPr>
              <w:ilvl w:val="1"/>
              <w:numId w:val="62"/>
            </w:numPr>
            <w:tabs>
              <w:tab w:val="num" w:pos="0"/>
              <w:tab w:val="left" w:pos="1110"/>
            </w:tabs>
            <w:ind w:left="1440" w:hanging="360"/>
          </w:pPr>
        </w:pPrChange>
      </w:pPr>
      <w:r w:rsidRPr="006454E5">
        <w:rPr>
          <w:rFonts w:ascii="Times New Roman" w:hAnsi="Times New Roman" w:cs="Times New Roman"/>
          <w:sz w:val="26"/>
          <w:szCs w:val="26"/>
        </w:rPr>
        <w:t>changeOrder(Order order): Boolean – Thêm, sửa đơn hàng.</w:t>
      </w:r>
    </w:p>
    <w:p w14:paraId="62C23C4F" w14:textId="77777777" w:rsidR="00314B16" w:rsidRPr="006454E5" w:rsidRDefault="00314B16" w:rsidP="00770E68">
      <w:pPr>
        <w:pStyle w:val="normal1"/>
        <w:numPr>
          <w:ilvl w:val="1"/>
          <w:numId w:val="94"/>
        </w:numPr>
        <w:tabs>
          <w:tab w:val="left" w:pos="1110"/>
        </w:tabs>
        <w:spacing w:after="240"/>
        <w:rPr>
          <w:rFonts w:ascii="Times New Roman" w:hAnsi="Times New Roman" w:cs="Times New Roman"/>
          <w:sz w:val="26"/>
          <w:szCs w:val="26"/>
        </w:rPr>
        <w:pPrChange w:id="374" w:author="Khanh Cong" w:date="2024-12-22T21:10:00Z" w16du:dateUtc="2024-12-22T14:10:00Z">
          <w:pPr>
            <w:pStyle w:val="normal1"/>
            <w:numPr>
              <w:ilvl w:val="1"/>
              <w:numId w:val="62"/>
            </w:numPr>
            <w:tabs>
              <w:tab w:val="num" w:pos="0"/>
              <w:tab w:val="left" w:pos="1110"/>
            </w:tabs>
            <w:spacing w:after="240"/>
            <w:ind w:left="1440" w:hanging="360"/>
          </w:pPr>
        </w:pPrChange>
      </w:pPr>
      <w:r w:rsidRPr="006454E5">
        <w:rPr>
          <w:rFonts w:ascii="Times New Roman" w:hAnsi="Times New Roman" w:cs="Times New Roman"/>
          <w:sz w:val="26"/>
          <w:szCs w:val="26"/>
        </w:rPr>
        <w:t>getByCustomer(Customer customer): List&lt;Order&gt; – Lấy danh sách đơn hàng theo khách hàng.</w:t>
      </w:r>
    </w:p>
    <w:p w14:paraId="50908B99" w14:textId="77777777" w:rsidR="00314B16" w:rsidRPr="006454E5" w:rsidRDefault="00314B16">
      <w:pPr>
        <w:pStyle w:val="NoSpacing"/>
        <w:pPrChange w:id="375" w:author="Khanh Cong" w:date="2024-12-21T20:47:00Z" w16du:dateUtc="2024-12-21T13:47:00Z">
          <w:pPr>
            <w:pStyle w:val="Heading3"/>
            <w:keepNext w:val="0"/>
            <w:keepLines w:val="0"/>
            <w:tabs>
              <w:tab w:val="left" w:pos="1110"/>
            </w:tabs>
            <w:ind w:left="1110" w:hanging="359"/>
          </w:pPr>
        </w:pPrChange>
      </w:pPr>
      <w:bookmarkStart w:id="376" w:name="_9gm4eh2vli6j"/>
      <w:bookmarkStart w:id="377" w:name="_Toc185447772"/>
      <w:bookmarkStart w:id="378" w:name="_Toc185534236"/>
      <w:bookmarkEnd w:id="376"/>
      <w:del w:id="379" w:author="Khanh Cong" w:date="2024-12-21T20:47:00Z" w16du:dateUtc="2024-12-21T13:47:00Z">
        <w:r w:rsidRPr="006454E5" w:rsidDel="00A60732">
          <w:delText xml:space="preserve">9. </w:delText>
        </w:r>
      </w:del>
      <w:r w:rsidRPr="006454E5">
        <w:t>Lớp Product</w:t>
      </w:r>
      <w:bookmarkEnd w:id="377"/>
      <w:bookmarkEnd w:id="378"/>
    </w:p>
    <w:p w14:paraId="544851CF" w14:textId="77777777" w:rsidR="00314B16" w:rsidRPr="006454E5" w:rsidRDefault="00314B16" w:rsidP="00770E68">
      <w:pPr>
        <w:pStyle w:val="normal1"/>
        <w:numPr>
          <w:ilvl w:val="0"/>
          <w:numId w:val="95"/>
        </w:numPr>
        <w:tabs>
          <w:tab w:val="left" w:pos="1110"/>
        </w:tabs>
        <w:spacing w:before="240"/>
        <w:rPr>
          <w:rFonts w:ascii="Times New Roman" w:hAnsi="Times New Roman" w:cs="Times New Roman"/>
          <w:sz w:val="26"/>
          <w:szCs w:val="26"/>
        </w:rPr>
        <w:pPrChange w:id="380" w:author="Khanh Cong" w:date="2024-12-22T21:10:00Z" w16du:dateUtc="2024-12-22T14:10:00Z">
          <w:pPr>
            <w:pStyle w:val="normal1"/>
            <w:numPr>
              <w:numId w:val="63"/>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w:t>
      </w:r>
    </w:p>
    <w:p w14:paraId="75775B3F" w14:textId="77777777" w:rsidR="00314B16" w:rsidRPr="006454E5" w:rsidRDefault="00314B16" w:rsidP="00770E68">
      <w:pPr>
        <w:pStyle w:val="normal1"/>
        <w:numPr>
          <w:ilvl w:val="0"/>
          <w:numId w:val="95"/>
        </w:numPr>
        <w:tabs>
          <w:tab w:val="left" w:pos="1110"/>
        </w:tabs>
        <w:rPr>
          <w:rFonts w:ascii="Times New Roman" w:hAnsi="Times New Roman" w:cs="Times New Roman"/>
          <w:sz w:val="26"/>
          <w:szCs w:val="26"/>
        </w:rPr>
        <w:pPrChange w:id="381" w:author="Khanh Cong" w:date="2024-12-22T21:10:00Z" w16du:dateUtc="2024-12-22T14:10:00Z">
          <w:pPr>
            <w:pStyle w:val="normal1"/>
            <w:numPr>
              <w:numId w:val="63"/>
            </w:numPr>
            <w:tabs>
              <w:tab w:val="num" w:pos="0"/>
              <w:tab w:val="left" w:pos="1110"/>
            </w:tabs>
            <w:ind w:left="720" w:hanging="360"/>
          </w:pPr>
        </w:pPrChange>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EF4730C"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2"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product_id: Mã định danh.</w:t>
      </w:r>
    </w:p>
    <w:p w14:paraId="02EE9A9C"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3"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product_name: Tên sản phẩm.</w:t>
      </w:r>
    </w:p>
    <w:p w14:paraId="16AE00E8"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4"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description: Mô tả sản phẩm.</w:t>
      </w:r>
    </w:p>
    <w:p w14:paraId="2C657A88"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5"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standard_cost: Giá gốc.</w:t>
      </w:r>
    </w:p>
    <w:p w14:paraId="4C1A915E"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6"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price: Giá bán.</w:t>
      </w:r>
    </w:p>
    <w:p w14:paraId="32479472"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7"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stock: Số lượng sản phẩm.</w:t>
      </w:r>
    </w:p>
    <w:p w14:paraId="7F16B652"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8"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product_status: Trạng thái sản phẩm.</w:t>
      </w:r>
    </w:p>
    <w:p w14:paraId="255D70FC"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89"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category: Thông tin loại sản phẩm.</w:t>
      </w:r>
    </w:p>
    <w:p w14:paraId="0CC43D81"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90"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product_discounts: Thông tin giảm giá.</w:t>
      </w:r>
    </w:p>
    <w:p w14:paraId="5F783C0D"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91"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product_images: Danh sách hình ảnh sản phẩm.</w:t>
      </w:r>
    </w:p>
    <w:p w14:paraId="22A4B5C9"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92"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product_reviews: Danh sách đánh giá.</w:t>
      </w:r>
    </w:p>
    <w:p w14:paraId="23DEAB8D" w14:textId="77777777" w:rsidR="00314B16" w:rsidRPr="006454E5" w:rsidRDefault="00314B16" w:rsidP="00770E68">
      <w:pPr>
        <w:pStyle w:val="normal1"/>
        <w:numPr>
          <w:ilvl w:val="0"/>
          <w:numId w:val="95"/>
        </w:numPr>
        <w:tabs>
          <w:tab w:val="left" w:pos="1110"/>
        </w:tabs>
        <w:rPr>
          <w:rFonts w:ascii="Times New Roman" w:hAnsi="Times New Roman" w:cs="Times New Roman"/>
          <w:sz w:val="26"/>
          <w:szCs w:val="26"/>
        </w:rPr>
        <w:pPrChange w:id="393" w:author="Khanh Cong" w:date="2024-12-22T21:10:00Z" w16du:dateUtc="2024-12-22T14:10:00Z">
          <w:pPr>
            <w:pStyle w:val="normal1"/>
            <w:numPr>
              <w:numId w:val="63"/>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067F74C"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94"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changeProduct(Product product): Boolean – Thêm, sửa, xóa sản phẩm.</w:t>
      </w:r>
    </w:p>
    <w:p w14:paraId="1F86E57E" w14:textId="77777777" w:rsidR="00314B16" w:rsidRPr="006454E5" w:rsidRDefault="00314B16" w:rsidP="00770E68">
      <w:pPr>
        <w:pStyle w:val="normal1"/>
        <w:numPr>
          <w:ilvl w:val="1"/>
          <w:numId w:val="95"/>
        </w:numPr>
        <w:tabs>
          <w:tab w:val="left" w:pos="1110"/>
        </w:tabs>
        <w:rPr>
          <w:rFonts w:ascii="Times New Roman" w:hAnsi="Times New Roman" w:cs="Times New Roman"/>
          <w:sz w:val="26"/>
          <w:szCs w:val="26"/>
        </w:rPr>
        <w:pPrChange w:id="395" w:author="Khanh Cong" w:date="2024-12-22T21:10:00Z" w16du:dateUtc="2024-12-22T14:10:00Z">
          <w:pPr>
            <w:pStyle w:val="normal1"/>
            <w:numPr>
              <w:ilvl w:val="1"/>
              <w:numId w:val="63"/>
            </w:numPr>
            <w:tabs>
              <w:tab w:val="num" w:pos="0"/>
              <w:tab w:val="left" w:pos="1110"/>
            </w:tabs>
            <w:ind w:left="1440" w:hanging="360"/>
          </w:pPr>
        </w:pPrChange>
      </w:pPr>
      <w:r w:rsidRPr="006454E5">
        <w:rPr>
          <w:rFonts w:ascii="Times New Roman" w:hAnsi="Times New Roman" w:cs="Times New Roman"/>
          <w:sz w:val="26"/>
          <w:szCs w:val="26"/>
        </w:rPr>
        <w:t>getByCategory(Category category): List&lt;Product&gt; – Lấy danh sách sản phẩm theo loại.</w:t>
      </w:r>
    </w:p>
    <w:p w14:paraId="151EE62C" w14:textId="77777777" w:rsidR="00314B16" w:rsidRPr="006454E5" w:rsidRDefault="00314B16" w:rsidP="00770E68">
      <w:pPr>
        <w:pStyle w:val="normal1"/>
        <w:numPr>
          <w:ilvl w:val="1"/>
          <w:numId w:val="95"/>
        </w:numPr>
        <w:tabs>
          <w:tab w:val="left" w:pos="1110"/>
        </w:tabs>
        <w:spacing w:after="240"/>
        <w:rPr>
          <w:rFonts w:ascii="Times New Roman" w:hAnsi="Times New Roman" w:cs="Times New Roman"/>
          <w:sz w:val="26"/>
          <w:szCs w:val="26"/>
        </w:rPr>
        <w:pPrChange w:id="396" w:author="Khanh Cong" w:date="2024-12-22T21:10:00Z" w16du:dateUtc="2024-12-22T14:10:00Z">
          <w:pPr>
            <w:pStyle w:val="normal1"/>
            <w:numPr>
              <w:ilvl w:val="1"/>
              <w:numId w:val="63"/>
            </w:numPr>
            <w:tabs>
              <w:tab w:val="num" w:pos="0"/>
              <w:tab w:val="left" w:pos="1110"/>
            </w:tabs>
            <w:spacing w:after="240"/>
            <w:ind w:left="1440" w:hanging="360"/>
          </w:pPr>
        </w:pPrChange>
      </w:pPr>
      <w:r w:rsidRPr="006454E5">
        <w:rPr>
          <w:rFonts w:ascii="Times New Roman" w:hAnsi="Times New Roman" w:cs="Times New Roman"/>
          <w:sz w:val="26"/>
          <w:szCs w:val="26"/>
        </w:rPr>
        <w:t>getAll(): List&lt;Product&gt; – Lấy tất cả sản phẩm.</w:t>
      </w:r>
    </w:p>
    <w:p w14:paraId="5D70DFD4" w14:textId="77777777" w:rsidR="00314B16" w:rsidRPr="006454E5" w:rsidRDefault="00314B16">
      <w:pPr>
        <w:pStyle w:val="NoSpacing"/>
        <w:pPrChange w:id="397" w:author="Khanh Cong" w:date="2024-12-21T20:47:00Z" w16du:dateUtc="2024-12-21T13:47:00Z">
          <w:pPr>
            <w:pStyle w:val="Heading3"/>
            <w:keepNext w:val="0"/>
            <w:keepLines w:val="0"/>
            <w:tabs>
              <w:tab w:val="left" w:pos="1110"/>
            </w:tabs>
            <w:ind w:left="1110" w:hanging="359"/>
          </w:pPr>
        </w:pPrChange>
      </w:pPr>
      <w:bookmarkStart w:id="398" w:name="_ldji204o7j5q"/>
      <w:bookmarkStart w:id="399" w:name="_Toc185447773"/>
      <w:bookmarkStart w:id="400" w:name="_Toc185534237"/>
      <w:bookmarkEnd w:id="398"/>
      <w:del w:id="401" w:author="Khanh Cong" w:date="2024-12-21T20:47:00Z" w16du:dateUtc="2024-12-21T13:47:00Z">
        <w:r w:rsidRPr="006454E5" w:rsidDel="00A60732">
          <w:delText xml:space="preserve">10. </w:delText>
        </w:r>
      </w:del>
      <w:r w:rsidRPr="006454E5">
        <w:t>Lớp Customer</w:t>
      </w:r>
      <w:bookmarkEnd w:id="399"/>
      <w:bookmarkEnd w:id="400"/>
    </w:p>
    <w:p w14:paraId="4E47AA8C" w14:textId="77777777" w:rsidR="00314B16" w:rsidRPr="006454E5" w:rsidRDefault="00314B16" w:rsidP="00770E68">
      <w:pPr>
        <w:pStyle w:val="normal1"/>
        <w:numPr>
          <w:ilvl w:val="0"/>
          <w:numId w:val="96"/>
        </w:numPr>
        <w:tabs>
          <w:tab w:val="left" w:pos="1110"/>
        </w:tabs>
        <w:spacing w:before="240"/>
        <w:rPr>
          <w:rFonts w:ascii="Times New Roman" w:hAnsi="Times New Roman" w:cs="Times New Roman"/>
          <w:sz w:val="26"/>
          <w:szCs w:val="26"/>
        </w:rPr>
        <w:pPrChange w:id="402" w:author="Khanh Cong" w:date="2024-12-22T21:10:00Z" w16du:dateUtc="2024-12-22T14:10:00Z">
          <w:pPr>
            <w:pStyle w:val="normal1"/>
            <w:numPr>
              <w:numId w:val="64"/>
            </w:numPr>
            <w:tabs>
              <w:tab w:val="num" w:pos="0"/>
              <w:tab w:val="left" w:pos="1110"/>
            </w:tabs>
            <w:spacing w:before="240"/>
            <w:ind w:left="720" w:hanging="360"/>
          </w:pPr>
        </w:pPrChange>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khách hàng.</w:t>
      </w:r>
    </w:p>
    <w:p w14:paraId="2E66913B" w14:textId="77777777" w:rsidR="00314B16" w:rsidRPr="006454E5" w:rsidRDefault="00314B16" w:rsidP="00770E68">
      <w:pPr>
        <w:pStyle w:val="normal1"/>
        <w:numPr>
          <w:ilvl w:val="0"/>
          <w:numId w:val="96"/>
        </w:numPr>
        <w:tabs>
          <w:tab w:val="left" w:pos="1110"/>
        </w:tabs>
        <w:rPr>
          <w:rFonts w:ascii="Times New Roman" w:hAnsi="Times New Roman" w:cs="Times New Roman"/>
          <w:sz w:val="26"/>
          <w:szCs w:val="26"/>
        </w:rPr>
        <w:pPrChange w:id="403" w:author="Khanh Cong" w:date="2024-12-22T21:10:00Z" w16du:dateUtc="2024-12-22T14:10:00Z">
          <w:pPr>
            <w:pStyle w:val="normal1"/>
            <w:numPr>
              <w:numId w:val="64"/>
            </w:numPr>
            <w:tabs>
              <w:tab w:val="num" w:pos="0"/>
              <w:tab w:val="left" w:pos="1110"/>
            </w:tabs>
            <w:ind w:left="720" w:hanging="360"/>
          </w:pPr>
        </w:pPrChange>
      </w:pPr>
      <w:r w:rsidRPr="006454E5">
        <w:rPr>
          <w:rFonts w:ascii="Times New Roman" w:hAnsi="Times New Roman" w:cs="Times New Roman"/>
          <w:b/>
          <w:sz w:val="26"/>
          <w:szCs w:val="26"/>
        </w:rPr>
        <w:lastRenderedPageBreak/>
        <w:t>Thuộc tính</w:t>
      </w:r>
      <w:r w:rsidRPr="006454E5">
        <w:rPr>
          <w:rFonts w:ascii="Times New Roman" w:hAnsi="Times New Roman" w:cs="Times New Roman"/>
          <w:sz w:val="26"/>
          <w:szCs w:val="26"/>
        </w:rPr>
        <w:t>:</w:t>
      </w:r>
    </w:p>
    <w:p w14:paraId="2FDE4C24"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04"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customer_id: Mã định danh.</w:t>
      </w:r>
    </w:p>
    <w:p w14:paraId="7E1BD465"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05"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username: Tên đăng nhập.</w:t>
      </w:r>
    </w:p>
    <w:p w14:paraId="0CB0264C"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06"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password: Mật khẩu.</w:t>
      </w:r>
    </w:p>
    <w:p w14:paraId="5CB9F1F9"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07"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fullname: Họ và tên.</w:t>
      </w:r>
    </w:p>
    <w:p w14:paraId="6484B86B"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08"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avatar: Ảnh đại diện.</w:t>
      </w:r>
    </w:p>
    <w:p w14:paraId="52A3CE57"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09"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phone: Số điện thoại.</w:t>
      </w:r>
    </w:p>
    <w:p w14:paraId="712FC7E7"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10"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orders: Danh sách đơn hàng của khách hàng.</w:t>
      </w:r>
    </w:p>
    <w:p w14:paraId="5114E320" w14:textId="77777777" w:rsidR="00314B16" w:rsidRPr="006454E5" w:rsidRDefault="00314B16" w:rsidP="00770E68">
      <w:pPr>
        <w:pStyle w:val="normal1"/>
        <w:numPr>
          <w:ilvl w:val="0"/>
          <w:numId w:val="96"/>
        </w:numPr>
        <w:tabs>
          <w:tab w:val="left" w:pos="1110"/>
        </w:tabs>
        <w:rPr>
          <w:rFonts w:ascii="Times New Roman" w:hAnsi="Times New Roman" w:cs="Times New Roman"/>
          <w:sz w:val="26"/>
          <w:szCs w:val="26"/>
        </w:rPr>
        <w:pPrChange w:id="411" w:author="Khanh Cong" w:date="2024-12-22T21:10:00Z" w16du:dateUtc="2024-12-22T14:10:00Z">
          <w:pPr>
            <w:pStyle w:val="normal1"/>
            <w:numPr>
              <w:numId w:val="64"/>
            </w:numPr>
            <w:tabs>
              <w:tab w:val="num" w:pos="0"/>
              <w:tab w:val="left" w:pos="1110"/>
            </w:tabs>
            <w:ind w:left="720" w:hanging="360"/>
          </w:pPr>
        </w:pPrChange>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295A265B"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12"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changeCustomer(Customer customer): Boolean – Thêm, sửa, xóa khách hàng.</w:t>
      </w:r>
    </w:p>
    <w:p w14:paraId="027E41D6"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pPrChange w:id="413"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findByUsername(String username): Customer – Tìm khách hàng theo tên đăng nhập.</w:t>
      </w:r>
    </w:p>
    <w:p w14:paraId="40B05AE0" w14:textId="77777777" w:rsidR="00314B16" w:rsidRPr="006454E5" w:rsidRDefault="00314B16" w:rsidP="00770E68">
      <w:pPr>
        <w:pStyle w:val="normal1"/>
        <w:numPr>
          <w:ilvl w:val="1"/>
          <w:numId w:val="96"/>
        </w:numPr>
        <w:tabs>
          <w:tab w:val="left" w:pos="1110"/>
        </w:tabs>
        <w:rPr>
          <w:rFonts w:ascii="Times New Roman" w:hAnsi="Times New Roman" w:cs="Times New Roman"/>
          <w:sz w:val="26"/>
          <w:szCs w:val="26"/>
        </w:rPr>
        <w:sectPr w:rsidR="00314B16" w:rsidRPr="006454E5" w:rsidSect="00314B16">
          <w:headerReference w:type="even" r:id="rId84"/>
          <w:headerReference w:type="default" r:id="rId85"/>
          <w:footerReference w:type="even" r:id="rId86"/>
          <w:footerReference w:type="default" r:id="rId87"/>
          <w:headerReference w:type="first" r:id="rId88"/>
          <w:footerReference w:type="first" r:id="rId89"/>
          <w:pgSz w:w="12240" w:h="15840"/>
          <w:pgMar w:top="1500" w:right="1320" w:bottom="1280" w:left="1320" w:header="730" w:footer="0" w:gutter="0"/>
          <w:cols w:space="720"/>
          <w:formProt w:val="0"/>
          <w:docGrid w:linePitch="100" w:charSpace="-8193"/>
        </w:sectPr>
        <w:pPrChange w:id="414" w:author="Khanh Cong" w:date="2024-12-22T21:10:00Z" w16du:dateUtc="2024-12-22T14:10:00Z">
          <w:pPr>
            <w:pStyle w:val="normal1"/>
            <w:numPr>
              <w:ilvl w:val="1"/>
              <w:numId w:val="64"/>
            </w:numPr>
            <w:tabs>
              <w:tab w:val="num" w:pos="0"/>
              <w:tab w:val="left" w:pos="1110"/>
            </w:tabs>
            <w:ind w:left="1440" w:hanging="360"/>
          </w:pPr>
        </w:pPrChange>
      </w:pPr>
      <w:r w:rsidRPr="006454E5">
        <w:rPr>
          <w:rFonts w:ascii="Times New Roman" w:hAnsi="Times New Roman" w:cs="Times New Roman"/>
          <w:sz w:val="26"/>
          <w:szCs w:val="26"/>
        </w:rPr>
        <w:t>getAll(): List&lt;Customer&gt; – Lấy tất cả khách hàng</w:t>
      </w:r>
      <w:del w:id="415" w:author="Khanh Cong" w:date="2024-12-22T21:10:00Z" w16du:dateUtc="2024-12-22T14:10:00Z">
        <w:r w:rsidRPr="006454E5" w:rsidDel="00770E68">
          <w:rPr>
            <w:rFonts w:ascii="Times New Roman" w:hAnsi="Times New Roman" w:cs="Times New Roman"/>
            <w:sz w:val="26"/>
            <w:szCs w:val="26"/>
          </w:rPr>
          <w:delText>.</w:delText>
        </w:r>
      </w:del>
    </w:p>
    <w:p w14:paraId="489B1CB1" w14:textId="77777777" w:rsidR="00314B16" w:rsidRPr="006454E5" w:rsidRDefault="00314B16" w:rsidP="00314B16">
      <w:pPr>
        <w:pStyle w:val="normal1"/>
        <w:spacing w:before="60"/>
        <w:rPr>
          <w:rFonts w:ascii="Times New Roman" w:hAnsi="Times New Roman" w:cs="Times New Roman"/>
          <w:sz w:val="26"/>
          <w:szCs w:val="26"/>
        </w:rPr>
      </w:pPr>
    </w:p>
    <w:p w14:paraId="01A89091" w14:textId="77777777" w:rsidR="00314B16" w:rsidRPr="006454E5" w:rsidDel="00A60732" w:rsidRDefault="00314B16" w:rsidP="00314B16">
      <w:pPr>
        <w:pStyle w:val="normal1"/>
        <w:rPr>
          <w:del w:id="416" w:author="Khanh Cong" w:date="2024-12-21T20:48:00Z" w16du:dateUtc="2024-12-21T13:48:00Z"/>
          <w:rFonts w:ascii="Times New Roman" w:hAnsi="Times New Roman" w:cs="Times New Roman"/>
          <w:sz w:val="26"/>
          <w:szCs w:val="26"/>
        </w:rPr>
      </w:pPr>
    </w:p>
    <w:p w14:paraId="3ABEAB1F" w14:textId="77777777" w:rsidR="00314B16" w:rsidRPr="006454E5" w:rsidRDefault="00314B16">
      <w:pPr>
        <w:pStyle w:val="NoSpacing"/>
        <w:pPrChange w:id="417" w:author="Khanh Cong" w:date="2024-12-21T20:48:00Z" w16du:dateUtc="2024-12-21T13:48:00Z">
          <w:pPr>
            <w:pStyle w:val="normal1"/>
          </w:pPr>
        </w:pPrChange>
      </w:pPr>
      <w:del w:id="418" w:author="Khanh Cong" w:date="2024-12-21T20:48:00Z" w16du:dateUtc="2024-12-21T13:48:00Z">
        <w:r w:rsidRPr="006454E5" w:rsidDel="00A60732">
          <w:delText xml:space="preserve">11. </w:delText>
        </w:r>
      </w:del>
      <w:r w:rsidRPr="006454E5">
        <w:t>Lớp Staff</w:t>
      </w:r>
    </w:p>
    <w:p w14:paraId="3FB790B1"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Định nghĩa: Thông tin về nhân viên.</w:t>
      </w:r>
    </w:p>
    <w:p w14:paraId="00369FBC"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A9AA312"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staff_id: Mã định danh nhân viên.</w:t>
      </w:r>
    </w:p>
    <w:p w14:paraId="296ED716"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username: Tên đăng nhập.</w:t>
      </w:r>
    </w:p>
    <w:p w14:paraId="1C3E3E49"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password: Mật khẩu.</w:t>
      </w:r>
    </w:p>
    <w:p w14:paraId="1AE84173"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fullname: Họ và tên.</w:t>
      </w:r>
    </w:p>
    <w:p w14:paraId="5B23A4D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email: Email liên hệ.</w:t>
      </w:r>
    </w:p>
    <w:p w14:paraId="017740DF"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phone: Số điện thoại.</w:t>
      </w:r>
    </w:p>
    <w:p w14:paraId="5700550C"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role: Vai trò của nhân viên (như quản lý, nhân viên bán hàng, v.v.).</w:t>
      </w:r>
    </w:p>
    <w:p w14:paraId="42CB8361"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nhân viên (đang làm việc, nghỉ việc, v.v.).</w:t>
      </w:r>
    </w:p>
    <w:p w14:paraId="147BF343"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72300EB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changeStaff(Staff staff): Boolean – Thêm, sửa, xóa nhân viên.</w:t>
      </w:r>
    </w:p>
    <w:p w14:paraId="38B10687"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findByUsername(String username): Staff – Tìm nhân viên theo tên đăng nhập.</w:t>
      </w:r>
    </w:p>
    <w:p w14:paraId="7A543BB0"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getAll(): List&lt;Staff&gt; – Lấy tất cả nhân viên.</w:t>
      </w:r>
    </w:p>
    <w:p w14:paraId="0C82B631" w14:textId="77777777" w:rsidR="00314B16" w:rsidRPr="006454E5" w:rsidRDefault="00314B16">
      <w:pPr>
        <w:pStyle w:val="NoSpacing"/>
        <w:pPrChange w:id="419" w:author="Khanh Cong" w:date="2024-12-21T20:48:00Z" w16du:dateUtc="2024-12-21T13:48:00Z">
          <w:pPr>
            <w:pStyle w:val="normal1"/>
          </w:pPr>
        </w:pPrChange>
      </w:pPr>
      <w:del w:id="420" w:author="Khanh Cong" w:date="2024-12-21T20:48:00Z" w16du:dateUtc="2024-12-21T13:48:00Z">
        <w:r w:rsidRPr="006454E5" w:rsidDel="00A60732">
          <w:delText xml:space="preserve">12. </w:delText>
        </w:r>
      </w:del>
      <w:r w:rsidRPr="006454E5">
        <w:t>Lớp Banner</w:t>
      </w:r>
    </w:p>
    <w:p w14:paraId="0D9434F8"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Định nghĩa: Thông tin về banner quảng cáo.</w:t>
      </w:r>
    </w:p>
    <w:p w14:paraId="09C0C64B"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383E790"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banner_id: Mã định danh banner.</w:t>
      </w:r>
    </w:p>
    <w:p w14:paraId="3657619F"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title: Tiêu đề banner.</w:t>
      </w:r>
    </w:p>
    <w:p w14:paraId="5148D03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image: Đường dẫn ảnh của banner.</w:t>
      </w:r>
    </w:p>
    <w:p w14:paraId="71691523"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create_at: Ngày tạo banner.</w:t>
      </w:r>
    </w:p>
    <w:p w14:paraId="675CD846"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update_at: Ngày cập nhật banner.</w:t>
      </w:r>
    </w:p>
    <w:p w14:paraId="6FE1D94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banner (hiển thị hoặc ẩn).</w:t>
      </w:r>
    </w:p>
    <w:p w14:paraId="465A8A69"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1A7CA867"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addBanner(Banner banner): Boolean – Thêm banner mới.</w:t>
      </w:r>
    </w:p>
    <w:p w14:paraId="3B552B1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updateBanner(Banner banner): Boolean – Cập nhật thông tin banner.</w:t>
      </w:r>
    </w:p>
    <w:p w14:paraId="4D64047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deleteBanner(String banner_id): Boolean – Xóa banner theo mã định danh.</w:t>
      </w:r>
    </w:p>
    <w:p w14:paraId="110C895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getAll(): List&lt;Banner&gt; – Lấy tất cả các banner.</w:t>
      </w:r>
    </w:p>
    <w:p w14:paraId="28FDEAAF" w14:textId="77777777" w:rsidR="00314B16" w:rsidRPr="006454E5" w:rsidRDefault="00314B16">
      <w:pPr>
        <w:pStyle w:val="NoSpacing"/>
        <w:pPrChange w:id="421" w:author="Khanh Cong" w:date="2024-12-21T20:48:00Z" w16du:dateUtc="2024-12-21T13:48:00Z">
          <w:pPr>
            <w:pStyle w:val="normal1"/>
          </w:pPr>
        </w:pPrChange>
      </w:pPr>
      <w:del w:id="422" w:author="Khanh Cong" w:date="2024-12-21T20:48:00Z" w16du:dateUtc="2024-12-21T13:48:00Z">
        <w:r w:rsidRPr="006454E5" w:rsidDel="00A60732">
          <w:delText xml:space="preserve">13. </w:delText>
        </w:r>
      </w:del>
      <w:r w:rsidRPr="006454E5">
        <w:t>Lớp Event</w:t>
      </w:r>
    </w:p>
    <w:p w14:paraId="3020FCC3"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Định nghĩa: Thông tin về sự kiện.</w:t>
      </w:r>
    </w:p>
    <w:p w14:paraId="7C8D9FB9"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Thuộc tính:</w:t>
      </w:r>
    </w:p>
    <w:p w14:paraId="60358912"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event_id: Mã định danh sự kiện.</w:t>
      </w:r>
    </w:p>
    <w:p w14:paraId="00D863F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title: Tiêu đề sự kiện.</w:t>
      </w:r>
    </w:p>
    <w:p w14:paraId="087FA7D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description: Mô tả sự kiện.</w:t>
      </w:r>
    </w:p>
    <w:p w14:paraId="2456A3E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start_date: Ngày bắt đầu sự kiện.</w:t>
      </w:r>
    </w:p>
    <w:p w14:paraId="2ADB5849"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end_date: Ngày kết thúc sự kiện.</w:t>
      </w:r>
    </w:p>
    <w:p w14:paraId="3BD6A58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sự kiện (đang diễn ra, đã kết thúc).</w:t>
      </w:r>
    </w:p>
    <w:p w14:paraId="3499D6D2"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CD3081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addEvent(Event event): Boolean – Thêm sự kiện mới.</w:t>
      </w:r>
    </w:p>
    <w:p w14:paraId="16EB0180"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updateEvent(Event event): Boolean – Cập nhật thông tin sự kiện.</w:t>
      </w:r>
    </w:p>
    <w:p w14:paraId="50A5517B"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deleteEvent(String event_id): Boolean – Xóa sự kiện theo mã định danh.</w:t>
      </w:r>
    </w:p>
    <w:p w14:paraId="7133CE8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getAll(): List&lt;Event&gt; – Lấy tất cả các sự kiện.</w:t>
      </w:r>
    </w:p>
    <w:p w14:paraId="6B87BC28" w14:textId="77777777" w:rsidR="00314B16" w:rsidRPr="006454E5" w:rsidRDefault="00314B16">
      <w:pPr>
        <w:pStyle w:val="NoSpacing"/>
        <w:pPrChange w:id="423" w:author="Khanh Cong" w:date="2024-12-21T20:48:00Z" w16du:dateUtc="2024-12-21T13:48:00Z">
          <w:pPr>
            <w:pStyle w:val="normal1"/>
          </w:pPr>
        </w:pPrChange>
      </w:pPr>
      <w:del w:id="424" w:author="Khanh Cong" w:date="2024-12-21T20:48:00Z" w16du:dateUtc="2024-12-21T13:48:00Z">
        <w:r w:rsidRPr="006454E5" w:rsidDel="00A60732">
          <w:delText xml:space="preserve">14. </w:delText>
        </w:r>
      </w:del>
      <w:r w:rsidRPr="006454E5">
        <w:t>Lớp ProductDiscount</w:t>
      </w:r>
    </w:p>
    <w:p w14:paraId="514A2891"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Định nghĩa: Thông tin giảm giá của sản phẩm.</w:t>
      </w:r>
    </w:p>
    <w:p w14:paraId="25031B05"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lastRenderedPageBreak/>
        <w:t>Thuộc tính:</w:t>
      </w:r>
    </w:p>
    <w:p w14:paraId="03304837"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productdiscount_id: Mã định danh giảm giá.</w:t>
      </w:r>
    </w:p>
    <w:p w14:paraId="6E4F1EB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discount_percentage: Phần trăm giảm giá.</w:t>
      </w:r>
    </w:p>
    <w:p w14:paraId="6C59A61F"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start_date: Ngày bắt đầu giảm giá.</w:t>
      </w:r>
    </w:p>
    <w:p w14:paraId="4646F629"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end_date: Ngày kết thúc giảm giá.</w:t>
      </w:r>
    </w:p>
    <w:p w14:paraId="2B5E695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 Sản phẩm được áp dụng giảm giá.</w:t>
      </w:r>
    </w:p>
    <w:p w14:paraId="5FFB543E"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7DBA61D"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addProductDiscount(ProductDiscount discount): Boolean – Thêm giảm giá mới cho sản phẩm.</w:t>
      </w:r>
    </w:p>
    <w:p w14:paraId="50808D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updateProductDiscount(ProductDiscount discount): Boolean – Cập nhật thông tin giảm giá.</w:t>
      </w:r>
    </w:p>
    <w:p w14:paraId="6EBAFE2C"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deleteProductDiscount(String productdiscount_id): Boolean – Xóa thông tin giảm giá theo mã định danh.</w:t>
      </w:r>
    </w:p>
    <w:p w14:paraId="16B5C7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getDiscountByProduct(Product product): List&lt;ProductDiscount&gt; – Lấy các giảm giá theo sản phẩm.</w:t>
      </w:r>
    </w:p>
    <w:p w14:paraId="56ACF0B4" w14:textId="77777777" w:rsidR="00314B16" w:rsidRPr="006454E5" w:rsidRDefault="00314B16">
      <w:pPr>
        <w:pStyle w:val="NoSpacing"/>
        <w:pPrChange w:id="425" w:author="Khanh Cong" w:date="2024-12-21T20:48:00Z" w16du:dateUtc="2024-12-21T13:48:00Z">
          <w:pPr>
            <w:pStyle w:val="normal1"/>
          </w:pPr>
        </w:pPrChange>
      </w:pPr>
      <w:del w:id="426" w:author="Khanh Cong" w:date="2024-12-21T20:48:00Z" w16du:dateUtc="2024-12-21T13:48:00Z">
        <w:r w:rsidRPr="006454E5" w:rsidDel="00A60732">
          <w:delText xml:space="preserve">15. </w:delText>
        </w:r>
      </w:del>
      <w:r w:rsidRPr="006454E5">
        <w:t>Lớp ProductImage</w:t>
      </w:r>
    </w:p>
    <w:p w14:paraId="439B07A7"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Định nghĩa: Thông tin hình ảnh của sản phẩm.</w:t>
      </w:r>
    </w:p>
    <w:p w14:paraId="2D81587A"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Thuộc tính:</w:t>
      </w:r>
    </w:p>
    <w:p w14:paraId="562C0CBF"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productimage_id: Mã định danh hình ảnh.</w:t>
      </w:r>
    </w:p>
    <w:p w14:paraId="72F1DFB7"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url: Đường dẫn URL của ảnh.</w:t>
      </w:r>
    </w:p>
    <w:p w14:paraId="442051A3"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 Sản phẩm liên kết với ảnh.</w:t>
      </w:r>
    </w:p>
    <w:p w14:paraId="26E8B242"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80B51D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addProductImage(ProductImage image): Boolean – Thêm hình ảnh cho sản phẩm.</w:t>
      </w:r>
    </w:p>
    <w:p w14:paraId="7550547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deleteProductImage(String productimage_id): Boolean – Xóa hình ảnh theo mã định danh.</w:t>
      </w:r>
    </w:p>
    <w:p w14:paraId="25C62B02"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getImagesByProduct(Product product): List&lt;ProductImage&gt; – Lấy danh sách hình ảnh theo sản phẩm.</w:t>
      </w:r>
    </w:p>
    <w:p w14:paraId="3E6CBF46" w14:textId="77777777" w:rsidR="00314B16" w:rsidRPr="006454E5" w:rsidRDefault="00314B16">
      <w:pPr>
        <w:pStyle w:val="NoSpacing"/>
        <w:pPrChange w:id="427" w:author="Khanh Cong" w:date="2024-12-21T20:48:00Z" w16du:dateUtc="2024-12-21T13:48:00Z">
          <w:pPr>
            <w:pStyle w:val="normal1"/>
          </w:pPr>
        </w:pPrChange>
      </w:pPr>
      <w:del w:id="428" w:author="Khanh Cong" w:date="2024-12-21T20:48:00Z" w16du:dateUtc="2024-12-21T13:48:00Z">
        <w:r w:rsidRPr="006454E5" w:rsidDel="00A60732">
          <w:delText xml:space="preserve">16. </w:delText>
        </w:r>
      </w:del>
      <w:r w:rsidRPr="006454E5">
        <w:t>Lớp ProductReview</w:t>
      </w:r>
    </w:p>
    <w:p w14:paraId="6CF2A835"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Định nghĩa: Đánh giá sản phẩm.</w:t>
      </w:r>
    </w:p>
    <w:p w14:paraId="342BF9E8"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Thuộc tính:</w:t>
      </w:r>
    </w:p>
    <w:p w14:paraId="161F0E7A"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review_id: Mã định danh đánh giá.</w:t>
      </w:r>
    </w:p>
    <w:p w14:paraId="407B25F4"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rating: Xếp hạng (1 đến 5 sao).</w:t>
      </w:r>
    </w:p>
    <w:p w14:paraId="4F6BCDF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comment: Bình luận đánh giá.</w:t>
      </w:r>
    </w:p>
    <w:p w14:paraId="75CA66A2"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review_date: Ngày đánh giá.</w:t>
      </w:r>
    </w:p>
    <w:p w14:paraId="70D03B20"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customer: Thông tin khách hàng đánh giá.</w:t>
      </w:r>
    </w:p>
    <w:p w14:paraId="7F793893"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product: Thông tin sản phẩm được đánh giá.</w:t>
      </w:r>
    </w:p>
    <w:p w14:paraId="687C6CA4"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860B88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addReview(ProductReview review): Boolean – Thêm đánh giá mới.</w:t>
      </w:r>
    </w:p>
    <w:p w14:paraId="0194E56C"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deleteReview(String review_id): Boolean – Xóa đánh giá theo mã định danh.</w:t>
      </w:r>
    </w:p>
    <w:p w14:paraId="48321ECD"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getReviewsByProduct(Product product): List&lt;ProductReview&gt; – Lấy danh sách đánh giá theo sản phẩm.</w:t>
      </w:r>
    </w:p>
    <w:p w14:paraId="45D46BA6" w14:textId="77777777" w:rsidR="00314B16" w:rsidRPr="006454E5" w:rsidRDefault="00314B16" w:rsidP="00314B16">
      <w:pPr>
        <w:pStyle w:val="normal1"/>
        <w:spacing w:before="125"/>
        <w:rPr>
          <w:rFonts w:ascii="Times New Roman" w:hAnsi="Times New Roman" w:cs="Times New Roman"/>
          <w:sz w:val="26"/>
          <w:szCs w:val="26"/>
        </w:rPr>
      </w:pPr>
    </w:p>
    <w:p w14:paraId="0132A80F" w14:textId="11C04467" w:rsidR="00314B16" w:rsidRPr="006454E5" w:rsidRDefault="001D41A5" w:rsidP="00790665">
      <w:pPr>
        <w:pStyle w:val="Heading2"/>
        <w:rPr>
          <w:rFonts w:cs="Times New Roman"/>
          <w:szCs w:val="26"/>
        </w:rPr>
      </w:pPr>
      <w:bookmarkStart w:id="429" w:name="_Toc185534238"/>
      <w:bookmarkStart w:id="430" w:name="_Toc185706981"/>
      <w:r w:rsidRPr="006454E5">
        <w:rPr>
          <w:rFonts w:cs="Times New Roman"/>
          <w:szCs w:val="26"/>
        </w:rPr>
        <w:lastRenderedPageBreak/>
        <w:t>2.</w:t>
      </w:r>
      <w:ins w:id="431" w:author="Khanh Cong" w:date="2024-12-21T20:49:00Z" w16du:dateUtc="2024-12-21T13:49:00Z">
        <w:r w:rsidR="00A60732">
          <w:rPr>
            <w:rFonts w:cs="Times New Roman"/>
            <w:szCs w:val="26"/>
          </w:rPr>
          <w:t>3</w:t>
        </w:r>
      </w:ins>
      <w:del w:id="432" w:author="Khanh Cong" w:date="2024-12-21T20:48:00Z" w16du:dateUtc="2024-12-21T13:48:00Z">
        <w:r w:rsidRPr="006454E5" w:rsidDel="00A60732">
          <w:rPr>
            <w:rFonts w:cs="Times New Roman"/>
            <w:szCs w:val="26"/>
          </w:rPr>
          <w:delText>3</w:delText>
        </w:r>
      </w:del>
      <w:r w:rsidRPr="006454E5">
        <w:rPr>
          <w:rFonts w:cs="Times New Roman"/>
          <w:szCs w:val="26"/>
        </w:rPr>
        <w:t xml:space="preserve">. </w:t>
      </w:r>
      <w:r w:rsidR="00314B16" w:rsidRPr="006454E5">
        <w:rPr>
          <w:rFonts w:cs="Times New Roman"/>
          <w:szCs w:val="26"/>
        </w:rPr>
        <w:t>Cơ sở dữ liệu toàn hệ thống:</w:t>
      </w:r>
      <w:bookmarkEnd w:id="429"/>
      <w:bookmarkEnd w:id="430"/>
    </w:p>
    <w:p w14:paraId="0F65F861" w14:textId="77777777" w:rsidR="00314B16" w:rsidRPr="006454E5" w:rsidRDefault="00314B16" w:rsidP="00314B16">
      <w:pPr>
        <w:pStyle w:val="normal1"/>
        <w:spacing w:before="113"/>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90"/>
                    <a:stretch>
                      <a:fillRect/>
                    </a:stretch>
                  </pic:blipFill>
                  <pic:spPr bwMode="auto">
                    <a:xfrm>
                      <a:off x="0" y="0"/>
                      <a:ext cx="8369300" cy="6723380"/>
                    </a:xfrm>
                    <a:prstGeom prst="rect">
                      <a:avLst/>
                    </a:prstGeom>
                    <a:noFill/>
                  </pic:spPr>
                </pic:pic>
              </a:graphicData>
            </a:graphic>
          </wp:anchor>
        </w:drawing>
      </w:r>
    </w:p>
    <w:p w14:paraId="55F66C2B" w14:textId="77777777" w:rsidR="00314B16" w:rsidRPr="006454E5" w:rsidRDefault="00314B16" w:rsidP="00314B16">
      <w:pPr>
        <w:pStyle w:val="normal1"/>
        <w:rPr>
          <w:rFonts w:ascii="Times New Roman" w:hAnsi="Times New Roman" w:cs="Times New Roman"/>
          <w:sz w:val="26"/>
          <w:szCs w:val="26"/>
        </w:rPr>
      </w:pPr>
    </w:p>
    <w:p w14:paraId="69A0852C" w14:textId="73350191" w:rsidR="00314B16" w:rsidRPr="006454E5" w:rsidRDefault="00A60732">
      <w:pPr>
        <w:pStyle w:val="Heading2"/>
        <w:pPrChange w:id="433" w:author="Khanh Cong" w:date="2024-12-21T20:49:00Z" w16du:dateUtc="2024-12-21T13:49:00Z">
          <w:pPr>
            <w:pStyle w:val="normal1"/>
            <w:spacing w:before="217"/>
          </w:pPr>
        </w:pPrChange>
      </w:pPr>
      <w:bookmarkStart w:id="434" w:name="_Toc185706982"/>
      <w:ins w:id="435" w:author="Khanh Cong" w:date="2024-12-21T20:49:00Z" w16du:dateUtc="2024-12-21T13:49:00Z">
        <w:r>
          <w:lastRenderedPageBreak/>
          <w:t xml:space="preserve">2.4. </w:t>
        </w:r>
      </w:ins>
      <w:r w:rsidR="00314B16" w:rsidRPr="006454E5">
        <w:t>Biều đồ tuần tự</w:t>
      </w:r>
      <w:bookmarkEnd w:id="434"/>
    </w:p>
    <w:p w14:paraId="4E21DF85" w14:textId="6797FBF4" w:rsidR="00314B16" w:rsidRPr="006454E5" w:rsidRDefault="00A60732">
      <w:pPr>
        <w:pStyle w:val="Heading3"/>
        <w:pPrChange w:id="436" w:author="Khanh Cong" w:date="2024-12-21T20:49:00Z" w16du:dateUtc="2024-12-21T13:49:00Z">
          <w:pPr>
            <w:pStyle w:val="normal1"/>
            <w:spacing w:before="217"/>
          </w:pPr>
        </w:pPrChange>
      </w:pPr>
      <w:bookmarkStart w:id="437" w:name="_Toc185706983"/>
      <w:ins w:id="438" w:author="Khanh Cong" w:date="2024-12-21T20:49:00Z" w16du:dateUtc="2024-12-21T13:49:00Z">
        <w:r>
          <w:t xml:space="preserve">2.4.1. </w:t>
        </w:r>
      </w:ins>
      <w:del w:id="439" w:author="Khanh Cong" w:date="2024-12-21T20:49:00Z" w16du:dateUtc="2024-12-21T13:49:00Z">
        <w:r w:rsidR="00314B16" w:rsidRPr="006454E5" w:rsidDel="00A60732">
          <w:delText xml:space="preserve">1. </w:delText>
        </w:r>
      </w:del>
      <w:r w:rsidR="00314B16" w:rsidRPr="006454E5">
        <w:t>Chức năng Đăng ký</w:t>
      </w:r>
      <w:bookmarkEnd w:id="437"/>
    </w:p>
    <w:p w14:paraId="0488D8CC" w14:textId="77777777" w:rsidR="00314B16" w:rsidRPr="006454E5" w:rsidRDefault="00314B16" w:rsidP="00314B16">
      <w:pPr>
        <w:pStyle w:val="normal1"/>
        <w:spacing w:before="217"/>
        <w:rPr>
          <w:rFonts w:ascii="Times New Roman" w:hAnsi="Times New Roman" w:cs="Times New Roman"/>
          <w:b/>
          <w:bCs/>
          <w:sz w:val="26"/>
          <w:szCs w:val="26"/>
        </w:rPr>
      </w:pPr>
      <w:r w:rsidRPr="006454E5">
        <w:rPr>
          <w:rFonts w:ascii="Times New Roman" w:hAnsi="Times New Roman" w:cs="Times New Roman"/>
          <w:b/>
          <w:bCs/>
          <w:noProof/>
          <w:sz w:val="26"/>
          <w:szCs w:val="26"/>
        </w:rPr>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91"/>
                    <a:stretch>
                      <a:fillRect/>
                    </a:stretch>
                  </pic:blipFill>
                  <pic:spPr bwMode="auto">
                    <a:xfrm>
                      <a:off x="0" y="0"/>
                      <a:ext cx="5858510" cy="5238750"/>
                    </a:xfrm>
                    <a:prstGeom prst="rect">
                      <a:avLst/>
                    </a:prstGeom>
                    <a:noFill/>
                  </pic:spPr>
                </pic:pic>
              </a:graphicData>
            </a:graphic>
          </wp:anchor>
        </w:drawing>
      </w:r>
    </w:p>
    <w:p w14:paraId="10F1B7AB" w14:textId="78C0CD6D" w:rsidR="00314B16" w:rsidRPr="006454E5" w:rsidRDefault="00A60732">
      <w:pPr>
        <w:pStyle w:val="Heading3"/>
        <w:pPrChange w:id="440" w:author="Khanh Cong" w:date="2024-12-21T20:50:00Z" w16du:dateUtc="2024-12-21T13:50:00Z">
          <w:pPr>
            <w:pStyle w:val="normal1"/>
            <w:spacing w:before="217"/>
          </w:pPr>
        </w:pPrChange>
      </w:pPr>
      <w:bookmarkStart w:id="441" w:name="_Toc185706984"/>
      <w:ins w:id="442" w:author="Khanh Cong" w:date="2024-12-21T20:50:00Z" w16du:dateUtc="2024-12-21T13:50:00Z">
        <w:r>
          <w:t xml:space="preserve">2.4.2. </w:t>
        </w:r>
      </w:ins>
      <w:del w:id="443" w:author="Khanh Cong" w:date="2024-12-21T20:50:00Z" w16du:dateUtc="2024-12-21T13:50:00Z">
        <w:r w:rsidR="00314B16" w:rsidRPr="006454E5" w:rsidDel="00A60732">
          <w:delText xml:space="preserve">2. </w:delText>
        </w:r>
      </w:del>
      <w:r w:rsidR="00314B16" w:rsidRPr="006454E5">
        <w:t>Chức năng đăng nhập</w:t>
      </w:r>
      <w:bookmarkEnd w:id="441"/>
    </w:p>
    <w:p w14:paraId="241FDF62" w14:textId="77777777" w:rsidR="00314B16" w:rsidRPr="006454E5" w:rsidRDefault="00314B16" w:rsidP="00314B16">
      <w:pPr>
        <w:pStyle w:val="normal1"/>
        <w:spacing w:before="1"/>
        <w:ind w:right="115"/>
        <w:rPr>
          <w:rFonts w:ascii="Times New Roman" w:hAnsi="Times New Roman" w:cs="Times New Roman"/>
          <w:sz w:val="26"/>
          <w:szCs w:val="26"/>
        </w:rPr>
      </w:pPr>
    </w:p>
    <w:p w14:paraId="75C97848" w14:textId="36ECCD73" w:rsidR="00314B16" w:rsidRPr="006454E5" w:rsidRDefault="00314B16">
      <w:pPr>
        <w:pStyle w:val="Heading3"/>
        <w:pPrChange w:id="444" w:author="Khanh Cong" w:date="2024-12-21T20:50:00Z" w16du:dateUtc="2024-12-21T13:50:00Z">
          <w:pPr>
            <w:pStyle w:val="normal1"/>
            <w:spacing w:before="1"/>
            <w:ind w:right="115"/>
          </w:pPr>
        </w:pPrChange>
      </w:pPr>
      <w:bookmarkStart w:id="445" w:name="_Toc185706985"/>
      <w:r w:rsidRPr="006454E5">
        <w:rPr>
          <w:noProof/>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2"/>
                    <a:stretch>
                      <a:fillRect/>
                    </a:stretch>
                  </pic:blipFill>
                  <pic:spPr bwMode="auto">
                    <a:xfrm>
                      <a:off x="0" y="0"/>
                      <a:ext cx="5857875" cy="3470275"/>
                    </a:xfrm>
                    <a:prstGeom prst="rect">
                      <a:avLst/>
                    </a:prstGeom>
                    <a:noFill/>
                  </pic:spPr>
                </pic:pic>
              </a:graphicData>
            </a:graphic>
          </wp:anchor>
        </w:drawing>
      </w:r>
      <w:ins w:id="446" w:author="Khanh Cong" w:date="2024-12-21T20:50:00Z" w16du:dateUtc="2024-12-21T13:50:00Z">
        <w:r w:rsidR="00A60732">
          <w:t xml:space="preserve">2.4.3. </w:t>
        </w:r>
      </w:ins>
      <w:del w:id="447" w:author="Khanh Cong" w:date="2024-12-21T20:50:00Z" w16du:dateUtc="2024-12-21T13:50:00Z">
        <w:r w:rsidRPr="006454E5" w:rsidDel="00A60732">
          <w:delText xml:space="preserve">3.  </w:delText>
        </w:r>
      </w:del>
      <w:r w:rsidRPr="006454E5">
        <w:t>Chức năng thêm sửa sản phẩm</w:t>
      </w:r>
      <w:bookmarkEnd w:id="445"/>
    </w:p>
    <w:p w14:paraId="4D185F83"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lastRenderedPageBreak/>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3"/>
                    <a:stretch>
                      <a:fillRect/>
                    </a:stretch>
                  </pic:blipFill>
                  <pic:spPr bwMode="auto">
                    <a:xfrm>
                      <a:off x="0" y="0"/>
                      <a:ext cx="5856605" cy="5293360"/>
                    </a:xfrm>
                    <a:prstGeom prst="rect">
                      <a:avLst/>
                    </a:prstGeom>
                    <a:noFill/>
                  </pic:spPr>
                </pic:pic>
              </a:graphicData>
            </a:graphic>
          </wp:anchor>
        </w:drawing>
      </w:r>
    </w:p>
    <w:p w14:paraId="3B14FA15" w14:textId="7B1100CC" w:rsidR="00314B16" w:rsidRPr="006454E5" w:rsidRDefault="00A60732">
      <w:pPr>
        <w:pStyle w:val="Heading3"/>
        <w:pPrChange w:id="448" w:author="Khanh Cong" w:date="2024-12-21T20:51:00Z" w16du:dateUtc="2024-12-21T13:51:00Z">
          <w:pPr>
            <w:pStyle w:val="normal1"/>
            <w:spacing w:before="1"/>
            <w:ind w:right="115"/>
          </w:pPr>
        </w:pPrChange>
      </w:pPr>
      <w:bookmarkStart w:id="449" w:name="_Toc185706986"/>
      <w:ins w:id="450" w:author="Khanh Cong" w:date="2024-12-21T20:50:00Z" w16du:dateUtc="2024-12-21T13:50:00Z">
        <w:r>
          <w:lastRenderedPageBreak/>
          <w:t>2.</w:t>
        </w:r>
      </w:ins>
      <w:ins w:id="451" w:author="Khanh Cong" w:date="2024-12-21T20:51:00Z" w16du:dateUtc="2024-12-21T13:51:00Z">
        <w:r>
          <w:t>4.</w:t>
        </w:r>
      </w:ins>
      <w:r w:rsidR="00314B16" w:rsidRPr="006454E5">
        <w:t>4. Chức năng xoá sản phẩm</w:t>
      </w:r>
      <w:bookmarkEnd w:id="449"/>
    </w:p>
    <w:p w14:paraId="2ECADB23" w14:textId="48BECC09" w:rsidR="00314B16" w:rsidRPr="006454E5" w:rsidRDefault="00314B16">
      <w:pPr>
        <w:pStyle w:val="Heading3"/>
        <w:pPrChange w:id="452" w:author="Khanh Cong" w:date="2024-12-21T20:52:00Z" w16du:dateUtc="2024-12-21T13:52:00Z">
          <w:pPr>
            <w:pStyle w:val="normal1"/>
            <w:spacing w:before="1"/>
            <w:ind w:right="115"/>
          </w:pPr>
        </w:pPrChange>
      </w:pPr>
      <w:bookmarkStart w:id="453" w:name="_Toc185706987"/>
      <w:r w:rsidRPr="006454E5">
        <w:rPr>
          <w:noProof/>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4"/>
                    <a:stretch>
                      <a:fillRect/>
                    </a:stretch>
                  </pic:blipFill>
                  <pic:spPr bwMode="auto">
                    <a:xfrm>
                      <a:off x="0" y="0"/>
                      <a:ext cx="5856605" cy="3554095"/>
                    </a:xfrm>
                    <a:prstGeom prst="rect">
                      <a:avLst/>
                    </a:prstGeom>
                    <a:noFill/>
                  </pic:spPr>
                </pic:pic>
              </a:graphicData>
            </a:graphic>
          </wp:anchor>
        </w:drawing>
      </w:r>
      <w:ins w:id="454" w:author="Khanh Cong" w:date="2024-12-21T20:51:00Z" w16du:dateUtc="2024-12-21T13:51:00Z">
        <w:r w:rsidR="00A60732">
          <w:t>2.4.</w:t>
        </w:r>
      </w:ins>
      <w:r w:rsidRPr="006454E5">
        <w:t>5. Chức năng quản lý giỏ hàng</w:t>
      </w:r>
      <w:bookmarkEnd w:id="453"/>
    </w:p>
    <w:p w14:paraId="37458995"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5"/>
                    <a:stretch>
                      <a:fillRect/>
                    </a:stretch>
                  </pic:blipFill>
                  <pic:spPr bwMode="auto">
                    <a:xfrm>
                      <a:off x="0" y="0"/>
                      <a:ext cx="5927090" cy="3989705"/>
                    </a:xfrm>
                    <a:prstGeom prst="rect">
                      <a:avLst/>
                    </a:prstGeom>
                    <a:noFill/>
                  </pic:spPr>
                </pic:pic>
              </a:graphicData>
            </a:graphic>
          </wp:anchor>
        </w:drawing>
      </w:r>
    </w:p>
    <w:p w14:paraId="01BBF7FE" w14:textId="287443E0" w:rsidR="00314B16" w:rsidRPr="006454E5" w:rsidRDefault="00A60732">
      <w:pPr>
        <w:pStyle w:val="Heading3"/>
        <w:pPrChange w:id="455" w:author="Khanh Cong" w:date="2024-12-21T20:52:00Z" w16du:dateUtc="2024-12-21T13:52:00Z">
          <w:pPr>
            <w:pStyle w:val="normal1"/>
            <w:spacing w:before="1"/>
            <w:ind w:right="115"/>
          </w:pPr>
        </w:pPrChange>
      </w:pPr>
      <w:bookmarkStart w:id="456" w:name="_Toc185706988"/>
      <w:ins w:id="457" w:author="Khanh Cong" w:date="2024-12-21T20:51:00Z" w16du:dateUtc="2024-12-21T13:51:00Z">
        <w:r>
          <w:lastRenderedPageBreak/>
          <w:t>2.4.</w:t>
        </w:r>
      </w:ins>
      <w:r w:rsidR="00314B16" w:rsidRPr="006454E5">
        <w:t>6. Chức năng chỉnh sửa giỏ hàng</w:t>
      </w:r>
      <w:bookmarkEnd w:id="456"/>
    </w:p>
    <w:p w14:paraId="23257D1A"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6"/>
                    <a:stretch>
                      <a:fillRect/>
                    </a:stretch>
                  </pic:blipFill>
                  <pic:spPr bwMode="auto">
                    <a:xfrm>
                      <a:off x="0" y="0"/>
                      <a:ext cx="5906770" cy="3956685"/>
                    </a:xfrm>
                    <a:prstGeom prst="rect">
                      <a:avLst/>
                    </a:prstGeom>
                    <a:noFill/>
                  </pic:spPr>
                </pic:pic>
              </a:graphicData>
            </a:graphic>
          </wp:anchor>
        </w:drawing>
      </w:r>
    </w:p>
    <w:p w14:paraId="703D2044" w14:textId="6CDCEEFC" w:rsidR="00314B16" w:rsidRPr="006454E5" w:rsidRDefault="00A60732">
      <w:pPr>
        <w:pStyle w:val="Heading3"/>
        <w:pPrChange w:id="458" w:author="Khanh Cong" w:date="2024-12-21T20:52:00Z" w16du:dateUtc="2024-12-21T13:52:00Z">
          <w:pPr>
            <w:pStyle w:val="normal1"/>
            <w:spacing w:before="1"/>
            <w:ind w:right="115"/>
          </w:pPr>
        </w:pPrChange>
      </w:pPr>
      <w:bookmarkStart w:id="459" w:name="_Toc185706989"/>
      <w:ins w:id="460" w:author="Khanh Cong" w:date="2024-12-21T20:51:00Z" w16du:dateUtc="2024-12-21T13:51:00Z">
        <w:r>
          <w:lastRenderedPageBreak/>
          <w:t>2.4.</w:t>
        </w:r>
      </w:ins>
      <w:r w:rsidR="00314B16" w:rsidRPr="006454E5">
        <w:t>7. Chức năng thanh toán</w:t>
      </w:r>
      <w:bookmarkEnd w:id="459"/>
    </w:p>
    <w:p w14:paraId="740BCF08"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97"/>
                    <a:stretch>
                      <a:fillRect/>
                    </a:stretch>
                  </pic:blipFill>
                  <pic:spPr bwMode="auto">
                    <a:xfrm>
                      <a:off x="0" y="0"/>
                      <a:ext cx="5923915" cy="4530725"/>
                    </a:xfrm>
                    <a:prstGeom prst="rect">
                      <a:avLst/>
                    </a:prstGeom>
                    <a:noFill/>
                  </pic:spPr>
                </pic:pic>
              </a:graphicData>
            </a:graphic>
          </wp:anchor>
        </w:drawing>
      </w:r>
    </w:p>
    <w:p w14:paraId="04124957" w14:textId="00F941B7" w:rsidR="00314B16" w:rsidRPr="006454E5" w:rsidRDefault="00A60732">
      <w:pPr>
        <w:pStyle w:val="Heading3"/>
        <w:pPrChange w:id="461" w:author="Khanh Cong" w:date="2024-12-21T20:52:00Z" w16du:dateUtc="2024-12-21T13:52:00Z">
          <w:pPr>
            <w:pStyle w:val="normal1"/>
            <w:spacing w:before="1"/>
            <w:ind w:right="115"/>
          </w:pPr>
        </w:pPrChange>
      </w:pPr>
      <w:bookmarkStart w:id="462" w:name="_Toc185706990"/>
      <w:ins w:id="463" w:author="Khanh Cong" w:date="2024-12-21T20:51:00Z" w16du:dateUtc="2024-12-21T13:51:00Z">
        <w:r>
          <w:lastRenderedPageBreak/>
          <w:t>2.4.</w:t>
        </w:r>
      </w:ins>
      <w:r w:rsidR="00314B16" w:rsidRPr="006454E5">
        <w:t>8. Chức năng quản lý thông tin tài khoản</w:t>
      </w:r>
      <w:bookmarkEnd w:id="462"/>
    </w:p>
    <w:p w14:paraId="4C944394"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98"/>
                    <a:stretch>
                      <a:fillRect/>
                    </a:stretch>
                  </pic:blipFill>
                  <pic:spPr bwMode="auto">
                    <a:xfrm>
                      <a:off x="0" y="0"/>
                      <a:ext cx="5826125" cy="4316730"/>
                    </a:xfrm>
                    <a:prstGeom prst="rect">
                      <a:avLst/>
                    </a:prstGeom>
                    <a:noFill/>
                  </pic:spPr>
                </pic:pic>
              </a:graphicData>
            </a:graphic>
          </wp:anchor>
        </w:drawing>
      </w:r>
    </w:p>
    <w:p w14:paraId="6EF16EB6" w14:textId="0BB002B1" w:rsidR="00314B16" w:rsidRPr="006454E5" w:rsidRDefault="00A60732">
      <w:pPr>
        <w:pStyle w:val="Heading3"/>
        <w:pPrChange w:id="464" w:author="Khanh Cong" w:date="2024-12-21T20:52:00Z" w16du:dateUtc="2024-12-21T13:52:00Z">
          <w:pPr>
            <w:pStyle w:val="normal1"/>
            <w:spacing w:before="1"/>
            <w:ind w:right="115"/>
          </w:pPr>
        </w:pPrChange>
      </w:pPr>
      <w:bookmarkStart w:id="465" w:name="_Toc185706991"/>
      <w:ins w:id="466" w:author="Khanh Cong" w:date="2024-12-21T20:51:00Z" w16du:dateUtc="2024-12-21T13:51:00Z">
        <w:r>
          <w:lastRenderedPageBreak/>
          <w:t>2.4.</w:t>
        </w:r>
      </w:ins>
      <w:r w:rsidR="00314B16" w:rsidRPr="006454E5">
        <w:t>9. Chức năng đánh giá sản phẩm đã mua</w:t>
      </w:r>
      <w:bookmarkEnd w:id="465"/>
    </w:p>
    <w:p w14:paraId="3F31362D"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99"/>
                    <a:stretch>
                      <a:fillRect/>
                    </a:stretch>
                  </pic:blipFill>
                  <pic:spPr bwMode="auto">
                    <a:xfrm>
                      <a:off x="0" y="0"/>
                      <a:ext cx="5969635" cy="4559935"/>
                    </a:xfrm>
                    <a:prstGeom prst="rect">
                      <a:avLst/>
                    </a:prstGeom>
                    <a:noFill/>
                  </pic:spPr>
                </pic:pic>
              </a:graphicData>
            </a:graphic>
          </wp:anchor>
        </w:drawing>
      </w:r>
    </w:p>
    <w:p w14:paraId="5DF83224" w14:textId="2F8F7AF4" w:rsidR="00314B16" w:rsidRPr="006454E5" w:rsidRDefault="00A60732">
      <w:pPr>
        <w:pStyle w:val="Heading3"/>
        <w:pPrChange w:id="467" w:author="Khanh Cong" w:date="2024-12-21T20:53:00Z" w16du:dateUtc="2024-12-21T13:53:00Z">
          <w:pPr>
            <w:pStyle w:val="normal1"/>
            <w:spacing w:before="1"/>
            <w:ind w:right="115"/>
          </w:pPr>
        </w:pPrChange>
      </w:pPr>
      <w:bookmarkStart w:id="468" w:name="_Toc185706992"/>
      <w:ins w:id="469" w:author="Khanh Cong" w:date="2024-12-21T20:51:00Z" w16du:dateUtc="2024-12-21T13:51:00Z">
        <w:r>
          <w:lastRenderedPageBreak/>
          <w:t>2.4.</w:t>
        </w:r>
      </w:ins>
      <w:r w:rsidR="00314B16" w:rsidRPr="006454E5">
        <w:t>10. Chức năng tìm kiếm</w:t>
      </w:r>
      <w:bookmarkEnd w:id="468"/>
    </w:p>
    <w:p w14:paraId="15A86819"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100"/>
                    <a:stretch>
                      <a:fillRect/>
                    </a:stretch>
                  </pic:blipFill>
                  <pic:spPr bwMode="auto">
                    <a:xfrm>
                      <a:off x="0" y="0"/>
                      <a:ext cx="5857875" cy="3591560"/>
                    </a:xfrm>
                    <a:prstGeom prst="rect">
                      <a:avLst/>
                    </a:prstGeom>
                    <a:noFill/>
                  </pic:spPr>
                </pic:pic>
              </a:graphicData>
            </a:graphic>
          </wp:anchor>
        </w:drawing>
      </w:r>
    </w:p>
    <w:p w14:paraId="78AE3276" w14:textId="32F0D004" w:rsidR="00314B16" w:rsidRPr="006454E5" w:rsidRDefault="00A60732">
      <w:pPr>
        <w:pStyle w:val="Heading3"/>
        <w:pPrChange w:id="470" w:author="Khanh Cong" w:date="2024-12-21T20:53:00Z" w16du:dateUtc="2024-12-21T13:53:00Z">
          <w:pPr>
            <w:pStyle w:val="normal1"/>
            <w:spacing w:before="1"/>
            <w:ind w:right="115"/>
          </w:pPr>
        </w:pPrChange>
      </w:pPr>
      <w:bookmarkStart w:id="471" w:name="_Toc185706993"/>
      <w:ins w:id="472" w:author="Khanh Cong" w:date="2024-12-21T20:51:00Z" w16du:dateUtc="2024-12-21T13:51:00Z">
        <w:r>
          <w:t>2.4.</w:t>
        </w:r>
      </w:ins>
      <w:r w:rsidR="00314B16" w:rsidRPr="006454E5">
        <w:t>11. Chức năng thêm sản phẩm vào danh sách yêu thích</w:t>
      </w:r>
      <w:bookmarkEnd w:id="471"/>
    </w:p>
    <w:p w14:paraId="4DD2DF96"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101"/>
                    <a:stretch>
                      <a:fillRect/>
                    </a:stretch>
                  </pic:blipFill>
                  <pic:spPr bwMode="auto">
                    <a:xfrm>
                      <a:off x="0" y="0"/>
                      <a:ext cx="5862320" cy="3558540"/>
                    </a:xfrm>
                    <a:prstGeom prst="rect">
                      <a:avLst/>
                    </a:prstGeom>
                    <a:noFill/>
                  </pic:spPr>
                </pic:pic>
              </a:graphicData>
            </a:graphic>
          </wp:anchor>
        </w:drawing>
      </w:r>
    </w:p>
    <w:p w14:paraId="2DD86E1C" w14:textId="43422764" w:rsidR="00314B16" w:rsidRPr="006454E5" w:rsidRDefault="00A60732">
      <w:pPr>
        <w:pStyle w:val="Heading3"/>
        <w:pPrChange w:id="473" w:author="Khanh Cong" w:date="2024-12-21T20:53:00Z" w16du:dateUtc="2024-12-21T13:53:00Z">
          <w:pPr>
            <w:pStyle w:val="normal1"/>
            <w:spacing w:before="1"/>
            <w:ind w:right="115"/>
          </w:pPr>
        </w:pPrChange>
      </w:pPr>
      <w:bookmarkStart w:id="474" w:name="_Toc185706994"/>
      <w:ins w:id="475" w:author="Khanh Cong" w:date="2024-12-21T20:51:00Z" w16du:dateUtc="2024-12-21T13:51:00Z">
        <w:r>
          <w:lastRenderedPageBreak/>
          <w:t>2.4.</w:t>
        </w:r>
      </w:ins>
      <w:r w:rsidR="00314B16" w:rsidRPr="006454E5">
        <w:t>12. Chức năng xoá sản phẩm khỏi danh sách yêu thích</w:t>
      </w:r>
      <w:bookmarkEnd w:id="474"/>
    </w:p>
    <w:p w14:paraId="6305023C"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2"/>
                    <a:stretch>
                      <a:fillRect/>
                    </a:stretch>
                  </pic:blipFill>
                  <pic:spPr bwMode="auto">
                    <a:xfrm>
                      <a:off x="0" y="0"/>
                      <a:ext cx="5898515" cy="4719320"/>
                    </a:xfrm>
                    <a:prstGeom prst="rect">
                      <a:avLst/>
                    </a:prstGeom>
                    <a:noFill/>
                  </pic:spPr>
                </pic:pic>
              </a:graphicData>
            </a:graphic>
          </wp:anchor>
        </w:drawing>
      </w:r>
    </w:p>
    <w:p w14:paraId="52339E5F" w14:textId="481E44ED" w:rsidR="00314B16" w:rsidRPr="006454E5" w:rsidRDefault="00A60732">
      <w:pPr>
        <w:pStyle w:val="Heading3"/>
        <w:pPrChange w:id="476" w:author="Khanh Cong" w:date="2024-12-21T20:53:00Z" w16du:dateUtc="2024-12-21T13:53:00Z">
          <w:pPr>
            <w:pStyle w:val="normal1"/>
            <w:spacing w:before="1"/>
            <w:ind w:right="115"/>
          </w:pPr>
        </w:pPrChange>
      </w:pPr>
      <w:bookmarkStart w:id="477" w:name="_Toc185706995"/>
      <w:ins w:id="478" w:author="Khanh Cong" w:date="2024-12-21T20:51:00Z" w16du:dateUtc="2024-12-21T13:51:00Z">
        <w:r>
          <w:lastRenderedPageBreak/>
          <w:t>2.4.</w:t>
        </w:r>
      </w:ins>
      <w:r w:rsidR="00314B16" w:rsidRPr="006454E5">
        <w:t>13. Chức năng quản lý sản phẩm</w:t>
      </w:r>
      <w:bookmarkEnd w:id="477"/>
    </w:p>
    <w:p w14:paraId="214F95E7"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3"/>
                    <a:stretch>
                      <a:fillRect/>
                    </a:stretch>
                  </pic:blipFill>
                  <pic:spPr bwMode="auto">
                    <a:xfrm>
                      <a:off x="0" y="0"/>
                      <a:ext cx="5897245" cy="4702175"/>
                    </a:xfrm>
                    <a:prstGeom prst="rect">
                      <a:avLst/>
                    </a:prstGeom>
                    <a:noFill/>
                  </pic:spPr>
                </pic:pic>
              </a:graphicData>
            </a:graphic>
          </wp:anchor>
        </w:drawing>
      </w:r>
    </w:p>
    <w:p w14:paraId="05368E45" w14:textId="57AD4B8A" w:rsidR="00314B16" w:rsidRPr="006454E5" w:rsidRDefault="00A60732">
      <w:pPr>
        <w:pStyle w:val="Heading3"/>
        <w:pPrChange w:id="479" w:author="Khanh Cong" w:date="2024-12-21T20:53:00Z" w16du:dateUtc="2024-12-21T13:53:00Z">
          <w:pPr>
            <w:pStyle w:val="normal1"/>
            <w:spacing w:before="1"/>
            <w:ind w:right="115"/>
          </w:pPr>
        </w:pPrChange>
      </w:pPr>
      <w:bookmarkStart w:id="480" w:name="_Toc185706996"/>
      <w:ins w:id="481" w:author="Khanh Cong" w:date="2024-12-21T20:52:00Z" w16du:dateUtc="2024-12-21T13:52:00Z">
        <w:r>
          <w:lastRenderedPageBreak/>
          <w:t>2.4.</w:t>
        </w:r>
      </w:ins>
      <w:r w:rsidR="00314B16" w:rsidRPr="006454E5">
        <w:t>14. Chức năng thống kê</w:t>
      </w:r>
      <w:bookmarkEnd w:id="480"/>
    </w:p>
    <w:p w14:paraId="18FCAE42"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4"/>
                    <a:stretch>
                      <a:fillRect/>
                    </a:stretch>
                  </pic:blipFill>
                  <pic:spPr bwMode="auto">
                    <a:xfrm>
                      <a:off x="0" y="0"/>
                      <a:ext cx="5928360" cy="4036060"/>
                    </a:xfrm>
                    <a:prstGeom prst="rect">
                      <a:avLst/>
                    </a:prstGeom>
                    <a:noFill/>
                  </pic:spPr>
                </pic:pic>
              </a:graphicData>
            </a:graphic>
          </wp:anchor>
        </w:drawing>
      </w:r>
    </w:p>
    <w:p w14:paraId="30B5CE81" w14:textId="2D2A8E2B" w:rsidR="00314B16" w:rsidRPr="006454E5" w:rsidRDefault="00A60732">
      <w:pPr>
        <w:pStyle w:val="Heading3"/>
        <w:pPrChange w:id="482" w:author="Khanh Cong" w:date="2024-12-21T20:53:00Z" w16du:dateUtc="2024-12-21T13:53:00Z">
          <w:pPr>
            <w:pStyle w:val="normal1"/>
            <w:spacing w:before="1"/>
            <w:ind w:right="115"/>
          </w:pPr>
        </w:pPrChange>
      </w:pPr>
      <w:bookmarkStart w:id="483" w:name="_Toc185706997"/>
      <w:ins w:id="484" w:author="Khanh Cong" w:date="2024-12-21T20:52:00Z" w16du:dateUtc="2024-12-21T13:52:00Z">
        <w:r>
          <w:lastRenderedPageBreak/>
          <w:t>2.4.</w:t>
        </w:r>
      </w:ins>
      <w:r w:rsidR="00314B16" w:rsidRPr="006454E5">
        <w:t>15. Chức năng quản lý đơn hàng</w:t>
      </w:r>
      <w:bookmarkEnd w:id="483"/>
    </w:p>
    <w:p w14:paraId="49BFEB00"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5"/>
                    <a:stretch>
                      <a:fillRect/>
                    </a:stretch>
                  </pic:blipFill>
                  <pic:spPr bwMode="auto">
                    <a:xfrm>
                      <a:off x="0" y="0"/>
                      <a:ext cx="5894070" cy="4907280"/>
                    </a:xfrm>
                    <a:prstGeom prst="rect">
                      <a:avLst/>
                    </a:prstGeom>
                    <a:noFill/>
                  </pic:spPr>
                </pic:pic>
              </a:graphicData>
            </a:graphic>
          </wp:anchor>
        </w:drawing>
      </w:r>
    </w:p>
    <w:p w14:paraId="62A74B6B" w14:textId="77777777" w:rsidR="00314B16" w:rsidRPr="006454E5" w:rsidDel="00A60732" w:rsidRDefault="00314B16" w:rsidP="00314B16">
      <w:pPr>
        <w:pStyle w:val="normal1"/>
        <w:spacing w:before="1"/>
        <w:ind w:right="115"/>
        <w:rPr>
          <w:del w:id="485" w:author="Khanh Cong" w:date="2024-12-21T20:52:00Z" w16du:dateUtc="2024-12-21T13:52:00Z"/>
          <w:rFonts w:ascii="Times New Roman" w:hAnsi="Times New Roman" w:cs="Times New Roman"/>
          <w:sz w:val="26"/>
          <w:szCs w:val="26"/>
        </w:rPr>
      </w:pPr>
    </w:p>
    <w:p w14:paraId="470541B4" w14:textId="77777777" w:rsidR="00314B16" w:rsidRPr="006454E5" w:rsidRDefault="00314B16" w:rsidP="00314B16">
      <w:pPr>
        <w:pStyle w:val="normal1"/>
        <w:spacing w:before="1"/>
        <w:ind w:right="115"/>
        <w:rPr>
          <w:rFonts w:ascii="Times New Roman" w:hAnsi="Times New Roman" w:cs="Times New Roman"/>
          <w:sz w:val="26"/>
          <w:szCs w:val="26"/>
        </w:rPr>
      </w:pPr>
      <w:del w:id="486" w:author="Khanh Cong" w:date="2024-12-21T20:52:00Z" w16du:dateUtc="2024-12-21T13:52:00Z">
        <w:r w:rsidRPr="006454E5" w:rsidDel="00A60732">
          <w:rPr>
            <w:rFonts w:ascii="Times New Roman" w:hAnsi="Times New Roman" w:cs="Times New Roman"/>
            <w:sz w:val="26"/>
            <w:szCs w:val="26"/>
          </w:rPr>
          <w:delText>16.</w:delText>
        </w:r>
      </w:del>
    </w:p>
    <w:p w14:paraId="2FB67D91" w14:textId="77777777" w:rsidR="00314B16" w:rsidRDefault="00314B16" w:rsidP="00314B16">
      <w:pPr>
        <w:pStyle w:val="normal1"/>
        <w:spacing w:before="1"/>
        <w:ind w:right="115"/>
        <w:rPr>
          <w:ins w:id="487" w:author="Khanh Cong" w:date="2024-12-22T21:09:00Z" w16du:dateUtc="2024-12-22T14:09:00Z"/>
          <w:rFonts w:ascii="Times New Roman" w:hAnsi="Times New Roman" w:cs="Times New Roman"/>
          <w:sz w:val="26"/>
          <w:szCs w:val="26"/>
        </w:rPr>
      </w:pPr>
    </w:p>
    <w:p w14:paraId="3F132E53" w14:textId="6EBB1D51" w:rsidR="00770E68" w:rsidRPr="006454E5" w:rsidRDefault="00770E68" w:rsidP="00770E68">
      <w:pPr>
        <w:pStyle w:val="Heading2"/>
        <w:pPrChange w:id="488" w:author="Khanh Cong" w:date="2024-12-22T21:09:00Z" w16du:dateUtc="2024-12-22T14:09:00Z">
          <w:pPr>
            <w:pStyle w:val="normal1"/>
            <w:spacing w:before="1"/>
            <w:ind w:right="115"/>
          </w:pPr>
        </w:pPrChange>
      </w:pPr>
      <w:ins w:id="489" w:author="Khanh Cong" w:date="2024-12-22T21:09:00Z" w16du:dateUtc="2024-12-22T14:09:00Z">
        <w:r>
          <w:lastRenderedPageBreak/>
          <w:t>2.5. Kết luận chương</w:t>
        </w:r>
      </w:ins>
    </w:p>
    <w:p w14:paraId="06FC0217" w14:textId="77777777" w:rsidR="00314B16" w:rsidRPr="00462FF3" w:rsidRDefault="00314B16" w:rsidP="00863B69">
      <w:pPr>
        <w:pStyle w:val="Heading1"/>
      </w:pPr>
      <w:bookmarkStart w:id="490" w:name="__RefHeading___Toc26632_1225579473"/>
      <w:bookmarkStart w:id="491" w:name="_Toc185447774"/>
      <w:bookmarkStart w:id="492" w:name="_Toc185534239"/>
      <w:bookmarkStart w:id="493" w:name="_Toc185706998"/>
      <w:bookmarkEnd w:id="490"/>
      <w:r w:rsidRPr="00462FF3">
        <w:t>CHƯƠNG 3. CÀI ĐẶT VÀ THỬ NGHIỆM HỆ THỐNG</w:t>
      </w:r>
      <w:bookmarkEnd w:id="491"/>
      <w:bookmarkEnd w:id="492"/>
      <w:bookmarkEnd w:id="493"/>
    </w:p>
    <w:p w14:paraId="76D2C037" w14:textId="77777777" w:rsidR="00863B69" w:rsidRPr="00863B69" w:rsidRDefault="00863B69">
      <w:pPr>
        <w:pStyle w:val="Heading2"/>
        <w:rPr>
          <w:ins w:id="494" w:author="Khanh Cong" w:date="2024-12-21T20:40:00Z" w16du:dateUtc="2024-12-21T13:40:00Z"/>
          <w:rFonts w:eastAsia="NSimSun"/>
        </w:rPr>
        <w:pPrChange w:id="495" w:author="Khanh Cong" w:date="2024-12-21T20:40:00Z" w16du:dateUtc="2024-12-21T13:40:00Z">
          <w:pPr>
            <w:pStyle w:val="Heading1"/>
          </w:pPr>
        </w:pPrChange>
      </w:pPr>
      <w:bookmarkStart w:id="496" w:name="__RefHeading___Toc26634_1225579473"/>
      <w:bookmarkStart w:id="497" w:name="_Toc185706999"/>
      <w:bookmarkStart w:id="498" w:name="_Toc185447775"/>
      <w:bookmarkStart w:id="499" w:name="_Toc185534240"/>
      <w:bookmarkEnd w:id="496"/>
      <w:ins w:id="500" w:author="Khanh Cong" w:date="2024-12-21T20:40:00Z" w16du:dateUtc="2024-12-21T13:40:00Z">
        <w:r w:rsidRPr="00863B69">
          <w:rPr>
            <w:rFonts w:eastAsia="NSimSun"/>
          </w:rPr>
          <w:t>3.1 Kiến trúc hệ thống</w:t>
        </w:r>
        <w:bookmarkEnd w:id="497"/>
      </w:ins>
    </w:p>
    <w:p w14:paraId="0E25047B" w14:textId="77777777" w:rsidR="00863B69" w:rsidRPr="00863B69" w:rsidRDefault="00863B69">
      <w:pPr>
        <w:pStyle w:val="Heading2"/>
        <w:rPr>
          <w:ins w:id="501" w:author="Khanh Cong" w:date="2024-12-21T20:40:00Z" w16du:dateUtc="2024-12-21T13:40:00Z"/>
          <w:rFonts w:eastAsia="NSimSun"/>
        </w:rPr>
        <w:pPrChange w:id="502" w:author="Khanh Cong" w:date="2024-12-21T20:40:00Z" w16du:dateUtc="2024-12-21T13:40:00Z">
          <w:pPr>
            <w:pStyle w:val="Heading1"/>
          </w:pPr>
        </w:pPrChange>
      </w:pPr>
      <w:bookmarkStart w:id="503" w:name="_Toc185707000"/>
      <w:ins w:id="504" w:author="Khanh Cong" w:date="2024-12-21T20:40:00Z" w16du:dateUtc="2024-12-21T13:40:00Z">
        <w:r w:rsidRPr="00863B69">
          <w:rPr>
            <w:rFonts w:eastAsia="NSimSun"/>
          </w:rPr>
          <w:t>3.2 Một số hình ảnh về giao diện hệ thống</w:t>
        </w:r>
        <w:bookmarkEnd w:id="503"/>
      </w:ins>
    </w:p>
    <w:p w14:paraId="3D2997F5" w14:textId="77777777" w:rsidR="00863B69" w:rsidRPr="00863B69" w:rsidRDefault="00863B69">
      <w:pPr>
        <w:pStyle w:val="Heading2"/>
        <w:rPr>
          <w:ins w:id="505" w:author="Khanh Cong" w:date="2024-12-21T20:40:00Z" w16du:dateUtc="2024-12-21T13:40:00Z"/>
          <w:rFonts w:eastAsia="NSimSun"/>
        </w:rPr>
        <w:pPrChange w:id="506" w:author="Khanh Cong" w:date="2024-12-21T20:40:00Z" w16du:dateUtc="2024-12-21T13:40:00Z">
          <w:pPr>
            <w:pStyle w:val="Heading1"/>
          </w:pPr>
        </w:pPrChange>
      </w:pPr>
      <w:bookmarkStart w:id="507" w:name="_Toc185707001"/>
      <w:ins w:id="508" w:author="Khanh Cong" w:date="2024-12-21T20:40:00Z" w16du:dateUtc="2024-12-21T13:40:00Z">
        <w:r w:rsidRPr="00863B69">
          <w:rPr>
            <w:rFonts w:eastAsia="NSimSun"/>
          </w:rPr>
          <w:t>3.2.1 Một số giao diện cho người dùng hệ thống</w:t>
        </w:r>
        <w:bookmarkEnd w:id="507"/>
      </w:ins>
    </w:p>
    <w:p w14:paraId="7FB77176" w14:textId="77777777" w:rsidR="00863B69" w:rsidRPr="00863B69" w:rsidRDefault="00863B69">
      <w:pPr>
        <w:pStyle w:val="Heading2"/>
        <w:rPr>
          <w:ins w:id="509" w:author="Khanh Cong" w:date="2024-12-21T20:40:00Z" w16du:dateUtc="2024-12-21T13:40:00Z"/>
          <w:rFonts w:eastAsia="NSimSun"/>
        </w:rPr>
        <w:pPrChange w:id="510" w:author="Khanh Cong" w:date="2024-12-21T20:40:00Z" w16du:dateUtc="2024-12-21T13:40:00Z">
          <w:pPr>
            <w:pStyle w:val="Heading1"/>
          </w:pPr>
        </w:pPrChange>
      </w:pPr>
      <w:bookmarkStart w:id="511" w:name="_Toc185707002"/>
      <w:ins w:id="512" w:author="Khanh Cong" w:date="2024-12-21T20:40:00Z" w16du:dateUtc="2024-12-21T13:40:00Z">
        <w:r w:rsidRPr="00863B69">
          <w:rPr>
            <w:rFonts w:eastAsia="NSimSun"/>
          </w:rPr>
          <w:t>3.2.2 Một số giao diện cho khách thuê</w:t>
        </w:r>
        <w:bookmarkEnd w:id="511"/>
      </w:ins>
    </w:p>
    <w:p w14:paraId="3B88A571" w14:textId="77777777" w:rsidR="00863B69" w:rsidRPr="00863B69" w:rsidRDefault="00863B69">
      <w:pPr>
        <w:pStyle w:val="Heading2"/>
        <w:rPr>
          <w:ins w:id="513" w:author="Khanh Cong" w:date="2024-12-21T20:40:00Z" w16du:dateUtc="2024-12-21T13:40:00Z"/>
          <w:rFonts w:eastAsia="NSimSun"/>
        </w:rPr>
        <w:pPrChange w:id="514" w:author="Khanh Cong" w:date="2024-12-21T20:40:00Z" w16du:dateUtc="2024-12-21T13:40:00Z">
          <w:pPr>
            <w:pStyle w:val="Heading1"/>
          </w:pPr>
        </w:pPrChange>
      </w:pPr>
      <w:bookmarkStart w:id="515" w:name="_Toc185707003"/>
      <w:ins w:id="516" w:author="Khanh Cong" w:date="2024-12-21T20:40:00Z" w16du:dateUtc="2024-12-21T13:40:00Z">
        <w:r w:rsidRPr="00863B69">
          <w:rPr>
            <w:rFonts w:eastAsia="NSimSun"/>
          </w:rPr>
          <w:t>3.2.3 Một số giao diện của chủ nhà</w:t>
        </w:r>
        <w:bookmarkEnd w:id="515"/>
      </w:ins>
    </w:p>
    <w:p w14:paraId="0CE8DABD" w14:textId="043FB759" w:rsidR="00314B16" w:rsidRPr="006454E5" w:rsidDel="00863B69" w:rsidRDefault="00863B69">
      <w:pPr>
        <w:pStyle w:val="Heading2"/>
        <w:rPr>
          <w:del w:id="517" w:author="Khanh Cong" w:date="2024-12-21T20:38:00Z" w16du:dateUtc="2024-12-21T13:38:00Z"/>
        </w:rPr>
      </w:pPr>
      <w:bookmarkStart w:id="518" w:name="_Toc185707004"/>
      <w:ins w:id="519" w:author="Khanh Cong" w:date="2024-12-21T20:40:00Z" w16du:dateUtc="2024-12-21T13:40:00Z">
        <w:r w:rsidRPr="00863B69">
          <w:rPr>
            <w:rFonts w:eastAsia="NSimSun"/>
          </w:rPr>
          <w:t>3.2.4 Một số giao diện của quản trị hệ thống</w:t>
        </w:r>
      </w:ins>
      <w:bookmarkEnd w:id="518"/>
      <w:del w:id="520" w:author="Khanh Cong" w:date="2024-12-21T20:38:00Z" w16du:dateUtc="2024-12-21T13:38:00Z">
        <w:r w:rsidR="00314B16" w:rsidRPr="006454E5" w:rsidDel="00863B69">
          <w:delText>3.1. Môi trường triển khai hệ thống</w:delText>
        </w:r>
        <w:bookmarkEnd w:id="498"/>
        <w:bookmarkEnd w:id="499"/>
      </w:del>
    </w:p>
    <w:p w14:paraId="5C1C48D8" w14:textId="2FD0C0A4" w:rsidR="00314B16" w:rsidRPr="006454E5" w:rsidDel="00863B69" w:rsidRDefault="00314B16">
      <w:pPr>
        <w:pStyle w:val="Heading2"/>
        <w:rPr>
          <w:del w:id="521" w:author="Khanh Cong" w:date="2024-12-21T20:38:00Z" w16du:dateUtc="2024-12-21T13:38:00Z"/>
        </w:rPr>
      </w:pPr>
      <w:bookmarkStart w:id="522" w:name="__RefHeading___Toc26636_1225579473"/>
      <w:bookmarkStart w:id="523" w:name="_Toc185447776"/>
      <w:bookmarkStart w:id="524" w:name="_Toc185534241"/>
      <w:bookmarkEnd w:id="522"/>
      <w:del w:id="525" w:author="Khanh Cong" w:date="2024-12-21T20:38:00Z" w16du:dateUtc="2024-12-21T13:38:00Z">
        <w:r w:rsidRPr="006454E5" w:rsidDel="00863B69">
          <w:delText>3.2. Giao diện hệ thống</w:delText>
        </w:r>
        <w:bookmarkEnd w:id="523"/>
        <w:bookmarkEnd w:id="524"/>
      </w:del>
    </w:p>
    <w:p w14:paraId="04225379" w14:textId="77777777" w:rsidR="00737680" w:rsidRPr="006454E5" w:rsidRDefault="00737680">
      <w:pPr>
        <w:pStyle w:val="Heading2"/>
        <w:pPrChange w:id="526" w:author="Khanh Cong" w:date="2024-12-21T20:40:00Z" w16du:dateUtc="2024-12-21T13:40:00Z">
          <w:pPr/>
        </w:pPrChange>
      </w:pPr>
    </w:p>
    <w:p w14:paraId="0B62A8EC" w14:textId="59C63570" w:rsidR="00737680" w:rsidRDefault="00E03AAB" w:rsidP="00863B69">
      <w:pPr>
        <w:pStyle w:val="Heading1"/>
      </w:pPr>
      <w:bookmarkStart w:id="527" w:name="_Toc185447777"/>
      <w:bookmarkStart w:id="528" w:name="_Toc185534242"/>
      <w:bookmarkStart w:id="529" w:name="_Toc185707005"/>
      <w:r>
        <w:t xml:space="preserve">CHƯƠNG 4. </w:t>
      </w:r>
      <w:r w:rsidR="00737680" w:rsidRPr="00462FF3">
        <w:t>KẾT LUẬN</w:t>
      </w:r>
      <w:bookmarkEnd w:id="527"/>
      <w:bookmarkEnd w:id="528"/>
      <w:bookmarkEnd w:id="529"/>
    </w:p>
    <w:p w14:paraId="6AE52255" w14:textId="1A28CB57" w:rsidR="00E03AAB" w:rsidRDefault="00E03AAB" w:rsidP="006454E5">
      <w:pPr>
        <w:pStyle w:val="Heading2"/>
      </w:pPr>
      <w:bookmarkStart w:id="530" w:name="_Toc185707006"/>
      <w:r>
        <w:t>4.1. Ưu điểm của hệ thống</w:t>
      </w:r>
      <w:bookmarkEnd w:id="530"/>
    </w:p>
    <w:p w14:paraId="38855450" w14:textId="5AF32E78" w:rsidR="00E03AAB" w:rsidRPr="005339BD" w:rsidRDefault="00E03AAB" w:rsidP="006454E5">
      <w:pPr>
        <w:pStyle w:val="ListParagraph"/>
        <w:numPr>
          <w:ilvl w:val="0"/>
          <w:numId w:val="81"/>
        </w:numPr>
        <w:rPr>
          <w:rFonts w:cs="Times New Roman"/>
          <w:sz w:val="26"/>
          <w:szCs w:val="26"/>
          <w:rPrChange w:id="531" w:author="Khanh Cong" w:date="2024-12-21T20:54:00Z" w16du:dateUtc="2024-12-21T13:54:00Z">
            <w:rPr>
              <w:rFonts w:cs="Times New Roman"/>
            </w:rPr>
          </w:rPrChange>
        </w:rPr>
      </w:pPr>
      <w:r w:rsidRPr="005339BD">
        <w:rPr>
          <w:rFonts w:cs="Times New Roman"/>
          <w:sz w:val="26"/>
          <w:szCs w:val="26"/>
          <w:rPrChange w:id="532" w:author="Khanh Cong" w:date="2024-12-21T20:54:00Z" w16du:dateUtc="2024-12-21T13:54:00Z">
            <w:rPr>
              <w:rFonts w:cs="Times New Roman"/>
            </w:rPr>
          </w:rPrChange>
        </w:rPr>
        <w:t>Giao diện hiện đại và tối ưu trải nghiệm người dùng:</w:t>
      </w:r>
    </w:p>
    <w:p w14:paraId="6E006431" w14:textId="77777777" w:rsidR="00E03AAB" w:rsidRPr="005339BD" w:rsidRDefault="00E03AAB" w:rsidP="006454E5">
      <w:pPr>
        <w:pStyle w:val="ListParagraph"/>
        <w:numPr>
          <w:ilvl w:val="1"/>
          <w:numId w:val="81"/>
        </w:numPr>
        <w:rPr>
          <w:rFonts w:cs="Times New Roman"/>
          <w:sz w:val="26"/>
          <w:szCs w:val="26"/>
          <w:rPrChange w:id="533" w:author="Khanh Cong" w:date="2024-12-21T20:54:00Z" w16du:dateUtc="2024-12-21T13:54:00Z">
            <w:rPr>
              <w:rFonts w:cs="Times New Roman"/>
            </w:rPr>
          </w:rPrChange>
        </w:rPr>
      </w:pPr>
      <w:r w:rsidRPr="005339BD">
        <w:rPr>
          <w:rFonts w:cs="Times New Roman"/>
          <w:sz w:val="26"/>
          <w:szCs w:val="26"/>
          <w:rPrChange w:id="534" w:author="Khanh Cong" w:date="2024-12-21T20:54:00Z" w16du:dateUtc="2024-12-21T13:54:00Z">
            <w:rPr>
              <w:rFonts w:cs="Times New Roman"/>
            </w:rPr>
          </w:rPrChange>
        </w:rPr>
        <w:t>Giao diện trực quan, dễ sử dụng, phù hợp với nhiều đối tượng khách hàng.</w:t>
      </w:r>
    </w:p>
    <w:p w14:paraId="2010918E" w14:textId="77777777" w:rsidR="00E03AAB" w:rsidRPr="005339BD" w:rsidRDefault="00E03AAB" w:rsidP="006454E5">
      <w:pPr>
        <w:pStyle w:val="ListParagraph"/>
        <w:numPr>
          <w:ilvl w:val="1"/>
          <w:numId w:val="81"/>
        </w:numPr>
        <w:rPr>
          <w:rFonts w:cs="Times New Roman"/>
          <w:sz w:val="26"/>
          <w:szCs w:val="26"/>
          <w:rPrChange w:id="535" w:author="Khanh Cong" w:date="2024-12-21T20:54:00Z" w16du:dateUtc="2024-12-21T13:54:00Z">
            <w:rPr>
              <w:rFonts w:cs="Times New Roman"/>
            </w:rPr>
          </w:rPrChange>
        </w:rPr>
      </w:pPr>
      <w:r w:rsidRPr="005339BD">
        <w:rPr>
          <w:rFonts w:cs="Times New Roman"/>
          <w:sz w:val="26"/>
          <w:szCs w:val="26"/>
          <w:rPrChange w:id="536" w:author="Khanh Cong" w:date="2024-12-21T20:54:00Z" w16du:dateUtc="2024-12-21T13:54:00Z">
            <w:rPr>
              <w:rFonts w:cs="Times New Roman"/>
            </w:rPr>
          </w:rPrChange>
        </w:rPr>
        <w:t>Thiết kế responsive, đảm bảo trải nghiệm tốt trên cả desktop, tablet và điện thoại di động.</w:t>
      </w:r>
    </w:p>
    <w:p w14:paraId="36ACC1D7" w14:textId="044553F3" w:rsidR="00E03AAB" w:rsidRPr="005339BD" w:rsidRDefault="00E03AAB">
      <w:pPr>
        <w:pStyle w:val="ListParagraph"/>
        <w:numPr>
          <w:ilvl w:val="0"/>
          <w:numId w:val="81"/>
        </w:numPr>
        <w:rPr>
          <w:rFonts w:cs="Times New Roman"/>
          <w:sz w:val="26"/>
          <w:szCs w:val="26"/>
          <w:rPrChange w:id="537" w:author="Khanh Cong" w:date="2024-12-21T20:54:00Z" w16du:dateUtc="2024-12-21T13:54:00Z">
            <w:rPr>
              <w:rFonts w:cs="Times New Roman"/>
            </w:rPr>
          </w:rPrChange>
        </w:rPr>
      </w:pPr>
      <w:r w:rsidRPr="005339BD">
        <w:rPr>
          <w:rFonts w:cs="Times New Roman"/>
          <w:sz w:val="26"/>
          <w:szCs w:val="26"/>
          <w:rPrChange w:id="538" w:author="Khanh Cong" w:date="2024-12-21T20:54:00Z" w16du:dateUtc="2024-12-21T13:54:00Z">
            <w:rPr>
              <w:rFonts w:cs="Times New Roman"/>
            </w:rPr>
          </w:rPrChange>
        </w:rPr>
        <w:t>Tính năng phong phú và tiện ích:</w:t>
      </w:r>
    </w:p>
    <w:p w14:paraId="3773D4EC" w14:textId="7617BA2A" w:rsidR="00771E8F" w:rsidRPr="005339BD" w:rsidRDefault="00771E8F" w:rsidP="006454E5">
      <w:pPr>
        <w:pStyle w:val="ListParagraph"/>
        <w:numPr>
          <w:ilvl w:val="1"/>
          <w:numId w:val="81"/>
        </w:numPr>
        <w:rPr>
          <w:rFonts w:cs="Times New Roman"/>
          <w:sz w:val="26"/>
          <w:szCs w:val="26"/>
          <w:rPrChange w:id="539" w:author="Khanh Cong" w:date="2024-12-21T20:54:00Z" w16du:dateUtc="2024-12-21T13:54:00Z">
            <w:rPr>
              <w:rFonts w:cs="Times New Roman"/>
            </w:rPr>
          </w:rPrChange>
        </w:rPr>
      </w:pPr>
      <w:r w:rsidRPr="005339BD">
        <w:rPr>
          <w:rFonts w:cs="Times New Roman"/>
          <w:sz w:val="26"/>
          <w:szCs w:val="26"/>
          <w:rPrChange w:id="540" w:author="Khanh Cong" w:date="2024-12-21T20:54:00Z" w16du:dateUtc="2024-12-21T13:54:00Z">
            <w:rPr>
              <w:rFonts w:cs="Times New Roman"/>
            </w:rPr>
          </w:rPrChange>
        </w:rPr>
        <w:t>Hỗ trợ tìm kiếm, lọc, và so sánh sản phẩm, giúp khách hàng dễ dàng lựa chọn sản phẩm phù hợp.</w:t>
      </w:r>
    </w:p>
    <w:p w14:paraId="1C951300" w14:textId="77777777" w:rsidR="00E03AAB" w:rsidRPr="005339BD" w:rsidRDefault="00E03AAB" w:rsidP="00E03AAB">
      <w:pPr>
        <w:rPr>
          <w:rFonts w:cs="Times New Roman"/>
          <w:sz w:val="26"/>
          <w:szCs w:val="26"/>
          <w:rPrChange w:id="541" w:author="Khanh Cong" w:date="2024-12-21T20:54:00Z" w16du:dateUtc="2024-12-21T13:54:00Z">
            <w:rPr>
              <w:rFonts w:cs="Times New Roman"/>
            </w:rPr>
          </w:rPrChange>
        </w:rPr>
      </w:pPr>
    </w:p>
    <w:p w14:paraId="7E94C9A9" w14:textId="77777777" w:rsidR="00E03AAB" w:rsidRPr="005339BD" w:rsidRDefault="00E03AAB" w:rsidP="006454E5">
      <w:pPr>
        <w:pStyle w:val="ListParagraph"/>
        <w:numPr>
          <w:ilvl w:val="1"/>
          <w:numId w:val="82"/>
        </w:numPr>
        <w:rPr>
          <w:rFonts w:cs="Times New Roman"/>
          <w:sz w:val="26"/>
          <w:szCs w:val="26"/>
          <w:rPrChange w:id="542" w:author="Khanh Cong" w:date="2024-12-21T20:54:00Z" w16du:dateUtc="2024-12-21T13:54:00Z">
            <w:rPr>
              <w:rFonts w:cs="Times New Roman"/>
            </w:rPr>
          </w:rPrChange>
        </w:rPr>
      </w:pPr>
      <w:r w:rsidRPr="005339BD">
        <w:rPr>
          <w:rFonts w:cs="Times New Roman"/>
          <w:sz w:val="26"/>
          <w:szCs w:val="26"/>
          <w:rPrChange w:id="543" w:author="Khanh Cong" w:date="2024-12-21T20:54:00Z" w16du:dateUtc="2024-12-21T13:54:00Z">
            <w:rPr>
              <w:rFonts w:cs="Times New Roman"/>
            </w:rPr>
          </w:rPrChange>
        </w:rPr>
        <w:t>Chức năng giỏ hàng, thanh toán trực tuyến và theo dõi đơn hàng thông minh.</w:t>
      </w:r>
    </w:p>
    <w:p w14:paraId="2D095AB2" w14:textId="36F51B5D" w:rsidR="00E03AAB" w:rsidRPr="005339BD" w:rsidRDefault="00E03AAB" w:rsidP="006454E5">
      <w:pPr>
        <w:pStyle w:val="ListParagraph"/>
        <w:numPr>
          <w:ilvl w:val="0"/>
          <w:numId w:val="82"/>
        </w:numPr>
        <w:rPr>
          <w:rFonts w:cs="Times New Roman"/>
          <w:sz w:val="26"/>
          <w:szCs w:val="26"/>
          <w:rPrChange w:id="544" w:author="Khanh Cong" w:date="2024-12-21T20:54:00Z" w16du:dateUtc="2024-12-21T13:54:00Z">
            <w:rPr>
              <w:rFonts w:cs="Times New Roman"/>
            </w:rPr>
          </w:rPrChange>
        </w:rPr>
      </w:pPr>
      <w:r w:rsidRPr="005339BD">
        <w:rPr>
          <w:rFonts w:cs="Times New Roman"/>
          <w:sz w:val="26"/>
          <w:szCs w:val="26"/>
          <w:rPrChange w:id="545" w:author="Khanh Cong" w:date="2024-12-21T20:54:00Z" w16du:dateUtc="2024-12-21T13:54:00Z">
            <w:rPr>
              <w:rFonts w:cs="Times New Roman"/>
            </w:rPr>
          </w:rPrChange>
        </w:rPr>
        <w:t>Bảo mật mạnh mẽ:</w:t>
      </w:r>
    </w:p>
    <w:p w14:paraId="5AE933B5" w14:textId="77777777" w:rsidR="00E03AAB" w:rsidRPr="005339BD" w:rsidRDefault="00E03AAB" w:rsidP="00E03AAB">
      <w:pPr>
        <w:rPr>
          <w:rFonts w:cs="Times New Roman"/>
          <w:sz w:val="26"/>
          <w:szCs w:val="26"/>
          <w:rPrChange w:id="546" w:author="Khanh Cong" w:date="2024-12-21T20:54:00Z" w16du:dateUtc="2024-12-21T13:54:00Z">
            <w:rPr>
              <w:rFonts w:cs="Times New Roman"/>
            </w:rPr>
          </w:rPrChange>
        </w:rPr>
      </w:pPr>
    </w:p>
    <w:p w14:paraId="3F7186D0" w14:textId="77777777" w:rsidR="00E03AAB" w:rsidRPr="005339BD" w:rsidRDefault="00E03AAB" w:rsidP="006454E5">
      <w:pPr>
        <w:pStyle w:val="ListParagraph"/>
        <w:numPr>
          <w:ilvl w:val="1"/>
          <w:numId w:val="82"/>
        </w:numPr>
        <w:rPr>
          <w:rFonts w:cs="Times New Roman"/>
          <w:sz w:val="26"/>
          <w:szCs w:val="26"/>
          <w:rPrChange w:id="547" w:author="Khanh Cong" w:date="2024-12-21T20:54:00Z" w16du:dateUtc="2024-12-21T13:54:00Z">
            <w:rPr>
              <w:rFonts w:cs="Times New Roman"/>
            </w:rPr>
          </w:rPrChange>
        </w:rPr>
      </w:pPr>
      <w:r w:rsidRPr="005339BD">
        <w:rPr>
          <w:rFonts w:cs="Times New Roman"/>
          <w:sz w:val="26"/>
          <w:szCs w:val="26"/>
          <w:rPrChange w:id="548" w:author="Khanh Cong" w:date="2024-12-21T20:54:00Z" w16du:dateUtc="2024-12-21T13:54:00Z">
            <w:rPr>
              <w:rFonts w:cs="Times New Roman"/>
            </w:rPr>
          </w:rPrChange>
        </w:rPr>
        <w:t>Sử dụng JWT và mã hóa dữ liệu để bảo vệ thông tin người dùng.</w:t>
      </w:r>
    </w:p>
    <w:p w14:paraId="014DAE29" w14:textId="77777777" w:rsidR="00E03AAB" w:rsidRPr="005339BD" w:rsidRDefault="00E03AAB" w:rsidP="006454E5">
      <w:pPr>
        <w:pStyle w:val="ListParagraph"/>
        <w:numPr>
          <w:ilvl w:val="1"/>
          <w:numId w:val="82"/>
        </w:numPr>
        <w:rPr>
          <w:rFonts w:cs="Times New Roman"/>
          <w:sz w:val="26"/>
          <w:szCs w:val="26"/>
          <w:rPrChange w:id="549" w:author="Khanh Cong" w:date="2024-12-21T20:54:00Z" w16du:dateUtc="2024-12-21T13:54:00Z">
            <w:rPr>
              <w:rFonts w:cs="Times New Roman"/>
            </w:rPr>
          </w:rPrChange>
        </w:rPr>
      </w:pPr>
      <w:r w:rsidRPr="005339BD">
        <w:rPr>
          <w:rFonts w:cs="Times New Roman"/>
          <w:sz w:val="26"/>
          <w:szCs w:val="26"/>
          <w:rPrChange w:id="550" w:author="Khanh Cong" w:date="2024-12-21T20:54:00Z" w16du:dateUtc="2024-12-21T13:54:00Z">
            <w:rPr>
              <w:rFonts w:cs="Times New Roman"/>
            </w:rPr>
          </w:rPrChange>
        </w:rPr>
        <w:t>Đảm bảo tuân thủ các tiêu chuẩn bảo mật, hạn chế tối đa nguy cơ lộ thông tin.</w:t>
      </w:r>
    </w:p>
    <w:p w14:paraId="1C1F1125" w14:textId="00FBC179" w:rsidR="00E03AAB" w:rsidRPr="005339BD" w:rsidRDefault="00E03AAB" w:rsidP="006454E5">
      <w:pPr>
        <w:pStyle w:val="ListParagraph"/>
        <w:numPr>
          <w:ilvl w:val="0"/>
          <w:numId w:val="82"/>
        </w:numPr>
        <w:rPr>
          <w:rFonts w:cs="Times New Roman"/>
          <w:sz w:val="26"/>
          <w:szCs w:val="26"/>
          <w:rPrChange w:id="551" w:author="Khanh Cong" w:date="2024-12-21T20:54:00Z" w16du:dateUtc="2024-12-21T13:54:00Z">
            <w:rPr>
              <w:rFonts w:cs="Times New Roman"/>
            </w:rPr>
          </w:rPrChange>
        </w:rPr>
      </w:pPr>
      <w:r w:rsidRPr="005339BD">
        <w:rPr>
          <w:rFonts w:cs="Times New Roman"/>
          <w:sz w:val="26"/>
          <w:szCs w:val="26"/>
          <w:rPrChange w:id="552" w:author="Khanh Cong" w:date="2024-12-21T20:54:00Z" w16du:dateUtc="2024-12-21T13:54:00Z">
            <w:rPr>
              <w:rFonts w:cs="Times New Roman"/>
            </w:rPr>
          </w:rPrChange>
        </w:rPr>
        <w:t>Hệ thống quản lý hiệu quả:</w:t>
      </w:r>
    </w:p>
    <w:p w14:paraId="6EE17F66" w14:textId="77777777" w:rsidR="00E03AAB" w:rsidRPr="005339BD" w:rsidRDefault="00E03AAB" w:rsidP="00E03AAB">
      <w:pPr>
        <w:rPr>
          <w:rFonts w:cs="Times New Roman"/>
          <w:sz w:val="26"/>
          <w:szCs w:val="26"/>
          <w:rPrChange w:id="553" w:author="Khanh Cong" w:date="2024-12-21T20:54:00Z" w16du:dateUtc="2024-12-21T13:54:00Z">
            <w:rPr>
              <w:rFonts w:cs="Times New Roman"/>
            </w:rPr>
          </w:rPrChange>
        </w:rPr>
      </w:pPr>
    </w:p>
    <w:p w14:paraId="5BE151EB" w14:textId="77777777" w:rsidR="00E03AAB" w:rsidRPr="005339BD" w:rsidRDefault="00E03AAB" w:rsidP="006454E5">
      <w:pPr>
        <w:pStyle w:val="ListParagraph"/>
        <w:numPr>
          <w:ilvl w:val="1"/>
          <w:numId w:val="82"/>
        </w:numPr>
        <w:rPr>
          <w:rFonts w:cs="Times New Roman"/>
          <w:sz w:val="26"/>
          <w:szCs w:val="26"/>
          <w:rPrChange w:id="554" w:author="Khanh Cong" w:date="2024-12-21T20:54:00Z" w16du:dateUtc="2024-12-21T13:54:00Z">
            <w:rPr>
              <w:rFonts w:cs="Times New Roman"/>
            </w:rPr>
          </w:rPrChange>
        </w:rPr>
      </w:pPr>
      <w:r w:rsidRPr="005339BD">
        <w:rPr>
          <w:rFonts w:cs="Times New Roman"/>
          <w:sz w:val="26"/>
          <w:szCs w:val="26"/>
          <w:rPrChange w:id="555" w:author="Khanh Cong" w:date="2024-12-21T20:54:00Z" w16du:dateUtc="2024-12-21T13:54:00Z">
            <w:rPr>
              <w:rFonts w:cs="Times New Roman"/>
            </w:rPr>
          </w:rPrChange>
        </w:rPr>
        <w:t>Quản lý sản phẩm, tồn kho và đơn hàng dễ dàng với giao diện thân thiện cho admin.</w:t>
      </w:r>
    </w:p>
    <w:p w14:paraId="6E108F24" w14:textId="77777777" w:rsidR="00E03AAB" w:rsidRPr="005339BD" w:rsidRDefault="00E03AAB" w:rsidP="006454E5">
      <w:pPr>
        <w:pStyle w:val="ListParagraph"/>
        <w:numPr>
          <w:ilvl w:val="1"/>
          <w:numId w:val="82"/>
        </w:numPr>
        <w:rPr>
          <w:rFonts w:cs="Times New Roman"/>
          <w:sz w:val="26"/>
          <w:szCs w:val="26"/>
          <w:rPrChange w:id="556" w:author="Khanh Cong" w:date="2024-12-21T20:54:00Z" w16du:dateUtc="2024-12-21T13:54:00Z">
            <w:rPr>
              <w:rFonts w:cs="Times New Roman"/>
            </w:rPr>
          </w:rPrChange>
        </w:rPr>
      </w:pPr>
      <w:r w:rsidRPr="005339BD">
        <w:rPr>
          <w:rFonts w:cs="Times New Roman"/>
          <w:sz w:val="26"/>
          <w:szCs w:val="26"/>
          <w:rPrChange w:id="557" w:author="Khanh Cong" w:date="2024-12-21T20:54:00Z" w16du:dateUtc="2024-12-21T13:54:00Z">
            <w:rPr>
              <w:rFonts w:cs="Times New Roman"/>
            </w:rPr>
          </w:rPrChange>
        </w:rPr>
        <w:t>Tích hợp cảnh báo khi hàng gần hết kho, tối ưu hóa quy trình kinh doanh.</w:t>
      </w:r>
    </w:p>
    <w:p w14:paraId="0C505211" w14:textId="77777777" w:rsidR="00E03AAB" w:rsidRPr="005339BD" w:rsidDel="003B22ED" w:rsidRDefault="00E03AAB" w:rsidP="006454E5">
      <w:pPr>
        <w:pStyle w:val="ListParagraph"/>
        <w:numPr>
          <w:ilvl w:val="0"/>
          <w:numId w:val="82"/>
        </w:numPr>
        <w:rPr>
          <w:del w:id="558" w:author="Khanh Cong" w:date="2024-12-22T21:06:00Z" w16du:dateUtc="2024-12-22T14:06:00Z"/>
          <w:rFonts w:cs="Times New Roman"/>
          <w:sz w:val="26"/>
          <w:szCs w:val="26"/>
          <w:rPrChange w:id="559" w:author="Khanh Cong" w:date="2024-12-21T20:54:00Z" w16du:dateUtc="2024-12-21T13:54:00Z">
            <w:rPr>
              <w:del w:id="560" w:author="Khanh Cong" w:date="2024-12-22T21:06:00Z" w16du:dateUtc="2024-12-22T14:06:00Z"/>
              <w:rFonts w:cs="Times New Roman"/>
            </w:rPr>
          </w:rPrChange>
        </w:rPr>
      </w:pPr>
      <w:r w:rsidRPr="005339BD">
        <w:rPr>
          <w:rFonts w:cs="Times New Roman"/>
          <w:sz w:val="26"/>
          <w:szCs w:val="26"/>
          <w:rPrChange w:id="561" w:author="Khanh Cong" w:date="2024-12-21T20:54:00Z" w16du:dateUtc="2024-12-21T13:54:00Z">
            <w:rPr>
              <w:rFonts w:cs="Times New Roman"/>
            </w:rPr>
          </w:rPrChange>
        </w:rPr>
        <w:t>Công nghệ hiện đại:</w:t>
      </w:r>
    </w:p>
    <w:p w14:paraId="0068FE91" w14:textId="77777777" w:rsidR="00E03AAB" w:rsidRPr="003B22ED" w:rsidRDefault="00E03AAB" w:rsidP="00E03AAB">
      <w:pPr>
        <w:pStyle w:val="ListParagraph"/>
        <w:numPr>
          <w:ilvl w:val="0"/>
          <w:numId w:val="82"/>
        </w:numPr>
        <w:rPr>
          <w:rFonts w:cs="Times New Roman"/>
          <w:sz w:val="26"/>
          <w:szCs w:val="26"/>
          <w:rPrChange w:id="562" w:author="Khanh Cong" w:date="2024-12-22T21:06:00Z" w16du:dateUtc="2024-12-22T14:06:00Z">
            <w:rPr>
              <w:rFonts w:cs="Times New Roman"/>
            </w:rPr>
          </w:rPrChange>
        </w:rPr>
        <w:pPrChange w:id="563" w:author="Khanh Cong" w:date="2024-12-22T21:06:00Z" w16du:dateUtc="2024-12-22T14:06:00Z">
          <w:pPr/>
        </w:pPrChange>
      </w:pPr>
    </w:p>
    <w:p w14:paraId="56FAB07B" w14:textId="77777777" w:rsidR="00E03AAB" w:rsidRPr="005339BD" w:rsidRDefault="00E03AAB" w:rsidP="006454E5">
      <w:pPr>
        <w:pStyle w:val="ListParagraph"/>
        <w:numPr>
          <w:ilvl w:val="1"/>
          <w:numId w:val="82"/>
        </w:numPr>
        <w:rPr>
          <w:rFonts w:cs="Times New Roman"/>
          <w:sz w:val="26"/>
          <w:szCs w:val="26"/>
          <w:rPrChange w:id="564" w:author="Khanh Cong" w:date="2024-12-21T20:54:00Z" w16du:dateUtc="2024-12-21T13:54:00Z">
            <w:rPr>
              <w:rFonts w:cs="Times New Roman"/>
            </w:rPr>
          </w:rPrChange>
        </w:rPr>
      </w:pPr>
      <w:r w:rsidRPr="005339BD">
        <w:rPr>
          <w:rFonts w:cs="Times New Roman"/>
          <w:sz w:val="26"/>
          <w:szCs w:val="26"/>
          <w:rPrChange w:id="565" w:author="Khanh Cong" w:date="2024-12-21T20:54:00Z" w16du:dateUtc="2024-12-21T13:54:00Z">
            <w:rPr>
              <w:rFonts w:cs="Times New Roman"/>
            </w:rPr>
          </w:rPrChange>
        </w:rPr>
        <w:t>Sử dụng React giúp cải thiện hiệu năng frontend và tái sử dụng mã nguồn.</w:t>
      </w:r>
    </w:p>
    <w:p w14:paraId="6A51342D" w14:textId="77777777" w:rsidR="00E03AAB" w:rsidRPr="005339BD" w:rsidRDefault="00E03AAB" w:rsidP="006454E5">
      <w:pPr>
        <w:pStyle w:val="ListParagraph"/>
        <w:numPr>
          <w:ilvl w:val="1"/>
          <w:numId w:val="82"/>
        </w:numPr>
        <w:rPr>
          <w:rFonts w:cs="Times New Roman"/>
          <w:sz w:val="26"/>
          <w:szCs w:val="26"/>
          <w:rPrChange w:id="566" w:author="Khanh Cong" w:date="2024-12-21T20:54:00Z" w16du:dateUtc="2024-12-21T13:54:00Z">
            <w:rPr>
              <w:rFonts w:cs="Times New Roman"/>
            </w:rPr>
          </w:rPrChange>
        </w:rPr>
      </w:pPr>
      <w:r w:rsidRPr="005339BD">
        <w:rPr>
          <w:rFonts w:cs="Times New Roman"/>
          <w:sz w:val="26"/>
          <w:szCs w:val="26"/>
          <w:rPrChange w:id="567" w:author="Khanh Cong" w:date="2024-12-21T20:54:00Z" w16du:dateUtc="2024-12-21T13:54:00Z">
            <w:rPr>
              <w:rFonts w:cs="Times New Roman"/>
            </w:rPr>
          </w:rPrChange>
        </w:rPr>
        <w:t>Backend Java đảm bảo tính ổn định và khả năng xử lý dữ liệu lớn.</w:t>
      </w:r>
    </w:p>
    <w:p w14:paraId="484B943D" w14:textId="77777777" w:rsidR="00E03AAB" w:rsidRPr="005339BD" w:rsidRDefault="00E03AAB" w:rsidP="006454E5">
      <w:pPr>
        <w:pStyle w:val="ListParagraph"/>
        <w:numPr>
          <w:ilvl w:val="1"/>
          <w:numId w:val="82"/>
        </w:numPr>
        <w:rPr>
          <w:rFonts w:cs="Times New Roman"/>
          <w:sz w:val="26"/>
          <w:szCs w:val="26"/>
          <w:rPrChange w:id="568" w:author="Khanh Cong" w:date="2024-12-21T20:54:00Z" w16du:dateUtc="2024-12-21T13:54:00Z">
            <w:rPr>
              <w:rFonts w:cs="Times New Roman"/>
            </w:rPr>
          </w:rPrChange>
        </w:rPr>
      </w:pPr>
      <w:r w:rsidRPr="005339BD">
        <w:rPr>
          <w:rFonts w:cs="Times New Roman"/>
          <w:sz w:val="26"/>
          <w:szCs w:val="26"/>
          <w:rPrChange w:id="569" w:author="Khanh Cong" w:date="2024-12-21T20:54:00Z" w16du:dateUtc="2024-12-21T13:54:00Z">
            <w:rPr>
              <w:rFonts w:cs="Times New Roman"/>
            </w:rPr>
          </w:rPrChange>
        </w:rPr>
        <w:t>MongoDB linh hoạt, hỗ trợ lưu trữ dữ liệu không cấu trúc và dễ mở rộng.</w:t>
      </w:r>
    </w:p>
    <w:p w14:paraId="1682C599" w14:textId="77777777" w:rsidR="00E03AAB" w:rsidRPr="005339BD" w:rsidDel="003B22ED" w:rsidRDefault="00E03AAB" w:rsidP="006454E5">
      <w:pPr>
        <w:pStyle w:val="ListParagraph"/>
        <w:numPr>
          <w:ilvl w:val="0"/>
          <w:numId w:val="82"/>
        </w:numPr>
        <w:rPr>
          <w:del w:id="570" w:author="Khanh Cong" w:date="2024-12-22T21:06:00Z" w16du:dateUtc="2024-12-22T14:06:00Z"/>
          <w:rFonts w:cs="Times New Roman"/>
          <w:sz w:val="26"/>
          <w:szCs w:val="26"/>
          <w:rPrChange w:id="571" w:author="Khanh Cong" w:date="2024-12-21T20:54:00Z" w16du:dateUtc="2024-12-21T13:54:00Z">
            <w:rPr>
              <w:del w:id="572" w:author="Khanh Cong" w:date="2024-12-22T21:06:00Z" w16du:dateUtc="2024-12-22T14:06:00Z"/>
              <w:rFonts w:cs="Times New Roman"/>
            </w:rPr>
          </w:rPrChange>
        </w:rPr>
      </w:pPr>
      <w:r w:rsidRPr="005339BD">
        <w:rPr>
          <w:rFonts w:cs="Times New Roman"/>
          <w:sz w:val="26"/>
          <w:szCs w:val="26"/>
          <w:rPrChange w:id="573" w:author="Khanh Cong" w:date="2024-12-21T20:54:00Z" w16du:dateUtc="2024-12-21T13:54:00Z">
            <w:rPr>
              <w:rFonts w:cs="Times New Roman"/>
            </w:rPr>
          </w:rPrChange>
        </w:rPr>
        <w:t>Dễ dàng mở rộng và tùy chỉnh:</w:t>
      </w:r>
    </w:p>
    <w:p w14:paraId="31E34577" w14:textId="77777777" w:rsidR="00E03AAB" w:rsidRPr="003B22ED" w:rsidRDefault="00E03AAB" w:rsidP="00E03AAB">
      <w:pPr>
        <w:pStyle w:val="ListParagraph"/>
        <w:numPr>
          <w:ilvl w:val="0"/>
          <w:numId w:val="82"/>
        </w:numPr>
        <w:rPr>
          <w:rFonts w:cs="Times New Roman"/>
          <w:sz w:val="26"/>
          <w:szCs w:val="26"/>
          <w:rPrChange w:id="574" w:author="Khanh Cong" w:date="2024-12-22T21:06:00Z" w16du:dateUtc="2024-12-22T14:06:00Z">
            <w:rPr>
              <w:rFonts w:cs="Times New Roman"/>
            </w:rPr>
          </w:rPrChange>
        </w:rPr>
        <w:pPrChange w:id="575" w:author="Khanh Cong" w:date="2024-12-22T21:06:00Z" w16du:dateUtc="2024-12-22T14:06:00Z">
          <w:pPr/>
        </w:pPrChange>
      </w:pPr>
    </w:p>
    <w:p w14:paraId="76ECB99F" w14:textId="77777777" w:rsidR="00E03AAB" w:rsidRPr="005339BD" w:rsidRDefault="00E03AAB" w:rsidP="006454E5">
      <w:pPr>
        <w:pStyle w:val="ListParagraph"/>
        <w:numPr>
          <w:ilvl w:val="1"/>
          <w:numId w:val="82"/>
        </w:numPr>
        <w:rPr>
          <w:rFonts w:cs="Times New Roman"/>
          <w:sz w:val="26"/>
          <w:szCs w:val="26"/>
          <w:rPrChange w:id="576" w:author="Khanh Cong" w:date="2024-12-21T20:54:00Z" w16du:dateUtc="2024-12-21T13:54:00Z">
            <w:rPr>
              <w:rFonts w:cs="Times New Roman"/>
            </w:rPr>
          </w:rPrChange>
        </w:rPr>
      </w:pPr>
      <w:r w:rsidRPr="005339BD">
        <w:rPr>
          <w:rFonts w:cs="Times New Roman"/>
          <w:sz w:val="26"/>
          <w:szCs w:val="26"/>
          <w:rPrChange w:id="577" w:author="Khanh Cong" w:date="2024-12-21T20:54:00Z" w16du:dateUtc="2024-12-21T13:54:00Z">
            <w:rPr>
              <w:rFonts w:cs="Times New Roman"/>
            </w:rPr>
          </w:rPrChange>
        </w:rPr>
        <w:t>Kiến trúc microservice giúp hệ thống dễ nâng cấp và tích hợp thêm tính năng mới.</w:t>
      </w:r>
    </w:p>
    <w:p w14:paraId="729A0F55" w14:textId="77777777" w:rsidR="00E03AAB" w:rsidRPr="005339BD" w:rsidRDefault="00E03AAB" w:rsidP="00771E8F">
      <w:pPr>
        <w:pStyle w:val="ListParagraph"/>
        <w:numPr>
          <w:ilvl w:val="1"/>
          <w:numId w:val="82"/>
        </w:numPr>
        <w:rPr>
          <w:rFonts w:cs="Times New Roman"/>
          <w:sz w:val="26"/>
          <w:szCs w:val="26"/>
          <w:rPrChange w:id="578" w:author="Khanh Cong" w:date="2024-12-21T20:54:00Z" w16du:dateUtc="2024-12-21T13:54:00Z">
            <w:rPr>
              <w:rFonts w:cs="Times New Roman"/>
            </w:rPr>
          </w:rPrChange>
        </w:rPr>
      </w:pPr>
      <w:r w:rsidRPr="005339BD">
        <w:rPr>
          <w:rFonts w:cs="Times New Roman"/>
          <w:sz w:val="26"/>
          <w:szCs w:val="26"/>
          <w:rPrChange w:id="579" w:author="Khanh Cong" w:date="2024-12-21T20:54:00Z" w16du:dateUtc="2024-12-21T13:54:00Z">
            <w:rPr>
              <w:rFonts w:cs="Times New Roman"/>
            </w:rPr>
          </w:rPrChange>
        </w:rPr>
        <w:lastRenderedPageBreak/>
        <w:t>Phù hợp cho các doanh nghiệp muốn mở rộng kinh doanh trong tương lai.</w:t>
      </w:r>
    </w:p>
    <w:p w14:paraId="34C15310" w14:textId="77777777" w:rsidR="00771E8F" w:rsidRPr="005339BD" w:rsidRDefault="00771E8F" w:rsidP="00771E8F">
      <w:pPr>
        <w:rPr>
          <w:rFonts w:cs="Times New Roman"/>
          <w:sz w:val="26"/>
          <w:szCs w:val="26"/>
          <w:rPrChange w:id="580" w:author="Khanh Cong" w:date="2024-12-21T20:54:00Z" w16du:dateUtc="2024-12-21T13:54:00Z">
            <w:rPr>
              <w:rFonts w:cs="Times New Roman"/>
            </w:rPr>
          </w:rPrChange>
        </w:rPr>
      </w:pPr>
    </w:p>
    <w:p w14:paraId="0D92CF11" w14:textId="2EDC629A" w:rsidR="00771E8F" w:rsidRPr="005339BD" w:rsidRDefault="00771E8F" w:rsidP="00771E8F">
      <w:pPr>
        <w:pStyle w:val="Heading2"/>
        <w:rPr>
          <w:rFonts w:cs="Times New Roman"/>
          <w:szCs w:val="26"/>
        </w:rPr>
      </w:pPr>
      <w:bookmarkStart w:id="581" w:name="_Toc185707007"/>
      <w:r w:rsidRPr="005339BD">
        <w:rPr>
          <w:rFonts w:cs="Times New Roman"/>
          <w:szCs w:val="26"/>
        </w:rPr>
        <w:t>4.2. Nhược điểm của hệ thống:</w:t>
      </w:r>
      <w:bookmarkEnd w:id="581"/>
    </w:p>
    <w:p w14:paraId="2A0E1A97" w14:textId="77777777" w:rsidR="00E03AAB" w:rsidRPr="005339BD" w:rsidRDefault="00E03AAB" w:rsidP="006454E5">
      <w:pPr>
        <w:pStyle w:val="ListParagraph"/>
        <w:numPr>
          <w:ilvl w:val="0"/>
          <w:numId w:val="82"/>
        </w:numPr>
        <w:rPr>
          <w:rFonts w:cs="Times New Roman"/>
          <w:sz w:val="26"/>
          <w:szCs w:val="26"/>
          <w:rPrChange w:id="582" w:author="Khanh Cong" w:date="2024-12-21T20:54:00Z" w16du:dateUtc="2024-12-21T13:54:00Z">
            <w:rPr>
              <w:rFonts w:cs="Times New Roman"/>
            </w:rPr>
          </w:rPrChange>
        </w:rPr>
      </w:pPr>
      <w:r w:rsidRPr="005339BD">
        <w:rPr>
          <w:rFonts w:cs="Times New Roman"/>
          <w:sz w:val="26"/>
          <w:szCs w:val="26"/>
          <w:rPrChange w:id="583" w:author="Khanh Cong" w:date="2024-12-21T20:54:00Z" w16du:dateUtc="2024-12-21T13:54:00Z">
            <w:rPr>
              <w:rFonts w:cs="Times New Roman"/>
            </w:rPr>
          </w:rPrChange>
        </w:rPr>
        <w:t>Phụ thuộc vào kết nối internet:</w:t>
      </w:r>
    </w:p>
    <w:p w14:paraId="7A1EE187" w14:textId="77777777" w:rsidR="00E03AAB" w:rsidRPr="005339BD" w:rsidRDefault="00E03AAB" w:rsidP="00E03AAB">
      <w:pPr>
        <w:rPr>
          <w:rFonts w:cs="Times New Roman"/>
          <w:sz w:val="26"/>
          <w:szCs w:val="26"/>
          <w:rPrChange w:id="584" w:author="Khanh Cong" w:date="2024-12-21T20:54:00Z" w16du:dateUtc="2024-12-21T13:54:00Z">
            <w:rPr>
              <w:rFonts w:cs="Times New Roman"/>
            </w:rPr>
          </w:rPrChange>
        </w:rPr>
      </w:pPr>
    </w:p>
    <w:p w14:paraId="0DBEED9C" w14:textId="77777777" w:rsidR="00E03AAB" w:rsidRPr="005339BD" w:rsidRDefault="00E03AAB" w:rsidP="006454E5">
      <w:pPr>
        <w:pStyle w:val="ListParagraph"/>
        <w:numPr>
          <w:ilvl w:val="0"/>
          <w:numId w:val="82"/>
        </w:numPr>
        <w:rPr>
          <w:rFonts w:cs="Times New Roman"/>
          <w:sz w:val="26"/>
          <w:szCs w:val="26"/>
          <w:rPrChange w:id="585" w:author="Khanh Cong" w:date="2024-12-21T20:54:00Z" w16du:dateUtc="2024-12-21T13:54:00Z">
            <w:rPr>
              <w:rFonts w:cs="Times New Roman"/>
            </w:rPr>
          </w:rPrChange>
        </w:rPr>
      </w:pPr>
      <w:r w:rsidRPr="005339BD">
        <w:rPr>
          <w:rFonts w:cs="Times New Roman"/>
          <w:sz w:val="26"/>
          <w:szCs w:val="26"/>
          <w:rPrChange w:id="586" w:author="Khanh Cong" w:date="2024-12-21T20:54:00Z" w16du:dateUtc="2024-12-21T13:54:00Z">
            <w:rPr>
              <w:rFonts w:cs="Times New Roman"/>
            </w:rPr>
          </w:rPrChange>
        </w:rPr>
        <w:t>Người dùng không thể sử dụng hệ thống ở chế độ offline, nhưng có thể khắc phục bằng ứng dụng di động hỗ trợ lưu trữ tạm thời.</w:t>
      </w:r>
    </w:p>
    <w:p w14:paraId="70AE2CFF" w14:textId="77777777" w:rsidR="00E03AAB" w:rsidRPr="005339BD" w:rsidRDefault="00E03AAB" w:rsidP="006454E5">
      <w:pPr>
        <w:pStyle w:val="ListParagraph"/>
        <w:numPr>
          <w:ilvl w:val="0"/>
          <w:numId w:val="82"/>
        </w:numPr>
        <w:rPr>
          <w:rFonts w:cs="Times New Roman"/>
          <w:sz w:val="26"/>
          <w:szCs w:val="26"/>
          <w:rPrChange w:id="587" w:author="Khanh Cong" w:date="2024-12-21T20:54:00Z" w16du:dateUtc="2024-12-21T13:54:00Z">
            <w:rPr>
              <w:rFonts w:cs="Times New Roman"/>
            </w:rPr>
          </w:rPrChange>
        </w:rPr>
      </w:pPr>
      <w:r w:rsidRPr="005339BD">
        <w:rPr>
          <w:rFonts w:cs="Times New Roman"/>
          <w:sz w:val="26"/>
          <w:szCs w:val="26"/>
          <w:rPrChange w:id="588" w:author="Khanh Cong" w:date="2024-12-21T20:54:00Z" w16du:dateUtc="2024-12-21T13:54:00Z">
            <w:rPr>
              <w:rFonts w:cs="Times New Roman"/>
            </w:rPr>
          </w:rPrChange>
        </w:rPr>
        <w:t>Chi phí vận hành ban đầu cao:</w:t>
      </w:r>
    </w:p>
    <w:p w14:paraId="65011CBC" w14:textId="77777777" w:rsidR="00E03AAB" w:rsidRPr="005339BD" w:rsidRDefault="00E03AAB" w:rsidP="00E03AAB">
      <w:pPr>
        <w:rPr>
          <w:rFonts w:cs="Times New Roman"/>
          <w:sz w:val="26"/>
          <w:szCs w:val="26"/>
          <w:rPrChange w:id="589" w:author="Khanh Cong" w:date="2024-12-21T20:54:00Z" w16du:dateUtc="2024-12-21T13:54:00Z">
            <w:rPr>
              <w:rFonts w:cs="Times New Roman"/>
            </w:rPr>
          </w:rPrChange>
        </w:rPr>
      </w:pPr>
    </w:p>
    <w:p w14:paraId="76B839ED" w14:textId="77777777" w:rsidR="00E03AAB" w:rsidRPr="005339BD" w:rsidRDefault="00E03AAB">
      <w:pPr>
        <w:pStyle w:val="ListParagraph"/>
        <w:numPr>
          <w:ilvl w:val="0"/>
          <w:numId w:val="82"/>
        </w:numPr>
        <w:rPr>
          <w:rFonts w:cs="Times New Roman"/>
          <w:sz w:val="26"/>
          <w:szCs w:val="26"/>
          <w:rPrChange w:id="590" w:author="Khanh Cong" w:date="2024-12-21T20:54:00Z" w16du:dateUtc="2024-12-21T13:54:00Z">
            <w:rPr>
              <w:rFonts w:cs="Times New Roman"/>
            </w:rPr>
          </w:rPrChange>
        </w:rPr>
      </w:pPr>
      <w:r w:rsidRPr="005339BD">
        <w:rPr>
          <w:rFonts w:cs="Times New Roman"/>
          <w:sz w:val="26"/>
          <w:szCs w:val="26"/>
          <w:rPrChange w:id="591" w:author="Khanh Cong" w:date="2024-12-21T20:54:00Z" w16du:dateUtc="2024-12-21T13:54:00Z">
            <w:rPr>
              <w:rFonts w:cs="Times New Roman"/>
            </w:rPr>
          </w:rPrChange>
        </w:rPr>
        <w:t>Cần đầu tư nguồn lực kỹ thuật và tài chính cho việc phát triển và tích hợp các tính năng bảo mật nâng cao, tuy nhiên chi phí này sẽ giảm dần theo thời gian.</w:t>
      </w:r>
    </w:p>
    <w:p w14:paraId="274DD78F" w14:textId="77777777" w:rsidR="00771E8F" w:rsidRPr="005339BD" w:rsidRDefault="00771E8F" w:rsidP="00771E8F">
      <w:pPr>
        <w:pStyle w:val="ListParagraph"/>
        <w:rPr>
          <w:rFonts w:cs="Times New Roman"/>
          <w:sz w:val="26"/>
          <w:szCs w:val="26"/>
          <w:rPrChange w:id="592" w:author="Khanh Cong" w:date="2024-12-21T20:54:00Z" w16du:dateUtc="2024-12-21T13:54:00Z">
            <w:rPr>
              <w:rFonts w:cs="Times New Roman"/>
            </w:rPr>
          </w:rPrChange>
        </w:rPr>
      </w:pPr>
    </w:p>
    <w:p w14:paraId="3489D8C5" w14:textId="14F72183" w:rsidR="00771E8F" w:rsidRPr="005339BD" w:rsidRDefault="00771E8F" w:rsidP="00771E8F">
      <w:pPr>
        <w:rPr>
          <w:rFonts w:cs="Times New Roman"/>
          <w:sz w:val="26"/>
          <w:szCs w:val="26"/>
          <w:rPrChange w:id="593" w:author="Khanh Cong" w:date="2024-12-21T20:54:00Z" w16du:dateUtc="2024-12-21T13:54:00Z">
            <w:rPr>
              <w:rFonts w:cs="Times New Roman"/>
            </w:rPr>
          </w:rPrChange>
        </w:rPr>
      </w:pPr>
      <w:bookmarkStart w:id="594" w:name="_Toc185707008"/>
      <w:r w:rsidRPr="005339BD">
        <w:rPr>
          <w:rStyle w:val="Heading2Char"/>
          <w:rFonts w:cs="Times New Roman"/>
          <w:szCs w:val="26"/>
        </w:rPr>
        <w:t>4.3. Định hướng phát triển tương lai</w:t>
      </w:r>
      <w:bookmarkEnd w:id="594"/>
      <w:r w:rsidRPr="005339BD">
        <w:rPr>
          <w:rFonts w:cs="Times New Roman"/>
          <w:sz w:val="26"/>
          <w:szCs w:val="26"/>
          <w:rPrChange w:id="595" w:author="Khanh Cong" w:date="2024-12-21T20:54:00Z" w16du:dateUtc="2024-12-21T13:54:00Z">
            <w:rPr>
              <w:rFonts w:cs="Times New Roman"/>
            </w:rPr>
          </w:rPrChange>
        </w:rPr>
        <w:t>:</w:t>
      </w:r>
    </w:p>
    <w:p w14:paraId="6D2FC621" w14:textId="77777777" w:rsidR="00E03AAB" w:rsidRPr="005339BD" w:rsidRDefault="00E03AAB" w:rsidP="006454E5">
      <w:pPr>
        <w:pStyle w:val="ListParagraph"/>
        <w:numPr>
          <w:ilvl w:val="0"/>
          <w:numId w:val="82"/>
        </w:numPr>
        <w:rPr>
          <w:rFonts w:cs="Times New Roman"/>
          <w:sz w:val="26"/>
          <w:szCs w:val="26"/>
          <w:rPrChange w:id="596" w:author="Khanh Cong" w:date="2024-12-21T20:54:00Z" w16du:dateUtc="2024-12-21T13:54:00Z">
            <w:rPr>
              <w:rFonts w:cs="Times New Roman"/>
            </w:rPr>
          </w:rPrChange>
        </w:rPr>
      </w:pPr>
      <w:r w:rsidRPr="005339BD">
        <w:rPr>
          <w:rFonts w:cs="Times New Roman"/>
          <w:sz w:val="26"/>
          <w:szCs w:val="26"/>
          <w:rPrChange w:id="597" w:author="Khanh Cong" w:date="2024-12-21T20:54:00Z" w16du:dateUtc="2024-12-21T13:54:00Z">
            <w:rPr>
              <w:rFonts w:cs="Times New Roman"/>
            </w:rPr>
          </w:rPrChange>
        </w:rPr>
        <w:t>Mở rộng tính năng người dùng:</w:t>
      </w:r>
    </w:p>
    <w:p w14:paraId="5CD0E31D" w14:textId="77777777" w:rsidR="00E03AAB" w:rsidRPr="005339BD" w:rsidRDefault="00E03AAB" w:rsidP="00E03AAB">
      <w:pPr>
        <w:rPr>
          <w:rFonts w:cs="Times New Roman"/>
          <w:sz w:val="26"/>
          <w:szCs w:val="26"/>
          <w:rPrChange w:id="598" w:author="Khanh Cong" w:date="2024-12-21T20:54:00Z" w16du:dateUtc="2024-12-21T13:54:00Z">
            <w:rPr>
              <w:rFonts w:cs="Times New Roman"/>
            </w:rPr>
          </w:rPrChange>
        </w:rPr>
      </w:pPr>
    </w:p>
    <w:p w14:paraId="54A5A494" w14:textId="77777777" w:rsidR="00E03AAB" w:rsidRPr="005339BD" w:rsidRDefault="00E03AAB" w:rsidP="006454E5">
      <w:pPr>
        <w:pStyle w:val="ListParagraph"/>
        <w:numPr>
          <w:ilvl w:val="0"/>
          <w:numId w:val="82"/>
        </w:numPr>
        <w:rPr>
          <w:rFonts w:cs="Times New Roman"/>
          <w:sz w:val="26"/>
          <w:szCs w:val="26"/>
          <w:rPrChange w:id="599" w:author="Khanh Cong" w:date="2024-12-21T20:54:00Z" w16du:dateUtc="2024-12-21T13:54:00Z">
            <w:rPr>
              <w:rFonts w:cs="Times New Roman"/>
            </w:rPr>
          </w:rPrChange>
        </w:rPr>
      </w:pPr>
      <w:r w:rsidRPr="005339BD">
        <w:rPr>
          <w:rFonts w:cs="Times New Roman"/>
          <w:sz w:val="26"/>
          <w:szCs w:val="26"/>
          <w:rPrChange w:id="600" w:author="Khanh Cong" w:date="2024-12-21T20:54:00Z" w16du:dateUtc="2024-12-21T13:54:00Z">
            <w:rPr>
              <w:rFonts w:cs="Times New Roman"/>
            </w:rPr>
          </w:rPrChange>
        </w:rPr>
        <w:t>Tích hợp tính năng cá nhân hóa gợi ý sản phẩm dựa trên hành vi mua sắm.</w:t>
      </w:r>
    </w:p>
    <w:p w14:paraId="71A7A1D2" w14:textId="77777777" w:rsidR="00E03AAB" w:rsidRPr="005339BD" w:rsidRDefault="00E03AAB" w:rsidP="006454E5">
      <w:pPr>
        <w:pStyle w:val="ListParagraph"/>
        <w:numPr>
          <w:ilvl w:val="0"/>
          <w:numId w:val="82"/>
        </w:numPr>
        <w:rPr>
          <w:rFonts w:cs="Times New Roman"/>
          <w:sz w:val="26"/>
          <w:szCs w:val="26"/>
          <w:rPrChange w:id="601" w:author="Khanh Cong" w:date="2024-12-21T20:54:00Z" w16du:dateUtc="2024-12-21T13:54:00Z">
            <w:rPr>
              <w:rFonts w:cs="Times New Roman"/>
            </w:rPr>
          </w:rPrChange>
        </w:rPr>
      </w:pPr>
      <w:r w:rsidRPr="005339BD">
        <w:rPr>
          <w:rFonts w:cs="Times New Roman"/>
          <w:sz w:val="26"/>
          <w:szCs w:val="26"/>
          <w:rPrChange w:id="602" w:author="Khanh Cong" w:date="2024-12-21T20:54:00Z" w16du:dateUtc="2024-12-21T13:54:00Z">
            <w:rPr>
              <w:rFonts w:cs="Times New Roman"/>
            </w:rPr>
          </w:rPrChange>
        </w:rPr>
        <w:t>Cải thiện hệ thống đánh giá và nhận xét để nâng cao tính minh bạch.</w:t>
      </w:r>
    </w:p>
    <w:p w14:paraId="46F7F03F" w14:textId="77777777" w:rsidR="00E03AAB" w:rsidRPr="005339BD" w:rsidRDefault="00E03AAB" w:rsidP="006454E5">
      <w:pPr>
        <w:pStyle w:val="ListParagraph"/>
        <w:numPr>
          <w:ilvl w:val="0"/>
          <w:numId w:val="82"/>
        </w:numPr>
        <w:rPr>
          <w:rFonts w:cs="Times New Roman"/>
          <w:sz w:val="26"/>
          <w:szCs w:val="26"/>
          <w:rPrChange w:id="603" w:author="Khanh Cong" w:date="2024-12-21T20:54:00Z" w16du:dateUtc="2024-12-21T13:54:00Z">
            <w:rPr>
              <w:rFonts w:cs="Times New Roman"/>
            </w:rPr>
          </w:rPrChange>
        </w:rPr>
      </w:pPr>
      <w:r w:rsidRPr="005339BD">
        <w:rPr>
          <w:rFonts w:cs="Times New Roman"/>
          <w:sz w:val="26"/>
          <w:szCs w:val="26"/>
          <w:rPrChange w:id="604" w:author="Khanh Cong" w:date="2024-12-21T20:54:00Z" w16du:dateUtc="2024-12-21T13:54:00Z">
            <w:rPr>
              <w:rFonts w:cs="Times New Roman"/>
            </w:rPr>
          </w:rPrChange>
        </w:rPr>
        <w:t>Phát triển ứng dụng di động:</w:t>
      </w:r>
    </w:p>
    <w:p w14:paraId="30C87D93" w14:textId="77777777" w:rsidR="00E03AAB" w:rsidRPr="005339BD" w:rsidRDefault="00E03AAB" w:rsidP="00E03AAB">
      <w:pPr>
        <w:rPr>
          <w:rFonts w:cs="Times New Roman"/>
          <w:sz w:val="26"/>
          <w:szCs w:val="26"/>
          <w:rPrChange w:id="605" w:author="Khanh Cong" w:date="2024-12-21T20:54:00Z" w16du:dateUtc="2024-12-21T13:54:00Z">
            <w:rPr>
              <w:rFonts w:cs="Times New Roman"/>
            </w:rPr>
          </w:rPrChange>
        </w:rPr>
      </w:pPr>
    </w:p>
    <w:p w14:paraId="16863E55" w14:textId="77777777" w:rsidR="00E03AAB" w:rsidRPr="005339BD" w:rsidRDefault="00E03AAB" w:rsidP="006454E5">
      <w:pPr>
        <w:pStyle w:val="ListParagraph"/>
        <w:numPr>
          <w:ilvl w:val="0"/>
          <w:numId w:val="82"/>
        </w:numPr>
        <w:rPr>
          <w:rFonts w:cs="Times New Roman"/>
          <w:sz w:val="26"/>
          <w:szCs w:val="26"/>
          <w:rPrChange w:id="606" w:author="Khanh Cong" w:date="2024-12-21T20:54:00Z" w16du:dateUtc="2024-12-21T13:54:00Z">
            <w:rPr>
              <w:rFonts w:cs="Times New Roman"/>
            </w:rPr>
          </w:rPrChange>
        </w:rPr>
      </w:pPr>
      <w:r w:rsidRPr="005339BD">
        <w:rPr>
          <w:rFonts w:cs="Times New Roman"/>
          <w:sz w:val="26"/>
          <w:szCs w:val="26"/>
          <w:rPrChange w:id="607" w:author="Khanh Cong" w:date="2024-12-21T20:54:00Z" w16du:dateUtc="2024-12-21T13:54:00Z">
            <w:rPr>
              <w:rFonts w:cs="Times New Roman"/>
            </w:rPr>
          </w:rPrChange>
        </w:rPr>
        <w:t>Tạo ứng dụng native cho iOS và Android để tăng cường khả năng tiếp cận người dùng.</w:t>
      </w:r>
    </w:p>
    <w:p w14:paraId="3711F2C2" w14:textId="77777777" w:rsidR="00E03AAB" w:rsidRPr="005339BD" w:rsidRDefault="00E03AAB" w:rsidP="006454E5">
      <w:pPr>
        <w:pStyle w:val="ListParagraph"/>
        <w:numPr>
          <w:ilvl w:val="0"/>
          <w:numId w:val="82"/>
        </w:numPr>
        <w:rPr>
          <w:rFonts w:cs="Times New Roman"/>
          <w:sz w:val="26"/>
          <w:szCs w:val="26"/>
          <w:rPrChange w:id="608" w:author="Khanh Cong" w:date="2024-12-21T20:54:00Z" w16du:dateUtc="2024-12-21T13:54:00Z">
            <w:rPr>
              <w:rFonts w:cs="Times New Roman"/>
            </w:rPr>
          </w:rPrChange>
        </w:rPr>
      </w:pPr>
      <w:r w:rsidRPr="005339BD">
        <w:rPr>
          <w:rFonts w:cs="Times New Roman"/>
          <w:sz w:val="26"/>
          <w:szCs w:val="26"/>
          <w:rPrChange w:id="609" w:author="Khanh Cong" w:date="2024-12-21T20:54:00Z" w16du:dateUtc="2024-12-21T13:54:00Z">
            <w:rPr>
              <w:rFonts w:cs="Times New Roman"/>
            </w:rPr>
          </w:rPrChange>
        </w:rPr>
        <w:t>Tăng cường bảo mật và hiệu năng:</w:t>
      </w:r>
    </w:p>
    <w:p w14:paraId="469AD8F0" w14:textId="77777777" w:rsidR="00E03AAB" w:rsidRPr="005339BD" w:rsidRDefault="00E03AAB" w:rsidP="00E03AAB">
      <w:pPr>
        <w:rPr>
          <w:rFonts w:cs="Times New Roman"/>
          <w:sz w:val="26"/>
          <w:szCs w:val="26"/>
          <w:rPrChange w:id="610" w:author="Khanh Cong" w:date="2024-12-21T20:54:00Z" w16du:dateUtc="2024-12-21T13:54:00Z">
            <w:rPr>
              <w:rFonts w:cs="Times New Roman"/>
            </w:rPr>
          </w:rPrChange>
        </w:rPr>
      </w:pPr>
    </w:p>
    <w:p w14:paraId="3D814E92" w14:textId="77777777" w:rsidR="00E03AAB" w:rsidRPr="005339BD" w:rsidRDefault="00E03AAB" w:rsidP="006454E5">
      <w:pPr>
        <w:pStyle w:val="ListParagraph"/>
        <w:numPr>
          <w:ilvl w:val="0"/>
          <w:numId w:val="82"/>
        </w:numPr>
        <w:rPr>
          <w:rFonts w:cs="Times New Roman"/>
          <w:sz w:val="26"/>
          <w:szCs w:val="26"/>
          <w:rPrChange w:id="611" w:author="Khanh Cong" w:date="2024-12-21T20:54:00Z" w16du:dateUtc="2024-12-21T13:54:00Z">
            <w:rPr>
              <w:rFonts w:cs="Times New Roman"/>
            </w:rPr>
          </w:rPrChange>
        </w:rPr>
      </w:pPr>
      <w:r w:rsidRPr="005339BD">
        <w:rPr>
          <w:rFonts w:cs="Times New Roman"/>
          <w:sz w:val="26"/>
          <w:szCs w:val="26"/>
          <w:rPrChange w:id="612" w:author="Khanh Cong" w:date="2024-12-21T20:54:00Z" w16du:dateUtc="2024-12-21T13:54:00Z">
            <w:rPr>
              <w:rFonts w:cs="Times New Roman"/>
            </w:rPr>
          </w:rPrChange>
        </w:rPr>
        <w:t>Áp dụng các công nghệ bảo mật mới như OAuth 2.0, bảo vệ giao dịch và thông tin cá nhân.</w:t>
      </w:r>
    </w:p>
    <w:p w14:paraId="24B019A6" w14:textId="77777777" w:rsidR="00E03AAB" w:rsidRPr="005339BD" w:rsidRDefault="00E03AAB" w:rsidP="006454E5">
      <w:pPr>
        <w:pStyle w:val="ListParagraph"/>
        <w:numPr>
          <w:ilvl w:val="0"/>
          <w:numId w:val="82"/>
        </w:numPr>
        <w:rPr>
          <w:rFonts w:cs="Times New Roman"/>
          <w:sz w:val="26"/>
          <w:szCs w:val="26"/>
          <w:rPrChange w:id="613" w:author="Khanh Cong" w:date="2024-12-21T20:54:00Z" w16du:dateUtc="2024-12-21T13:54:00Z">
            <w:rPr>
              <w:rFonts w:cs="Times New Roman"/>
            </w:rPr>
          </w:rPrChange>
        </w:rPr>
      </w:pPr>
      <w:r w:rsidRPr="005339BD">
        <w:rPr>
          <w:rFonts w:cs="Times New Roman"/>
          <w:sz w:val="26"/>
          <w:szCs w:val="26"/>
          <w:rPrChange w:id="614" w:author="Khanh Cong" w:date="2024-12-21T20:54:00Z" w16du:dateUtc="2024-12-21T13:54:00Z">
            <w:rPr>
              <w:rFonts w:cs="Times New Roman"/>
            </w:rPr>
          </w:rPrChange>
        </w:rPr>
        <w:t>Tối ưu cơ sở dữ liệu và dịch vụ backend để xử lý lượng dữ liệu lớn hơn.</w:t>
      </w:r>
    </w:p>
    <w:p w14:paraId="12D4AA48" w14:textId="77777777" w:rsidR="00E03AAB" w:rsidRPr="005339BD" w:rsidRDefault="00E03AAB" w:rsidP="006454E5">
      <w:pPr>
        <w:pStyle w:val="ListParagraph"/>
        <w:numPr>
          <w:ilvl w:val="0"/>
          <w:numId w:val="82"/>
        </w:numPr>
        <w:rPr>
          <w:rFonts w:cs="Times New Roman"/>
          <w:sz w:val="26"/>
          <w:szCs w:val="26"/>
          <w:rPrChange w:id="615" w:author="Khanh Cong" w:date="2024-12-21T20:54:00Z" w16du:dateUtc="2024-12-21T13:54:00Z">
            <w:rPr>
              <w:rFonts w:cs="Times New Roman"/>
            </w:rPr>
          </w:rPrChange>
        </w:rPr>
      </w:pPr>
      <w:r w:rsidRPr="005339BD">
        <w:rPr>
          <w:rFonts w:cs="Times New Roman"/>
          <w:sz w:val="26"/>
          <w:szCs w:val="26"/>
          <w:rPrChange w:id="616" w:author="Khanh Cong" w:date="2024-12-21T20:54:00Z" w16du:dateUtc="2024-12-21T13:54:00Z">
            <w:rPr>
              <w:rFonts w:cs="Times New Roman"/>
            </w:rPr>
          </w:rPrChange>
        </w:rPr>
        <w:t>Ứng dụng công nghệ AI và Big Data:</w:t>
      </w:r>
    </w:p>
    <w:p w14:paraId="03954FBF" w14:textId="77777777" w:rsidR="00E03AAB" w:rsidRPr="005339BD" w:rsidRDefault="00E03AAB" w:rsidP="00E03AAB">
      <w:pPr>
        <w:rPr>
          <w:rFonts w:cs="Times New Roman"/>
          <w:sz w:val="26"/>
          <w:szCs w:val="26"/>
          <w:rPrChange w:id="617" w:author="Khanh Cong" w:date="2024-12-21T20:54:00Z" w16du:dateUtc="2024-12-21T13:54:00Z">
            <w:rPr>
              <w:rFonts w:cs="Times New Roman"/>
            </w:rPr>
          </w:rPrChange>
        </w:rPr>
      </w:pPr>
    </w:p>
    <w:p w14:paraId="1220FFB9" w14:textId="77777777" w:rsidR="00E03AAB" w:rsidRPr="005339BD" w:rsidRDefault="00E03AAB" w:rsidP="006454E5">
      <w:pPr>
        <w:pStyle w:val="ListParagraph"/>
        <w:numPr>
          <w:ilvl w:val="0"/>
          <w:numId w:val="82"/>
        </w:numPr>
        <w:rPr>
          <w:rFonts w:cs="Times New Roman"/>
          <w:sz w:val="26"/>
          <w:szCs w:val="26"/>
          <w:rPrChange w:id="618" w:author="Khanh Cong" w:date="2024-12-21T20:54:00Z" w16du:dateUtc="2024-12-21T13:54:00Z">
            <w:rPr>
              <w:rFonts w:cs="Times New Roman"/>
            </w:rPr>
          </w:rPrChange>
        </w:rPr>
      </w:pPr>
      <w:r w:rsidRPr="005339BD">
        <w:rPr>
          <w:rFonts w:cs="Times New Roman"/>
          <w:sz w:val="26"/>
          <w:szCs w:val="26"/>
          <w:rPrChange w:id="619" w:author="Khanh Cong" w:date="2024-12-21T20:54:00Z" w16du:dateUtc="2024-12-21T13:54:00Z">
            <w:rPr>
              <w:rFonts w:cs="Times New Roman"/>
            </w:rPr>
          </w:rPrChange>
        </w:rPr>
        <w:t>Sử dụng AI để phân tích xu hướng mua sắm và đưa ra gợi ý thông minh.</w:t>
      </w:r>
    </w:p>
    <w:p w14:paraId="16FF0B91" w14:textId="77777777" w:rsidR="00E03AAB" w:rsidRPr="005339BD" w:rsidRDefault="00E03AAB" w:rsidP="006454E5">
      <w:pPr>
        <w:pStyle w:val="ListParagraph"/>
        <w:numPr>
          <w:ilvl w:val="0"/>
          <w:numId w:val="82"/>
        </w:numPr>
        <w:rPr>
          <w:rFonts w:cs="Times New Roman"/>
          <w:sz w:val="26"/>
          <w:szCs w:val="26"/>
          <w:rPrChange w:id="620" w:author="Khanh Cong" w:date="2024-12-21T20:54:00Z" w16du:dateUtc="2024-12-21T13:54:00Z">
            <w:rPr>
              <w:rFonts w:cs="Times New Roman"/>
            </w:rPr>
          </w:rPrChange>
        </w:rPr>
      </w:pPr>
      <w:r w:rsidRPr="005339BD">
        <w:rPr>
          <w:rFonts w:cs="Times New Roman"/>
          <w:sz w:val="26"/>
          <w:szCs w:val="26"/>
          <w:rPrChange w:id="621" w:author="Khanh Cong" w:date="2024-12-21T20:54:00Z" w16du:dateUtc="2024-12-21T13:54:00Z">
            <w:rPr>
              <w:rFonts w:cs="Times New Roman"/>
            </w:rPr>
          </w:rPrChange>
        </w:rPr>
        <w:t>Tối ưu quản lý kho và cung ứng sản phẩm bằng phân tích dữ liệu lớn.</w:t>
      </w:r>
    </w:p>
    <w:p w14:paraId="516B655C" w14:textId="77777777" w:rsidR="00E03AAB" w:rsidRPr="005339BD" w:rsidRDefault="00E03AAB" w:rsidP="006454E5">
      <w:pPr>
        <w:pStyle w:val="ListParagraph"/>
        <w:numPr>
          <w:ilvl w:val="0"/>
          <w:numId w:val="82"/>
        </w:numPr>
        <w:rPr>
          <w:rFonts w:cs="Times New Roman"/>
          <w:sz w:val="26"/>
          <w:szCs w:val="26"/>
          <w:rPrChange w:id="622" w:author="Khanh Cong" w:date="2024-12-21T20:54:00Z" w16du:dateUtc="2024-12-21T13:54:00Z">
            <w:rPr>
              <w:rFonts w:cs="Times New Roman"/>
            </w:rPr>
          </w:rPrChange>
        </w:rPr>
      </w:pPr>
      <w:r w:rsidRPr="005339BD">
        <w:rPr>
          <w:rFonts w:cs="Times New Roman"/>
          <w:sz w:val="26"/>
          <w:szCs w:val="26"/>
          <w:rPrChange w:id="623" w:author="Khanh Cong" w:date="2024-12-21T20:54:00Z" w16du:dateUtc="2024-12-21T13:54:00Z">
            <w:rPr>
              <w:rFonts w:cs="Times New Roman"/>
            </w:rPr>
          </w:rPrChange>
        </w:rPr>
        <w:t>Hỗ trợ thanh toán và giao dịch quốc tế:</w:t>
      </w:r>
    </w:p>
    <w:p w14:paraId="201C504B" w14:textId="77777777" w:rsidR="00E03AAB" w:rsidRPr="005339BD" w:rsidRDefault="00E03AAB" w:rsidP="00E03AAB">
      <w:pPr>
        <w:rPr>
          <w:rFonts w:cs="Times New Roman"/>
          <w:sz w:val="26"/>
          <w:szCs w:val="26"/>
          <w:rPrChange w:id="624" w:author="Khanh Cong" w:date="2024-12-21T20:54:00Z" w16du:dateUtc="2024-12-21T13:54:00Z">
            <w:rPr>
              <w:rFonts w:cs="Times New Roman"/>
            </w:rPr>
          </w:rPrChange>
        </w:rPr>
      </w:pPr>
    </w:p>
    <w:p w14:paraId="794106DD" w14:textId="77777777" w:rsidR="00E03AAB" w:rsidRPr="005339BD" w:rsidRDefault="00E03AAB" w:rsidP="006454E5">
      <w:pPr>
        <w:pStyle w:val="ListParagraph"/>
        <w:numPr>
          <w:ilvl w:val="0"/>
          <w:numId w:val="82"/>
        </w:numPr>
        <w:rPr>
          <w:rFonts w:cs="Times New Roman"/>
          <w:sz w:val="26"/>
          <w:szCs w:val="26"/>
          <w:rPrChange w:id="625" w:author="Khanh Cong" w:date="2024-12-21T20:54:00Z" w16du:dateUtc="2024-12-21T13:54:00Z">
            <w:rPr>
              <w:rFonts w:cs="Times New Roman"/>
            </w:rPr>
          </w:rPrChange>
        </w:rPr>
      </w:pPr>
      <w:r w:rsidRPr="005339BD">
        <w:rPr>
          <w:rFonts w:cs="Times New Roman"/>
          <w:sz w:val="26"/>
          <w:szCs w:val="26"/>
          <w:rPrChange w:id="626" w:author="Khanh Cong" w:date="2024-12-21T20:54:00Z" w16du:dateUtc="2024-12-21T13:54:00Z">
            <w:rPr>
              <w:rFonts w:cs="Times New Roman"/>
            </w:rPr>
          </w:rPrChange>
        </w:rPr>
        <w:t>Tích hợp thêm các phương thức thanh toán phổ biến trên toàn cầu như Apple Pay, Google Pay.</w:t>
      </w:r>
    </w:p>
    <w:p w14:paraId="4EB14046" w14:textId="77777777" w:rsidR="00E03AAB" w:rsidRPr="005339BD" w:rsidRDefault="00E03AAB" w:rsidP="006454E5">
      <w:pPr>
        <w:pStyle w:val="ListParagraph"/>
        <w:numPr>
          <w:ilvl w:val="0"/>
          <w:numId w:val="82"/>
        </w:numPr>
        <w:rPr>
          <w:rFonts w:cs="Times New Roman"/>
          <w:sz w:val="26"/>
          <w:szCs w:val="26"/>
          <w:rPrChange w:id="627" w:author="Khanh Cong" w:date="2024-12-21T20:54:00Z" w16du:dateUtc="2024-12-21T13:54:00Z">
            <w:rPr>
              <w:rFonts w:cs="Times New Roman"/>
            </w:rPr>
          </w:rPrChange>
        </w:rPr>
      </w:pPr>
      <w:r w:rsidRPr="005339BD">
        <w:rPr>
          <w:rFonts w:cs="Times New Roman"/>
          <w:sz w:val="26"/>
          <w:szCs w:val="26"/>
          <w:rPrChange w:id="628" w:author="Khanh Cong" w:date="2024-12-21T20:54:00Z" w16du:dateUtc="2024-12-21T13:54:00Z">
            <w:rPr>
              <w:rFonts w:cs="Times New Roman"/>
            </w:rPr>
          </w:rPrChange>
        </w:rPr>
        <w:t>Hỗ trợ nhiều ngôn ngữ và loại tiền tệ để mở rộng phạm vi khách hàng.</w:t>
      </w:r>
    </w:p>
    <w:p w14:paraId="160CDA43" w14:textId="00FB9E2B" w:rsidR="009632FF" w:rsidRPr="00770E68" w:rsidRDefault="00E03AAB" w:rsidP="006454E5">
      <w:pPr>
        <w:pStyle w:val="ListParagraph"/>
        <w:numPr>
          <w:ilvl w:val="0"/>
          <w:numId w:val="82"/>
        </w:numPr>
        <w:rPr>
          <w:ins w:id="629" w:author="Khanh Cong" w:date="2024-12-22T21:07:00Z" w16du:dateUtc="2024-12-22T14:07:00Z"/>
          <w:rPrChange w:id="630" w:author="Khanh Cong" w:date="2024-12-22T21:07:00Z" w16du:dateUtc="2024-12-22T14:07:00Z">
            <w:rPr>
              <w:ins w:id="631" w:author="Khanh Cong" w:date="2024-12-22T21:07:00Z" w16du:dateUtc="2024-12-22T14:07:00Z"/>
              <w:rFonts w:cs="Times New Roman"/>
              <w:sz w:val="26"/>
              <w:szCs w:val="26"/>
            </w:rPr>
          </w:rPrChange>
        </w:rPr>
      </w:pPr>
      <w:r w:rsidRPr="005339BD">
        <w:rPr>
          <w:rFonts w:cs="Times New Roman"/>
          <w:sz w:val="26"/>
          <w:szCs w:val="26"/>
          <w:rPrChange w:id="632" w:author="Khanh Cong" w:date="2024-12-21T20:54:00Z" w16du:dateUtc="2024-12-21T13:54:00Z">
            <w:rPr>
              <w:rFonts w:cs="Times New Roman"/>
            </w:rPr>
          </w:rPrChange>
        </w:rPr>
        <w:t>Với những cải tiến và định hướng phát triển như trên, hệ thống sẽ ngày càng hoàn thiện, đáp ứng nhu cầu người dùng và cạnh tranh mạnh mẽ trên thị trường thương mại điện tử.</w:t>
      </w:r>
    </w:p>
    <w:p w14:paraId="460B4429" w14:textId="5BA5AB3B" w:rsidR="00770E68" w:rsidRDefault="00770E68" w:rsidP="00770E68">
      <w:pPr>
        <w:rPr>
          <w:ins w:id="633" w:author="Khanh Cong" w:date="2024-12-22T21:07:00Z" w16du:dateUtc="2024-12-22T14:07:00Z"/>
        </w:rPr>
      </w:pPr>
    </w:p>
    <w:p w14:paraId="1930A954" w14:textId="6F01492D" w:rsidR="00770E68" w:rsidRPr="009632FF" w:rsidRDefault="00770E68" w:rsidP="00770E68">
      <w:pPr>
        <w:pPrChange w:id="634" w:author="Khanh Cong" w:date="2024-12-22T21:07:00Z" w16du:dateUtc="2024-12-22T14:07:00Z">
          <w:pPr>
            <w:pStyle w:val="ListParagraph"/>
            <w:numPr>
              <w:numId w:val="82"/>
            </w:numPr>
            <w:ind w:hanging="360"/>
          </w:pPr>
        </w:pPrChange>
      </w:pPr>
      <w:ins w:id="635" w:author="Khanh Cong" w:date="2024-12-22T21:07:00Z" w16du:dateUtc="2024-12-22T14:07:00Z">
        <w:r>
          <w:t>4.4. Kết luận chương</w:t>
        </w:r>
      </w:ins>
    </w:p>
    <w:p w14:paraId="70969D26" w14:textId="039B8BDD" w:rsidR="00737680" w:rsidRPr="00462FF3" w:rsidDel="009F7BBD" w:rsidRDefault="00737680">
      <w:pPr>
        <w:pStyle w:val="Heading1"/>
        <w:rPr>
          <w:del w:id="636" w:author="Khanh Cong" w:date="2024-12-21T20:22:00Z" w16du:dateUtc="2024-12-21T13:22:00Z"/>
        </w:rPr>
      </w:pPr>
      <w:bookmarkStart w:id="637" w:name="_Toc185447778"/>
      <w:bookmarkStart w:id="638" w:name="_Toc185534243"/>
      <w:bookmarkStart w:id="639" w:name="_Toc185707009"/>
      <w:r w:rsidRPr="00462FF3">
        <w:t>DANH MỤC TÀI LIỆU THAM KHẢO</w:t>
      </w:r>
      <w:bookmarkEnd w:id="637"/>
      <w:bookmarkEnd w:id="638"/>
      <w:bookmarkEnd w:id="639"/>
    </w:p>
    <w:p w14:paraId="44236B8C" w14:textId="77777777" w:rsidR="00314B16" w:rsidRPr="006454E5" w:rsidRDefault="00314B16">
      <w:pPr>
        <w:pStyle w:val="Heading1"/>
        <w:pPrChange w:id="640" w:author="Khanh Cong" w:date="2024-12-21T20:42:00Z" w16du:dateUtc="2024-12-21T13:42:00Z">
          <w:pPr>
            <w:pStyle w:val="Heading2"/>
          </w:pPr>
        </w:pPrChange>
      </w:pPr>
    </w:p>
    <w:p w14:paraId="0576B5D7" w14:textId="77777777" w:rsidR="009F7BBD" w:rsidRPr="009F7BBD" w:rsidRDefault="009F7BBD" w:rsidP="009F7BBD">
      <w:pPr>
        <w:pStyle w:val="BodyText"/>
        <w:ind w:right="3"/>
        <w:rPr>
          <w:ins w:id="641" w:author="Khanh Cong" w:date="2024-12-21T20:22:00Z" w16du:dateUtc="2024-12-21T13:22:00Z"/>
          <w:rFonts w:ascii="Times New Roman" w:hAnsi="Times New Roman" w:cs="Times New Roman"/>
          <w:sz w:val="26"/>
          <w:szCs w:val="26"/>
        </w:rPr>
      </w:pPr>
      <w:ins w:id="642" w:author="Khanh Cong" w:date="2024-12-21T20:22:00Z" w16du:dateUtc="2024-12-21T13:22:00Z">
        <w:r w:rsidRPr="009F7BBD">
          <w:rPr>
            <w:rFonts w:ascii="Times New Roman" w:hAnsi="Times New Roman" w:cs="Times New Roman"/>
            <w:sz w:val="26"/>
            <w:szCs w:val="26"/>
          </w:rPr>
          <w:t>[1] Trần Đình Quế, Phân tích và thiết kế Hệ Thống Thông Tin, Học Viện Công Nghệ Bưu Chính Viễn Thông, 2015.</w:t>
        </w:r>
      </w:ins>
    </w:p>
    <w:p w14:paraId="4277CCDA" w14:textId="362A9A00" w:rsidR="00314B16" w:rsidRPr="006454E5" w:rsidRDefault="009F7BBD" w:rsidP="009F7BBD">
      <w:pPr>
        <w:pStyle w:val="BodyText"/>
        <w:spacing w:after="0"/>
        <w:ind w:right="3"/>
        <w:rPr>
          <w:rFonts w:ascii="Times New Roman" w:hAnsi="Times New Roman" w:cs="Times New Roman"/>
          <w:sz w:val="26"/>
          <w:szCs w:val="26"/>
        </w:rPr>
      </w:pPr>
      <w:ins w:id="643" w:author="Khanh Cong" w:date="2024-12-21T20:22:00Z" w16du:dateUtc="2024-12-21T13:22:00Z">
        <w:r w:rsidRPr="009F7BBD">
          <w:rPr>
            <w:rFonts w:ascii="Times New Roman" w:hAnsi="Times New Roman" w:cs="Times New Roman"/>
            <w:sz w:val="26"/>
            <w:szCs w:val="26"/>
          </w:rPr>
          <w:lastRenderedPageBreak/>
          <w:t xml:space="preserve"> [2] Trần Đình Quế &amp; Nguyễn Mạnh Hùng, Nhập môn Công nghệ phần mềm, Học Viện Công Nghệ Bưu Chính Viễn Thông, 2016</w:t>
        </w:r>
      </w:ins>
    </w:p>
    <w:sectPr w:rsidR="00314B16" w:rsidRPr="006454E5" w:rsidSect="00977C45">
      <w:pgSz w:w="11910" w:h="16840"/>
      <w:pgMar w:top="1134" w:right="1134" w:bottom="1134" w:left="1701" w:header="0" w:footer="10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54764" w14:textId="77777777" w:rsidR="006371A9" w:rsidRDefault="006371A9">
      <w:r>
        <w:separator/>
      </w:r>
    </w:p>
  </w:endnote>
  <w:endnote w:type="continuationSeparator" w:id="0">
    <w:p w14:paraId="0AF8BD31" w14:textId="77777777" w:rsidR="006371A9" w:rsidRDefault="00637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37" w:name="PageNumWizard_FOOTER_Default_Page_Style6"/>
  <w:p w14:paraId="1F1B36D4" w14:textId="77777777" w:rsidR="007224D9" w:rsidRDefault="00000000">
    <w:pPr>
      <w:pStyle w:val="Footer"/>
      <w:jc w:val="right"/>
    </w:pPr>
    <w:r>
      <w:fldChar w:fldCharType="begin"/>
    </w:r>
    <w:r>
      <w:instrText xml:space="preserve"> PAGE </w:instrText>
    </w:r>
    <w:r>
      <w:fldChar w:fldCharType="separate"/>
    </w:r>
    <w:r>
      <w:t>14</w:t>
    </w:r>
    <w:r>
      <w:fldChar w:fldCharType="end"/>
    </w:r>
    <w:bookmarkEnd w:id="137"/>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7224D9" w:rsidRDefault="007224D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7224D9" w:rsidRDefault="007224D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7224D9" w:rsidRDefault="007224D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7224D9" w:rsidRDefault="007224D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7224D9" w:rsidRDefault="007224D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7224D9" w:rsidRDefault="007224D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7224D9" w:rsidRDefault="007224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38" w:name="PageNumWizard_FOOTER_Default_Page_Style7"/>
  <w:p w14:paraId="63861818" w14:textId="77777777" w:rsidR="007224D9" w:rsidRDefault="00000000">
    <w:pPr>
      <w:pStyle w:val="Footer"/>
      <w:jc w:val="right"/>
    </w:pPr>
    <w:r>
      <w:fldChar w:fldCharType="begin"/>
    </w:r>
    <w:r>
      <w:instrText xml:space="preserve"> PAGE </w:instrText>
    </w:r>
    <w:r>
      <w:fldChar w:fldCharType="separate"/>
    </w:r>
    <w:r>
      <w:t>15</w:t>
    </w:r>
    <w:r>
      <w:fldChar w:fldCharType="end"/>
    </w:r>
    <w:bookmarkEnd w:id="138"/>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7224D9" w:rsidRDefault="007224D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7224D9" w:rsidRDefault="007224D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7224D9" w:rsidRDefault="007224D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7224D9" w:rsidRDefault="007224D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7224D9" w:rsidRDefault="007224D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7224D9" w:rsidRDefault="007224D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7224D9" w:rsidRDefault="007224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C438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7224D9" w:rsidRDefault="007224D9">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7224D9" w:rsidRDefault="007224D9"/>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7224D9" w:rsidRDefault="007224D9">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7224D9" w:rsidRDefault="007224D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7224D9" w:rsidRDefault="007224D9">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7224D9" w:rsidRDefault="007224D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29CC" w14:textId="77777777" w:rsidR="007224D9" w:rsidRDefault="007224D9">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7224D9" w:rsidRDefault="007224D9">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7224D9" w:rsidRDefault="007224D9"/>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7224D9" w:rsidRDefault="007224D9">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7224D9" w:rsidRDefault="007224D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7224D9" w:rsidRDefault="007224D9">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7224D9" w:rsidRDefault="007224D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7224D9" w:rsidRDefault="007224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3C5F" w14:textId="77777777" w:rsidR="007224D9" w:rsidRDefault="007224D9"/>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7224D9" w:rsidRDefault="007224D9"/>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7224D9" w:rsidRDefault="007224D9">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7224D9" w:rsidRDefault="007224D9"/>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0FA066BB" w:rsidR="007224D9" w:rsidRDefault="000A7749">
    <w:pPr>
      <w:pStyle w:val="normal1"/>
      <w:spacing w:line="0" w:lineRule="atLeast"/>
      <w:rPr>
        <w:rFonts w:ascii="Times New Roman" w:eastAsia="Times New Roman" w:hAnsi="Times New Roman" w:cs="Times New Roman"/>
        <w:color w:val="000000"/>
        <w:sz w:val="20"/>
        <w:szCs w:val="20"/>
      </w:rPr>
    </w:pPr>
    <w:del w:id="267" w:author="Khanh Cong" w:date="2024-12-22T21:02:00Z" w16du:dateUtc="2024-12-22T14:02:00Z">
      <w:r w:rsidDel="000A7749">
        <w:rPr>
          <w:rFonts w:ascii="Times New Roman" w:eastAsia="Times New Roman" w:hAnsi="Times New Roman" w:cs="Times New Roman"/>
          <w:noProof/>
          <w:color w:val="000000"/>
          <w:sz w:val="20"/>
          <w:szCs w:val="20"/>
        </w:rPr>
        <mc:AlternateContent>
          <mc:Choice Requires="wps">
            <w:drawing>
              <wp:anchor distT="0" distB="0" distL="0" distR="0" simplePos="0" relativeHeight="251660288" behindDoc="1" locked="0" layoutInCell="1" allowOverlap="1" wp14:anchorId="59EE8158" wp14:editId="1791DE57">
                <wp:simplePos x="0" y="0"/>
                <wp:positionH relativeFrom="column">
                  <wp:posOffset>-1359673</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15" cy="203835"/>
                        </a:xfrm>
                        <a:prstGeom prst="rect">
                          <a:avLst/>
                        </a:prstGeom>
                        <a:noFill/>
                        <a:ln w="0">
                          <a:noFill/>
                        </a:ln>
                      </wps:spPr>
                      <wps:style>
                        <a:lnRef idx="0">
                          <a:scrgbClr r="0" g="0" b="0"/>
                        </a:lnRef>
                        <a:fillRef idx="0">
                          <a:scrgbClr r="0" g="0" b="0"/>
                        </a:fillRef>
                        <a:effectRef idx="0">
                          <a:scrgbClr r="0" g="0" b="0"/>
                        </a:effectRef>
                        <a:fontRef idx="minor"/>
                      </wps:style>
                      <wps:txbx>
                        <w:txbxContent>
                          <w:p w14:paraId="16530412" w14:textId="0C275F2A" w:rsidR="007224D9" w:rsidRDefault="00000000">
                            <w:pPr>
                              <w:pStyle w:val="FrameContents"/>
                              <w:spacing w:before="10" w:line="240" w:lineRule="exact"/>
                              <w:ind w:left="20" w:firstLine="20"/>
                            </w:pPr>
                            <w:del w:id="268" w:author="Khanh Cong" w:date="2024-12-22T21:02:00Z" w16du:dateUtc="2024-12-22T14:02:00Z">
                              <w:r w:rsidDel="000A7749">
                                <w:rPr>
                                  <w:rFonts w:eastAsia="Times New Roman" w:cs="Times New Roman"/>
                                  <w:color w:val="000000"/>
                                  <w:sz w:val="24"/>
                                </w:rPr>
                                <w:delText>SV: Bùi Hoài Nam – Lớp D19HTTT01</w:delText>
                              </w:r>
                            </w:del>
                          </w:p>
                        </w:txbxContent>
                      </wps:txbx>
                      <wps:bodyPr lIns="0" tIns="0" rIns="0" bIns="0" anchor="t">
                        <a:noAutofit/>
                      </wps:bodyPr>
                    </wps:wsp>
                  </a:graphicData>
                </a:graphic>
              </wp:anchor>
            </w:drawing>
          </mc:Choice>
          <mc:Fallback>
            <w:pict>
              <v:rect w14:anchorId="59EE8158" id="Shape 7" o:spid="_x0000_s1040" style="position:absolute;margin-left:-107.05pt;margin-top:.05pt;width:191.4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" filled="f" stroked="f" strokeweight="0">
                <v:textbox inset="0,0,0,0">
                  <w:txbxContent>
                    <w:p w14:paraId="16530412" w14:textId="0C275F2A" w:rsidR="007224D9" w:rsidRDefault="00000000">
                      <w:pPr>
                        <w:pStyle w:val="FrameContents"/>
                        <w:spacing w:before="10" w:line="240" w:lineRule="exact"/>
                        <w:ind w:left="20" w:firstLine="20"/>
                      </w:pPr>
                      <w:del w:id="269" w:author="Khanh Cong" w:date="2024-12-22T21:02:00Z" w16du:dateUtc="2024-12-22T14:02:00Z">
                        <w:r w:rsidDel="000A7749">
                          <w:rPr>
                            <w:rFonts w:eastAsia="Times New Roman" w:cs="Times New Roman"/>
                            <w:color w:val="000000"/>
                            <w:sz w:val="24"/>
                          </w:rPr>
                          <w:delText>SV: Bùi Hoài Nam – Lớp D19HTTT01</w:delText>
                        </w:r>
                      </w:del>
                    </w:p>
                  </w:txbxContent>
                </v:textbox>
              </v:rect>
            </w:pict>
          </mc:Fallback>
        </mc:AlternateContent>
      </w:r>
    </w:del>
    <w:r w:rsidR="00000000">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2F938F3D">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1"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f8zQ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" filled="f" stroked="f" strokeweight="0">
              <v:textbox inset="0,0,0,0">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7224D9" w:rsidRDefault="007224D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3"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4"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5"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7224D9" w:rsidRDefault="007224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DEB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BDC81" w14:textId="77777777" w:rsidR="007224D9" w:rsidRDefault="007224D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D040B" w14:textId="77777777" w:rsidR="007224D9" w:rsidRDefault="007224D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C7586" w14:textId="77777777" w:rsidR="006371A9" w:rsidRDefault="006371A9">
      <w:r>
        <w:separator/>
      </w:r>
    </w:p>
  </w:footnote>
  <w:footnote w:type="continuationSeparator" w:id="0">
    <w:p w14:paraId="232DC211" w14:textId="77777777" w:rsidR="006371A9" w:rsidRDefault="00637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7224D9" w:rsidRDefault="007224D9">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7224D9" w:rsidRDefault="007224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9FDE5F"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7224D9" w:rsidRDefault="007224D9">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2"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07334E63" w14:textId="77777777" w:rsidR="007224D9" w:rsidRDefault="007224D9">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7224D9" w:rsidRDefault="00722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CE27DD"/>
    <w:multiLevelType w:val="hybridMultilevel"/>
    <w:tmpl w:val="FB360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 w15:restartNumberingAfterBreak="0">
    <w:nsid w:val="08177849"/>
    <w:multiLevelType w:val="hybridMultilevel"/>
    <w:tmpl w:val="A0902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10"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1"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4"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5"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6"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8"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9"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1"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3"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5"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6" w15:restartNumberingAfterBreak="0">
    <w:nsid w:val="20B60EAF"/>
    <w:multiLevelType w:val="multilevel"/>
    <w:tmpl w:val="FDF0A668"/>
    <w:lvl w:ilvl="0">
      <w:start w:val="2"/>
      <w:numFmt w:val="decimal"/>
      <w:lvlText w:val="%1."/>
      <w:lvlJc w:val="left"/>
      <w:pPr>
        <w:ind w:left="864" w:hanging="864"/>
      </w:pPr>
      <w:rPr>
        <w:rFonts w:hint="default"/>
      </w:rPr>
    </w:lvl>
    <w:lvl w:ilvl="1">
      <w:start w:val="1"/>
      <w:numFmt w:val="decimal"/>
      <w:lvlText w:val="%1.%2."/>
      <w:lvlJc w:val="left"/>
      <w:pPr>
        <w:ind w:left="1008" w:hanging="864"/>
      </w:pPr>
      <w:rPr>
        <w:rFonts w:hint="default"/>
      </w:rPr>
    </w:lvl>
    <w:lvl w:ilvl="2">
      <w:start w:val="1"/>
      <w:numFmt w:val="decimal"/>
      <w:lvlText w:val="%1.%2.%3."/>
      <w:lvlJc w:val="left"/>
      <w:pPr>
        <w:ind w:left="1152" w:hanging="864"/>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7"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0"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2"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3" w15:restartNumberingAfterBreak="0">
    <w:nsid w:val="29CC432A"/>
    <w:multiLevelType w:val="hybridMultilevel"/>
    <w:tmpl w:val="482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5"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6" w15:restartNumberingAfterBreak="0">
    <w:nsid w:val="2C5151D8"/>
    <w:multiLevelType w:val="hybridMultilevel"/>
    <w:tmpl w:val="0E54F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9" w15:restartNumberingAfterBreak="0">
    <w:nsid w:val="310A0578"/>
    <w:multiLevelType w:val="hybridMultilevel"/>
    <w:tmpl w:val="523E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15:restartNumberingAfterBreak="0">
    <w:nsid w:val="347C3568"/>
    <w:multiLevelType w:val="hybridMultilevel"/>
    <w:tmpl w:val="3350F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3"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4" w15:restartNumberingAfterBreak="0">
    <w:nsid w:val="37CB3619"/>
    <w:multiLevelType w:val="hybridMultilevel"/>
    <w:tmpl w:val="15886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6"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7"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8"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9"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1"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3"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15:restartNumberingAfterBreak="0">
    <w:nsid w:val="46BB3A3E"/>
    <w:multiLevelType w:val="hybridMultilevel"/>
    <w:tmpl w:val="13F61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6" w15:restartNumberingAfterBreak="0">
    <w:nsid w:val="49C14227"/>
    <w:multiLevelType w:val="multilevel"/>
    <w:tmpl w:val="24A2E460"/>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8"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9"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0" w15:restartNumberingAfterBreak="0">
    <w:nsid w:val="4D07564D"/>
    <w:multiLevelType w:val="hybridMultilevel"/>
    <w:tmpl w:val="FFB2E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15:restartNumberingAfterBreak="0">
    <w:nsid w:val="52AA1C6E"/>
    <w:multiLevelType w:val="hybridMultilevel"/>
    <w:tmpl w:val="931AE7BA"/>
    <w:lvl w:ilvl="0" w:tplc="3C5C0150">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4"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5"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6" w15:restartNumberingAfterBreak="0">
    <w:nsid w:val="563C711A"/>
    <w:multiLevelType w:val="hybridMultilevel"/>
    <w:tmpl w:val="6FDE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8"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0"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1"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2"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3"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4"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5"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6"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7"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8" w15:restartNumberingAfterBreak="0">
    <w:nsid w:val="666D34AA"/>
    <w:multiLevelType w:val="multilevel"/>
    <w:tmpl w:val="481E14E8"/>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9"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1" w15:restartNumberingAfterBreak="0">
    <w:nsid w:val="6AEC325B"/>
    <w:multiLevelType w:val="hybridMultilevel"/>
    <w:tmpl w:val="FAF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3"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84"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5" w15:restartNumberingAfterBreak="0">
    <w:nsid w:val="6D787695"/>
    <w:multiLevelType w:val="hybridMultilevel"/>
    <w:tmpl w:val="09BA8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8"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9" w15:restartNumberingAfterBreak="0">
    <w:nsid w:val="70995F25"/>
    <w:multiLevelType w:val="multilevel"/>
    <w:tmpl w:val="90E8B46C"/>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0" w15:restartNumberingAfterBreak="0">
    <w:nsid w:val="714E0CBD"/>
    <w:multiLevelType w:val="hybridMultilevel"/>
    <w:tmpl w:val="9FFC1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92"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94"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3"/>
  </w:num>
  <w:num w:numId="2" w16cid:durableId="10525837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80"/>
  </w:num>
  <w:num w:numId="5" w16cid:durableId="1273709514">
    <w:abstractNumId w:val="55"/>
  </w:num>
  <w:num w:numId="6" w16cid:durableId="1873226795">
    <w:abstractNumId w:val="88"/>
  </w:num>
  <w:num w:numId="7" w16cid:durableId="736174007">
    <w:abstractNumId w:val="67"/>
  </w:num>
  <w:num w:numId="8" w16cid:durableId="1263102666">
    <w:abstractNumId w:val="5"/>
  </w:num>
  <w:num w:numId="9" w16cid:durableId="1926189258">
    <w:abstractNumId w:val="77"/>
  </w:num>
  <w:num w:numId="10" w16cid:durableId="2111387897">
    <w:abstractNumId w:val="63"/>
  </w:num>
  <w:num w:numId="11" w16cid:durableId="571818166">
    <w:abstractNumId w:val="37"/>
  </w:num>
  <w:num w:numId="12" w16cid:durableId="700135384">
    <w:abstractNumId w:val="71"/>
  </w:num>
  <w:num w:numId="13" w16cid:durableId="1759525266">
    <w:abstractNumId w:val="22"/>
  </w:num>
  <w:num w:numId="14" w16cid:durableId="2026133352">
    <w:abstractNumId w:val="94"/>
  </w:num>
  <w:num w:numId="15" w16cid:durableId="299456353">
    <w:abstractNumId w:val="59"/>
  </w:num>
  <w:num w:numId="16" w16cid:durableId="1241450014">
    <w:abstractNumId w:val="14"/>
  </w:num>
  <w:num w:numId="17" w16cid:durableId="2073505888">
    <w:abstractNumId w:val="50"/>
  </w:num>
  <w:num w:numId="18" w16cid:durableId="561328890">
    <w:abstractNumId w:val="15"/>
  </w:num>
  <w:num w:numId="19" w16cid:durableId="1002850586">
    <w:abstractNumId w:val="31"/>
  </w:num>
  <w:num w:numId="20" w16cid:durableId="1430153420">
    <w:abstractNumId w:val="45"/>
  </w:num>
  <w:num w:numId="21" w16cid:durableId="1305937632">
    <w:abstractNumId w:val="91"/>
  </w:num>
  <w:num w:numId="22" w16cid:durableId="2021270819">
    <w:abstractNumId w:val="74"/>
  </w:num>
  <w:num w:numId="23" w16cid:durableId="774447961">
    <w:abstractNumId w:val="7"/>
  </w:num>
  <w:num w:numId="24" w16cid:durableId="517045327">
    <w:abstractNumId w:val="82"/>
  </w:num>
  <w:num w:numId="25" w16cid:durableId="1538620877">
    <w:abstractNumId w:val="65"/>
  </w:num>
  <w:num w:numId="26" w16cid:durableId="1267424003">
    <w:abstractNumId w:val="0"/>
  </w:num>
  <w:num w:numId="27" w16cid:durableId="128327998">
    <w:abstractNumId w:val="42"/>
  </w:num>
  <w:num w:numId="28" w16cid:durableId="547229686">
    <w:abstractNumId w:val="47"/>
  </w:num>
  <w:num w:numId="29" w16cid:durableId="414402482">
    <w:abstractNumId w:val="18"/>
  </w:num>
  <w:num w:numId="30" w16cid:durableId="1036737401">
    <w:abstractNumId w:val="24"/>
  </w:num>
  <w:num w:numId="31" w16cid:durableId="465852127">
    <w:abstractNumId w:val="72"/>
  </w:num>
  <w:num w:numId="32" w16cid:durableId="437263163">
    <w:abstractNumId w:val="20"/>
  </w:num>
  <w:num w:numId="33" w16cid:durableId="387804444">
    <w:abstractNumId w:val="29"/>
  </w:num>
  <w:num w:numId="34" w16cid:durableId="1674212860">
    <w:abstractNumId w:val="73"/>
  </w:num>
  <w:num w:numId="35" w16cid:durableId="60980502">
    <w:abstractNumId w:val="48"/>
  </w:num>
  <w:num w:numId="36" w16cid:durableId="1124234042">
    <w:abstractNumId w:val="83"/>
  </w:num>
  <w:num w:numId="37" w16cid:durableId="335965484">
    <w:abstractNumId w:val="84"/>
  </w:num>
  <w:num w:numId="38" w16cid:durableId="1250773461">
    <w:abstractNumId w:val="35"/>
  </w:num>
  <w:num w:numId="39" w16cid:durableId="969282765">
    <w:abstractNumId w:val="34"/>
  </w:num>
  <w:num w:numId="40" w16cid:durableId="387412322">
    <w:abstractNumId w:val="46"/>
  </w:num>
  <w:num w:numId="41" w16cid:durableId="268319085">
    <w:abstractNumId w:val="52"/>
  </w:num>
  <w:num w:numId="42" w16cid:durableId="128404578">
    <w:abstractNumId w:val="70"/>
  </w:num>
  <w:num w:numId="43" w16cid:durableId="631519122">
    <w:abstractNumId w:val="76"/>
  </w:num>
  <w:num w:numId="44" w16cid:durableId="24261388">
    <w:abstractNumId w:val="12"/>
  </w:num>
  <w:num w:numId="45" w16cid:durableId="1817649006">
    <w:abstractNumId w:val="17"/>
  </w:num>
  <w:num w:numId="46" w16cid:durableId="202836328">
    <w:abstractNumId w:val="4"/>
  </w:num>
  <w:num w:numId="47" w16cid:durableId="1930654316">
    <w:abstractNumId w:val="9"/>
  </w:num>
  <w:num w:numId="48" w16cid:durableId="375664538">
    <w:abstractNumId w:val="32"/>
  </w:num>
  <w:num w:numId="49" w16cid:durableId="1949849605">
    <w:abstractNumId w:val="64"/>
  </w:num>
  <w:num w:numId="50" w16cid:durableId="1896966833">
    <w:abstractNumId w:val="93"/>
  </w:num>
  <w:num w:numId="51" w16cid:durableId="6947466">
    <w:abstractNumId w:val="11"/>
  </w:num>
  <w:num w:numId="52" w16cid:durableId="760755466">
    <w:abstractNumId w:val="58"/>
  </w:num>
  <w:num w:numId="53" w16cid:durableId="1413355510">
    <w:abstractNumId w:val="2"/>
  </w:num>
  <w:num w:numId="54" w16cid:durableId="68116172">
    <w:abstractNumId w:val="13"/>
  </w:num>
  <w:num w:numId="55" w16cid:durableId="1374504016">
    <w:abstractNumId w:val="25"/>
  </w:num>
  <w:num w:numId="56" w16cid:durableId="1634679020">
    <w:abstractNumId w:val="10"/>
  </w:num>
  <w:num w:numId="57" w16cid:durableId="523789784">
    <w:abstractNumId w:val="38"/>
  </w:num>
  <w:num w:numId="58" w16cid:durableId="1933002602">
    <w:abstractNumId w:val="40"/>
  </w:num>
  <w:num w:numId="59" w16cid:durableId="1212688813">
    <w:abstractNumId w:val="69"/>
  </w:num>
  <w:num w:numId="60" w16cid:durableId="1583753049">
    <w:abstractNumId w:val="19"/>
  </w:num>
  <w:num w:numId="61" w16cid:durableId="64184634">
    <w:abstractNumId w:val="57"/>
  </w:num>
  <w:num w:numId="62" w16cid:durableId="72819027">
    <w:abstractNumId w:val="75"/>
  </w:num>
  <w:num w:numId="63" w16cid:durableId="638612986">
    <w:abstractNumId w:val="87"/>
  </w:num>
  <w:num w:numId="64" w16cid:durableId="932783157">
    <w:abstractNumId w:val="21"/>
  </w:num>
  <w:num w:numId="65" w16cid:durableId="935871395">
    <w:abstractNumId w:val="30"/>
  </w:num>
  <w:num w:numId="66" w16cid:durableId="210506832">
    <w:abstractNumId w:val="53"/>
  </w:num>
  <w:num w:numId="67" w16cid:durableId="1885553784">
    <w:abstractNumId w:val="68"/>
  </w:num>
  <w:num w:numId="68" w16cid:durableId="1058934834">
    <w:abstractNumId w:val="49"/>
  </w:num>
  <w:num w:numId="69" w16cid:durableId="472143924">
    <w:abstractNumId w:val="92"/>
  </w:num>
  <w:num w:numId="70" w16cid:durableId="339696777">
    <w:abstractNumId w:val="28"/>
  </w:num>
  <w:num w:numId="71" w16cid:durableId="823818379">
    <w:abstractNumId w:val="51"/>
  </w:num>
  <w:num w:numId="72" w16cid:durableId="899949400">
    <w:abstractNumId w:val="61"/>
  </w:num>
  <w:num w:numId="73" w16cid:durableId="482813545">
    <w:abstractNumId w:val="79"/>
  </w:num>
  <w:num w:numId="74" w16cid:durableId="1432748163">
    <w:abstractNumId w:val="16"/>
  </w:num>
  <w:num w:numId="75" w16cid:durableId="1273777959">
    <w:abstractNumId w:val="27"/>
  </w:num>
  <w:num w:numId="76" w16cid:durableId="576600026">
    <w:abstractNumId w:val="86"/>
  </w:num>
  <w:num w:numId="77" w16cid:durableId="1470513127">
    <w:abstractNumId w:val="1"/>
  </w:num>
  <w:num w:numId="78" w16cid:durableId="502862090">
    <w:abstractNumId w:val="43"/>
  </w:num>
  <w:num w:numId="79" w16cid:durableId="771123318">
    <w:abstractNumId w:val="78"/>
  </w:num>
  <w:num w:numId="80" w16cid:durableId="338505050">
    <w:abstractNumId w:val="89"/>
  </w:num>
  <w:num w:numId="81" w16cid:durableId="830565931">
    <w:abstractNumId w:val="33"/>
  </w:num>
  <w:num w:numId="82" w16cid:durableId="1984966214">
    <w:abstractNumId w:val="81"/>
  </w:num>
  <w:num w:numId="83" w16cid:durableId="1642690763">
    <w:abstractNumId w:val="66"/>
  </w:num>
  <w:num w:numId="84" w16cid:durableId="1691951830">
    <w:abstractNumId w:val="56"/>
  </w:num>
  <w:num w:numId="85" w16cid:durableId="1636788201">
    <w:abstractNumId w:val="62"/>
  </w:num>
  <w:num w:numId="86" w16cid:durableId="1270700997">
    <w:abstractNumId w:val="26"/>
  </w:num>
  <w:num w:numId="87" w16cid:durableId="1710759461">
    <w:abstractNumId w:val="39"/>
  </w:num>
  <w:num w:numId="88" w16cid:durableId="2004117596">
    <w:abstractNumId w:val="60"/>
  </w:num>
  <w:num w:numId="89" w16cid:durableId="1939871988">
    <w:abstractNumId w:val="90"/>
  </w:num>
  <w:num w:numId="90" w16cid:durableId="18090852">
    <w:abstractNumId w:val="41"/>
  </w:num>
  <w:num w:numId="91" w16cid:durableId="2000888578">
    <w:abstractNumId w:val="44"/>
  </w:num>
  <w:num w:numId="92" w16cid:durableId="228078838">
    <w:abstractNumId w:val="85"/>
  </w:num>
  <w:num w:numId="93" w16cid:durableId="726611071">
    <w:abstractNumId w:val="36"/>
  </w:num>
  <w:num w:numId="94" w16cid:durableId="2034183912">
    <w:abstractNumId w:val="54"/>
  </w:num>
  <w:num w:numId="95" w16cid:durableId="111902565">
    <w:abstractNumId w:val="8"/>
  </w:num>
  <w:num w:numId="96" w16cid:durableId="254096176">
    <w:abstractNumId w:val="6"/>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trackRevisions/>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0A7749"/>
    <w:rsid w:val="000A7949"/>
    <w:rsid w:val="00137256"/>
    <w:rsid w:val="001A7410"/>
    <w:rsid w:val="001D0312"/>
    <w:rsid w:val="001D41A5"/>
    <w:rsid w:val="002973B0"/>
    <w:rsid w:val="002B78EE"/>
    <w:rsid w:val="00314B16"/>
    <w:rsid w:val="00343127"/>
    <w:rsid w:val="003B22ED"/>
    <w:rsid w:val="00462FF3"/>
    <w:rsid w:val="004760A7"/>
    <w:rsid w:val="00523CDC"/>
    <w:rsid w:val="005339BD"/>
    <w:rsid w:val="005E70E0"/>
    <w:rsid w:val="006371A9"/>
    <w:rsid w:val="006454E5"/>
    <w:rsid w:val="00652785"/>
    <w:rsid w:val="006C390F"/>
    <w:rsid w:val="007224D9"/>
    <w:rsid w:val="007236DE"/>
    <w:rsid w:val="00737680"/>
    <w:rsid w:val="00770E68"/>
    <w:rsid w:val="00771E8F"/>
    <w:rsid w:val="00790665"/>
    <w:rsid w:val="00845939"/>
    <w:rsid w:val="00863B69"/>
    <w:rsid w:val="00880CC3"/>
    <w:rsid w:val="008A7608"/>
    <w:rsid w:val="008E125F"/>
    <w:rsid w:val="00907DA8"/>
    <w:rsid w:val="00911CC4"/>
    <w:rsid w:val="009632FF"/>
    <w:rsid w:val="00977C45"/>
    <w:rsid w:val="009F7BBD"/>
    <w:rsid w:val="00A60732"/>
    <w:rsid w:val="00B01F86"/>
    <w:rsid w:val="00BB5C9E"/>
    <w:rsid w:val="00C726C9"/>
    <w:rsid w:val="00D0642B"/>
    <w:rsid w:val="00D1452A"/>
    <w:rsid w:val="00D4356C"/>
    <w:rsid w:val="00D7652D"/>
    <w:rsid w:val="00DE1E3C"/>
    <w:rsid w:val="00E03AAB"/>
    <w:rsid w:val="00E303D8"/>
    <w:rsid w:val="00F06492"/>
    <w:rsid w:val="00F93F65"/>
    <w:rsid w:val="00FB5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pPr>
      <w:suppressAutoHyphens/>
      <w:spacing w:after="0" w:line="240" w:lineRule="auto"/>
    </w:pPr>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863B69"/>
    <w:pPr>
      <w:keepNext/>
      <w:keepLines/>
      <w:spacing w:before="360" w:after="80"/>
      <w:outlineLvl w:val="0"/>
      <w:pPrChange w:id="0" w:author="Khanh Cong" w:date="2024-12-21T20:42:00Z">
        <w:pPr>
          <w:keepNext/>
          <w:keepLines/>
          <w:suppressAutoHyphens/>
          <w:spacing w:before="360" w:after="80"/>
          <w:outlineLvl w:val="0"/>
        </w:pPr>
      </w:pPrChange>
    </w:pPr>
    <w:rPr>
      <w:rFonts w:eastAsiaTheme="majorEastAsia" w:cstheme="majorBidi"/>
      <w:color w:val="000000" w:themeColor="text1"/>
      <w:szCs w:val="40"/>
      <w:rPrChange w:id="0" w:author="Khanh Cong" w:date="2024-12-21T20:42:00Z">
        <w:rPr>
          <w:rFonts w:eastAsiaTheme="majorEastAsia" w:cstheme="majorBidi"/>
          <w:color w:val="000000" w:themeColor="text1"/>
          <w:kern w:val="2"/>
          <w:sz w:val="28"/>
          <w:szCs w:val="40"/>
          <w:lang w:val="en-GB" w:eastAsia="zh-CN" w:bidi="hi-IN"/>
        </w:rPr>
      </w:rPrChange>
    </w:rPr>
  </w:style>
  <w:style w:type="paragraph" w:styleId="Heading2">
    <w:name w:val="heading 2"/>
    <w:basedOn w:val="Normal"/>
    <w:next w:val="Normal"/>
    <w:link w:val="Heading2Char"/>
    <w:uiPriority w:val="9"/>
    <w:unhideWhenUsed/>
    <w:qFormat/>
    <w:rsid w:val="009F7BBD"/>
    <w:pPr>
      <w:keepNext/>
      <w:keepLines/>
      <w:spacing w:before="160" w:after="80"/>
      <w:outlineLvl w:val="1"/>
    </w:pPr>
    <w:rPr>
      <w:rFonts w:eastAsiaTheme="majorEastAsia" w:cstheme="majorBidi"/>
      <w:sz w:val="26"/>
      <w:szCs w:val="32"/>
    </w:rPr>
  </w:style>
  <w:style w:type="paragraph" w:styleId="Heading3">
    <w:name w:val="heading 3"/>
    <w:basedOn w:val="Normal"/>
    <w:next w:val="Normal"/>
    <w:link w:val="Heading3Char"/>
    <w:uiPriority w:val="9"/>
    <w:unhideWhenUsed/>
    <w:qFormat/>
    <w:rsid w:val="009F7BBD"/>
    <w:pPr>
      <w:keepNext/>
      <w:keepLines/>
      <w:spacing w:before="160" w:after="80"/>
      <w:outlineLvl w:val="2"/>
    </w:pPr>
    <w:rPr>
      <w:rFonts w:eastAsiaTheme="majorEastAsia" w:cstheme="majorBidi"/>
      <w:color w:val="000000" w:themeColor="text1"/>
      <w:sz w:val="26"/>
      <w:szCs w:val="28"/>
    </w:rPr>
  </w:style>
  <w:style w:type="paragraph" w:styleId="Heading4">
    <w:name w:val="heading 4"/>
    <w:basedOn w:val="Normal"/>
    <w:next w:val="Normal"/>
    <w:link w:val="Heading4Char"/>
    <w:uiPriority w:val="9"/>
    <w:unhideWhenUsed/>
    <w:qFormat/>
    <w:rsid w:val="009F7BBD"/>
    <w:pPr>
      <w:keepNext/>
      <w:keepLines/>
      <w:spacing w:before="80" w:after="40"/>
      <w:outlineLvl w:val="3"/>
    </w:pPr>
    <w:rPr>
      <w:rFonts w:eastAsiaTheme="majorEastAsia" w:cstheme="majorBidi"/>
      <w:iCs/>
      <w:color w:val="000000" w:themeColor="text1"/>
      <w:sz w:val="26"/>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63B69"/>
    <w:rPr>
      <w:rFonts w:ascii="Times New Roman" w:eastAsiaTheme="majorEastAsia" w:hAnsi="Times New Roman" w:cstheme="majorBidi"/>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9F7BBD"/>
    <w:rPr>
      <w:rFonts w:ascii="Times New Roman" w:eastAsiaTheme="majorEastAsia" w:hAnsi="Times New Roman" w:cstheme="majorBidi"/>
      <w:sz w:val="26"/>
      <w:szCs w:val="32"/>
      <w:lang w:val="en-GB" w:eastAsia="zh-CN" w:bidi="hi-IN"/>
      <w14:ligatures w14:val="none"/>
    </w:rPr>
  </w:style>
  <w:style w:type="character" w:customStyle="1" w:styleId="Heading3Char">
    <w:name w:val="Heading 3 Char"/>
    <w:basedOn w:val="DefaultParagraphFont"/>
    <w:link w:val="Heading3"/>
    <w:uiPriority w:val="9"/>
    <w:rsid w:val="009F7BBD"/>
    <w:rPr>
      <w:rFonts w:ascii="Times New Roman" w:eastAsiaTheme="majorEastAsia" w:hAnsi="Times New Roman" w:cstheme="majorBidi"/>
      <w:color w:val="000000" w:themeColor="text1"/>
      <w:sz w:val="26"/>
      <w:szCs w:val="28"/>
      <w:lang w:val="en-GB" w:eastAsia="zh-CN" w:bidi="hi-IN"/>
      <w14:ligatures w14:val="none"/>
    </w:rPr>
  </w:style>
  <w:style w:type="character" w:customStyle="1" w:styleId="Heading4Char">
    <w:name w:val="Heading 4 Char"/>
    <w:basedOn w:val="DefaultParagraphFont"/>
    <w:link w:val="Heading4"/>
    <w:uiPriority w:val="9"/>
    <w:rsid w:val="009F7BBD"/>
    <w:rPr>
      <w:rFonts w:ascii="Times New Roman" w:eastAsiaTheme="majorEastAsia" w:hAnsi="Times New Roman" w:cstheme="majorBidi"/>
      <w:iCs/>
      <w:color w:val="000000" w:themeColor="text1"/>
      <w:sz w:val="26"/>
      <w:szCs w:val="24"/>
      <w:lang w:val="en-GB" w:eastAsia="zh-CN" w:bidi="hi-IN"/>
      <w14:ligatures w14:val="none"/>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A60732"/>
    <w:pPr>
      <w:spacing w:after="0" w:line="240" w:lineRule="auto"/>
    </w:pPr>
    <w:rPr>
      <w:rFonts w:ascii="Times New Roman" w:hAnsi="Times New Roman"/>
      <w:sz w:val="26"/>
    </w:rPr>
  </w:style>
  <w:style w:type="paragraph" w:styleId="Revision">
    <w:name w:val="Revision"/>
    <w:hidden/>
    <w:uiPriority w:val="99"/>
    <w:semiHidden/>
    <w:rsid w:val="00D0642B"/>
    <w:pPr>
      <w:spacing w:after="0"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footer" Target="footer23.xml"/><Relationship Id="rId47" Type="http://schemas.openxmlformats.org/officeDocument/2006/relationships/footer" Target="footer27.xml"/><Relationship Id="rId63" Type="http://schemas.openxmlformats.org/officeDocument/2006/relationships/footer" Target="footer39.xml"/><Relationship Id="rId68" Type="http://schemas.openxmlformats.org/officeDocument/2006/relationships/footer" Target="footer44.xml"/><Relationship Id="rId84" Type="http://schemas.openxmlformats.org/officeDocument/2006/relationships/header" Target="header3.xml"/><Relationship Id="rId89" Type="http://schemas.openxmlformats.org/officeDocument/2006/relationships/footer" Target="footer59.xml"/><Relationship Id="rId16" Type="http://schemas.openxmlformats.org/officeDocument/2006/relationships/footer" Target="footer3.xml"/><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footer" Target="footer15.xml"/><Relationship Id="rId37" Type="http://schemas.openxmlformats.org/officeDocument/2006/relationships/footer" Target="footer19.xml"/><Relationship Id="rId53" Type="http://schemas.openxmlformats.org/officeDocument/2006/relationships/footer" Target="footer32.xml"/><Relationship Id="rId58" Type="http://schemas.openxmlformats.org/officeDocument/2006/relationships/image" Target="media/image14.jpeg"/><Relationship Id="rId74" Type="http://schemas.openxmlformats.org/officeDocument/2006/relationships/footer" Target="footer50.xml"/><Relationship Id="rId79" Type="http://schemas.openxmlformats.org/officeDocument/2006/relationships/header" Target="header2.xml"/><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jpeg"/><Relationship Id="rId22" Type="http://schemas.openxmlformats.org/officeDocument/2006/relationships/footer" Target="footer8.xml"/><Relationship Id="rId27" Type="http://schemas.openxmlformats.org/officeDocument/2006/relationships/image" Target="media/image7.jpeg"/><Relationship Id="rId43" Type="http://schemas.openxmlformats.org/officeDocument/2006/relationships/footer" Target="footer24.xml"/><Relationship Id="rId48" Type="http://schemas.openxmlformats.org/officeDocument/2006/relationships/footer" Target="footer28.xml"/><Relationship Id="rId64" Type="http://schemas.openxmlformats.org/officeDocument/2006/relationships/footer" Target="footer40.xml"/><Relationship Id="rId69" Type="http://schemas.openxmlformats.org/officeDocument/2006/relationships/footer" Target="footer45.xml"/><Relationship Id="rId80" Type="http://schemas.openxmlformats.org/officeDocument/2006/relationships/footer" Target="footer54.xml"/><Relationship Id="rId85" Type="http://schemas.openxmlformats.org/officeDocument/2006/relationships/header" Target="header4.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footer" Target="footer16.xml"/><Relationship Id="rId38" Type="http://schemas.openxmlformats.org/officeDocument/2006/relationships/footer" Target="footer20.xml"/><Relationship Id="rId59" Type="http://schemas.openxmlformats.org/officeDocument/2006/relationships/footer" Target="footer36.xml"/><Relationship Id="rId103" Type="http://schemas.openxmlformats.org/officeDocument/2006/relationships/image" Target="media/image30.jpeg"/><Relationship Id="rId108"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footer" Target="footer22.xml"/><Relationship Id="rId54" Type="http://schemas.openxmlformats.org/officeDocument/2006/relationships/image" Target="media/image13.jpeg"/><Relationship Id="rId62" Type="http://schemas.openxmlformats.org/officeDocument/2006/relationships/image" Target="media/image15.jpeg"/><Relationship Id="rId70" Type="http://schemas.openxmlformats.org/officeDocument/2006/relationships/footer" Target="footer46.xml"/><Relationship Id="rId75" Type="http://schemas.openxmlformats.org/officeDocument/2006/relationships/footer" Target="footer51.xml"/><Relationship Id="rId83" Type="http://schemas.openxmlformats.org/officeDocument/2006/relationships/image" Target="media/image16.jpeg"/><Relationship Id="rId88" Type="http://schemas.openxmlformats.org/officeDocument/2006/relationships/header" Target="header5.xml"/><Relationship Id="rId91" Type="http://schemas.openxmlformats.org/officeDocument/2006/relationships/image" Target="media/image18.jpeg"/><Relationship Id="rId96"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footer" Target="footer29.xml"/><Relationship Id="rId57" Type="http://schemas.openxmlformats.org/officeDocument/2006/relationships/footer" Target="footer35.xml"/><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footer" Target="footer25.xml"/><Relationship Id="rId52" Type="http://schemas.openxmlformats.org/officeDocument/2006/relationships/footer" Target="footer31.xml"/><Relationship Id="rId60" Type="http://schemas.openxmlformats.org/officeDocument/2006/relationships/footer" Target="footer37.xml"/><Relationship Id="rId65" Type="http://schemas.openxmlformats.org/officeDocument/2006/relationships/footer" Target="footer41.xml"/><Relationship Id="rId73" Type="http://schemas.openxmlformats.org/officeDocument/2006/relationships/footer" Target="footer49.xml"/><Relationship Id="rId78" Type="http://schemas.openxmlformats.org/officeDocument/2006/relationships/header" Target="header1.xml"/><Relationship Id="rId81" Type="http://schemas.openxmlformats.org/officeDocument/2006/relationships/footer" Target="footer55.xml"/><Relationship Id="rId86" Type="http://schemas.openxmlformats.org/officeDocument/2006/relationships/footer" Target="footer57.xml"/><Relationship Id="rId94" Type="http://schemas.openxmlformats.org/officeDocument/2006/relationships/image" Target="media/image21.jpeg"/><Relationship Id="rId99" Type="http://schemas.openxmlformats.org/officeDocument/2006/relationships/image" Target="media/image26.jpeg"/><Relationship Id="rId101"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0.jpeg"/><Relationship Id="rId34" Type="http://schemas.openxmlformats.org/officeDocument/2006/relationships/footer" Target="footer17.xml"/><Relationship Id="rId50" Type="http://schemas.openxmlformats.org/officeDocument/2006/relationships/image" Target="media/image12.jpeg"/><Relationship Id="rId55" Type="http://schemas.openxmlformats.org/officeDocument/2006/relationships/footer" Target="footer33.xml"/><Relationship Id="rId76" Type="http://schemas.openxmlformats.org/officeDocument/2006/relationships/footer" Target="footer52.xml"/><Relationship Id="rId97" Type="http://schemas.openxmlformats.org/officeDocument/2006/relationships/image" Target="media/image24.jpe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footer" Target="footer47.xml"/><Relationship Id="rId92"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9.xml"/><Relationship Id="rId40" Type="http://schemas.openxmlformats.org/officeDocument/2006/relationships/footer" Target="footer21.xml"/><Relationship Id="rId45" Type="http://schemas.openxmlformats.org/officeDocument/2006/relationships/footer" Target="footer26.xml"/><Relationship Id="rId66" Type="http://schemas.openxmlformats.org/officeDocument/2006/relationships/footer" Target="footer42.xml"/><Relationship Id="rId87" Type="http://schemas.openxmlformats.org/officeDocument/2006/relationships/footer" Target="footer58.xml"/><Relationship Id="rId61" Type="http://schemas.openxmlformats.org/officeDocument/2006/relationships/footer" Target="footer38.xml"/><Relationship Id="rId82" Type="http://schemas.openxmlformats.org/officeDocument/2006/relationships/footer" Target="footer56.xml"/><Relationship Id="rId19" Type="http://schemas.openxmlformats.org/officeDocument/2006/relationships/image" Target="media/image5.jpeg"/><Relationship Id="rId14" Type="http://schemas.openxmlformats.org/officeDocument/2006/relationships/image" Target="media/image3.png"/><Relationship Id="rId30" Type="http://schemas.openxmlformats.org/officeDocument/2006/relationships/footer" Target="footer14.xml"/><Relationship Id="rId35" Type="http://schemas.openxmlformats.org/officeDocument/2006/relationships/image" Target="media/image9.jpeg"/><Relationship Id="rId56" Type="http://schemas.openxmlformats.org/officeDocument/2006/relationships/footer" Target="footer34.xml"/><Relationship Id="rId77" Type="http://schemas.openxmlformats.org/officeDocument/2006/relationships/footer" Target="footer53.xml"/><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footer" Target="footer30.xml"/><Relationship Id="rId72" Type="http://schemas.openxmlformats.org/officeDocument/2006/relationships/footer" Target="footer48.xml"/><Relationship Id="rId93" Type="http://schemas.openxmlformats.org/officeDocument/2006/relationships/image" Target="media/image20.jpeg"/><Relationship Id="rId98" Type="http://schemas.openxmlformats.org/officeDocument/2006/relationships/image" Target="media/image25.jpe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image" Target="media/image11.jpeg"/><Relationship Id="rId67" Type="http://schemas.openxmlformats.org/officeDocument/2006/relationships/footer" Target="footer4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64</Pages>
  <Words>8252</Words>
  <Characters>47042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21</cp:revision>
  <dcterms:created xsi:type="dcterms:W3CDTF">2024-12-18T12:37:00Z</dcterms:created>
  <dcterms:modified xsi:type="dcterms:W3CDTF">2024-12-22T14:10:00Z</dcterms:modified>
</cp:coreProperties>
</file>