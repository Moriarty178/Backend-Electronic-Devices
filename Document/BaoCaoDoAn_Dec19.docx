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332A2" w14:textId="0C41C278" w:rsidR="00314B16" w:rsidRPr="002B78EE" w:rsidRDefault="00314B16" w:rsidP="00314B16">
      <w:pPr>
        <w:spacing w:before="1" w:line="420" w:lineRule="auto"/>
        <w:ind w:right="887"/>
        <w:jc w:val="center"/>
        <w:rPr>
          <w:rFonts w:cs="Times New Roman"/>
        </w:rPr>
      </w:pPr>
      <w:ins w:id="1" w:author="Khanh Cong" w:date="2024-12-18T20:12:00Z" w16du:dateUtc="2024-12-18T13:12:00Z">
        <w:r w:rsidRPr="002B78EE">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8"/>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11" o:title=""/>
                  </v:shape>
                  <w10:wrap anchorx="margin"/>
                </v:group>
              </w:pict>
            </mc:Fallback>
          </mc:AlternateContent>
        </w:r>
      </w:ins>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5BAA25F9" w14:textId="285A5F4E" w:rsidR="00314B16" w:rsidRPr="002B78EE" w:rsidRDefault="00314B16" w:rsidP="00314B16">
      <w:pPr>
        <w:spacing w:before="1" w:line="420" w:lineRule="auto"/>
        <w:ind w:left="2172" w:right="887" w:hanging="1122"/>
        <w:jc w:val="center"/>
        <w:rPr>
          <w:rFonts w:cs="Times New Roman"/>
        </w:rPr>
      </w:pPr>
      <w:r w:rsidRPr="002B78EE">
        <w:rPr>
          <w:rFonts w:cs="Times New Roman"/>
          <w:b/>
        </w:rPr>
        <w:t>KHOA CÔNG NGHỆ THÔNG TIN 1</w:t>
      </w:r>
    </w:p>
    <w:p w14:paraId="297FB958" w14:textId="7978E0CF" w:rsidR="00314B16" w:rsidRPr="002B78EE" w:rsidRDefault="00314B16" w:rsidP="00314B16">
      <w:pPr>
        <w:pStyle w:val="BodyText"/>
        <w:spacing w:after="0"/>
        <w:jc w:val="center"/>
        <w:rPr>
          <w:rFonts w:ascii="Times New Roman" w:hAnsi="Times New Roman" w:cs="Times New Roman"/>
          <w:b/>
          <w:sz w:val="60"/>
        </w:rPr>
      </w:pPr>
    </w:p>
    <w:p w14:paraId="23F6306C" w14:textId="317C652A" w:rsidR="00314B16" w:rsidRPr="002B78EE" w:rsidRDefault="00314B16" w:rsidP="00314B16">
      <w:pPr>
        <w:pStyle w:val="BodyText"/>
        <w:spacing w:after="0"/>
        <w:jc w:val="center"/>
        <w:rPr>
          <w:rFonts w:ascii="Times New Roman" w:hAnsi="Times New Roman" w:cs="Times New Roman"/>
          <w:b/>
          <w:sz w:val="60"/>
        </w:rPr>
      </w:pPr>
    </w:p>
    <w:p w14:paraId="36AC75B4" w14:textId="26E5A0FE" w:rsidR="00314B16" w:rsidRPr="002B78EE" w:rsidRDefault="00314B16" w:rsidP="00314B16">
      <w:pPr>
        <w:pStyle w:val="BodyText"/>
        <w:spacing w:after="0"/>
        <w:jc w:val="center"/>
        <w:rPr>
          <w:rFonts w:ascii="Times New Roman" w:hAnsi="Times New Roman" w:cs="Times New Roman"/>
          <w:b/>
          <w:sz w:val="60"/>
        </w:rPr>
      </w:pPr>
    </w:p>
    <w:p w14:paraId="112C4566" w14:textId="1DCE77A3" w:rsidR="00314B16" w:rsidRPr="002B78EE" w:rsidRDefault="00314B16" w:rsidP="00314B16">
      <w:pPr>
        <w:pStyle w:val="BodyText"/>
        <w:spacing w:after="0"/>
        <w:jc w:val="center"/>
        <w:rPr>
          <w:rFonts w:ascii="Times New Roman" w:hAnsi="Times New Roman" w:cs="Times New Roman"/>
          <w:b/>
          <w:sz w:val="60"/>
        </w:rPr>
      </w:pPr>
    </w:p>
    <w:p w14:paraId="6A6F06B6" w14:textId="583FE993" w:rsidR="00314B16" w:rsidRPr="002B78EE" w:rsidRDefault="00314B16" w:rsidP="00314B16">
      <w:pPr>
        <w:pStyle w:val="BodyText"/>
        <w:spacing w:before="310" w:after="0"/>
        <w:jc w:val="center"/>
        <w:rPr>
          <w:rFonts w:ascii="Times New Roman" w:hAnsi="Times New Roman" w:cs="Times New Roman"/>
          <w:b/>
          <w:sz w:val="60"/>
        </w:rPr>
      </w:pPr>
    </w:p>
    <w:p w14:paraId="406157D9" w14:textId="0617F64B" w:rsidR="00314B16" w:rsidRPr="002B78EE" w:rsidRDefault="00314B16" w:rsidP="00314B16">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7173F09A" w14:textId="1E1034C6" w:rsidR="00314B16" w:rsidRPr="002B78EE" w:rsidRDefault="00314B16" w:rsidP="00314B16">
      <w:pPr>
        <w:pStyle w:val="Title"/>
        <w:spacing w:before="240"/>
        <w:ind w:right="778"/>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07E23CCF" w14:textId="45CA6CA0" w:rsidR="00314B16" w:rsidRPr="002B78EE" w:rsidRDefault="00314B16" w:rsidP="00314B16">
      <w:pPr>
        <w:pStyle w:val="Title"/>
        <w:spacing w:before="240"/>
        <w:ind w:right="778"/>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D43843B" w14:textId="13A26995" w:rsidR="00314B16" w:rsidRPr="002B78EE" w:rsidRDefault="00314B16" w:rsidP="00314B16">
      <w:pPr>
        <w:pStyle w:val="BodyText"/>
        <w:spacing w:after="0"/>
        <w:jc w:val="center"/>
        <w:rPr>
          <w:rFonts w:ascii="Times New Roman" w:hAnsi="Times New Roman" w:cs="Times New Roman"/>
          <w:b/>
          <w:sz w:val="32"/>
        </w:rPr>
      </w:pPr>
    </w:p>
    <w:p w14:paraId="7234734B" w14:textId="1B5407D9" w:rsidR="00314B16" w:rsidRPr="002B78EE" w:rsidRDefault="00314B16" w:rsidP="00314B16">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14:paraId="1B330E98" w14:textId="77777777" w:rsidTr="002B78EE">
        <w:tc>
          <w:tcPr>
            <w:tcW w:w="3033" w:type="dxa"/>
            <w:tcBorders>
              <w:top w:val="single" w:sz="4" w:space="0" w:color="FFFFFF"/>
              <w:left w:val="single" w:sz="4" w:space="0" w:color="FFFFFF"/>
              <w:bottom w:val="single" w:sz="4" w:space="0" w:color="FFFFFF"/>
            </w:tcBorders>
          </w:tcPr>
          <w:p w14:paraId="6137F65C" w14:textId="77777777" w:rsidR="00314B16" w:rsidRPr="002B78EE" w:rsidRDefault="00314B16" w:rsidP="00B52E04">
            <w:pPr>
              <w:pStyle w:val="TableContents"/>
              <w:rPr>
                <w:rFonts w:cs="Times New Roman"/>
              </w:rPr>
            </w:pPr>
            <w:r w:rsidRPr="002B78EE">
              <w:rPr>
                <w:rFonts w:cs="Times New Roman"/>
                <w:b/>
                <w:bCs/>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3AF319D7" w14:textId="77777777" w:rsidR="00314B16" w:rsidRPr="002B78EE" w:rsidRDefault="00314B16" w:rsidP="00B52E04">
            <w:pPr>
              <w:pStyle w:val="TableContents"/>
              <w:rPr>
                <w:rFonts w:cs="Times New Roman"/>
              </w:rPr>
            </w:pPr>
            <w:r w:rsidRPr="002B78EE">
              <w:rPr>
                <w:rFonts w:cs="Times New Roman"/>
                <w:b/>
                <w:bCs/>
              </w:rPr>
              <w:t>Bùi Văn Kiên</w:t>
            </w:r>
          </w:p>
        </w:tc>
      </w:tr>
      <w:tr w:rsidR="00314B16" w:rsidRPr="002B78EE" w14:paraId="162E3C6E" w14:textId="77777777" w:rsidTr="002B78EE">
        <w:tc>
          <w:tcPr>
            <w:tcW w:w="3033" w:type="dxa"/>
            <w:tcBorders>
              <w:left w:val="single" w:sz="4" w:space="0" w:color="FFFFFF"/>
              <w:bottom w:val="single" w:sz="4" w:space="0" w:color="FFFFFF"/>
            </w:tcBorders>
          </w:tcPr>
          <w:p w14:paraId="10C3AD9F" w14:textId="77777777" w:rsidR="00314B16" w:rsidRPr="002B78EE" w:rsidRDefault="00314B16" w:rsidP="00B52E04">
            <w:pPr>
              <w:pStyle w:val="TableContents"/>
              <w:rPr>
                <w:rFonts w:cs="Times New Roman"/>
              </w:rPr>
            </w:pPr>
            <w:r w:rsidRPr="002B78EE">
              <w:rPr>
                <w:rFonts w:cs="Times New Roman"/>
                <w:b/>
                <w:bCs/>
              </w:rPr>
              <w:t>Sinh viên thực hiện:</w:t>
            </w:r>
          </w:p>
        </w:tc>
        <w:tc>
          <w:tcPr>
            <w:tcW w:w="4791" w:type="dxa"/>
            <w:tcBorders>
              <w:left w:val="single" w:sz="4" w:space="0" w:color="FFFFFF"/>
              <w:bottom w:val="single" w:sz="4" w:space="0" w:color="FFFFFF"/>
              <w:right w:val="single" w:sz="4" w:space="0" w:color="FFFFFF"/>
            </w:tcBorders>
          </w:tcPr>
          <w:p w14:paraId="3DE85C6B" w14:textId="77777777" w:rsidR="00314B16" w:rsidRPr="002B78EE" w:rsidRDefault="00314B16" w:rsidP="00B52E04">
            <w:pPr>
              <w:pStyle w:val="TableContents"/>
              <w:rPr>
                <w:rFonts w:cs="Times New Roman"/>
              </w:rPr>
            </w:pPr>
            <w:r w:rsidRPr="002B78EE">
              <w:rPr>
                <w:rFonts w:cs="Times New Roman"/>
                <w:b/>
                <w:bCs/>
              </w:rPr>
              <w:t>Nguyễn Ngọc Anh - B20DCCN059</w:t>
            </w:r>
          </w:p>
        </w:tc>
      </w:tr>
      <w:tr w:rsidR="00314B16" w:rsidRPr="002B78EE" w14:paraId="35D883AE" w14:textId="77777777" w:rsidTr="002B78EE">
        <w:tc>
          <w:tcPr>
            <w:tcW w:w="3033" w:type="dxa"/>
            <w:tcBorders>
              <w:left w:val="single" w:sz="4" w:space="0" w:color="FFFFFF"/>
              <w:bottom w:val="single" w:sz="4" w:space="0" w:color="FFFFFF"/>
            </w:tcBorders>
          </w:tcPr>
          <w:p w14:paraId="06D10D59"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1CF9CA74" w14:textId="77777777" w:rsidR="00314B16" w:rsidRPr="002B78EE" w:rsidRDefault="00314B16" w:rsidP="00B52E04">
            <w:pPr>
              <w:pStyle w:val="TableContents"/>
              <w:rPr>
                <w:rFonts w:cs="Times New Roman"/>
              </w:rPr>
            </w:pPr>
            <w:r w:rsidRPr="002B78EE">
              <w:rPr>
                <w:rFonts w:cs="Times New Roman"/>
                <w:b/>
                <w:bCs/>
              </w:rPr>
              <w:t>Nguyễn Công Khánh – B20DCCN375</w:t>
            </w:r>
          </w:p>
        </w:tc>
      </w:tr>
      <w:tr w:rsidR="00314B16" w:rsidRPr="002B78EE" w14:paraId="13137256" w14:textId="77777777" w:rsidTr="002B78EE">
        <w:tc>
          <w:tcPr>
            <w:tcW w:w="3033" w:type="dxa"/>
            <w:tcBorders>
              <w:left w:val="single" w:sz="4" w:space="0" w:color="FFFFFF"/>
              <w:bottom w:val="single" w:sz="4" w:space="0" w:color="FFFFFF"/>
            </w:tcBorders>
          </w:tcPr>
          <w:p w14:paraId="4E408540"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1C44B654" w14:textId="77777777" w:rsidR="00314B16" w:rsidRPr="002B78EE" w:rsidRDefault="00314B16" w:rsidP="00B52E04">
            <w:pPr>
              <w:pStyle w:val="TableContents"/>
              <w:rPr>
                <w:rFonts w:cs="Times New Roman"/>
              </w:rPr>
            </w:pPr>
            <w:r w:rsidRPr="002B78EE">
              <w:rPr>
                <w:rFonts w:cs="Times New Roman"/>
                <w:b/>
                <w:bCs/>
              </w:rPr>
              <w:t>Nguyễn Hải Phong – B20DCCN495</w:t>
            </w:r>
          </w:p>
        </w:tc>
      </w:tr>
      <w:tr w:rsidR="00314B16" w:rsidRPr="002B78EE" w14:paraId="4449EF9E" w14:textId="77777777" w:rsidTr="002B78EE">
        <w:tc>
          <w:tcPr>
            <w:tcW w:w="3033" w:type="dxa"/>
            <w:tcBorders>
              <w:left w:val="single" w:sz="4" w:space="0" w:color="FFFFFF"/>
              <w:bottom w:val="single" w:sz="4" w:space="0" w:color="FFFFFF"/>
            </w:tcBorders>
          </w:tcPr>
          <w:p w14:paraId="6C15FB19" w14:textId="77777777" w:rsidR="00314B16" w:rsidRPr="002B78EE" w:rsidRDefault="00314B16" w:rsidP="00B52E04">
            <w:pPr>
              <w:pStyle w:val="TableContents"/>
              <w:rPr>
                <w:rFonts w:cs="Times New Roman"/>
              </w:rPr>
            </w:pPr>
            <w:r w:rsidRPr="002B78EE">
              <w:rPr>
                <w:rFonts w:cs="Times New Roman"/>
                <w:b/>
                <w:bCs/>
              </w:rPr>
              <w:t>Niên khoá:</w:t>
            </w:r>
          </w:p>
        </w:tc>
        <w:tc>
          <w:tcPr>
            <w:tcW w:w="4791" w:type="dxa"/>
            <w:tcBorders>
              <w:left w:val="single" w:sz="4" w:space="0" w:color="FFFFFF"/>
              <w:bottom w:val="single" w:sz="4" w:space="0" w:color="FFFFFF"/>
              <w:right w:val="single" w:sz="4" w:space="0" w:color="FFFFFF"/>
            </w:tcBorders>
          </w:tcPr>
          <w:p w14:paraId="224ECE38" w14:textId="77777777" w:rsidR="00314B16" w:rsidRPr="002B78EE" w:rsidRDefault="00314B16" w:rsidP="00B52E04">
            <w:pPr>
              <w:pStyle w:val="TableContents"/>
              <w:rPr>
                <w:rFonts w:cs="Times New Roman"/>
              </w:rPr>
            </w:pPr>
            <w:r w:rsidRPr="002B78EE">
              <w:rPr>
                <w:rFonts w:cs="Times New Roman"/>
                <w:b/>
                <w:bCs/>
              </w:rPr>
              <w:t>2020-2025</w:t>
            </w:r>
          </w:p>
        </w:tc>
      </w:tr>
      <w:tr w:rsidR="00314B16" w:rsidRPr="002B78EE" w14:paraId="18A87592" w14:textId="77777777" w:rsidTr="002B78EE">
        <w:tc>
          <w:tcPr>
            <w:tcW w:w="3033" w:type="dxa"/>
            <w:tcBorders>
              <w:left w:val="single" w:sz="4" w:space="0" w:color="FFFFFF"/>
              <w:bottom w:val="single" w:sz="4" w:space="0" w:color="FFFFFF"/>
            </w:tcBorders>
          </w:tcPr>
          <w:p w14:paraId="637A5FDB" w14:textId="77777777" w:rsidR="00314B16" w:rsidRPr="002B78EE" w:rsidRDefault="00314B16" w:rsidP="00B52E04">
            <w:pPr>
              <w:pStyle w:val="TableContents"/>
              <w:rPr>
                <w:rFonts w:cs="Times New Roman"/>
              </w:rPr>
            </w:pPr>
            <w:r w:rsidRPr="002B78EE">
              <w:rPr>
                <w:rFonts w:cs="Times New Roman"/>
                <w:b/>
                <w:bCs/>
              </w:rPr>
              <w:t>Hệ đào tạo:</w:t>
            </w:r>
          </w:p>
        </w:tc>
        <w:tc>
          <w:tcPr>
            <w:tcW w:w="4791" w:type="dxa"/>
            <w:tcBorders>
              <w:left w:val="single" w:sz="4" w:space="0" w:color="FFFFFF"/>
              <w:bottom w:val="single" w:sz="4" w:space="0" w:color="FFFFFF"/>
              <w:right w:val="single" w:sz="4" w:space="0" w:color="FFFFFF"/>
            </w:tcBorders>
          </w:tcPr>
          <w:p w14:paraId="68BC3E21" w14:textId="77777777" w:rsidR="00314B16" w:rsidRPr="002B78EE" w:rsidRDefault="00314B16" w:rsidP="00B52E04">
            <w:pPr>
              <w:pStyle w:val="TableContents"/>
              <w:rPr>
                <w:rFonts w:cs="Times New Roman"/>
              </w:rPr>
            </w:pPr>
            <w:r w:rsidRPr="002B78EE">
              <w:rPr>
                <w:rFonts w:cs="Times New Roman"/>
                <w:b/>
                <w:bCs/>
              </w:rPr>
              <w:t>Đại học chính quy</w:t>
            </w:r>
          </w:p>
        </w:tc>
      </w:tr>
      <w:tr w:rsidR="00314B16" w:rsidRPr="002B78EE" w14:paraId="5851E576" w14:textId="77777777" w:rsidTr="002B78EE">
        <w:tc>
          <w:tcPr>
            <w:tcW w:w="3033" w:type="dxa"/>
            <w:tcBorders>
              <w:left w:val="single" w:sz="4" w:space="0" w:color="FFFFFF"/>
              <w:bottom w:val="single" w:sz="4" w:space="0" w:color="FFFFFF"/>
            </w:tcBorders>
          </w:tcPr>
          <w:p w14:paraId="11B32601"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20C59E2D" w14:textId="77777777" w:rsidR="00314B16" w:rsidRPr="002B78EE" w:rsidRDefault="00314B16" w:rsidP="00B52E04">
            <w:pPr>
              <w:pStyle w:val="TableContents"/>
              <w:rPr>
                <w:rFonts w:cs="Times New Roman"/>
              </w:rPr>
            </w:pPr>
          </w:p>
        </w:tc>
      </w:tr>
    </w:tbl>
    <w:p w14:paraId="58DCB3C9" w14:textId="64BA327D" w:rsidR="00314B16" w:rsidRPr="002B78EE" w:rsidRDefault="00314B16" w:rsidP="00314B16">
      <w:pPr>
        <w:tabs>
          <w:tab w:val="left" w:pos="5897"/>
        </w:tabs>
        <w:spacing w:line="420" w:lineRule="auto"/>
        <w:ind w:left="1356" w:right="2120"/>
        <w:jc w:val="center"/>
        <w:rPr>
          <w:rFonts w:cs="Times New Roman"/>
          <w:b/>
        </w:rPr>
      </w:pPr>
    </w:p>
    <w:p w14:paraId="25EA10A5" w14:textId="08099500" w:rsidR="00314B16" w:rsidRPr="002B78EE" w:rsidRDefault="00314B16" w:rsidP="00314B16">
      <w:pPr>
        <w:pStyle w:val="BodyText"/>
        <w:spacing w:after="0"/>
        <w:jc w:val="center"/>
        <w:rPr>
          <w:rFonts w:ascii="Times New Roman" w:hAnsi="Times New Roman" w:cs="Times New Roman"/>
          <w:b/>
        </w:rPr>
      </w:pPr>
    </w:p>
    <w:p w14:paraId="1F8D4FA1" w14:textId="77777777" w:rsidR="00314B16" w:rsidRPr="002B78EE" w:rsidRDefault="00314B16" w:rsidP="00314B16">
      <w:pPr>
        <w:pStyle w:val="BodyText"/>
        <w:spacing w:after="0"/>
        <w:jc w:val="center"/>
        <w:rPr>
          <w:rFonts w:ascii="Times New Roman" w:hAnsi="Times New Roman" w:cs="Times New Roman"/>
          <w:b/>
        </w:rPr>
      </w:pPr>
    </w:p>
    <w:p w14:paraId="03EA0D97" w14:textId="77FDB036" w:rsidR="00D7652D" w:rsidRPr="002B78EE" w:rsidRDefault="00314B16" w:rsidP="00314B16">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15A10837"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642A8B6C"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0BFCF8C5"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7266C69B"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14F6DAF5" w14:textId="77777777" w:rsidR="00314B16" w:rsidRPr="002B78EE" w:rsidRDefault="00314B16" w:rsidP="00314B16">
      <w:pPr>
        <w:pStyle w:val="Heading2"/>
        <w:jc w:val="center"/>
        <w:rPr>
          <w:rFonts w:cs="Times New Roman"/>
        </w:rPr>
      </w:pPr>
      <w:bookmarkStart w:id="2" w:name="_Toc185447723"/>
      <w:bookmarkStart w:id="3" w:name="_Toc185534187"/>
      <w:r w:rsidRPr="002B78EE">
        <w:rPr>
          <w:rFonts w:cs="Times New Roman"/>
        </w:rPr>
        <w:lastRenderedPageBreak/>
        <w:t>NHẬN XÉT, ĐÁNH GIÁ, CHO ĐIỂM</w:t>
      </w:r>
      <w:bookmarkEnd w:id="2"/>
      <w:bookmarkEnd w:id="3"/>
      <w:r w:rsidRPr="002B78EE">
        <w:rPr>
          <w:rFonts w:cs="Times New Roman"/>
        </w:rPr>
        <w:t xml:space="preserve"> </w:t>
      </w:r>
    </w:p>
    <w:p w14:paraId="5D3A9D3A" w14:textId="77777777" w:rsidR="00314B16" w:rsidRPr="002B78EE" w:rsidRDefault="00314B16" w:rsidP="00314B16">
      <w:pPr>
        <w:pStyle w:val="Heading2"/>
        <w:jc w:val="center"/>
        <w:rPr>
          <w:rFonts w:cs="Times New Roman"/>
        </w:rPr>
      </w:pPr>
      <w:bookmarkStart w:id="4" w:name="__RefHeading___Toc26554_1225579473"/>
      <w:bookmarkStart w:id="5" w:name="_Toc185447724"/>
      <w:bookmarkStart w:id="6" w:name="_Toc185534188"/>
      <w:bookmarkEnd w:id="4"/>
      <w:r w:rsidRPr="002B78EE">
        <w:rPr>
          <w:rFonts w:cs="Times New Roman"/>
        </w:rPr>
        <w:t>(CỦA GIẢNG VIÊN HƯỚNG DẪN)</w:t>
      </w:r>
      <w:bookmarkEnd w:id="5"/>
      <w:bookmarkEnd w:id="6"/>
    </w:p>
    <w:p w14:paraId="2CAEAB10" w14:textId="77777777" w:rsidR="00314B16" w:rsidRPr="002B78EE" w:rsidRDefault="00314B16" w:rsidP="00314B16">
      <w:pPr>
        <w:pStyle w:val="Heading2"/>
        <w:jc w:val="center"/>
        <w:rPr>
          <w:rFonts w:cs="Times New Roman"/>
        </w:rPr>
      </w:pPr>
    </w:p>
    <w:p w14:paraId="43E55B5B" w14:textId="77777777" w:rsidR="00314B16" w:rsidRPr="002B78EE" w:rsidRDefault="00314B16" w:rsidP="00314B16">
      <w:pPr>
        <w:pStyle w:val="BodyText"/>
        <w:spacing w:before="208" w:after="0"/>
        <w:rPr>
          <w:rFonts w:ascii="Times New Roman" w:hAnsi="Times New Roman" w:cs="Times New Roman"/>
          <w:b/>
        </w:rPr>
      </w:pPr>
    </w:p>
    <w:p w14:paraId="50EE8408" w14:textId="77777777" w:rsidR="00314B16" w:rsidRPr="002B78EE" w:rsidRDefault="00314B16" w:rsidP="00314B16">
      <w:pPr>
        <w:ind w:left="120"/>
        <w:jc w:val="center"/>
        <w:rPr>
          <w:rFonts w:cs="Times New Roman"/>
        </w:rPr>
      </w:pPr>
      <w:r w:rsidRPr="002B78EE">
        <w:rPr>
          <w:rFonts w:cs="Times New Roman"/>
          <w:b/>
          <w:spacing w:val="-2"/>
          <w:sz w:val="26"/>
        </w:rPr>
        <w:t>.............................................................................................................................................</w:t>
      </w:r>
    </w:p>
    <w:p w14:paraId="694BF5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221C3F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466C1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7525B9B9"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52EFC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FC4C19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A429438"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3CF93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930A64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A6753E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90A663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EFF0BC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97421BE" w14:textId="77777777" w:rsidR="00314B16" w:rsidRPr="002B78EE" w:rsidRDefault="00314B16" w:rsidP="00314B16">
      <w:pPr>
        <w:tabs>
          <w:tab w:val="left" w:leader="dot" w:pos="7951"/>
        </w:tabs>
        <w:spacing w:before="209"/>
        <w:ind w:left="688"/>
        <w:rPr>
          <w:rFonts w:cs="Times New Roman"/>
        </w:rPr>
      </w:pPr>
      <w:r w:rsidRPr="002B78EE">
        <w:rPr>
          <w:rFonts w:cs="Times New Roman"/>
          <w:b/>
          <w:sz w:val="26"/>
        </w:rPr>
        <w:t>Điểm:</w:t>
      </w:r>
      <w:r w:rsidRPr="002B78EE">
        <w:rPr>
          <w:rFonts w:cs="Times New Roman"/>
          <w:b/>
          <w:spacing w:val="30"/>
          <w:sz w:val="26"/>
        </w:rPr>
        <w:t xml:space="preserve"> </w:t>
      </w:r>
      <w:r w:rsidRPr="002B78EE">
        <w:rPr>
          <w:rFonts w:cs="Times New Roman"/>
          <w:b/>
          <w:sz w:val="26"/>
        </w:rPr>
        <w:t>...............................(</w:t>
      </w:r>
      <w:r w:rsidRPr="002B78EE">
        <w:rPr>
          <w:rFonts w:cs="Times New Roman"/>
          <w:sz w:val="26"/>
        </w:rPr>
        <w:t>bằng</w:t>
      </w:r>
      <w:r w:rsidRPr="002B78EE">
        <w:rPr>
          <w:rFonts w:cs="Times New Roman"/>
          <w:spacing w:val="31"/>
          <w:sz w:val="26"/>
        </w:rPr>
        <w:t xml:space="preserve"> </w:t>
      </w:r>
      <w:r w:rsidRPr="002B78EE">
        <w:rPr>
          <w:rFonts w:cs="Times New Roman"/>
          <w:spacing w:val="-5"/>
          <w:sz w:val="26"/>
        </w:rPr>
        <w:t>chữ</w:t>
      </w:r>
      <w:r w:rsidRPr="002B78EE">
        <w:rPr>
          <w:rFonts w:cs="Times New Roman"/>
          <w:sz w:val="26"/>
        </w:rPr>
        <w:tab/>
      </w:r>
      <w:r w:rsidRPr="002B78EE">
        <w:rPr>
          <w:rFonts w:cs="Times New Roman"/>
          <w:spacing w:val="-10"/>
          <w:sz w:val="26"/>
        </w:rPr>
        <w:t>)</w:t>
      </w:r>
    </w:p>
    <w:p w14:paraId="573F5C4D" w14:textId="77777777" w:rsidR="00314B16" w:rsidRPr="002B78EE" w:rsidRDefault="00314B16" w:rsidP="00314B16">
      <w:pPr>
        <w:spacing w:before="210"/>
        <w:ind w:left="688"/>
        <w:rPr>
          <w:rFonts w:cs="Times New Roman"/>
        </w:rPr>
      </w:pPr>
      <w:r w:rsidRPr="002B78EE">
        <w:rPr>
          <w:rFonts w:cs="Times New Roman"/>
          <w:b/>
          <w:sz w:val="26"/>
        </w:rPr>
        <w:t>Đồng</w:t>
      </w:r>
      <w:r w:rsidRPr="002B78EE">
        <w:rPr>
          <w:rFonts w:cs="Times New Roman"/>
          <w:b/>
          <w:spacing w:val="-4"/>
          <w:sz w:val="26"/>
        </w:rPr>
        <w:t xml:space="preserve"> </w:t>
      </w:r>
      <w:r w:rsidRPr="002B78EE">
        <w:rPr>
          <w:rFonts w:cs="Times New Roman"/>
          <w:b/>
          <w:sz w:val="26"/>
        </w:rPr>
        <w:t>ý/</w:t>
      </w:r>
      <w:r w:rsidRPr="002B78EE">
        <w:rPr>
          <w:rFonts w:cs="Times New Roman"/>
          <w:b/>
          <w:spacing w:val="-2"/>
          <w:sz w:val="26"/>
        </w:rPr>
        <w:t xml:space="preserve"> </w:t>
      </w:r>
      <w:r w:rsidRPr="002B78EE">
        <w:rPr>
          <w:rFonts w:cs="Times New Roman"/>
          <w:b/>
          <w:sz w:val="26"/>
        </w:rPr>
        <w:t>Không</w:t>
      </w:r>
      <w:r w:rsidRPr="002B78EE">
        <w:rPr>
          <w:rFonts w:cs="Times New Roman"/>
          <w:b/>
          <w:spacing w:val="-2"/>
          <w:sz w:val="26"/>
        </w:rPr>
        <w:t xml:space="preserve"> </w:t>
      </w:r>
      <w:r w:rsidRPr="002B78EE">
        <w:rPr>
          <w:rFonts w:cs="Times New Roman"/>
          <w:b/>
          <w:sz w:val="26"/>
        </w:rPr>
        <w:t>đồng</w:t>
      </w:r>
      <w:r w:rsidRPr="002B78EE">
        <w:rPr>
          <w:rFonts w:cs="Times New Roman"/>
          <w:b/>
          <w:spacing w:val="-1"/>
          <w:sz w:val="26"/>
        </w:rPr>
        <w:t xml:space="preserve"> </w:t>
      </w:r>
      <w:r w:rsidRPr="002B78EE">
        <w:rPr>
          <w:rFonts w:cs="Times New Roman"/>
          <w:b/>
          <w:sz w:val="26"/>
        </w:rPr>
        <w:t xml:space="preserve">ý </w:t>
      </w:r>
      <w:r w:rsidRPr="002B78EE">
        <w:rPr>
          <w:rFonts w:cs="Times New Roman"/>
          <w:sz w:val="26"/>
        </w:rPr>
        <w:t>cho</w:t>
      </w:r>
      <w:r w:rsidRPr="002B78EE">
        <w:rPr>
          <w:rFonts w:cs="Times New Roman"/>
          <w:spacing w:val="-2"/>
          <w:sz w:val="26"/>
        </w:rPr>
        <w:t xml:space="preserve"> </w:t>
      </w:r>
      <w:r w:rsidRPr="002B78EE">
        <w:rPr>
          <w:rFonts w:cs="Times New Roman"/>
          <w:sz w:val="26"/>
        </w:rPr>
        <w:t>sinh</w:t>
      </w:r>
      <w:r w:rsidRPr="002B78EE">
        <w:rPr>
          <w:rFonts w:cs="Times New Roman"/>
          <w:spacing w:val="-3"/>
          <w:sz w:val="26"/>
        </w:rPr>
        <w:t xml:space="preserve"> </w:t>
      </w:r>
      <w:r w:rsidRPr="002B78EE">
        <w:rPr>
          <w:rFonts w:cs="Times New Roman"/>
          <w:sz w:val="26"/>
        </w:rPr>
        <w:t>viên</w:t>
      </w:r>
      <w:r w:rsidRPr="002B78EE">
        <w:rPr>
          <w:rFonts w:cs="Times New Roman"/>
          <w:spacing w:val="-4"/>
          <w:sz w:val="26"/>
        </w:rPr>
        <w:t xml:space="preserve"> </w:t>
      </w:r>
      <w:r w:rsidRPr="002B78EE">
        <w:rPr>
          <w:rFonts w:cs="Times New Roman"/>
          <w:sz w:val="26"/>
        </w:rPr>
        <w:t>bảo</w:t>
      </w:r>
      <w:r w:rsidRPr="002B78EE">
        <w:rPr>
          <w:rFonts w:cs="Times New Roman"/>
          <w:spacing w:val="-2"/>
          <w:sz w:val="26"/>
        </w:rPr>
        <w:t xml:space="preserve"> </w:t>
      </w:r>
      <w:r w:rsidRPr="002B78EE">
        <w:rPr>
          <w:rFonts w:cs="Times New Roman"/>
          <w:sz w:val="26"/>
        </w:rPr>
        <w:t>vệ</w:t>
      </w:r>
      <w:r w:rsidRPr="002B78EE">
        <w:rPr>
          <w:rFonts w:cs="Times New Roman"/>
          <w:spacing w:val="-1"/>
          <w:sz w:val="26"/>
        </w:rPr>
        <w:t xml:space="preserve"> </w:t>
      </w:r>
      <w:r w:rsidRPr="002B78EE">
        <w:rPr>
          <w:rFonts w:cs="Times New Roman"/>
          <w:sz w:val="26"/>
        </w:rPr>
        <w:t>trước</w:t>
      </w:r>
      <w:r w:rsidRPr="002B78EE">
        <w:rPr>
          <w:rFonts w:cs="Times New Roman"/>
          <w:spacing w:val="-2"/>
          <w:sz w:val="26"/>
        </w:rPr>
        <w:t xml:space="preserve"> </w:t>
      </w:r>
      <w:r w:rsidRPr="002B78EE">
        <w:rPr>
          <w:rFonts w:cs="Times New Roman"/>
          <w:sz w:val="26"/>
        </w:rPr>
        <w:t>hội</w:t>
      </w:r>
      <w:r w:rsidRPr="002B78EE">
        <w:rPr>
          <w:rFonts w:cs="Times New Roman"/>
          <w:spacing w:val="-2"/>
          <w:sz w:val="26"/>
        </w:rPr>
        <w:t xml:space="preserve"> </w:t>
      </w:r>
      <w:r w:rsidRPr="002B78EE">
        <w:rPr>
          <w:rFonts w:cs="Times New Roman"/>
          <w:sz w:val="26"/>
        </w:rPr>
        <w:t>đồng</w:t>
      </w:r>
      <w:r w:rsidRPr="002B78EE">
        <w:rPr>
          <w:rFonts w:cs="Times New Roman"/>
          <w:spacing w:val="-2"/>
          <w:sz w:val="26"/>
        </w:rPr>
        <w:t xml:space="preserve"> </w:t>
      </w:r>
      <w:r w:rsidRPr="002B78EE">
        <w:rPr>
          <w:rFonts w:cs="Times New Roman"/>
          <w:sz w:val="26"/>
        </w:rPr>
        <w:t>chấm</w:t>
      </w:r>
      <w:r w:rsidRPr="002B78EE">
        <w:rPr>
          <w:rFonts w:cs="Times New Roman"/>
          <w:spacing w:val="-3"/>
          <w:sz w:val="26"/>
        </w:rPr>
        <w:t xml:space="preserve"> </w:t>
      </w:r>
      <w:r w:rsidRPr="002B78EE">
        <w:rPr>
          <w:rFonts w:cs="Times New Roman"/>
          <w:sz w:val="26"/>
        </w:rPr>
        <w:t>đồ</w:t>
      </w:r>
      <w:r w:rsidRPr="002B78EE">
        <w:rPr>
          <w:rFonts w:cs="Times New Roman"/>
          <w:spacing w:val="-2"/>
          <w:sz w:val="26"/>
        </w:rPr>
        <w:t xml:space="preserve"> </w:t>
      </w:r>
      <w:r w:rsidRPr="002B78EE">
        <w:rPr>
          <w:rFonts w:cs="Times New Roman"/>
          <w:sz w:val="26"/>
        </w:rPr>
        <w:t>án</w:t>
      </w:r>
      <w:r w:rsidRPr="002B78EE">
        <w:rPr>
          <w:rFonts w:cs="Times New Roman"/>
          <w:spacing w:val="-4"/>
          <w:sz w:val="26"/>
        </w:rPr>
        <w:t xml:space="preserve"> </w:t>
      </w:r>
      <w:r w:rsidRPr="002B78EE">
        <w:rPr>
          <w:rFonts w:cs="Times New Roman"/>
          <w:sz w:val="26"/>
        </w:rPr>
        <w:t>tốt</w:t>
      </w:r>
      <w:r w:rsidRPr="002B78EE">
        <w:rPr>
          <w:rFonts w:cs="Times New Roman"/>
          <w:spacing w:val="-1"/>
          <w:sz w:val="26"/>
        </w:rPr>
        <w:t xml:space="preserve"> </w:t>
      </w:r>
      <w:r w:rsidRPr="002B78EE">
        <w:rPr>
          <w:rFonts w:cs="Times New Roman"/>
          <w:spacing w:val="-2"/>
          <w:sz w:val="26"/>
        </w:rPr>
        <w:t>nghiệp.</w:t>
      </w:r>
    </w:p>
    <w:p w14:paraId="34C4CD7D" w14:textId="77777777" w:rsidR="00314B16" w:rsidRPr="002B78EE" w:rsidRDefault="00314B16" w:rsidP="00314B16">
      <w:pPr>
        <w:spacing w:before="210"/>
        <w:ind w:left="688"/>
        <w:rPr>
          <w:rFonts w:cs="Times New Roman"/>
        </w:rPr>
      </w:pPr>
    </w:p>
    <w:p w14:paraId="7D0C143D" w14:textId="77777777" w:rsidR="00314B16" w:rsidRPr="002B78EE" w:rsidRDefault="00314B16" w:rsidP="00314B16">
      <w:pPr>
        <w:spacing w:before="1"/>
        <w:ind w:left="4890"/>
        <w:rPr>
          <w:rFonts w:cs="Times New Roman"/>
        </w:rPr>
      </w:pPr>
      <w:r w:rsidRPr="002B78EE">
        <w:rPr>
          <w:rFonts w:cs="Times New Roman"/>
        </w:rPr>
        <w:t>..................,</w:t>
      </w:r>
      <w:r w:rsidRPr="002B78EE">
        <w:rPr>
          <w:rFonts w:cs="Times New Roman"/>
          <w:spacing w:val="-1"/>
        </w:rPr>
        <w:t xml:space="preserve"> </w:t>
      </w:r>
      <w:r w:rsidRPr="002B78EE">
        <w:rPr>
          <w:rFonts w:cs="Times New Roman"/>
        </w:rPr>
        <w:t>ngày</w:t>
      </w:r>
      <w:r w:rsidRPr="002B78EE">
        <w:rPr>
          <w:rFonts w:cs="Times New Roman"/>
          <w:spacing w:val="1"/>
        </w:rPr>
        <w:t xml:space="preserve"> </w:t>
      </w:r>
      <w:r w:rsidRPr="002B78EE">
        <w:rPr>
          <w:rFonts w:cs="Times New Roman"/>
        </w:rPr>
        <w:t>….</w:t>
      </w:r>
      <w:r w:rsidRPr="002B78EE">
        <w:rPr>
          <w:rFonts w:cs="Times New Roman"/>
          <w:spacing w:val="1"/>
        </w:rPr>
        <w:t xml:space="preserve"> </w:t>
      </w:r>
      <w:r w:rsidRPr="002B78EE">
        <w:rPr>
          <w:rFonts w:cs="Times New Roman"/>
        </w:rPr>
        <w:t>tháng</w:t>
      </w:r>
      <w:r w:rsidRPr="002B78EE">
        <w:rPr>
          <w:rFonts w:cs="Times New Roman"/>
          <w:spacing w:val="-1"/>
        </w:rPr>
        <w:t xml:space="preserve"> </w:t>
      </w:r>
      <w:r w:rsidRPr="002B78EE">
        <w:rPr>
          <w:rFonts w:cs="Times New Roman"/>
        </w:rPr>
        <w:t>….</w:t>
      </w:r>
      <w:r w:rsidRPr="002B78EE">
        <w:rPr>
          <w:rFonts w:cs="Times New Roman"/>
          <w:spacing w:val="-1"/>
        </w:rPr>
        <w:t xml:space="preserve"> </w:t>
      </w:r>
      <w:r w:rsidRPr="002B78EE">
        <w:rPr>
          <w:rFonts w:cs="Times New Roman"/>
        </w:rPr>
        <w:t>năm</w:t>
      </w:r>
      <w:r w:rsidRPr="002B78EE">
        <w:rPr>
          <w:rFonts w:cs="Times New Roman"/>
          <w:spacing w:val="-1"/>
        </w:rPr>
        <w:t xml:space="preserve"> </w:t>
      </w:r>
      <w:r w:rsidRPr="002B78EE">
        <w:rPr>
          <w:rFonts w:cs="Times New Roman"/>
          <w:spacing w:val="-5"/>
        </w:rPr>
        <w:t>…..</w:t>
      </w:r>
    </w:p>
    <w:p w14:paraId="53717493" w14:textId="77777777" w:rsidR="00314B16" w:rsidRPr="002B78EE" w:rsidRDefault="00314B16" w:rsidP="00652785">
      <w:pPr>
        <w:pStyle w:val="NoSpacing"/>
        <w:jc w:val="right"/>
        <w:pPrChange w:id="7" w:author="Khanh Cong" w:date="2024-12-19T20:34:00Z" w16du:dateUtc="2024-12-19T13:34:00Z">
          <w:pPr>
            <w:pStyle w:val="Heading1"/>
          </w:pPr>
        </w:pPrChange>
      </w:pPr>
      <w:bookmarkStart w:id="8" w:name="__RefHeading___Toc26556_1225579473"/>
      <w:bookmarkStart w:id="9" w:name="_Toc185447725"/>
      <w:bookmarkEnd w:id="8"/>
      <w:r w:rsidRPr="002B78EE">
        <w:t>CÁN</w:t>
      </w:r>
      <w:r w:rsidRPr="002B78EE">
        <w:rPr>
          <w:spacing w:val="-5"/>
        </w:rPr>
        <w:t xml:space="preserve"> </w:t>
      </w:r>
      <w:r w:rsidRPr="002B78EE">
        <w:t>BỘ</w:t>
      </w:r>
      <w:r w:rsidRPr="002B78EE">
        <w:rPr>
          <w:spacing w:val="-5"/>
        </w:rPr>
        <w:t xml:space="preserve"> </w:t>
      </w:r>
      <w:r w:rsidRPr="002B78EE">
        <w:t>GIẢNG</w:t>
      </w:r>
      <w:r w:rsidRPr="002B78EE">
        <w:rPr>
          <w:spacing w:val="-8"/>
        </w:rPr>
        <w:t xml:space="preserve"> </w:t>
      </w:r>
      <w:r w:rsidRPr="002B78EE">
        <w:t>VIÊN</w:t>
      </w:r>
      <w:r w:rsidRPr="002B78EE">
        <w:rPr>
          <w:spacing w:val="-3"/>
        </w:rPr>
        <w:t xml:space="preserve"> </w:t>
      </w:r>
      <w:r w:rsidRPr="002B78EE">
        <w:t xml:space="preserve">HƯỚNG </w:t>
      </w:r>
      <w:r w:rsidRPr="002B78EE">
        <w:rPr>
          <w:spacing w:val="-5"/>
        </w:rPr>
        <w:t>DẪN</w:t>
      </w:r>
      <w:bookmarkEnd w:id="9"/>
    </w:p>
    <w:p w14:paraId="27E26C54" w14:textId="2D3C9B89" w:rsidR="00652785" w:rsidRPr="001D767D" w:rsidRDefault="00652785" w:rsidP="00652785">
      <w:pPr>
        <w:jc w:val="right"/>
        <w:rPr>
          <w:ins w:id="10" w:author="Khanh Cong" w:date="2024-12-19T20:35:00Z" w16du:dateUtc="2024-12-19T13:35:00Z"/>
          <w:rFonts w:cs="Times New Roman"/>
          <w:sz w:val="24"/>
        </w:rPr>
        <w:pPrChange w:id="11" w:author="Khanh Cong" w:date="2024-12-19T20:35:00Z" w16du:dateUtc="2024-12-19T13:35:00Z">
          <w:pPr>
            <w:ind w:left="4320" w:firstLine="720"/>
          </w:pPr>
        </w:pPrChange>
      </w:pPr>
      <w:ins w:id="12" w:author="Khanh Cong" w:date="2024-12-19T20:35:00Z" w16du:dateUtc="2024-12-19T13:35:00Z">
        <w:r w:rsidRPr="001D767D">
          <w:rPr>
            <w:rFonts w:cs="Times New Roman"/>
            <w:sz w:val="24"/>
          </w:rPr>
          <w:t>(ký, họ tên)</w:t>
        </w:r>
        <w:r>
          <w:rPr>
            <w:rFonts w:cs="Times New Roman"/>
            <w:sz w:val="24"/>
          </w:rPr>
          <w:tab/>
        </w:r>
        <w:r>
          <w:rPr>
            <w:rFonts w:cs="Times New Roman"/>
            <w:sz w:val="24"/>
          </w:rPr>
          <w:tab/>
        </w:r>
        <w:r>
          <w:rPr>
            <w:rFonts w:cs="Times New Roman"/>
            <w:sz w:val="24"/>
          </w:rPr>
          <w:tab/>
        </w:r>
      </w:ins>
    </w:p>
    <w:p w14:paraId="42921487" w14:textId="77777777" w:rsidR="00314B16" w:rsidRPr="002B78EE" w:rsidRDefault="00314B16" w:rsidP="00652785">
      <w:pPr>
        <w:pStyle w:val="BodyText"/>
        <w:jc w:val="right"/>
        <w:rPr>
          <w:rFonts w:ascii="Times New Roman" w:hAnsi="Times New Roman" w:cs="Times New Roman"/>
        </w:rPr>
        <w:pPrChange w:id="13" w:author="Khanh Cong" w:date="2024-12-19T20:34:00Z" w16du:dateUtc="2024-12-19T13:34:00Z">
          <w:pPr>
            <w:pStyle w:val="BodyText"/>
          </w:pPr>
        </w:pPrChange>
      </w:pPr>
      <w:r w:rsidRPr="002B78EE">
        <w:rPr>
          <w:rFonts w:ascii="Times New Roman" w:hAnsi="Times New Roman" w:cs="Times New Roman"/>
        </w:rPr>
        <w:br w:type="page"/>
      </w:r>
    </w:p>
    <w:p w14:paraId="792A52CF" w14:textId="77777777" w:rsidR="00314B16" w:rsidRPr="002B78EE" w:rsidRDefault="00314B16" w:rsidP="00314B16">
      <w:pPr>
        <w:pStyle w:val="BodyText"/>
        <w:jc w:val="center"/>
        <w:rPr>
          <w:rFonts w:ascii="Times New Roman" w:hAnsi="Times New Roman" w:cs="Times New Roman"/>
        </w:rPr>
      </w:pPr>
      <w:r w:rsidRPr="002B78EE">
        <w:rPr>
          <w:rFonts w:ascii="Times New Roman" w:hAnsi="Times New Roman" w:cs="Times New Roman"/>
          <w:b/>
          <w:bCs/>
          <w:sz w:val="26"/>
          <w:szCs w:val="26"/>
        </w:rPr>
        <w:lastRenderedPageBreak/>
        <w:t xml:space="preserve">NHẬN XÉT, ĐÁNH GIÁ, CHO ĐIỂM </w:t>
      </w:r>
    </w:p>
    <w:p w14:paraId="67B7D23F" w14:textId="77777777" w:rsidR="00314B16" w:rsidRPr="002B78EE" w:rsidRDefault="00314B16" w:rsidP="00314B16">
      <w:pPr>
        <w:pStyle w:val="BodyText"/>
        <w:jc w:val="center"/>
        <w:rPr>
          <w:rFonts w:ascii="Times New Roman" w:hAnsi="Times New Roman" w:cs="Times New Roman"/>
        </w:rPr>
      </w:pPr>
      <w:r w:rsidRPr="002B78EE">
        <w:rPr>
          <w:rFonts w:ascii="Times New Roman" w:hAnsi="Times New Roman" w:cs="Times New Roman"/>
          <w:b/>
          <w:bCs/>
          <w:sz w:val="26"/>
          <w:szCs w:val="26"/>
        </w:rPr>
        <w:t>(CỦA GIẢNG VIÊN PHẢN BIỆN)</w:t>
      </w:r>
    </w:p>
    <w:p w14:paraId="1209AF41" w14:textId="77777777" w:rsidR="00314B16" w:rsidRPr="002B78EE" w:rsidRDefault="00314B16" w:rsidP="00314B16">
      <w:pPr>
        <w:pStyle w:val="BodyText"/>
        <w:jc w:val="center"/>
        <w:rPr>
          <w:rFonts w:ascii="Times New Roman" w:hAnsi="Times New Roman" w:cs="Times New Roman"/>
          <w:b/>
          <w:bCs/>
          <w:sz w:val="26"/>
          <w:szCs w:val="26"/>
        </w:rPr>
      </w:pPr>
    </w:p>
    <w:p w14:paraId="18950777" w14:textId="77777777" w:rsidR="00314B16" w:rsidRPr="002B78EE" w:rsidRDefault="00314B16" w:rsidP="00314B16">
      <w:pPr>
        <w:ind w:left="120"/>
        <w:jc w:val="center"/>
        <w:rPr>
          <w:rFonts w:cs="Times New Roman"/>
        </w:rPr>
      </w:pPr>
      <w:r w:rsidRPr="002B78EE">
        <w:rPr>
          <w:rFonts w:cs="Times New Roman"/>
          <w:b/>
          <w:spacing w:val="-2"/>
          <w:sz w:val="26"/>
        </w:rPr>
        <w:t>.............................................................................................................................................</w:t>
      </w:r>
    </w:p>
    <w:p w14:paraId="284C1236"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9635B0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A7612D"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47C21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6ED6516"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C4BE57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6AE01D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C8923CB"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42EED4D"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752728C"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1013AF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73F712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7E53FE2" w14:textId="77777777" w:rsidR="00314B16" w:rsidRPr="002B78EE" w:rsidRDefault="00314B16" w:rsidP="00314B16">
      <w:pPr>
        <w:tabs>
          <w:tab w:val="left" w:leader="dot" w:pos="7951"/>
        </w:tabs>
        <w:spacing w:before="209"/>
        <w:ind w:left="688"/>
        <w:rPr>
          <w:rFonts w:cs="Times New Roman"/>
        </w:rPr>
      </w:pPr>
      <w:r w:rsidRPr="002B78EE">
        <w:rPr>
          <w:rFonts w:cs="Times New Roman"/>
          <w:b/>
          <w:sz w:val="26"/>
        </w:rPr>
        <w:t>Điểm:</w:t>
      </w:r>
      <w:r w:rsidRPr="002B78EE">
        <w:rPr>
          <w:rFonts w:cs="Times New Roman"/>
          <w:b/>
          <w:spacing w:val="30"/>
          <w:sz w:val="26"/>
        </w:rPr>
        <w:t xml:space="preserve"> </w:t>
      </w:r>
      <w:r w:rsidRPr="002B78EE">
        <w:rPr>
          <w:rFonts w:cs="Times New Roman"/>
          <w:b/>
          <w:sz w:val="26"/>
        </w:rPr>
        <w:t>...............................(</w:t>
      </w:r>
      <w:r w:rsidRPr="002B78EE">
        <w:rPr>
          <w:rFonts w:cs="Times New Roman"/>
          <w:sz w:val="26"/>
        </w:rPr>
        <w:t>bằng</w:t>
      </w:r>
      <w:r w:rsidRPr="002B78EE">
        <w:rPr>
          <w:rFonts w:cs="Times New Roman"/>
          <w:spacing w:val="31"/>
          <w:sz w:val="26"/>
        </w:rPr>
        <w:t xml:space="preserve"> </w:t>
      </w:r>
      <w:r w:rsidRPr="002B78EE">
        <w:rPr>
          <w:rFonts w:cs="Times New Roman"/>
          <w:spacing w:val="-5"/>
          <w:sz w:val="26"/>
        </w:rPr>
        <w:t>chữ</w:t>
      </w:r>
      <w:r w:rsidRPr="002B78EE">
        <w:rPr>
          <w:rFonts w:cs="Times New Roman"/>
          <w:sz w:val="26"/>
        </w:rPr>
        <w:tab/>
      </w:r>
      <w:r w:rsidRPr="002B78EE">
        <w:rPr>
          <w:rFonts w:cs="Times New Roman"/>
          <w:spacing w:val="-10"/>
          <w:sz w:val="26"/>
        </w:rPr>
        <w:t>)</w:t>
      </w:r>
    </w:p>
    <w:p w14:paraId="60D0A2F5" w14:textId="77777777" w:rsidR="00314B16" w:rsidRPr="002B78EE" w:rsidRDefault="00314B16" w:rsidP="00314B16">
      <w:pPr>
        <w:spacing w:before="210"/>
        <w:ind w:left="688"/>
        <w:rPr>
          <w:rFonts w:cs="Times New Roman"/>
        </w:rPr>
      </w:pPr>
      <w:r w:rsidRPr="002B78EE">
        <w:rPr>
          <w:rFonts w:cs="Times New Roman"/>
        </w:rPr>
        <w:t>Đồng</w:t>
      </w:r>
      <w:r w:rsidRPr="002B78EE">
        <w:rPr>
          <w:rFonts w:cs="Times New Roman"/>
          <w:spacing w:val="-4"/>
        </w:rPr>
        <w:t xml:space="preserve"> </w:t>
      </w:r>
      <w:r w:rsidRPr="002B78EE">
        <w:rPr>
          <w:rFonts w:cs="Times New Roman"/>
        </w:rPr>
        <w:t>ý/</w:t>
      </w:r>
      <w:r w:rsidRPr="002B78EE">
        <w:rPr>
          <w:rFonts w:cs="Times New Roman"/>
          <w:spacing w:val="-2"/>
        </w:rPr>
        <w:t xml:space="preserve"> </w:t>
      </w:r>
      <w:r w:rsidRPr="002B78EE">
        <w:rPr>
          <w:rFonts w:cs="Times New Roman"/>
        </w:rPr>
        <w:t>Không</w:t>
      </w:r>
      <w:r w:rsidRPr="002B78EE">
        <w:rPr>
          <w:rFonts w:cs="Times New Roman"/>
          <w:spacing w:val="-2"/>
        </w:rPr>
        <w:t xml:space="preserve"> </w:t>
      </w:r>
      <w:r w:rsidRPr="002B78EE">
        <w:rPr>
          <w:rFonts w:cs="Times New Roman"/>
        </w:rPr>
        <w:t>đồng</w:t>
      </w:r>
      <w:r w:rsidRPr="002B78EE">
        <w:rPr>
          <w:rFonts w:cs="Times New Roman"/>
          <w:spacing w:val="-1"/>
        </w:rPr>
        <w:t xml:space="preserve"> </w:t>
      </w:r>
      <w:r w:rsidRPr="002B78EE">
        <w:rPr>
          <w:rFonts w:cs="Times New Roman"/>
        </w:rPr>
        <w:t>ý cho</w:t>
      </w:r>
      <w:r w:rsidRPr="002B78EE">
        <w:rPr>
          <w:rFonts w:cs="Times New Roman"/>
          <w:spacing w:val="-2"/>
        </w:rPr>
        <w:t xml:space="preserve"> </w:t>
      </w:r>
      <w:r w:rsidRPr="002B78EE">
        <w:rPr>
          <w:rFonts w:cs="Times New Roman"/>
        </w:rPr>
        <w:t>sinh</w:t>
      </w:r>
      <w:r w:rsidRPr="002B78EE">
        <w:rPr>
          <w:rFonts w:cs="Times New Roman"/>
          <w:spacing w:val="-3"/>
        </w:rPr>
        <w:t xml:space="preserve"> </w:t>
      </w:r>
      <w:r w:rsidRPr="002B78EE">
        <w:rPr>
          <w:rFonts w:cs="Times New Roman"/>
        </w:rPr>
        <w:t>viên</w:t>
      </w:r>
      <w:r w:rsidRPr="002B78EE">
        <w:rPr>
          <w:rFonts w:cs="Times New Roman"/>
          <w:spacing w:val="-4"/>
        </w:rPr>
        <w:t xml:space="preserve"> </w:t>
      </w:r>
      <w:r w:rsidRPr="002B78EE">
        <w:rPr>
          <w:rFonts w:cs="Times New Roman"/>
        </w:rPr>
        <w:t>bảo</w:t>
      </w:r>
      <w:r w:rsidRPr="002B78EE">
        <w:rPr>
          <w:rFonts w:cs="Times New Roman"/>
          <w:spacing w:val="-2"/>
        </w:rPr>
        <w:t xml:space="preserve"> </w:t>
      </w:r>
      <w:r w:rsidRPr="002B78EE">
        <w:rPr>
          <w:rFonts w:cs="Times New Roman"/>
        </w:rPr>
        <w:t>vệ</w:t>
      </w:r>
      <w:r w:rsidRPr="002B78EE">
        <w:rPr>
          <w:rFonts w:cs="Times New Roman"/>
          <w:spacing w:val="-1"/>
        </w:rPr>
        <w:t xml:space="preserve"> </w:t>
      </w:r>
      <w:r w:rsidRPr="002B78EE">
        <w:rPr>
          <w:rFonts w:cs="Times New Roman"/>
        </w:rPr>
        <w:t>trước</w:t>
      </w:r>
      <w:r w:rsidRPr="002B78EE">
        <w:rPr>
          <w:rFonts w:cs="Times New Roman"/>
          <w:spacing w:val="-2"/>
        </w:rPr>
        <w:t xml:space="preserve"> </w:t>
      </w:r>
      <w:r w:rsidRPr="002B78EE">
        <w:rPr>
          <w:rFonts w:cs="Times New Roman"/>
        </w:rPr>
        <w:t>hội</w:t>
      </w:r>
      <w:r w:rsidRPr="002B78EE">
        <w:rPr>
          <w:rFonts w:cs="Times New Roman"/>
          <w:spacing w:val="-2"/>
        </w:rPr>
        <w:t xml:space="preserve"> </w:t>
      </w:r>
      <w:r w:rsidRPr="002B78EE">
        <w:rPr>
          <w:rFonts w:cs="Times New Roman"/>
        </w:rPr>
        <w:t>đồng</w:t>
      </w:r>
      <w:r w:rsidRPr="002B78EE">
        <w:rPr>
          <w:rFonts w:cs="Times New Roman"/>
          <w:spacing w:val="-2"/>
        </w:rPr>
        <w:t xml:space="preserve"> </w:t>
      </w:r>
      <w:r w:rsidRPr="002B78EE">
        <w:rPr>
          <w:rFonts w:cs="Times New Roman"/>
        </w:rPr>
        <w:t>chấm</w:t>
      </w:r>
      <w:r w:rsidRPr="002B78EE">
        <w:rPr>
          <w:rFonts w:cs="Times New Roman"/>
          <w:spacing w:val="-3"/>
        </w:rPr>
        <w:t xml:space="preserve"> </w:t>
      </w:r>
      <w:r w:rsidRPr="002B78EE">
        <w:rPr>
          <w:rFonts w:cs="Times New Roman"/>
        </w:rPr>
        <w:t>đồ</w:t>
      </w:r>
      <w:r w:rsidRPr="002B78EE">
        <w:rPr>
          <w:rFonts w:cs="Times New Roman"/>
          <w:spacing w:val="-2"/>
        </w:rPr>
        <w:t xml:space="preserve"> </w:t>
      </w:r>
      <w:r w:rsidRPr="002B78EE">
        <w:rPr>
          <w:rFonts w:cs="Times New Roman"/>
        </w:rPr>
        <w:t>án</w:t>
      </w:r>
      <w:r w:rsidRPr="002B78EE">
        <w:rPr>
          <w:rFonts w:cs="Times New Roman"/>
          <w:spacing w:val="-4"/>
        </w:rPr>
        <w:t xml:space="preserve"> </w:t>
      </w:r>
      <w:r w:rsidRPr="002B78EE">
        <w:rPr>
          <w:rFonts w:cs="Times New Roman"/>
        </w:rPr>
        <w:t>tốt</w:t>
      </w:r>
      <w:r w:rsidRPr="002B78EE">
        <w:rPr>
          <w:rFonts w:cs="Times New Roman"/>
          <w:spacing w:val="-1"/>
        </w:rPr>
        <w:t xml:space="preserve"> </w:t>
      </w:r>
      <w:r w:rsidRPr="002B78EE">
        <w:rPr>
          <w:rFonts w:cs="Times New Roman"/>
          <w:spacing w:val="-2"/>
        </w:rPr>
        <w:t>nghiệp.</w:t>
      </w:r>
    </w:p>
    <w:p w14:paraId="3F087363" w14:textId="77777777" w:rsidR="00314B16" w:rsidRPr="002B78EE" w:rsidRDefault="00314B16" w:rsidP="00314B16">
      <w:pPr>
        <w:spacing w:before="210"/>
        <w:ind w:left="688"/>
        <w:rPr>
          <w:rFonts w:cs="Times New Roman"/>
          <w:spacing w:val="-2"/>
        </w:rPr>
      </w:pPr>
    </w:p>
    <w:p w14:paraId="423F6366" w14:textId="77777777" w:rsidR="00314B16" w:rsidRPr="002B78EE" w:rsidRDefault="00314B16" w:rsidP="00314B16">
      <w:pPr>
        <w:spacing w:before="210"/>
        <w:ind w:left="688"/>
        <w:rPr>
          <w:rFonts w:cs="Times New Roman"/>
          <w:spacing w:val="-2"/>
        </w:rPr>
      </w:pPr>
    </w:p>
    <w:p w14:paraId="14D51002" w14:textId="77777777" w:rsidR="00314B16" w:rsidRPr="002B78EE" w:rsidRDefault="00314B16" w:rsidP="00314B16">
      <w:pPr>
        <w:pStyle w:val="BodyText"/>
        <w:spacing w:before="1" w:after="0"/>
        <w:ind w:left="4890"/>
        <w:jc w:val="right"/>
        <w:rPr>
          <w:rFonts w:ascii="Times New Roman" w:hAnsi="Times New Roman" w:cs="Times New Roman"/>
          <w:sz w:val="28"/>
          <w:szCs w:val="28"/>
        </w:rPr>
      </w:pP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ngày</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tháng</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năm</w:t>
      </w:r>
      <w:r w:rsidRPr="002B78EE">
        <w:rPr>
          <w:rFonts w:ascii="Times New Roman" w:hAnsi="Times New Roman" w:cs="Times New Roman"/>
          <w:spacing w:val="-1"/>
          <w:sz w:val="28"/>
          <w:szCs w:val="28"/>
        </w:rPr>
        <w:t xml:space="preserve"> </w:t>
      </w:r>
      <w:r w:rsidRPr="002B78EE">
        <w:rPr>
          <w:rFonts w:ascii="Times New Roman" w:hAnsi="Times New Roman" w:cs="Times New Roman"/>
          <w:spacing w:val="-5"/>
          <w:sz w:val="28"/>
          <w:szCs w:val="28"/>
        </w:rPr>
        <w:t>…..</w:t>
      </w:r>
    </w:p>
    <w:p w14:paraId="4CD3C8EF" w14:textId="77777777" w:rsidR="00314B16" w:rsidRPr="002B78EE" w:rsidRDefault="00314B16" w:rsidP="00314B16">
      <w:pPr>
        <w:spacing w:before="209"/>
        <w:ind w:left="5362"/>
        <w:jc w:val="right"/>
        <w:rPr>
          <w:rFonts w:cs="Times New Roman"/>
        </w:rPr>
      </w:pPr>
      <w:r w:rsidRPr="002B78EE">
        <w:rPr>
          <w:rFonts w:cs="Times New Roman"/>
          <w:b/>
          <w:spacing w:val="-2"/>
          <w:sz w:val="26"/>
        </w:rPr>
        <w:t>CÁN</w:t>
      </w:r>
      <w:r w:rsidRPr="002B78EE">
        <w:rPr>
          <w:rFonts w:cs="Times New Roman"/>
          <w:b/>
          <w:spacing w:val="-5"/>
          <w:sz w:val="26"/>
        </w:rPr>
        <w:t xml:space="preserve"> </w:t>
      </w:r>
      <w:r w:rsidRPr="002B78EE">
        <w:rPr>
          <w:rFonts w:cs="Times New Roman"/>
          <w:b/>
          <w:spacing w:val="-2"/>
          <w:sz w:val="26"/>
        </w:rPr>
        <w:t>BỘ</w:t>
      </w:r>
      <w:r w:rsidRPr="002B78EE">
        <w:rPr>
          <w:rFonts w:cs="Times New Roman"/>
          <w:b/>
          <w:spacing w:val="-4"/>
          <w:sz w:val="26"/>
        </w:rPr>
        <w:t xml:space="preserve"> </w:t>
      </w:r>
      <w:r w:rsidRPr="002B78EE">
        <w:rPr>
          <w:rFonts w:cs="Times New Roman"/>
          <w:b/>
          <w:spacing w:val="-2"/>
          <w:sz w:val="26"/>
        </w:rPr>
        <w:t>GIẢNG</w:t>
      </w:r>
      <w:r w:rsidRPr="002B78EE">
        <w:rPr>
          <w:rFonts w:cs="Times New Roman"/>
          <w:b/>
          <w:spacing w:val="-8"/>
          <w:sz w:val="26"/>
        </w:rPr>
        <w:t xml:space="preserve"> </w:t>
      </w:r>
      <w:r w:rsidRPr="002B78EE">
        <w:rPr>
          <w:rFonts w:cs="Times New Roman"/>
          <w:b/>
          <w:spacing w:val="-2"/>
          <w:sz w:val="26"/>
        </w:rPr>
        <w:t xml:space="preserve">VIÊN PHẢN </w:t>
      </w:r>
      <w:r w:rsidRPr="002B78EE">
        <w:rPr>
          <w:rFonts w:cs="Times New Roman"/>
          <w:b/>
          <w:spacing w:val="-4"/>
          <w:sz w:val="26"/>
        </w:rPr>
        <w:t>BIỆN</w:t>
      </w:r>
    </w:p>
    <w:p w14:paraId="73D0591B" w14:textId="77777777" w:rsidR="00314B16" w:rsidRPr="002B78EE" w:rsidRDefault="00314B16" w:rsidP="00314B16">
      <w:pPr>
        <w:spacing w:before="209"/>
        <w:ind w:left="5362"/>
        <w:jc w:val="right"/>
        <w:rPr>
          <w:rFonts w:cs="Times New Roman"/>
          <w:b/>
          <w:spacing w:val="-4"/>
          <w:sz w:val="26"/>
        </w:rPr>
      </w:pPr>
    </w:p>
    <w:p w14:paraId="55B24F74" w14:textId="77777777" w:rsidR="00652785" w:rsidRDefault="00652785">
      <w:pPr>
        <w:suppressAutoHyphens w:val="0"/>
        <w:spacing w:after="160" w:line="259" w:lineRule="auto"/>
        <w:rPr>
          <w:ins w:id="14" w:author="Khanh Cong" w:date="2024-12-19T20:36:00Z" w16du:dateUtc="2024-12-19T13:36:00Z"/>
          <w:rFonts w:cs="Times New Roman"/>
        </w:rPr>
      </w:pPr>
      <w:ins w:id="15" w:author="Khanh Cong" w:date="2024-12-19T20:36:00Z" w16du:dateUtc="2024-12-19T13:36:00Z">
        <w:r>
          <w:rPr>
            <w:rFonts w:cs="Times New Roman"/>
          </w:rPr>
          <w:br w:type="page"/>
        </w:r>
      </w:ins>
    </w:p>
    <w:p w14:paraId="1AF74A4F" w14:textId="15757265" w:rsidR="00314B16" w:rsidRPr="00652785" w:rsidDel="00652785" w:rsidRDefault="00314B16" w:rsidP="00D1452A">
      <w:pPr>
        <w:pStyle w:val="Heading1"/>
        <w:rPr>
          <w:del w:id="16" w:author="Khanh Cong" w:date="2024-12-19T20:35:00Z" w16du:dateUtc="2024-12-19T13:35:00Z"/>
          <w:rPrChange w:id="17" w:author="Khanh Cong" w:date="2024-12-19T20:36:00Z" w16du:dateUtc="2024-12-19T13:36:00Z">
            <w:rPr>
              <w:del w:id="18" w:author="Khanh Cong" w:date="2024-12-19T20:35:00Z" w16du:dateUtc="2024-12-19T13:35:00Z"/>
              <w:rFonts w:cs="Times New Roman"/>
              <w:b/>
              <w:spacing w:val="-4"/>
              <w:sz w:val="26"/>
            </w:rPr>
          </w:rPrChange>
        </w:rPr>
        <w:pPrChange w:id="19" w:author="Khanh Cong" w:date="2024-12-19T20:48:00Z" w16du:dateUtc="2024-12-19T13:48:00Z">
          <w:pPr>
            <w:spacing w:before="209"/>
          </w:pPr>
        </w:pPrChange>
      </w:pPr>
      <w:del w:id="20" w:author="Khanh Cong" w:date="2024-12-19T20:35:00Z" w16du:dateUtc="2024-12-19T13:35:00Z">
        <w:r w:rsidRPr="002B78EE" w:rsidDel="00652785">
          <w:lastRenderedPageBreak/>
          <w:br w:type="page"/>
        </w:r>
      </w:del>
    </w:p>
    <w:p w14:paraId="1BEA88F3" w14:textId="77777777" w:rsidR="00314B16" w:rsidRPr="002B78EE" w:rsidDel="00652785" w:rsidRDefault="00314B16" w:rsidP="00D1452A">
      <w:pPr>
        <w:pStyle w:val="Heading1"/>
        <w:rPr>
          <w:del w:id="21" w:author="Khanh Cong" w:date="2024-12-19T20:35:00Z" w16du:dateUtc="2024-12-19T13:35:00Z"/>
        </w:rPr>
        <w:pPrChange w:id="22" w:author="Khanh Cong" w:date="2024-12-19T20:48:00Z" w16du:dateUtc="2024-12-19T13:48:00Z">
          <w:pPr>
            <w:pStyle w:val="Heading2"/>
            <w:ind w:right="772"/>
            <w:jc w:val="center"/>
          </w:pPr>
        </w:pPrChange>
      </w:pPr>
    </w:p>
    <w:p w14:paraId="0F949A5D" w14:textId="77777777" w:rsidR="00314B16" w:rsidRPr="002B78EE" w:rsidDel="00652785" w:rsidRDefault="00314B16" w:rsidP="00D1452A">
      <w:pPr>
        <w:pStyle w:val="Heading1"/>
        <w:rPr>
          <w:del w:id="23" w:author="Khanh Cong" w:date="2024-12-19T20:35:00Z" w16du:dateUtc="2024-12-19T13:35:00Z"/>
        </w:rPr>
        <w:pPrChange w:id="24" w:author="Khanh Cong" w:date="2024-12-19T20:48:00Z" w16du:dateUtc="2024-12-19T13:48:00Z">
          <w:pPr>
            <w:pStyle w:val="Heading1"/>
          </w:pPr>
        </w:pPrChange>
      </w:pPr>
      <w:bookmarkStart w:id="25" w:name="__RefHeading___Toc26550_1225579473"/>
      <w:bookmarkStart w:id="26" w:name="_Toc185447726"/>
      <w:bookmarkStart w:id="27" w:name="_Toc185534189"/>
      <w:bookmarkEnd w:id="25"/>
      <w:r w:rsidRPr="002B78EE">
        <w:t>LỜI CẢM ƠN</w:t>
      </w:r>
      <w:bookmarkEnd w:id="26"/>
      <w:bookmarkEnd w:id="27"/>
    </w:p>
    <w:p w14:paraId="52F28B38" w14:textId="77777777" w:rsidR="00314B16" w:rsidRPr="002B78EE" w:rsidDel="00652785" w:rsidRDefault="00314B16" w:rsidP="00D1452A">
      <w:pPr>
        <w:pStyle w:val="Heading1"/>
        <w:rPr>
          <w:del w:id="28" w:author="Khanh Cong" w:date="2024-12-19T20:35:00Z" w16du:dateUtc="2024-12-19T13:35:00Z"/>
        </w:rPr>
        <w:pPrChange w:id="29" w:author="Khanh Cong" w:date="2024-12-19T20:48:00Z" w16du:dateUtc="2024-12-19T13:48:00Z">
          <w:pPr>
            <w:pStyle w:val="Heading2"/>
            <w:ind w:right="772"/>
            <w:jc w:val="center"/>
          </w:pPr>
        </w:pPrChange>
      </w:pPr>
    </w:p>
    <w:p w14:paraId="3DD3CE58" w14:textId="77777777" w:rsidR="00314B16" w:rsidRPr="002B78EE" w:rsidRDefault="00314B16" w:rsidP="00D1452A">
      <w:pPr>
        <w:pStyle w:val="Heading1"/>
        <w:pPrChange w:id="30" w:author="Khanh Cong" w:date="2024-12-19T20:48:00Z" w16du:dateUtc="2024-12-19T13:48:00Z">
          <w:pPr>
            <w:pStyle w:val="Heading2"/>
            <w:jc w:val="center"/>
          </w:pPr>
        </w:pPrChange>
      </w:pPr>
    </w:p>
    <w:p w14:paraId="019FC822"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69CD82BC" w14:textId="77777777" w:rsidR="00314B16" w:rsidRPr="002B78EE" w:rsidRDefault="00314B16" w:rsidP="00314B16">
      <w:pPr>
        <w:pStyle w:val="normal1"/>
        <w:rPr>
          <w:rFonts w:ascii="Times New Roman" w:hAnsi="Times New Roman" w:cs="Times New Roman"/>
          <w:sz w:val="28"/>
          <w:szCs w:val="28"/>
        </w:rPr>
      </w:pPr>
    </w:p>
    <w:p w14:paraId="0C1D63F5"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E905E08" w14:textId="77777777" w:rsidR="00314B16" w:rsidRPr="002B78EE" w:rsidRDefault="00314B16" w:rsidP="00314B16">
      <w:pPr>
        <w:pStyle w:val="normal1"/>
        <w:rPr>
          <w:rFonts w:ascii="Times New Roman" w:hAnsi="Times New Roman" w:cs="Times New Roman"/>
          <w:sz w:val="28"/>
          <w:szCs w:val="28"/>
        </w:rPr>
      </w:pPr>
    </w:p>
    <w:p w14:paraId="6374434D"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Bên cạnh đó, nhóm em chân thành cảm ơn gia đình, bạn bè và các anh chị khóa trên đã luôn đồng hành, động viên và hỗ trợ nhóm em trong suốt hành trình thực hiện đồ án này.</w:t>
      </w:r>
    </w:p>
    <w:p w14:paraId="7E46DE79" w14:textId="77777777" w:rsidR="00314B16" w:rsidRPr="002B78EE" w:rsidRDefault="00314B16" w:rsidP="00314B16">
      <w:pPr>
        <w:pStyle w:val="normal1"/>
        <w:rPr>
          <w:rFonts w:ascii="Times New Roman" w:hAnsi="Times New Roman" w:cs="Times New Roman"/>
          <w:sz w:val="28"/>
          <w:szCs w:val="28"/>
        </w:rPr>
      </w:pPr>
    </w:p>
    <w:p w14:paraId="7FD1D1AC"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2F65AE4B" w14:textId="77777777" w:rsidR="00314B16" w:rsidRPr="002B78EE" w:rsidRDefault="00314B16" w:rsidP="00314B16">
      <w:pPr>
        <w:pStyle w:val="normal1"/>
        <w:rPr>
          <w:rFonts w:ascii="Times New Roman" w:hAnsi="Times New Roman" w:cs="Times New Roman"/>
          <w:sz w:val="28"/>
          <w:szCs w:val="28"/>
        </w:rPr>
      </w:pPr>
    </w:p>
    <w:p w14:paraId="6ADC41FE"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Nhóm em xin chân thành cảm ơn!</w:t>
      </w:r>
    </w:p>
    <w:p w14:paraId="1EDCA9CE" w14:textId="77777777" w:rsidR="00314B16" w:rsidRPr="002B78EE" w:rsidRDefault="00314B16" w:rsidP="00314B16">
      <w:pPr>
        <w:pStyle w:val="normal1"/>
        <w:rPr>
          <w:rFonts w:ascii="Times New Roman" w:hAnsi="Times New Roman" w:cs="Times New Roman"/>
          <w:sz w:val="28"/>
          <w:szCs w:val="28"/>
        </w:rPr>
      </w:pPr>
    </w:p>
    <w:p w14:paraId="126B197B" w14:textId="77777777" w:rsidR="00314B16" w:rsidRPr="002B78EE" w:rsidRDefault="00314B16" w:rsidP="00314B16">
      <w:pPr>
        <w:pStyle w:val="normal1"/>
        <w:jc w:val="right"/>
        <w:rPr>
          <w:rFonts w:ascii="Times New Roman" w:hAnsi="Times New Roman" w:cs="Times New Roman"/>
          <w:sz w:val="28"/>
          <w:szCs w:val="28"/>
        </w:rPr>
      </w:pPr>
      <w:r w:rsidRPr="002B78EE">
        <w:rPr>
          <w:rFonts w:ascii="Times New Roman" w:hAnsi="Times New Roman" w:cs="Times New Roman"/>
          <w:sz w:val="28"/>
          <w:szCs w:val="28"/>
        </w:rPr>
        <w:t>Hà Nội, tháng 12 năm 2024</w:t>
      </w:r>
    </w:p>
    <w:p w14:paraId="31BD4EC3" w14:textId="77777777" w:rsidR="00314B16" w:rsidRPr="002B78EE" w:rsidRDefault="00314B16" w:rsidP="00314B16">
      <w:pPr>
        <w:pStyle w:val="normal1"/>
        <w:jc w:val="right"/>
        <w:rPr>
          <w:rFonts w:ascii="Times New Roman" w:hAnsi="Times New Roman" w:cs="Times New Roman"/>
          <w:sz w:val="28"/>
          <w:szCs w:val="28"/>
        </w:rPr>
      </w:pPr>
      <w:r w:rsidRPr="002B78EE">
        <w:rPr>
          <w:rFonts w:ascii="Times New Roman" w:hAnsi="Times New Roman" w:cs="Times New Roman"/>
          <w:sz w:val="28"/>
          <w:szCs w:val="28"/>
        </w:rPr>
        <w:t>Nhóm sinh viên thực hiện</w:t>
      </w:r>
    </w:p>
    <w:p w14:paraId="468368D4" w14:textId="77777777" w:rsidR="00314B16" w:rsidRPr="002B78EE" w:rsidRDefault="00314B16" w:rsidP="00314B16">
      <w:pPr>
        <w:pStyle w:val="normal1"/>
        <w:jc w:val="right"/>
        <w:rPr>
          <w:rFonts w:ascii="Times New Roman" w:hAnsi="Times New Roman" w:cs="Times New Roman"/>
          <w:sz w:val="28"/>
          <w:szCs w:val="28"/>
        </w:rPr>
      </w:pPr>
    </w:p>
    <w:p w14:paraId="3A596CA0" w14:textId="77777777" w:rsidR="00314B16" w:rsidRPr="002B78EE" w:rsidRDefault="00314B16" w:rsidP="00314B16">
      <w:pPr>
        <w:pStyle w:val="Heading2"/>
        <w:rPr>
          <w:rFonts w:cs="Times New Roman"/>
        </w:rPr>
      </w:pPr>
    </w:p>
    <w:p w14:paraId="13A90746"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Ngọc Anh</w:t>
      </w:r>
    </w:p>
    <w:p w14:paraId="5688D767"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Công Khánh</w:t>
      </w:r>
    </w:p>
    <w:p w14:paraId="5ABC757D"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Hải Phong</w:t>
      </w:r>
    </w:p>
    <w:p w14:paraId="0AF42BE8" w14:textId="4606AB9C" w:rsidR="00343127" w:rsidRDefault="00343127">
      <w:pPr>
        <w:suppressAutoHyphens w:val="0"/>
        <w:spacing w:after="160" w:line="259" w:lineRule="auto"/>
        <w:rPr>
          <w:rFonts w:eastAsiaTheme="majorEastAsia" w:cs="Times New Roman"/>
          <w:b/>
          <w:bCs/>
          <w:szCs w:val="32"/>
        </w:rPr>
      </w:pPr>
      <w:r>
        <w:rPr>
          <w:rFonts w:cs="Times New Roman"/>
          <w:b/>
          <w:bCs/>
        </w:rPr>
        <w:br w:type="page"/>
      </w:r>
    </w:p>
    <w:sdt>
      <w:sdtPr>
        <w:id w:val="1578565695"/>
        <w:docPartObj>
          <w:docPartGallery w:val="Table of Contents"/>
          <w:docPartUnique/>
        </w:docPartObj>
      </w:sdtPr>
      <w:sdtEndPr>
        <w:rPr>
          <w:rFonts w:eastAsia="NSimSun"/>
          <w:noProof/>
          <w:sz w:val="28"/>
          <w:szCs w:val="24"/>
        </w:rPr>
      </w:sdtEndPr>
      <w:sdtContent>
        <w:p w14:paraId="3B2036C8" w14:textId="0E5B60FF" w:rsidR="00137256" w:rsidRPr="00137256" w:rsidRDefault="00137256" w:rsidP="00137256">
          <w:pPr>
            <w:pStyle w:val="TOCHeading"/>
            <w:jc w:val="center"/>
            <w:rPr>
              <w:b w:val="0"/>
              <w:bCs w:val="0"/>
            </w:rPr>
          </w:pPr>
          <w:r w:rsidRPr="00137256">
            <w:rPr>
              <w:b w:val="0"/>
              <w:bCs w:val="0"/>
            </w:rPr>
            <w:t>MỤC LỤC</w:t>
          </w:r>
        </w:p>
        <w:p w14:paraId="681B5D8F" w14:textId="2AF7C31D" w:rsidR="00137256" w:rsidRDefault="00137256">
          <w:pPr>
            <w:pStyle w:val="TOC2"/>
            <w:rPr>
              <w:rFonts w:asciiTheme="minorHAnsi" w:eastAsiaTheme="minorEastAsia" w:hAnsiTheme="minorHAnsi" w:cstheme="minorBidi"/>
              <w:noProof/>
              <w:sz w:val="24"/>
              <w:lang w:val="en-US" w:eastAsia="en-US" w:bidi="ar-SA"/>
              <w14:ligatures w14:val="standardContextual"/>
            </w:rPr>
          </w:pPr>
          <w:r>
            <w:fldChar w:fldCharType="begin"/>
          </w:r>
          <w:r>
            <w:instrText xml:space="preserve"> TOC \o "1-3" \h \z \u </w:instrText>
          </w:r>
          <w:r>
            <w:fldChar w:fldCharType="separate"/>
          </w:r>
          <w:hyperlink w:anchor="_Toc185534187" w:history="1">
            <w:r w:rsidRPr="00E459DF">
              <w:rPr>
                <w:rStyle w:val="Hyperlink"/>
                <w:rFonts w:cs="Times New Roman"/>
                <w:noProof/>
              </w:rPr>
              <w:t>NHẬN XÉT, ĐÁNH GIÁ, CHO ĐIỂM</w:t>
            </w:r>
            <w:r>
              <w:rPr>
                <w:noProof/>
                <w:webHidden/>
              </w:rPr>
              <w:tab/>
            </w:r>
            <w:r>
              <w:rPr>
                <w:noProof/>
                <w:webHidden/>
              </w:rPr>
              <w:fldChar w:fldCharType="begin"/>
            </w:r>
            <w:r>
              <w:rPr>
                <w:noProof/>
                <w:webHidden/>
              </w:rPr>
              <w:instrText xml:space="preserve"> PAGEREF _Toc185534187 \h </w:instrText>
            </w:r>
            <w:r>
              <w:rPr>
                <w:noProof/>
                <w:webHidden/>
              </w:rPr>
            </w:r>
            <w:r>
              <w:rPr>
                <w:noProof/>
                <w:webHidden/>
              </w:rPr>
              <w:fldChar w:fldCharType="separate"/>
            </w:r>
            <w:r>
              <w:rPr>
                <w:noProof/>
                <w:webHidden/>
              </w:rPr>
              <w:t>2</w:t>
            </w:r>
            <w:r>
              <w:rPr>
                <w:noProof/>
                <w:webHidden/>
              </w:rPr>
              <w:fldChar w:fldCharType="end"/>
            </w:r>
          </w:hyperlink>
        </w:p>
        <w:p w14:paraId="7CE12504" w14:textId="666CCE14"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188" w:history="1">
            <w:r w:rsidRPr="00E459DF">
              <w:rPr>
                <w:rStyle w:val="Hyperlink"/>
                <w:rFonts w:cs="Times New Roman"/>
                <w:noProof/>
              </w:rPr>
              <w:t>(CỦA GIẢNG VIÊN HƯỚNG DẪN)</w:t>
            </w:r>
            <w:r>
              <w:rPr>
                <w:noProof/>
                <w:webHidden/>
              </w:rPr>
              <w:tab/>
            </w:r>
            <w:r>
              <w:rPr>
                <w:noProof/>
                <w:webHidden/>
              </w:rPr>
              <w:fldChar w:fldCharType="begin"/>
            </w:r>
            <w:r>
              <w:rPr>
                <w:noProof/>
                <w:webHidden/>
              </w:rPr>
              <w:instrText xml:space="preserve"> PAGEREF _Toc185534188 \h </w:instrText>
            </w:r>
            <w:r>
              <w:rPr>
                <w:noProof/>
                <w:webHidden/>
              </w:rPr>
            </w:r>
            <w:r>
              <w:rPr>
                <w:noProof/>
                <w:webHidden/>
              </w:rPr>
              <w:fldChar w:fldCharType="separate"/>
            </w:r>
            <w:r>
              <w:rPr>
                <w:noProof/>
                <w:webHidden/>
              </w:rPr>
              <w:t>2</w:t>
            </w:r>
            <w:r>
              <w:rPr>
                <w:noProof/>
                <w:webHidden/>
              </w:rPr>
              <w:fldChar w:fldCharType="end"/>
            </w:r>
          </w:hyperlink>
        </w:p>
        <w:p w14:paraId="64560423" w14:textId="326A7237"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189" w:history="1">
            <w:r w:rsidRPr="00E459DF">
              <w:rPr>
                <w:rStyle w:val="Hyperlink"/>
                <w:noProof/>
              </w:rPr>
              <w:t>LỜI CẢM ƠN</w:t>
            </w:r>
            <w:r>
              <w:rPr>
                <w:noProof/>
                <w:webHidden/>
              </w:rPr>
              <w:tab/>
            </w:r>
            <w:r>
              <w:rPr>
                <w:noProof/>
                <w:webHidden/>
              </w:rPr>
              <w:fldChar w:fldCharType="begin"/>
            </w:r>
            <w:r>
              <w:rPr>
                <w:noProof/>
                <w:webHidden/>
              </w:rPr>
              <w:instrText xml:space="preserve"> PAGEREF _Toc185534189 \h </w:instrText>
            </w:r>
            <w:r>
              <w:rPr>
                <w:noProof/>
                <w:webHidden/>
              </w:rPr>
            </w:r>
            <w:r>
              <w:rPr>
                <w:noProof/>
                <w:webHidden/>
              </w:rPr>
              <w:fldChar w:fldCharType="separate"/>
            </w:r>
            <w:r>
              <w:rPr>
                <w:noProof/>
                <w:webHidden/>
              </w:rPr>
              <w:t>4</w:t>
            </w:r>
            <w:r>
              <w:rPr>
                <w:noProof/>
                <w:webHidden/>
              </w:rPr>
              <w:fldChar w:fldCharType="end"/>
            </w:r>
          </w:hyperlink>
        </w:p>
        <w:p w14:paraId="52E98BF4" w14:textId="40DC59C3"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190" w:history="1">
            <w:r w:rsidRPr="00E459DF">
              <w:rPr>
                <w:rStyle w:val="Hyperlink"/>
                <w:noProof/>
              </w:rPr>
              <w:t>DANH</w:t>
            </w:r>
            <w:r w:rsidRPr="00E459DF">
              <w:rPr>
                <w:rStyle w:val="Hyperlink"/>
                <w:noProof/>
                <w:spacing w:val="-3"/>
              </w:rPr>
              <w:t xml:space="preserve"> </w:t>
            </w:r>
            <w:r w:rsidRPr="00E459DF">
              <w:rPr>
                <w:rStyle w:val="Hyperlink"/>
                <w:noProof/>
              </w:rPr>
              <w:t>MỤC</w:t>
            </w:r>
            <w:r w:rsidRPr="00E459DF">
              <w:rPr>
                <w:rStyle w:val="Hyperlink"/>
                <w:noProof/>
                <w:spacing w:val="-3"/>
              </w:rPr>
              <w:t xml:space="preserve"> </w:t>
            </w:r>
            <w:r w:rsidRPr="00E459DF">
              <w:rPr>
                <w:rStyle w:val="Hyperlink"/>
                <w:noProof/>
              </w:rPr>
              <w:t>KÝ</w:t>
            </w:r>
            <w:r w:rsidRPr="00E459DF">
              <w:rPr>
                <w:rStyle w:val="Hyperlink"/>
                <w:noProof/>
                <w:spacing w:val="-4"/>
              </w:rPr>
              <w:t xml:space="preserve"> </w:t>
            </w:r>
            <w:r w:rsidRPr="00E459DF">
              <w:rPr>
                <w:rStyle w:val="Hyperlink"/>
                <w:noProof/>
              </w:rPr>
              <w:t>HIỆU</w:t>
            </w:r>
            <w:r w:rsidRPr="00E459DF">
              <w:rPr>
                <w:rStyle w:val="Hyperlink"/>
                <w:noProof/>
                <w:spacing w:val="-7"/>
              </w:rPr>
              <w:t xml:space="preserve"> </w:t>
            </w:r>
            <w:r w:rsidRPr="00E459DF">
              <w:rPr>
                <w:rStyle w:val="Hyperlink"/>
                <w:noProof/>
              </w:rPr>
              <w:t>VÀ</w:t>
            </w:r>
            <w:r w:rsidRPr="00E459DF">
              <w:rPr>
                <w:rStyle w:val="Hyperlink"/>
                <w:noProof/>
                <w:spacing w:val="-3"/>
              </w:rPr>
              <w:t xml:space="preserve"> </w:t>
            </w:r>
            <w:r w:rsidRPr="00E459DF">
              <w:rPr>
                <w:rStyle w:val="Hyperlink"/>
                <w:noProof/>
              </w:rPr>
              <w:t>CHỮ</w:t>
            </w:r>
            <w:r w:rsidRPr="00E459DF">
              <w:rPr>
                <w:rStyle w:val="Hyperlink"/>
                <w:noProof/>
                <w:spacing w:val="-7"/>
              </w:rPr>
              <w:t xml:space="preserve"> </w:t>
            </w:r>
            <w:r w:rsidRPr="00E459DF">
              <w:rPr>
                <w:rStyle w:val="Hyperlink"/>
                <w:noProof/>
              </w:rPr>
              <w:t>VIẾT</w:t>
            </w:r>
            <w:r w:rsidRPr="00E459DF">
              <w:rPr>
                <w:rStyle w:val="Hyperlink"/>
                <w:noProof/>
                <w:spacing w:val="-9"/>
              </w:rPr>
              <w:t xml:space="preserve"> </w:t>
            </w:r>
            <w:r w:rsidRPr="00E459DF">
              <w:rPr>
                <w:rStyle w:val="Hyperlink"/>
                <w:noProof/>
                <w:spacing w:val="-5"/>
              </w:rPr>
              <w:t>TẮT</w:t>
            </w:r>
            <w:r>
              <w:rPr>
                <w:noProof/>
                <w:webHidden/>
              </w:rPr>
              <w:tab/>
            </w:r>
            <w:r>
              <w:rPr>
                <w:noProof/>
                <w:webHidden/>
              </w:rPr>
              <w:fldChar w:fldCharType="begin"/>
            </w:r>
            <w:r>
              <w:rPr>
                <w:noProof/>
                <w:webHidden/>
              </w:rPr>
              <w:instrText xml:space="preserve"> PAGEREF _Toc185534190 \h </w:instrText>
            </w:r>
            <w:r>
              <w:rPr>
                <w:noProof/>
                <w:webHidden/>
              </w:rPr>
            </w:r>
            <w:r>
              <w:rPr>
                <w:noProof/>
                <w:webHidden/>
              </w:rPr>
              <w:fldChar w:fldCharType="separate"/>
            </w:r>
            <w:r>
              <w:rPr>
                <w:noProof/>
                <w:webHidden/>
              </w:rPr>
              <w:t>6</w:t>
            </w:r>
            <w:r>
              <w:rPr>
                <w:noProof/>
                <w:webHidden/>
              </w:rPr>
              <w:fldChar w:fldCharType="end"/>
            </w:r>
          </w:hyperlink>
        </w:p>
        <w:p w14:paraId="64AAF64A" w14:textId="3877CE87"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191" w:history="1">
            <w:r w:rsidRPr="00E459DF">
              <w:rPr>
                <w:rStyle w:val="Hyperlink"/>
                <w:noProof/>
              </w:rPr>
              <w:t>LỜI MỞ ĐẦU</w:t>
            </w:r>
            <w:r>
              <w:rPr>
                <w:noProof/>
                <w:webHidden/>
              </w:rPr>
              <w:tab/>
            </w:r>
            <w:r>
              <w:rPr>
                <w:noProof/>
                <w:webHidden/>
              </w:rPr>
              <w:fldChar w:fldCharType="begin"/>
            </w:r>
            <w:r>
              <w:rPr>
                <w:noProof/>
                <w:webHidden/>
              </w:rPr>
              <w:instrText xml:space="preserve"> PAGEREF _Toc185534191 \h </w:instrText>
            </w:r>
            <w:r>
              <w:rPr>
                <w:noProof/>
                <w:webHidden/>
              </w:rPr>
            </w:r>
            <w:r>
              <w:rPr>
                <w:noProof/>
                <w:webHidden/>
              </w:rPr>
              <w:fldChar w:fldCharType="separate"/>
            </w:r>
            <w:r>
              <w:rPr>
                <w:noProof/>
                <w:webHidden/>
              </w:rPr>
              <w:t>7</w:t>
            </w:r>
            <w:r>
              <w:rPr>
                <w:noProof/>
                <w:webHidden/>
              </w:rPr>
              <w:fldChar w:fldCharType="end"/>
            </w:r>
          </w:hyperlink>
        </w:p>
        <w:p w14:paraId="0DB76F3E" w14:textId="2E71E16F"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192" w:history="1">
            <w:r w:rsidRPr="00E459DF">
              <w:rPr>
                <w:rStyle w:val="Hyperlink"/>
                <w:noProof/>
              </w:rPr>
              <w:t>CHƯƠNG 1.</w:t>
            </w:r>
            <w:r w:rsidRPr="00E459DF">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_Toc185534192 \h </w:instrText>
            </w:r>
            <w:r>
              <w:rPr>
                <w:noProof/>
                <w:webHidden/>
              </w:rPr>
            </w:r>
            <w:r>
              <w:rPr>
                <w:noProof/>
                <w:webHidden/>
              </w:rPr>
              <w:fldChar w:fldCharType="separate"/>
            </w:r>
            <w:r>
              <w:rPr>
                <w:noProof/>
                <w:webHidden/>
              </w:rPr>
              <w:t>8</w:t>
            </w:r>
            <w:r>
              <w:rPr>
                <w:noProof/>
                <w:webHidden/>
              </w:rPr>
              <w:fldChar w:fldCharType="end"/>
            </w:r>
          </w:hyperlink>
        </w:p>
        <w:p w14:paraId="513368C0" w14:textId="0C2BD757"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193" w:history="1">
            <w:r w:rsidRPr="00E459DF">
              <w:rPr>
                <w:rStyle w:val="Hyperlink"/>
                <w:noProof/>
              </w:rPr>
              <w:t>1.1 Giới thiệu bài toán</w:t>
            </w:r>
            <w:r>
              <w:rPr>
                <w:noProof/>
                <w:webHidden/>
              </w:rPr>
              <w:tab/>
            </w:r>
            <w:r>
              <w:rPr>
                <w:noProof/>
                <w:webHidden/>
              </w:rPr>
              <w:fldChar w:fldCharType="begin"/>
            </w:r>
            <w:r>
              <w:rPr>
                <w:noProof/>
                <w:webHidden/>
              </w:rPr>
              <w:instrText xml:space="preserve"> PAGEREF _Toc185534193 \h </w:instrText>
            </w:r>
            <w:r>
              <w:rPr>
                <w:noProof/>
                <w:webHidden/>
              </w:rPr>
            </w:r>
            <w:r>
              <w:rPr>
                <w:noProof/>
                <w:webHidden/>
              </w:rPr>
              <w:fldChar w:fldCharType="separate"/>
            </w:r>
            <w:r>
              <w:rPr>
                <w:noProof/>
                <w:webHidden/>
              </w:rPr>
              <w:t>8</w:t>
            </w:r>
            <w:r>
              <w:rPr>
                <w:noProof/>
                <w:webHidden/>
              </w:rPr>
              <w:fldChar w:fldCharType="end"/>
            </w:r>
          </w:hyperlink>
        </w:p>
        <w:p w14:paraId="3C4675AD" w14:textId="15B5B9D3"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194" w:history="1">
            <w:r w:rsidRPr="00E459DF">
              <w:rPr>
                <w:rStyle w:val="Hyperlink"/>
                <w:noProof/>
              </w:rPr>
              <w:t>1.2. Khảo sát</w:t>
            </w:r>
            <w:r>
              <w:rPr>
                <w:noProof/>
                <w:webHidden/>
              </w:rPr>
              <w:tab/>
            </w:r>
            <w:r>
              <w:rPr>
                <w:noProof/>
                <w:webHidden/>
              </w:rPr>
              <w:fldChar w:fldCharType="begin"/>
            </w:r>
            <w:r>
              <w:rPr>
                <w:noProof/>
                <w:webHidden/>
              </w:rPr>
              <w:instrText xml:space="preserve"> PAGEREF _Toc185534194 \h </w:instrText>
            </w:r>
            <w:r>
              <w:rPr>
                <w:noProof/>
                <w:webHidden/>
              </w:rPr>
            </w:r>
            <w:r>
              <w:rPr>
                <w:noProof/>
                <w:webHidden/>
              </w:rPr>
              <w:fldChar w:fldCharType="separate"/>
            </w:r>
            <w:r>
              <w:rPr>
                <w:noProof/>
                <w:webHidden/>
              </w:rPr>
              <w:t>8</w:t>
            </w:r>
            <w:r>
              <w:rPr>
                <w:noProof/>
                <w:webHidden/>
              </w:rPr>
              <w:fldChar w:fldCharType="end"/>
            </w:r>
          </w:hyperlink>
        </w:p>
        <w:p w14:paraId="761D4536" w14:textId="536A2F00"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195" w:history="1">
            <w:r w:rsidRPr="00E459DF">
              <w:rPr>
                <w:rStyle w:val="Hyperlink"/>
                <w:noProof/>
              </w:rPr>
              <w:t>1.2.1. Phần Mua Sắm Của Khách Hàng</w:t>
            </w:r>
            <w:r>
              <w:rPr>
                <w:noProof/>
                <w:webHidden/>
              </w:rPr>
              <w:tab/>
            </w:r>
            <w:r>
              <w:rPr>
                <w:noProof/>
                <w:webHidden/>
              </w:rPr>
              <w:fldChar w:fldCharType="begin"/>
            </w:r>
            <w:r>
              <w:rPr>
                <w:noProof/>
                <w:webHidden/>
              </w:rPr>
              <w:instrText xml:space="preserve"> PAGEREF _Toc185534195 \h </w:instrText>
            </w:r>
            <w:r>
              <w:rPr>
                <w:noProof/>
                <w:webHidden/>
              </w:rPr>
            </w:r>
            <w:r>
              <w:rPr>
                <w:noProof/>
                <w:webHidden/>
              </w:rPr>
              <w:fldChar w:fldCharType="separate"/>
            </w:r>
            <w:r>
              <w:rPr>
                <w:noProof/>
                <w:webHidden/>
              </w:rPr>
              <w:t>8</w:t>
            </w:r>
            <w:r>
              <w:rPr>
                <w:noProof/>
                <w:webHidden/>
              </w:rPr>
              <w:fldChar w:fldCharType="end"/>
            </w:r>
          </w:hyperlink>
        </w:p>
        <w:p w14:paraId="5BF520E0" w14:textId="1664C4BF"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196" w:history="1">
            <w:r w:rsidRPr="00E459DF">
              <w:rPr>
                <w:rStyle w:val="Hyperlink"/>
                <w:noProof/>
              </w:rPr>
              <w:t>1.2.2. Phần Quản Trị Viên Của Website Bán Linh Kiện Điện Tử</w:t>
            </w:r>
            <w:r>
              <w:rPr>
                <w:noProof/>
                <w:webHidden/>
              </w:rPr>
              <w:tab/>
            </w:r>
            <w:r>
              <w:rPr>
                <w:noProof/>
                <w:webHidden/>
              </w:rPr>
              <w:fldChar w:fldCharType="begin"/>
            </w:r>
            <w:r>
              <w:rPr>
                <w:noProof/>
                <w:webHidden/>
              </w:rPr>
              <w:instrText xml:space="preserve"> PAGEREF _Toc185534196 \h </w:instrText>
            </w:r>
            <w:r>
              <w:rPr>
                <w:noProof/>
                <w:webHidden/>
              </w:rPr>
            </w:r>
            <w:r>
              <w:rPr>
                <w:noProof/>
                <w:webHidden/>
              </w:rPr>
              <w:fldChar w:fldCharType="separate"/>
            </w:r>
            <w:r>
              <w:rPr>
                <w:noProof/>
                <w:webHidden/>
              </w:rPr>
              <w:t>9</w:t>
            </w:r>
            <w:r>
              <w:rPr>
                <w:noProof/>
                <w:webHidden/>
              </w:rPr>
              <w:fldChar w:fldCharType="end"/>
            </w:r>
          </w:hyperlink>
        </w:p>
        <w:p w14:paraId="65FB1FBE" w14:textId="7888CC94"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197" w:history="1">
            <w:r w:rsidRPr="00E459DF">
              <w:rPr>
                <w:rStyle w:val="Hyperlink"/>
                <w:noProof/>
              </w:rPr>
              <w:t>1.3. Giải pháp công nghệ cho bài toán</w:t>
            </w:r>
            <w:r>
              <w:rPr>
                <w:noProof/>
                <w:webHidden/>
              </w:rPr>
              <w:tab/>
            </w:r>
            <w:r>
              <w:rPr>
                <w:noProof/>
                <w:webHidden/>
              </w:rPr>
              <w:fldChar w:fldCharType="begin"/>
            </w:r>
            <w:r>
              <w:rPr>
                <w:noProof/>
                <w:webHidden/>
              </w:rPr>
              <w:instrText xml:space="preserve"> PAGEREF _Toc185534197 \h </w:instrText>
            </w:r>
            <w:r>
              <w:rPr>
                <w:noProof/>
                <w:webHidden/>
              </w:rPr>
            </w:r>
            <w:r>
              <w:rPr>
                <w:noProof/>
                <w:webHidden/>
              </w:rPr>
              <w:fldChar w:fldCharType="separate"/>
            </w:r>
            <w:r>
              <w:rPr>
                <w:noProof/>
                <w:webHidden/>
              </w:rPr>
              <w:t>11</w:t>
            </w:r>
            <w:r>
              <w:rPr>
                <w:noProof/>
                <w:webHidden/>
              </w:rPr>
              <w:fldChar w:fldCharType="end"/>
            </w:r>
          </w:hyperlink>
        </w:p>
        <w:p w14:paraId="6DFDAB37" w14:textId="1F589B7D"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198" w:history="1">
            <w:r w:rsidRPr="00E459DF">
              <w:rPr>
                <w:rStyle w:val="Hyperlink"/>
                <w:noProof/>
              </w:rPr>
              <w:t>1.3.1 Kiến trúc hệ thống</w:t>
            </w:r>
            <w:r>
              <w:rPr>
                <w:noProof/>
                <w:webHidden/>
              </w:rPr>
              <w:tab/>
            </w:r>
            <w:r>
              <w:rPr>
                <w:noProof/>
                <w:webHidden/>
              </w:rPr>
              <w:fldChar w:fldCharType="begin"/>
            </w:r>
            <w:r>
              <w:rPr>
                <w:noProof/>
                <w:webHidden/>
              </w:rPr>
              <w:instrText xml:space="preserve"> PAGEREF _Toc185534198 \h </w:instrText>
            </w:r>
            <w:r>
              <w:rPr>
                <w:noProof/>
                <w:webHidden/>
              </w:rPr>
            </w:r>
            <w:r>
              <w:rPr>
                <w:noProof/>
                <w:webHidden/>
              </w:rPr>
              <w:fldChar w:fldCharType="separate"/>
            </w:r>
            <w:r>
              <w:rPr>
                <w:noProof/>
                <w:webHidden/>
              </w:rPr>
              <w:t>11</w:t>
            </w:r>
            <w:r>
              <w:rPr>
                <w:noProof/>
                <w:webHidden/>
              </w:rPr>
              <w:fldChar w:fldCharType="end"/>
            </w:r>
          </w:hyperlink>
        </w:p>
        <w:p w14:paraId="379E4C1A" w14:textId="52528C84"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199" w:history="1">
            <w:r w:rsidRPr="00E459DF">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_Toc185534199 \h </w:instrText>
            </w:r>
            <w:r>
              <w:rPr>
                <w:noProof/>
                <w:webHidden/>
              </w:rPr>
            </w:r>
            <w:r>
              <w:rPr>
                <w:noProof/>
                <w:webHidden/>
              </w:rPr>
              <w:fldChar w:fldCharType="separate"/>
            </w:r>
            <w:r>
              <w:rPr>
                <w:noProof/>
                <w:webHidden/>
              </w:rPr>
              <w:t>11</w:t>
            </w:r>
            <w:r>
              <w:rPr>
                <w:noProof/>
                <w:webHidden/>
              </w:rPr>
              <w:fldChar w:fldCharType="end"/>
            </w:r>
          </w:hyperlink>
        </w:p>
        <w:p w14:paraId="4EDA434F" w14:textId="38ADE241"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0" w:history="1">
            <w:r w:rsidRPr="00E459DF">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_Toc185534200 \h </w:instrText>
            </w:r>
            <w:r>
              <w:rPr>
                <w:noProof/>
                <w:webHidden/>
              </w:rPr>
            </w:r>
            <w:r>
              <w:rPr>
                <w:noProof/>
                <w:webHidden/>
              </w:rPr>
              <w:fldChar w:fldCharType="separate"/>
            </w:r>
            <w:r>
              <w:rPr>
                <w:noProof/>
                <w:webHidden/>
              </w:rPr>
              <w:t>13</w:t>
            </w:r>
            <w:r>
              <w:rPr>
                <w:noProof/>
                <w:webHidden/>
              </w:rPr>
              <w:fldChar w:fldCharType="end"/>
            </w:r>
          </w:hyperlink>
        </w:p>
        <w:p w14:paraId="2654FA94" w14:textId="0D4651D3"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01" w:history="1">
            <w:r w:rsidRPr="00E459DF">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_Toc185534201 \h </w:instrText>
            </w:r>
            <w:r>
              <w:rPr>
                <w:noProof/>
                <w:webHidden/>
              </w:rPr>
            </w:r>
            <w:r>
              <w:rPr>
                <w:noProof/>
                <w:webHidden/>
              </w:rPr>
              <w:fldChar w:fldCharType="separate"/>
            </w:r>
            <w:r>
              <w:rPr>
                <w:noProof/>
                <w:webHidden/>
              </w:rPr>
              <w:t>15</w:t>
            </w:r>
            <w:r>
              <w:rPr>
                <w:noProof/>
                <w:webHidden/>
              </w:rPr>
              <w:fldChar w:fldCharType="end"/>
            </w:r>
          </w:hyperlink>
        </w:p>
        <w:p w14:paraId="251DC12E" w14:textId="3CEE6A87"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2" w:history="1">
            <w:r w:rsidRPr="00E459DF">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_Toc185534202 \h </w:instrText>
            </w:r>
            <w:r>
              <w:rPr>
                <w:noProof/>
                <w:webHidden/>
              </w:rPr>
            </w:r>
            <w:r>
              <w:rPr>
                <w:noProof/>
                <w:webHidden/>
              </w:rPr>
              <w:fldChar w:fldCharType="separate"/>
            </w:r>
            <w:r>
              <w:rPr>
                <w:noProof/>
                <w:webHidden/>
              </w:rPr>
              <w:t>15</w:t>
            </w:r>
            <w:r>
              <w:rPr>
                <w:noProof/>
                <w:webHidden/>
              </w:rPr>
              <w:fldChar w:fldCharType="end"/>
            </w:r>
          </w:hyperlink>
        </w:p>
        <w:p w14:paraId="0188CB25" w14:textId="0E4A8008"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3" w:history="1">
            <w:r w:rsidRPr="00E459DF">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_Toc185534203 \h </w:instrText>
            </w:r>
            <w:r>
              <w:rPr>
                <w:noProof/>
                <w:webHidden/>
              </w:rPr>
            </w:r>
            <w:r>
              <w:rPr>
                <w:noProof/>
                <w:webHidden/>
              </w:rPr>
              <w:fldChar w:fldCharType="separate"/>
            </w:r>
            <w:r>
              <w:rPr>
                <w:noProof/>
                <w:webHidden/>
              </w:rPr>
              <w:t>15</w:t>
            </w:r>
            <w:r>
              <w:rPr>
                <w:noProof/>
                <w:webHidden/>
              </w:rPr>
              <w:fldChar w:fldCharType="end"/>
            </w:r>
          </w:hyperlink>
        </w:p>
        <w:p w14:paraId="77E5FE37" w14:textId="38DB8D4B"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204" w:history="1">
            <w:r w:rsidRPr="00E459DF">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_Toc185534204 \h </w:instrText>
            </w:r>
            <w:r>
              <w:rPr>
                <w:noProof/>
                <w:webHidden/>
              </w:rPr>
            </w:r>
            <w:r>
              <w:rPr>
                <w:noProof/>
                <w:webHidden/>
              </w:rPr>
              <w:fldChar w:fldCharType="separate"/>
            </w:r>
            <w:r>
              <w:rPr>
                <w:noProof/>
                <w:webHidden/>
              </w:rPr>
              <w:t>16</w:t>
            </w:r>
            <w:r>
              <w:rPr>
                <w:noProof/>
                <w:webHidden/>
              </w:rPr>
              <w:fldChar w:fldCharType="end"/>
            </w:r>
          </w:hyperlink>
        </w:p>
        <w:p w14:paraId="4D567187" w14:textId="13751870"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05" w:history="1">
            <w:r w:rsidRPr="00E459DF">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_Toc185534205 \h </w:instrText>
            </w:r>
            <w:r>
              <w:rPr>
                <w:noProof/>
                <w:webHidden/>
              </w:rPr>
            </w:r>
            <w:r>
              <w:rPr>
                <w:noProof/>
                <w:webHidden/>
              </w:rPr>
              <w:fldChar w:fldCharType="separate"/>
            </w:r>
            <w:r>
              <w:rPr>
                <w:noProof/>
                <w:webHidden/>
              </w:rPr>
              <w:t>16</w:t>
            </w:r>
            <w:r>
              <w:rPr>
                <w:noProof/>
                <w:webHidden/>
              </w:rPr>
              <w:fldChar w:fldCharType="end"/>
            </w:r>
          </w:hyperlink>
        </w:p>
        <w:p w14:paraId="084E1C7E" w14:textId="44EBDC4A"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6" w:history="1">
            <w:r w:rsidRPr="00E459DF">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_Toc185534206 \h </w:instrText>
            </w:r>
            <w:r>
              <w:rPr>
                <w:noProof/>
                <w:webHidden/>
              </w:rPr>
            </w:r>
            <w:r>
              <w:rPr>
                <w:noProof/>
                <w:webHidden/>
              </w:rPr>
              <w:fldChar w:fldCharType="separate"/>
            </w:r>
            <w:r>
              <w:rPr>
                <w:noProof/>
                <w:webHidden/>
              </w:rPr>
              <w:t>16</w:t>
            </w:r>
            <w:r>
              <w:rPr>
                <w:noProof/>
                <w:webHidden/>
              </w:rPr>
              <w:fldChar w:fldCharType="end"/>
            </w:r>
          </w:hyperlink>
        </w:p>
        <w:p w14:paraId="37A7B616" w14:textId="7BFF7626"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7" w:history="1">
            <w:r w:rsidRPr="00E459DF">
              <w:rPr>
                <w:rStyle w:val="Hyperlink"/>
                <w:noProof/>
              </w:rPr>
              <w:t>2.1.2. Biểu đồ phân rã và kịch bản UC Đăng ký</w:t>
            </w:r>
            <w:r>
              <w:rPr>
                <w:noProof/>
                <w:webHidden/>
              </w:rPr>
              <w:tab/>
            </w:r>
            <w:r>
              <w:rPr>
                <w:noProof/>
                <w:webHidden/>
              </w:rPr>
              <w:fldChar w:fldCharType="begin"/>
            </w:r>
            <w:r>
              <w:rPr>
                <w:noProof/>
                <w:webHidden/>
              </w:rPr>
              <w:instrText xml:space="preserve"> PAGEREF _Toc185534207 \h </w:instrText>
            </w:r>
            <w:r>
              <w:rPr>
                <w:noProof/>
                <w:webHidden/>
              </w:rPr>
            </w:r>
            <w:r>
              <w:rPr>
                <w:noProof/>
                <w:webHidden/>
              </w:rPr>
              <w:fldChar w:fldCharType="separate"/>
            </w:r>
            <w:r>
              <w:rPr>
                <w:noProof/>
                <w:webHidden/>
              </w:rPr>
              <w:t>17</w:t>
            </w:r>
            <w:r>
              <w:rPr>
                <w:noProof/>
                <w:webHidden/>
              </w:rPr>
              <w:fldChar w:fldCharType="end"/>
            </w:r>
          </w:hyperlink>
        </w:p>
        <w:p w14:paraId="38013931" w14:textId="12586E4C"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8" w:history="1">
            <w:r w:rsidRPr="00E459DF">
              <w:rPr>
                <w:rStyle w:val="Hyperlink"/>
                <w:noProof/>
              </w:rPr>
              <w:t>2.1.3. Biểu đồ phân rã và kịch bản UC Đăng nhập</w:t>
            </w:r>
            <w:r>
              <w:rPr>
                <w:noProof/>
                <w:webHidden/>
              </w:rPr>
              <w:tab/>
            </w:r>
            <w:r>
              <w:rPr>
                <w:noProof/>
                <w:webHidden/>
              </w:rPr>
              <w:fldChar w:fldCharType="begin"/>
            </w:r>
            <w:r>
              <w:rPr>
                <w:noProof/>
                <w:webHidden/>
              </w:rPr>
              <w:instrText xml:space="preserve"> PAGEREF _Toc185534208 \h </w:instrText>
            </w:r>
            <w:r>
              <w:rPr>
                <w:noProof/>
                <w:webHidden/>
              </w:rPr>
            </w:r>
            <w:r>
              <w:rPr>
                <w:noProof/>
                <w:webHidden/>
              </w:rPr>
              <w:fldChar w:fldCharType="separate"/>
            </w:r>
            <w:r>
              <w:rPr>
                <w:noProof/>
                <w:webHidden/>
              </w:rPr>
              <w:t>19</w:t>
            </w:r>
            <w:r>
              <w:rPr>
                <w:noProof/>
                <w:webHidden/>
              </w:rPr>
              <w:fldChar w:fldCharType="end"/>
            </w:r>
          </w:hyperlink>
        </w:p>
        <w:p w14:paraId="21FBE66B" w14:textId="666E2AB0"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09" w:history="1">
            <w:r w:rsidRPr="00E459DF">
              <w:rPr>
                <w:rStyle w:val="Hyperlink"/>
                <w:noProof/>
              </w:rPr>
              <w:t>2.1.4. Biểu đồ phân rã và kịch bản UC quản lý sản phẩm</w:t>
            </w:r>
            <w:r>
              <w:rPr>
                <w:noProof/>
                <w:webHidden/>
              </w:rPr>
              <w:tab/>
            </w:r>
            <w:r>
              <w:rPr>
                <w:noProof/>
                <w:webHidden/>
              </w:rPr>
              <w:fldChar w:fldCharType="begin"/>
            </w:r>
            <w:r>
              <w:rPr>
                <w:noProof/>
                <w:webHidden/>
              </w:rPr>
              <w:instrText xml:space="preserve"> PAGEREF _Toc185534209 \h </w:instrText>
            </w:r>
            <w:r>
              <w:rPr>
                <w:noProof/>
                <w:webHidden/>
              </w:rPr>
            </w:r>
            <w:r>
              <w:rPr>
                <w:noProof/>
                <w:webHidden/>
              </w:rPr>
              <w:fldChar w:fldCharType="separate"/>
            </w:r>
            <w:r>
              <w:rPr>
                <w:noProof/>
                <w:webHidden/>
              </w:rPr>
              <w:t>20</w:t>
            </w:r>
            <w:r>
              <w:rPr>
                <w:noProof/>
                <w:webHidden/>
              </w:rPr>
              <w:fldChar w:fldCharType="end"/>
            </w:r>
          </w:hyperlink>
        </w:p>
        <w:p w14:paraId="57C353A3" w14:textId="253F79BC"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10" w:history="1">
            <w:r w:rsidRPr="00E459DF">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_Toc185534210 \h </w:instrText>
            </w:r>
            <w:r>
              <w:rPr>
                <w:noProof/>
                <w:webHidden/>
              </w:rPr>
            </w:r>
            <w:r>
              <w:rPr>
                <w:noProof/>
                <w:webHidden/>
              </w:rPr>
              <w:fldChar w:fldCharType="separate"/>
            </w:r>
            <w:r>
              <w:rPr>
                <w:noProof/>
                <w:webHidden/>
              </w:rPr>
              <w:t>20</w:t>
            </w:r>
            <w:r>
              <w:rPr>
                <w:noProof/>
                <w:webHidden/>
              </w:rPr>
              <w:fldChar w:fldCharType="end"/>
            </w:r>
          </w:hyperlink>
        </w:p>
        <w:p w14:paraId="7B6C79F7" w14:textId="34A0CA56"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1" w:history="1">
            <w:r w:rsidRPr="00E459DF">
              <w:rPr>
                <w:rStyle w:val="Hyperlink"/>
                <w:noProof/>
              </w:rPr>
              <w:t>2.1.5. Kịch bản UC xóa sản phẩm</w:t>
            </w:r>
            <w:r>
              <w:rPr>
                <w:noProof/>
                <w:webHidden/>
              </w:rPr>
              <w:tab/>
            </w:r>
            <w:r>
              <w:rPr>
                <w:noProof/>
                <w:webHidden/>
              </w:rPr>
              <w:fldChar w:fldCharType="begin"/>
            </w:r>
            <w:r>
              <w:rPr>
                <w:noProof/>
                <w:webHidden/>
              </w:rPr>
              <w:instrText xml:space="preserve"> PAGEREF _Toc185534211 \h </w:instrText>
            </w:r>
            <w:r>
              <w:rPr>
                <w:noProof/>
                <w:webHidden/>
              </w:rPr>
            </w:r>
            <w:r>
              <w:rPr>
                <w:noProof/>
                <w:webHidden/>
              </w:rPr>
              <w:fldChar w:fldCharType="separate"/>
            </w:r>
            <w:r>
              <w:rPr>
                <w:noProof/>
                <w:webHidden/>
              </w:rPr>
              <w:t>22</w:t>
            </w:r>
            <w:r>
              <w:rPr>
                <w:noProof/>
                <w:webHidden/>
              </w:rPr>
              <w:fldChar w:fldCharType="end"/>
            </w:r>
          </w:hyperlink>
        </w:p>
        <w:p w14:paraId="0B8FEC33" w14:textId="65E5C233"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2" w:history="1">
            <w:r w:rsidRPr="00E459DF">
              <w:rPr>
                <w:rStyle w:val="Hyperlink"/>
                <w:noProof/>
              </w:rPr>
              <w:t>2.1.6. Biểu đồ phân rã và kịch bản UC quản lý giỏ hàng</w:t>
            </w:r>
            <w:r>
              <w:rPr>
                <w:noProof/>
                <w:webHidden/>
              </w:rPr>
              <w:tab/>
            </w:r>
            <w:r>
              <w:rPr>
                <w:noProof/>
                <w:webHidden/>
              </w:rPr>
              <w:fldChar w:fldCharType="begin"/>
            </w:r>
            <w:r>
              <w:rPr>
                <w:noProof/>
                <w:webHidden/>
              </w:rPr>
              <w:instrText xml:space="preserve"> PAGEREF _Toc185534212 \h </w:instrText>
            </w:r>
            <w:r>
              <w:rPr>
                <w:noProof/>
                <w:webHidden/>
              </w:rPr>
            </w:r>
            <w:r>
              <w:rPr>
                <w:noProof/>
                <w:webHidden/>
              </w:rPr>
              <w:fldChar w:fldCharType="separate"/>
            </w:r>
            <w:r>
              <w:rPr>
                <w:noProof/>
                <w:webHidden/>
              </w:rPr>
              <w:t>22</w:t>
            </w:r>
            <w:r>
              <w:rPr>
                <w:noProof/>
                <w:webHidden/>
              </w:rPr>
              <w:fldChar w:fldCharType="end"/>
            </w:r>
          </w:hyperlink>
        </w:p>
        <w:p w14:paraId="2B65108F" w14:textId="6258B411"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3" w:history="1">
            <w:r w:rsidRPr="00E459DF">
              <w:rPr>
                <w:rStyle w:val="Hyperlink"/>
                <w:noProof/>
              </w:rPr>
              <w:t>2.1.7. Kịch bản UC thêm sản phẩm giỏ hàng</w:t>
            </w:r>
            <w:r>
              <w:rPr>
                <w:noProof/>
                <w:webHidden/>
              </w:rPr>
              <w:tab/>
            </w:r>
            <w:r>
              <w:rPr>
                <w:noProof/>
                <w:webHidden/>
              </w:rPr>
              <w:fldChar w:fldCharType="begin"/>
            </w:r>
            <w:r>
              <w:rPr>
                <w:noProof/>
                <w:webHidden/>
              </w:rPr>
              <w:instrText xml:space="preserve"> PAGEREF _Toc185534213 \h </w:instrText>
            </w:r>
            <w:r>
              <w:rPr>
                <w:noProof/>
                <w:webHidden/>
              </w:rPr>
            </w:r>
            <w:r>
              <w:rPr>
                <w:noProof/>
                <w:webHidden/>
              </w:rPr>
              <w:fldChar w:fldCharType="separate"/>
            </w:r>
            <w:r>
              <w:rPr>
                <w:noProof/>
                <w:webHidden/>
              </w:rPr>
              <w:t>22</w:t>
            </w:r>
            <w:r>
              <w:rPr>
                <w:noProof/>
                <w:webHidden/>
              </w:rPr>
              <w:fldChar w:fldCharType="end"/>
            </w:r>
          </w:hyperlink>
        </w:p>
        <w:p w14:paraId="5F3901FC" w14:textId="1EC2833A"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4" w:history="1">
            <w:r w:rsidRPr="00E459DF">
              <w:rPr>
                <w:rStyle w:val="Hyperlink"/>
                <w:noProof/>
              </w:rPr>
              <w:t>2.1.8. Kịch bản UC chỉnh sửa giỏ hàng</w:t>
            </w:r>
            <w:r>
              <w:rPr>
                <w:noProof/>
                <w:webHidden/>
              </w:rPr>
              <w:tab/>
            </w:r>
            <w:r>
              <w:rPr>
                <w:noProof/>
                <w:webHidden/>
              </w:rPr>
              <w:fldChar w:fldCharType="begin"/>
            </w:r>
            <w:r>
              <w:rPr>
                <w:noProof/>
                <w:webHidden/>
              </w:rPr>
              <w:instrText xml:space="preserve"> PAGEREF _Toc185534214 \h </w:instrText>
            </w:r>
            <w:r>
              <w:rPr>
                <w:noProof/>
                <w:webHidden/>
              </w:rPr>
            </w:r>
            <w:r>
              <w:rPr>
                <w:noProof/>
                <w:webHidden/>
              </w:rPr>
              <w:fldChar w:fldCharType="separate"/>
            </w:r>
            <w:r>
              <w:rPr>
                <w:noProof/>
                <w:webHidden/>
              </w:rPr>
              <w:t>24</w:t>
            </w:r>
            <w:r>
              <w:rPr>
                <w:noProof/>
                <w:webHidden/>
              </w:rPr>
              <w:fldChar w:fldCharType="end"/>
            </w:r>
          </w:hyperlink>
        </w:p>
        <w:p w14:paraId="290DF7B1" w14:textId="1E829AA5"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5" w:history="1">
            <w:r w:rsidRPr="00E459DF">
              <w:rPr>
                <w:rStyle w:val="Hyperlink"/>
                <w:noProof/>
              </w:rPr>
              <w:t>2.1.9. Biểu đồ phân rã và kịch bản UC thanh toán</w:t>
            </w:r>
            <w:r>
              <w:rPr>
                <w:noProof/>
                <w:webHidden/>
              </w:rPr>
              <w:tab/>
            </w:r>
            <w:r>
              <w:rPr>
                <w:noProof/>
                <w:webHidden/>
              </w:rPr>
              <w:fldChar w:fldCharType="begin"/>
            </w:r>
            <w:r>
              <w:rPr>
                <w:noProof/>
                <w:webHidden/>
              </w:rPr>
              <w:instrText xml:space="preserve"> PAGEREF _Toc185534215 \h </w:instrText>
            </w:r>
            <w:r>
              <w:rPr>
                <w:noProof/>
                <w:webHidden/>
              </w:rPr>
            </w:r>
            <w:r>
              <w:rPr>
                <w:noProof/>
                <w:webHidden/>
              </w:rPr>
              <w:fldChar w:fldCharType="separate"/>
            </w:r>
            <w:r>
              <w:rPr>
                <w:noProof/>
                <w:webHidden/>
              </w:rPr>
              <w:t>24</w:t>
            </w:r>
            <w:r>
              <w:rPr>
                <w:noProof/>
                <w:webHidden/>
              </w:rPr>
              <w:fldChar w:fldCharType="end"/>
            </w:r>
          </w:hyperlink>
        </w:p>
        <w:p w14:paraId="17E3FE4C" w14:textId="7C564E11"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6" w:history="1">
            <w:r w:rsidRPr="00E459DF">
              <w:rPr>
                <w:rStyle w:val="Hyperlink"/>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_Toc185534216 \h </w:instrText>
            </w:r>
            <w:r>
              <w:rPr>
                <w:noProof/>
                <w:webHidden/>
              </w:rPr>
            </w:r>
            <w:r>
              <w:rPr>
                <w:noProof/>
                <w:webHidden/>
              </w:rPr>
              <w:fldChar w:fldCharType="separate"/>
            </w:r>
            <w:r>
              <w:rPr>
                <w:noProof/>
                <w:webHidden/>
              </w:rPr>
              <w:t>26</w:t>
            </w:r>
            <w:r>
              <w:rPr>
                <w:noProof/>
                <w:webHidden/>
              </w:rPr>
              <w:fldChar w:fldCharType="end"/>
            </w:r>
          </w:hyperlink>
        </w:p>
        <w:p w14:paraId="209F578B" w14:textId="04C986B9"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17" w:history="1">
            <w:r w:rsidRPr="00E459DF">
              <w:rPr>
                <w:rStyle w:val="Hyperlink"/>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_Toc185534217 \h </w:instrText>
            </w:r>
            <w:r>
              <w:rPr>
                <w:noProof/>
                <w:webHidden/>
              </w:rPr>
            </w:r>
            <w:r>
              <w:rPr>
                <w:noProof/>
                <w:webHidden/>
              </w:rPr>
              <w:fldChar w:fldCharType="separate"/>
            </w:r>
            <w:r>
              <w:rPr>
                <w:noProof/>
                <w:webHidden/>
              </w:rPr>
              <w:t>28</w:t>
            </w:r>
            <w:r>
              <w:rPr>
                <w:noProof/>
                <w:webHidden/>
              </w:rPr>
              <w:fldChar w:fldCharType="end"/>
            </w:r>
          </w:hyperlink>
        </w:p>
        <w:p w14:paraId="1BEE303D" w14:textId="72C29050"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18" w:history="1">
            <w:r w:rsidRPr="00E459DF">
              <w:rPr>
                <w:rStyle w:val="Hyperlink"/>
                <w:rFonts w:cs="Times New Roman"/>
                <w:noProof/>
              </w:rPr>
              <w:t>Kịch bản UC tiếp tục thanh toán.</w:t>
            </w:r>
            <w:r>
              <w:rPr>
                <w:noProof/>
                <w:webHidden/>
              </w:rPr>
              <w:tab/>
            </w:r>
            <w:r>
              <w:rPr>
                <w:noProof/>
                <w:webHidden/>
              </w:rPr>
              <w:fldChar w:fldCharType="begin"/>
            </w:r>
            <w:r>
              <w:rPr>
                <w:noProof/>
                <w:webHidden/>
              </w:rPr>
              <w:instrText xml:space="preserve"> PAGEREF _Toc185534218 \h </w:instrText>
            </w:r>
            <w:r>
              <w:rPr>
                <w:noProof/>
                <w:webHidden/>
              </w:rPr>
            </w:r>
            <w:r>
              <w:rPr>
                <w:noProof/>
                <w:webHidden/>
              </w:rPr>
              <w:fldChar w:fldCharType="separate"/>
            </w:r>
            <w:r>
              <w:rPr>
                <w:noProof/>
                <w:webHidden/>
              </w:rPr>
              <w:t>28</w:t>
            </w:r>
            <w:r>
              <w:rPr>
                <w:noProof/>
                <w:webHidden/>
              </w:rPr>
              <w:fldChar w:fldCharType="end"/>
            </w:r>
          </w:hyperlink>
        </w:p>
        <w:p w14:paraId="1BBD453E" w14:textId="24455922"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19" w:history="1">
            <w:r w:rsidRPr="00E459DF">
              <w:rPr>
                <w:rStyle w:val="Hyperlink"/>
                <w:noProof/>
              </w:rPr>
              <w:t>Kịch bản UC đánh giá sản phẩm đã mua</w:t>
            </w:r>
            <w:r>
              <w:rPr>
                <w:noProof/>
                <w:webHidden/>
              </w:rPr>
              <w:tab/>
            </w:r>
            <w:r>
              <w:rPr>
                <w:noProof/>
                <w:webHidden/>
              </w:rPr>
              <w:fldChar w:fldCharType="begin"/>
            </w:r>
            <w:r>
              <w:rPr>
                <w:noProof/>
                <w:webHidden/>
              </w:rPr>
              <w:instrText xml:space="preserve"> PAGEREF _Toc185534219 \h </w:instrText>
            </w:r>
            <w:r>
              <w:rPr>
                <w:noProof/>
                <w:webHidden/>
              </w:rPr>
            </w:r>
            <w:r>
              <w:rPr>
                <w:noProof/>
                <w:webHidden/>
              </w:rPr>
              <w:fldChar w:fldCharType="separate"/>
            </w:r>
            <w:r>
              <w:rPr>
                <w:noProof/>
                <w:webHidden/>
              </w:rPr>
              <w:t>30</w:t>
            </w:r>
            <w:r>
              <w:rPr>
                <w:noProof/>
                <w:webHidden/>
              </w:rPr>
              <w:fldChar w:fldCharType="end"/>
            </w:r>
          </w:hyperlink>
        </w:p>
        <w:p w14:paraId="47160E06" w14:textId="2333D04E"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0" w:history="1">
            <w:r w:rsidRPr="00E459DF">
              <w:rPr>
                <w:rStyle w:val="Hyperlink"/>
                <w:noProof/>
              </w:rPr>
              <w:t>2.1.12. Biểu đồ phân rã và kịch bản UC Tìm kiếm</w:t>
            </w:r>
            <w:r>
              <w:rPr>
                <w:noProof/>
                <w:webHidden/>
              </w:rPr>
              <w:tab/>
            </w:r>
            <w:r>
              <w:rPr>
                <w:noProof/>
                <w:webHidden/>
              </w:rPr>
              <w:fldChar w:fldCharType="begin"/>
            </w:r>
            <w:r>
              <w:rPr>
                <w:noProof/>
                <w:webHidden/>
              </w:rPr>
              <w:instrText xml:space="preserve"> PAGEREF _Toc185534220 \h </w:instrText>
            </w:r>
            <w:r>
              <w:rPr>
                <w:noProof/>
                <w:webHidden/>
              </w:rPr>
            </w:r>
            <w:r>
              <w:rPr>
                <w:noProof/>
                <w:webHidden/>
              </w:rPr>
              <w:fldChar w:fldCharType="separate"/>
            </w:r>
            <w:r>
              <w:rPr>
                <w:noProof/>
                <w:webHidden/>
              </w:rPr>
              <w:t>31</w:t>
            </w:r>
            <w:r>
              <w:rPr>
                <w:noProof/>
                <w:webHidden/>
              </w:rPr>
              <w:fldChar w:fldCharType="end"/>
            </w:r>
          </w:hyperlink>
        </w:p>
        <w:p w14:paraId="3424E65B" w14:textId="323482FE"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1" w:history="1">
            <w:r w:rsidRPr="00E459DF">
              <w:rPr>
                <w:rStyle w:val="Hyperlink"/>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_Toc185534221 \h </w:instrText>
            </w:r>
            <w:r>
              <w:rPr>
                <w:noProof/>
                <w:webHidden/>
              </w:rPr>
            </w:r>
            <w:r>
              <w:rPr>
                <w:noProof/>
                <w:webHidden/>
              </w:rPr>
              <w:fldChar w:fldCharType="separate"/>
            </w:r>
            <w:r>
              <w:rPr>
                <w:noProof/>
                <w:webHidden/>
              </w:rPr>
              <w:t>32</w:t>
            </w:r>
            <w:r>
              <w:rPr>
                <w:noProof/>
                <w:webHidden/>
              </w:rPr>
              <w:fldChar w:fldCharType="end"/>
            </w:r>
          </w:hyperlink>
        </w:p>
        <w:p w14:paraId="06A5F34D" w14:textId="05C37A94"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22" w:history="1">
            <w:r w:rsidRPr="00E459DF">
              <w:rPr>
                <w:rStyle w:val="Hyperlink"/>
                <w:rFonts w:cs="Times New Roman"/>
                <w:noProof/>
              </w:rPr>
              <w:t>Kịch bản UC thêm sản phẩm vào danh sách yêu thích</w:t>
            </w:r>
            <w:r>
              <w:rPr>
                <w:noProof/>
                <w:webHidden/>
              </w:rPr>
              <w:tab/>
            </w:r>
            <w:r>
              <w:rPr>
                <w:noProof/>
                <w:webHidden/>
              </w:rPr>
              <w:fldChar w:fldCharType="begin"/>
            </w:r>
            <w:r>
              <w:rPr>
                <w:noProof/>
                <w:webHidden/>
              </w:rPr>
              <w:instrText xml:space="preserve"> PAGEREF _Toc185534222 \h </w:instrText>
            </w:r>
            <w:r>
              <w:rPr>
                <w:noProof/>
                <w:webHidden/>
              </w:rPr>
            </w:r>
            <w:r>
              <w:rPr>
                <w:noProof/>
                <w:webHidden/>
              </w:rPr>
              <w:fldChar w:fldCharType="separate"/>
            </w:r>
            <w:r>
              <w:rPr>
                <w:noProof/>
                <w:webHidden/>
              </w:rPr>
              <w:t>33</w:t>
            </w:r>
            <w:r>
              <w:rPr>
                <w:noProof/>
                <w:webHidden/>
              </w:rPr>
              <w:fldChar w:fldCharType="end"/>
            </w:r>
          </w:hyperlink>
        </w:p>
        <w:p w14:paraId="277373F7" w14:textId="255FD333"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23" w:history="1">
            <w:r w:rsidRPr="00E459DF">
              <w:rPr>
                <w:rStyle w:val="Hyperlink"/>
                <w:rFonts w:cs="Times New Roman"/>
                <w:noProof/>
              </w:rPr>
              <w:t>Kịch bản UC xóa sản phẩm yêu thích</w:t>
            </w:r>
            <w:r>
              <w:rPr>
                <w:noProof/>
                <w:webHidden/>
              </w:rPr>
              <w:tab/>
            </w:r>
            <w:r>
              <w:rPr>
                <w:noProof/>
                <w:webHidden/>
              </w:rPr>
              <w:fldChar w:fldCharType="begin"/>
            </w:r>
            <w:r>
              <w:rPr>
                <w:noProof/>
                <w:webHidden/>
              </w:rPr>
              <w:instrText xml:space="preserve"> PAGEREF _Toc185534223 \h </w:instrText>
            </w:r>
            <w:r>
              <w:rPr>
                <w:noProof/>
                <w:webHidden/>
              </w:rPr>
            </w:r>
            <w:r>
              <w:rPr>
                <w:noProof/>
                <w:webHidden/>
              </w:rPr>
              <w:fldChar w:fldCharType="separate"/>
            </w:r>
            <w:r>
              <w:rPr>
                <w:noProof/>
                <w:webHidden/>
              </w:rPr>
              <w:t>33</w:t>
            </w:r>
            <w:r>
              <w:rPr>
                <w:noProof/>
                <w:webHidden/>
              </w:rPr>
              <w:fldChar w:fldCharType="end"/>
            </w:r>
          </w:hyperlink>
        </w:p>
        <w:p w14:paraId="13349DE7" w14:textId="1470341E"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4" w:history="1">
            <w:r w:rsidRPr="00E459DF">
              <w:rPr>
                <w:rStyle w:val="Hyperlink"/>
                <w:noProof/>
              </w:rPr>
              <w:t>2.1.14. Biểu đồ phân rã và kịch bản UC quản lý sản phẩm</w:t>
            </w:r>
            <w:r>
              <w:rPr>
                <w:noProof/>
                <w:webHidden/>
              </w:rPr>
              <w:tab/>
            </w:r>
            <w:r>
              <w:rPr>
                <w:noProof/>
                <w:webHidden/>
              </w:rPr>
              <w:fldChar w:fldCharType="begin"/>
            </w:r>
            <w:r>
              <w:rPr>
                <w:noProof/>
                <w:webHidden/>
              </w:rPr>
              <w:instrText xml:space="preserve"> PAGEREF _Toc185534224 \h </w:instrText>
            </w:r>
            <w:r>
              <w:rPr>
                <w:noProof/>
                <w:webHidden/>
              </w:rPr>
            </w:r>
            <w:r>
              <w:rPr>
                <w:noProof/>
                <w:webHidden/>
              </w:rPr>
              <w:fldChar w:fldCharType="separate"/>
            </w:r>
            <w:r>
              <w:rPr>
                <w:noProof/>
                <w:webHidden/>
              </w:rPr>
              <w:t>35</w:t>
            </w:r>
            <w:r>
              <w:rPr>
                <w:noProof/>
                <w:webHidden/>
              </w:rPr>
              <w:fldChar w:fldCharType="end"/>
            </w:r>
          </w:hyperlink>
        </w:p>
        <w:p w14:paraId="649A7238" w14:textId="55AE6492"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5" w:history="1">
            <w:r w:rsidRPr="00E459DF">
              <w:rPr>
                <w:rStyle w:val="Hyperlink"/>
                <w:noProof/>
              </w:rPr>
              <w:t>2.1.15. Biểu đồ phân rã và kịch bản UC admin thống kê</w:t>
            </w:r>
            <w:r>
              <w:rPr>
                <w:noProof/>
                <w:webHidden/>
              </w:rPr>
              <w:tab/>
            </w:r>
            <w:r>
              <w:rPr>
                <w:noProof/>
                <w:webHidden/>
              </w:rPr>
              <w:fldChar w:fldCharType="begin"/>
            </w:r>
            <w:r>
              <w:rPr>
                <w:noProof/>
                <w:webHidden/>
              </w:rPr>
              <w:instrText xml:space="preserve"> PAGEREF _Toc185534225 \h </w:instrText>
            </w:r>
            <w:r>
              <w:rPr>
                <w:noProof/>
                <w:webHidden/>
              </w:rPr>
            </w:r>
            <w:r>
              <w:rPr>
                <w:noProof/>
                <w:webHidden/>
              </w:rPr>
              <w:fldChar w:fldCharType="separate"/>
            </w:r>
            <w:r>
              <w:rPr>
                <w:noProof/>
                <w:webHidden/>
              </w:rPr>
              <w:t>35</w:t>
            </w:r>
            <w:r>
              <w:rPr>
                <w:noProof/>
                <w:webHidden/>
              </w:rPr>
              <w:fldChar w:fldCharType="end"/>
            </w:r>
          </w:hyperlink>
        </w:p>
        <w:p w14:paraId="141CBD3E" w14:textId="72C3AB10"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6" w:history="1">
            <w:r w:rsidRPr="00E459DF">
              <w:rPr>
                <w:rStyle w:val="Hyperlink"/>
                <w:noProof/>
              </w:rPr>
              <w:t>2.1.16. Biểu đồ phân rã và kịch bản UC staff thống kê</w:t>
            </w:r>
            <w:r>
              <w:rPr>
                <w:noProof/>
                <w:webHidden/>
              </w:rPr>
              <w:tab/>
            </w:r>
            <w:r>
              <w:rPr>
                <w:noProof/>
                <w:webHidden/>
              </w:rPr>
              <w:fldChar w:fldCharType="begin"/>
            </w:r>
            <w:r>
              <w:rPr>
                <w:noProof/>
                <w:webHidden/>
              </w:rPr>
              <w:instrText xml:space="preserve"> PAGEREF _Toc185534226 \h </w:instrText>
            </w:r>
            <w:r>
              <w:rPr>
                <w:noProof/>
                <w:webHidden/>
              </w:rPr>
            </w:r>
            <w:r>
              <w:rPr>
                <w:noProof/>
                <w:webHidden/>
              </w:rPr>
              <w:fldChar w:fldCharType="separate"/>
            </w:r>
            <w:r>
              <w:rPr>
                <w:noProof/>
                <w:webHidden/>
              </w:rPr>
              <w:t>36</w:t>
            </w:r>
            <w:r>
              <w:rPr>
                <w:noProof/>
                <w:webHidden/>
              </w:rPr>
              <w:fldChar w:fldCharType="end"/>
            </w:r>
          </w:hyperlink>
        </w:p>
        <w:p w14:paraId="2D94A068" w14:textId="3F2D3067"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27" w:history="1">
            <w:r w:rsidRPr="00E459DF">
              <w:rPr>
                <w:rStyle w:val="Hyperlink"/>
                <w:rFonts w:cs="Times New Roman"/>
                <w:noProof/>
              </w:rPr>
              <w:t>Xây dựng biểu đồ lớp</w:t>
            </w:r>
            <w:r>
              <w:rPr>
                <w:noProof/>
                <w:webHidden/>
              </w:rPr>
              <w:tab/>
            </w:r>
            <w:r>
              <w:rPr>
                <w:noProof/>
                <w:webHidden/>
              </w:rPr>
              <w:fldChar w:fldCharType="begin"/>
            </w:r>
            <w:r>
              <w:rPr>
                <w:noProof/>
                <w:webHidden/>
              </w:rPr>
              <w:instrText xml:space="preserve"> PAGEREF _Toc185534227 \h </w:instrText>
            </w:r>
            <w:r>
              <w:rPr>
                <w:noProof/>
                <w:webHidden/>
              </w:rPr>
            </w:r>
            <w:r>
              <w:rPr>
                <w:noProof/>
                <w:webHidden/>
              </w:rPr>
              <w:fldChar w:fldCharType="separate"/>
            </w:r>
            <w:r>
              <w:rPr>
                <w:noProof/>
                <w:webHidden/>
              </w:rPr>
              <w:t>37</w:t>
            </w:r>
            <w:r>
              <w:rPr>
                <w:noProof/>
                <w:webHidden/>
              </w:rPr>
              <w:fldChar w:fldCharType="end"/>
            </w:r>
          </w:hyperlink>
        </w:p>
        <w:p w14:paraId="39DA880E" w14:textId="12F0DC51"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28" w:history="1">
            <w:r w:rsidRPr="00E459DF">
              <w:rPr>
                <w:rStyle w:val="Hyperlink"/>
                <w:noProof/>
              </w:rPr>
              <w:t>2.2 Biểu đồ lớp thực thể chi tiết cho hệ thống</w:t>
            </w:r>
            <w:r>
              <w:rPr>
                <w:noProof/>
                <w:webHidden/>
              </w:rPr>
              <w:tab/>
            </w:r>
            <w:r>
              <w:rPr>
                <w:noProof/>
                <w:webHidden/>
              </w:rPr>
              <w:fldChar w:fldCharType="begin"/>
            </w:r>
            <w:r>
              <w:rPr>
                <w:noProof/>
                <w:webHidden/>
              </w:rPr>
              <w:instrText xml:space="preserve"> PAGEREF _Toc185534228 \h </w:instrText>
            </w:r>
            <w:r>
              <w:rPr>
                <w:noProof/>
                <w:webHidden/>
              </w:rPr>
            </w:r>
            <w:r>
              <w:rPr>
                <w:noProof/>
                <w:webHidden/>
              </w:rPr>
              <w:fldChar w:fldCharType="separate"/>
            </w:r>
            <w:r>
              <w:rPr>
                <w:noProof/>
                <w:webHidden/>
              </w:rPr>
              <w:t>30</w:t>
            </w:r>
            <w:r>
              <w:rPr>
                <w:noProof/>
                <w:webHidden/>
              </w:rPr>
              <w:fldChar w:fldCharType="end"/>
            </w:r>
          </w:hyperlink>
        </w:p>
        <w:p w14:paraId="0FA24580" w14:textId="0D2C9F39"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29" w:history="1">
            <w:r w:rsidRPr="00E459DF">
              <w:rPr>
                <w:rStyle w:val="Hyperlink"/>
                <w:rFonts w:cs="Times New Roman"/>
                <w:noProof/>
              </w:rPr>
              <w:t>1. Lớp CustomerStat</w:t>
            </w:r>
            <w:r>
              <w:rPr>
                <w:noProof/>
                <w:webHidden/>
              </w:rPr>
              <w:tab/>
            </w:r>
            <w:r>
              <w:rPr>
                <w:noProof/>
                <w:webHidden/>
              </w:rPr>
              <w:fldChar w:fldCharType="begin"/>
            </w:r>
            <w:r>
              <w:rPr>
                <w:noProof/>
                <w:webHidden/>
              </w:rPr>
              <w:instrText xml:space="preserve"> PAGEREF _Toc185534229 \h </w:instrText>
            </w:r>
            <w:r>
              <w:rPr>
                <w:noProof/>
                <w:webHidden/>
              </w:rPr>
            </w:r>
            <w:r>
              <w:rPr>
                <w:noProof/>
                <w:webHidden/>
              </w:rPr>
              <w:fldChar w:fldCharType="separate"/>
            </w:r>
            <w:r>
              <w:rPr>
                <w:noProof/>
                <w:webHidden/>
              </w:rPr>
              <w:t>31</w:t>
            </w:r>
            <w:r>
              <w:rPr>
                <w:noProof/>
                <w:webHidden/>
              </w:rPr>
              <w:fldChar w:fldCharType="end"/>
            </w:r>
          </w:hyperlink>
        </w:p>
        <w:p w14:paraId="5F50ECC1" w14:textId="4BAB3275"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0" w:history="1">
            <w:r w:rsidRPr="00E459DF">
              <w:rPr>
                <w:rStyle w:val="Hyperlink"/>
                <w:rFonts w:cs="Times New Roman"/>
                <w:noProof/>
              </w:rPr>
              <w:t>3. Lớp ProductStat</w:t>
            </w:r>
            <w:r>
              <w:rPr>
                <w:noProof/>
                <w:webHidden/>
              </w:rPr>
              <w:tab/>
            </w:r>
            <w:r>
              <w:rPr>
                <w:noProof/>
                <w:webHidden/>
              </w:rPr>
              <w:fldChar w:fldCharType="begin"/>
            </w:r>
            <w:r>
              <w:rPr>
                <w:noProof/>
                <w:webHidden/>
              </w:rPr>
              <w:instrText xml:space="preserve"> PAGEREF _Toc185534230 \h </w:instrText>
            </w:r>
            <w:r>
              <w:rPr>
                <w:noProof/>
                <w:webHidden/>
              </w:rPr>
            </w:r>
            <w:r>
              <w:rPr>
                <w:noProof/>
                <w:webHidden/>
              </w:rPr>
              <w:fldChar w:fldCharType="separate"/>
            </w:r>
            <w:r>
              <w:rPr>
                <w:noProof/>
                <w:webHidden/>
              </w:rPr>
              <w:t>31</w:t>
            </w:r>
            <w:r>
              <w:rPr>
                <w:noProof/>
                <w:webHidden/>
              </w:rPr>
              <w:fldChar w:fldCharType="end"/>
            </w:r>
          </w:hyperlink>
        </w:p>
        <w:p w14:paraId="3E979D3A" w14:textId="174AB8AC"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1" w:history="1">
            <w:r w:rsidRPr="00E459DF">
              <w:rPr>
                <w:rStyle w:val="Hyperlink"/>
                <w:rFonts w:cs="Times New Roman"/>
                <w:noProof/>
              </w:rPr>
              <w:t>4. Lớp Cart_detail</w:t>
            </w:r>
            <w:r>
              <w:rPr>
                <w:noProof/>
                <w:webHidden/>
              </w:rPr>
              <w:tab/>
            </w:r>
            <w:r>
              <w:rPr>
                <w:noProof/>
                <w:webHidden/>
              </w:rPr>
              <w:fldChar w:fldCharType="begin"/>
            </w:r>
            <w:r>
              <w:rPr>
                <w:noProof/>
                <w:webHidden/>
              </w:rPr>
              <w:instrText xml:space="preserve"> PAGEREF _Toc185534231 \h </w:instrText>
            </w:r>
            <w:r>
              <w:rPr>
                <w:noProof/>
                <w:webHidden/>
              </w:rPr>
            </w:r>
            <w:r>
              <w:rPr>
                <w:noProof/>
                <w:webHidden/>
              </w:rPr>
              <w:fldChar w:fldCharType="separate"/>
            </w:r>
            <w:r>
              <w:rPr>
                <w:noProof/>
                <w:webHidden/>
              </w:rPr>
              <w:t>31</w:t>
            </w:r>
            <w:r>
              <w:rPr>
                <w:noProof/>
                <w:webHidden/>
              </w:rPr>
              <w:fldChar w:fldCharType="end"/>
            </w:r>
          </w:hyperlink>
        </w:p>
        <w:p w14:paraId="5977903D" w14:textId="5BA24D26"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2" w:history="1">
            <w:r w:rsidRPr="00E459DF">
              <w:rPr>
                <w:rStyle w:val="Hyperlink"/>
                <w:rFonts w:cs="Times New Roman"/>
                <w:noProof/>
              </w:rPr>
              <w:t>5. Lớp Cart</w:t>
            </w:r>
            <w:r>
              <w:rPr>
                <w:noProof/>
                <w:webHidden/>
              </w:rPr>
              <w:tab/>
            </w:r>
            <w:r>
              <w:rPr>
                <w:noProof/>
                <w:webHidden/>
              </w:rPr>
              <w:fldChar w:fldCharType="begin"/>
            </w:r>
            <w:r>
              <w:rPr>
                <w:noProof/>
                <w:webHidden/>
              </w:rPr>
              <w:instrText xml:space="preserve"> PAGEREF _Toc185534232 \h </w:instrText>
            </w:r>
            <w:r>
              <w:rPr>
                <w:noProof/>
                <w:webHidden/>
              </w:rPr>
            </w:r>
            <w:r>
              <w:rPr>
                <w:noProof/>
                <w:webHidden/>
              </w:rPr>
              <w:fldChar w:fldCharType="separate"/>
            </w:r>
            <w:r>
              <w:rPr>
                <w:noProof/>
                <w:webHidden/>
              </w:rPr>
              <w:t>32</w:t>
            </w:r>
            <w:r>
              <w:rPr>
                <w:noProof/>
                <w:webHidden/>
              </w:rPr>
              <w:fldChar w:fldCharType="end"/>
            </w:r>
          </w:hyperlink>
        </w:p>
        <w:p w14:paraId="5AE549A7" w14:textId="0D4E4F17"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3" w:history="1">
            <w:r w:rsidRPr="00E459DF">
              <w:rPr>
                <w:rStyle w:val="Hyperlink"/>
                <w:rFonts w:cs="Times New Roman"/>
                <w:noProof/>
              </w:rPr>
              <w:t>6. Lớp Category</w:t>
            </w:r>
            <w:r>
              <w:rPr>
                <w:noProof/>
                <w:webHidden/>
              </w:rPr>
              <w:tab/>
            </w:r>
            <w:r>
              <w:rPr>
                <w:noProof/>
                <w:webHidden/>
              </w:rPr>
              <w:fldChar w:fldCharType="begin"/>
            </w:r>
            <w:r>
              <w:rPr>
                <w:noProof/>
                <w:webHidden/>
              </w:rPr>
              <w:instrText xml:space="preserve"> PAGEREF _Toc185534233 \h </w:instrText>
            </w:r>
            <w:r>
              <w:rPr>
                <w:noProof/>
                <w:webHidden/>
              </w:rPr>
            </w:r>
            <w:r>
              <w:rPr>
                <w:noProof/>
                <w:webHidden/>
              </w:rPr>
              <w:fldChar w:fldCharType="separate"/>
            </w:r>
            <w:r>
              <w:rPr>
                <w:noProof/>
                <w:webHidden/>
              </w:rPr>
              <w:t>32</w:t>
            </w:r>
            <w:r>
              <w:rPr>
                <w:noProof/>
                <w:webHidden/>
              </w:rPr>
              <w:fldChar w:fldCharType="end"/>
            </w:r>
          </w:hyperlink>
        </w:p>
        <w:p w14:paraId="29476F2D" w14:textId="191A3BAD"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4" w:history="1">
            <w:r w:rsidRPr="00E459DF">
              <w:rPr>
                <w:rStyle w:val="Hyperlink"/>
                <w:rFonts w:cs="Times New Roman"/>
                <w:noProof/>
              </w:rPr>
              <w:t>7. Lớp Order_detail</w:t>
            </w:r>
            <w:r>
              <w:rPr>
                <w:noProof/>
                <w:webHidden/>
              </w:rPr>
              <w:tab/>
            </w:r>
            <w:r>
              <w:rPr>
                <w:noProof/>
                <w:webHidden/>
              </w:rPr>
              <w:fldChar w:fldCharType="begin"/>
            </w:r>
            <w:r>
              <w:rPr>
                <w:noProof/>
                <w:webHidden/>
              </w:rPr>
              <w:instrText xml:space="preserve"> PAGEREF _Toc185534234 \h </w:instrText>
            </w:r>
            <w:r>
              <w:rPr>
                <w:noProof/>
                <w:webHidden/>
              </w:rPr>
            </w:r>
            <w:r>
              <w:rPr>
                <w:noProof/>
                <w:webHidden/>
              </w:rPr>
              <w:fldChar w:fldCharType="separate"/>
            </w:r>
            <w:r>
              <w:rPr>
                <w:noProof/>
                <w:webHidden/>
              </w:rPr>
              <w:t>32</w:t>
            </w:r>
            <w:r>
              <w:rPr>
                <w:noProof/>
                <w:webHidden/>
              </w:rPr>
              <w:fldChar w:fldCharType="end"/>
            </w:r>
          </w:hyperlink>
        </w:p>
        <w:p w14:paraId="3480CD37" w14:textId="12BB6FD0"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5" w:history="1">
            <w:r w:rsidRPr="00E459DF">
              <w:rPr>
                <w:rStyle w:val="Hyperlink"/>
                <w:rFonts w:cs="Times New Roman"/>
                <w:noProof/>
              </w:rPr>
              <w:t>8. Lớp Order</w:t>
            </w:r>
            <w:r>
              <w:rPr>
                <w:noProof/>
                <w:webHidden/>
              </w:rPr>
              <w:tab/>
            </w:r>
            <w:r>
              <w:rPr>
                <w:noProof/>
                <w:webHidden/>
              </w:rPr>
              <w:fldChar w:fldCharType="begin"/>
            </w:r>
            <w:r>
              <w:rPr>
                <w:noProof/>
                <w:webHidden/>
              </w:rPr>
              <w:instrText xml:space="preserve"> PAGEREF _Toc185534235 \h </w:instrText>
            </w:r>
            <w:r>
              <w:rPr>
                <w:noProof/>
                <w:webHidden/>
              </w:rPr>
            </w:r>
            <w:r>
              <w:rPr>
                <w:noProof/>
                <w:webHidden/>
              </w:rPr>
              <w:fldChar w:fldCharType="separate"/>
            </w:r>
            <w:r>
              <w:rPr>
                <w:noProof/>
                <w:webHidden/>
              </w:rPr>
              <w:t>33</w:t>
            </w:r>
            <w:r>
              <w:rPr>
                <w:noProof/>
                <w:webHidden/>
              </w:rPr>
              <w:fldChar w:fldCharType="end"/>
            </w:r>
          </w:hyperlink>
        </w:p>
        <w:p w14:paraId="4C4D95D7" w14:textId="7289FE82"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6" w:history="1">
            <w:r w:rsidRPr="00E459DF">
              <w:rPr>
                <w:rStyle w:val="Hyperlink"/>
                <w:rFonts w:cs="Times New Roman"/>
                <w:noProof/>
              </w:rPr>
              <w:t>9. Lớp Product</w:t>
            </w:r>
            <w:r>
              <w:rPr>
                <w:noProof/>
                <w:webHidden/>
              </w:rPr>
              <w:tab/>
            </w:r>
            <w:r>
              <w:rPr>
                <w:noProof/>
                <w:webHidden/>
              </w:rPr>
              <w:fldChar w:fldCharType="begin"/>
            </w:r>
            <w:r>
              <w:rPr>
                <w:noProof/>
                <w:webHidden/>
              </w:rPr>
              <w:instrText xml:space="preserve"> PAGEREF _Toc185534236 \h </w:instrText>
            </w:r>
            <w:r>
              <w:rPr>
                <w:noProof/>
                <w:webHidden/>
              </w:rPr>
            </w:r>
            <w:r>
              <w:rPr>
                <w:noProof/>
                <w:webHidden/>
              </w:rPr>
              <w:fldChar w:fldCharType="separate"/>
            </w:r>
            <w:r>
              <w:rPr>
                <w:noProof/>
                <w:webHidden/>
              </w:rPr>
              <w:t>33</w:t>
            </w:r>
            <w:r>
              <w:rPr>
                <w:noProof/>
                <w:webHidden/>
              </w:rPr>
              <w:fldChar w:fldCharType="end"/>
            </w:r>
          </w:hyperlink>
        </w:p>
        <w:p w14:paraId="577A314C" w14:textId="6D0259D7" w:rsidR="00137256" w:rsidRDefault="00137256">
          <w:pPr>
            <w:pStyle w:val="TOC3"/>
            <w:rPr>
              <w:rFonts w:asciiTheme="minorHAnsi" w:eastAsiaTheme="minorEastAsia" w:hAnsiTheme="minorHAnsi" w:cstheme="minorBidi"/>
              <w:noProof/>
              <w:sz w:val="24"/>
              <w:lang w:val="en-US" w:eastAsia="en-US" w:bidi="ar-SA"/>
              <w14:ligatures w14:val="standardContextual"/>
            </w:rPr>
          </w:pPr>
          <w:hyperlink w:anchor="_Toc185534237" w:history="1">
            <w:r w:rsidRPr="00E459DF">
              <w:rPr>
                <w:rStyle w:val="Hyperlink"/>
                <w:rFonts w:cs="Times New Roman"/>
                <w:noProof/>
              </w:rPr>
              <w:t>10. Lớp Customer</w:t>
            </w:r>
            <w:r>
              <w:rPr>
                <w:noProof/>
                <w:webHidden/>
              </w:rPr>
              <w:tab/>
            </w:r>
            <w:r>
              <w:rPr>
                <w:noProof/>
                <w:webHidden/>
              </w:rPr>
              <w:fldChar w:fldCharType="begin"/>
            </w:r>
            <w:r>
              <w:rPr>
                <w:noProof/>
                <w:webHidden/>
              </w:rPr>
              <w:instrText xml:space="preserve"> PAGEREF _Toc185534237 \h </w:instrText>
            </w:r>
            <w:r>
              <w:rPr>
                <w:noProof/>
                <w:webHidden/>
              </w:rPr>
            </w:r>
            <w:r>
              <w:rPr>
                <w:noProof/>
                <w:webHidden/>
              </w:rPr>
              <w:fldChar w:fldCharType="separate"/>
            </w:r>
            <w:r>
              <w:rPr>
                <w:noProof/>
                <w:webHidden/>
              </w:rPr>
              <w:t>34</w:t>
            </w:r>
            <w:r>
              <w:rPr>
                <w:noProof/>
                <w:webHidden/>
              </w:rPr>
              <w:fldChar w:fldCharType="end"/>
            </w:r>
          </w:hyperlink>
        </w:p>
        <w:p w14:paraId="05C2026F" w14:textId="2A2AED0B"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38" w:history="1">
            <w:r w:rsidRPr="00E459DF">
              <w:rPr>
                <w:rStyle w:val="Hyperlink"/>
                <w:noProof/>
              </w:rPr>
              <w:t>2.3. Cơ sở dữ liệu toàn hệ thống:</w:t>
            </w:r>
            <w:r>
              <w:rPr>
                <w:noProof/>
                <w:webHidden/>
              </w:rPr>
              <w:tab/>
            </w:r>
            <w:r>
              <w:rPr>
                <w:noProof/>
                <w:webHidden/>
              </w:rPr>
              <w:fldChar w:fldCharType="begin"/>
            </w:r>
            <w:r>
              <w:rPr>
                <w:noProof/>
                <w:webHidden/>
              </w:rPr>
              <w:instrText xml:space="preserve"> PAGEREF _Toc185534238 \h </w:instrText>
            </w:r>
            <w:r>
              <w:rPr>
                <w:noProof/>
                <w:webHidden/>
              </w:rPr>
            </w:r>
            <w:r>
              <w:rPr>
                <w:noProof/>
                <w:webHidden/>
              </w:rPr>
              <w:fldChar w:fldCharType="separate"/>
            </w:r>
            <w:r>
              <w:rPr>
                <w:noProof/>
                <w:webHidden/>
              </w:rPr>
              <w:t>37</w:t>
            </w:r>
            <w:r>
              <w:rPr>
                <w:noProof/>
                <w:webHidden/>
              </w:rPr>
              <w:fldChar w:fldCharType="end"/>
            </w:r>
          </w:hyperlink>
        </w:p>
        <w:p w14:paraId="7EE41D49" w14:textId="65A12941"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239" w:history="1">
            <w:r w:rsidRPr="00E459DF">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_Toc185534239 \h </w:instrText>
            </w:r>
            <w:r>
              <w:rPr>
                <w:noProof/>
                <w:webHidden/>
              </w:rPr>
            </w:r>
            <w:r>
              <w:rPr>
                <w:noProof/>
                <w:webHidden/>
              </w:rPr>
              <w:fldChar w:fldCharType="separate"/>
            </w:r>
            <w:r>
              <w:rPr>
                <w:noProof/>
                <w:webHidden/>
              </w:rPr>
              <w:t>47</w:t>
            </w:r>
            <w:r>
              <w:rPr>
                <w:noProof/>
                <w:webHidden/>
              </w:rPr>
              <w:fldChar w:fldCharType="end"/>
            </w:r>
          </w:hyperlink>
        </w:p>
        <w:p w14:paraId="104465DE" w14:textId="7F7FCADD"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40" w:history="1">
            <w:r w:rsidRPr="00E459DF">
              <w:rPr>
                <w:rStyle w:val="Hyperlink"/>
                <w:rFonts w:cs="Times New Roman"/>
                <w:noProof/>
              </w:rPr>
              <w:t>3.1. Môi trường triển khai hệ thống</w:t>
            </w:r>
            <w:r>
              <w:rPr>
                <w:noProof/>
                <w:webHidden/>
              </w:rPr>
              <w:tab/>
            </w:r>
            <w:r>
              <w:rPr>
                <w:noProof/>
                <w:webHidden/>
              </w:rPr>
              <w:fldChar w:fldCharType="begin"/>
            </w:r>
            <w:r>
              <w:rPr>
                <w:noProof/>
                <w:webHidden/>
              </w:rPr>
              <w:instrText xml:space="preserve"> PAGEREF _Toc185534240 \h </w:instrText>
            </w:r>
            <w:r>
              <w:rPr>
                <w:noProof/>
                <w:webHidden/>
              </w:rPr>
            </w:r>
            <w:r>
              <w:rPr>
                <w:noProof/>
                <w:webHidden/>
              </w:rPr>
              <w:fldChar w:fldCharType="separate"/>
            </w:r>
            <w:r>
              <w:rPr>
                <w:noProof/>
                <w:webHidden/>
              </w:rPr>
              <w:t>47</w:t>
            </w:r>
            <w:r>
              <w:rPr>
                <w:noProof/>
                <w:webHidden/>
              </w:rPr>
              <w:fldChar w:fldCharType="end"/>
            </w:r>
          </w:hyperlink>
        </w:p>
        <w:p w14:paraId="2B04C24D" w14:textId="358EE8AD" w:rsidR="00137256" w:rsidRDefault="00137256">
          <w:pPr>
            <w:pStyle w:val="TOC2"/>
            <w:rPr>
              <w:rFonts w:asciiTheme="minorHAnsi" w:eastAsiaTheme="minorEastAsia" w:hAnsiTheme="minorHAnsi" w:cstheme="minorBidi"/>
              <w:noProof/>
              <w:sz w:val="24"/>
              <w:lang w:val="en-US" w:eastAsia="en-US" w:bidi="ar-SA"/>
              <w14:ligatures w14:val="standardContextual"/>
            </w:rPr>
          </w:pPr>
          <w:hyperlink w:anchor="_Toc185534241" w:history="1">
            <w:r w:rsidRPr="00E459DF">
              <w:rPr>
                <w:rStyle w:val="Hyperlink"/>
                <w:rFonts w:cs="Times New Roman"/>
                <w:noProof/>
              </w:rPr>
              <w:t>3.2. Giao diện hệ thống</w:t>
            </w:r>
            <w:r>
              <w:rPr>
                <w:noProof/>
                <w:webHidden/>
              </w:rPr>
              <w:tab/>
            </w:r>
            <w:r>
              <w:rPr>
                <w:noProof/>
                <w:webHidden/>
              </w:rPr>
              <w:fldChar w:fldCharType="begin"/>
            </w:r>
            <w:r>
              <w:rPr>
                <w:noProof/>
                <w:webHidden/>
              </w:rPr>
              <w:instrText xml:space="preserve"> PAGEREF _Toc185534241 \h </w:instrText>
            </w:r>
            <w:r>
              <w:rPr>
                <w:noProof/>
                <w:webHidden/>
              </w:rPr>
            </w:r>
            <w:r>
              <w:rPr>
                <w:noProof/>
                <w:webHidden/>
              </w:rPr>
              <w:fldChar w:fldCharType="separate"/>
            </w:r>
            <w:r>
              <w:rPr>
                <w:noProof/>
                <w:webHidden/>
              </w:rPr>
              <w:t>47</w:t>
            </w:r>
            <w:r>
              <w:rPr>
                <w:noProof/>
                <w:webHidden/>
              </w:rPr>
              <w:fldChar w:fldCharType="end"/>
            </w:r>
          </w:hyperlink>
        </w:p>
        <w:p w14:paraId="709ED6D7" w14:textId="11B6006F"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242" w:history="1">
            <w:r w:rsidRPr="00E459DF">
              <w:rPr>
                <w:rStyle w:val="Hyperlink"/>
                <w:noProof/>
              </w:rPr>
              <w:t>KẾT LUẬN</w:t>
            </w:r>
            <w:r>
              <w:rPr>
                <w:noProof/>
                <w:webHidden/>
              </w:rPr>
              <w:tab/>
            </w:r>
            <w:r>
              <w:rPr>
                <w:noProof/>
                <w:webHidden/>
              </w:rPr>
              <w:fldChar w:fldCharType="begin"/>
            </w:r>
            <w:r>
              <w:rPr>
                <w:noProof/>
                <w:webHidden/>
              </w:rPr>
              <w:instrText xml:space="preserve"> PAGEREF _Toc185534242 \h </w:instrText>
            </w:r>
            <w:r>
              <w:rPr>
                <w:noProof/>
                <w:webHidden/>
              </w:rPr>
            </w:r>
            <w:r>
              <w:rPr>
                <w:noProof/>
                <w:webHidden/>
              </w:rPr>
              <w:fldChar w:fldCharType="separate"/>
            </w:r>
            <w:r>
              <w:rPr>
                <w:noProof/>
                <w:webHidden/>
              </w:rPr>
              <w:t>47</w:t>
            </w:r>
            <w:r>
              <w:rPr>
                <w:noProof/>
                <w:webHidden/>
              </w:rPr>
              <w:fldChar w:fldCharType="end"/>
            </w:r>
          </w:hyperlink>
        </w:p>
        <w:p w14:paraId="18A4F244" w14:textId="2BB49FAD" w:rsidR="00137256" w:rsidRDefault="00137256">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534243" w:history="1">
            <w:r w:rsidRPr="00E459DF">
              <w:rPr>
                <w:rStyle w:val="Hyperlink"/>
                <w:noProof/>
              </w:rPr>
              <w:t>DANH MỤC TÀI LIỆU THAM KHẢO</w:t>
            </w:r>
            <w:r>
              <w:rPr>
                <w:noProof/>
                <w:webHidden/>
              </w:rPr>
              <w:tab/>
            </w:r>
            <w:r>
              <w:rPr>
                <w:noProof/>
                <w:webHidden/>
              </w:rPr>
              <w:fldChar w:fldCharType="begin"/>
            </w:r>
            <w:r>
              <w:rPr>
                <w:noProof/>
                <w:webHidden/>
              </w:rPr>
              <w:instrText xml:space="preserve"> PAGEREF _Toc185534243 \h </w:instrText>
            </w:r>
            <w:r>
              <w:rPr>
                <w:noProof/>
                <w:webHidden/>
              </w:rPr>
            </w:r>
            <w:r>
              <w:rPr>
                <w:noProof/>
                <w:webHidden/>
              </w:rPr>
              <w:fldChar w:fldCharType="separate"/>
            </w:r>
            <w:r>
              <w:rPr>
                <w:noProof/>
                <w:webHidden/>
              </w:rPr>
              <w:t>47</w:t>
            </w:r>
            <w:r>
              <w:rPr>
                <w:noProof/>
                <w:webHidden/>
              </w:rPr>
              <w:fldChar w:fldCharType="end"/>
            </w:r>
          </w:hyperlink>
        </w:p>
        <w:p w14:paraId="5DE265EE" w14:textId="4B5E675F" w:rsidR="00137256" w:rsidRDefault="00137256">
          <w:r>
            <w:rPr>
              <w:b/>
              <w:bCs/>
              <w:noProof/>
            </w:rPr>
            <w:fldChar w:fldCharType="end"/>
          </w:r>
        </w:p>
      </w:sdtContent>
    </w:sdt>
    <w:p w14:paraId="5445218C" w14:textId="77777777" w:rsidR="00314B16" w:rsidRPr="002B78EE" w:rsidRDefault="00314B16" w:rsidP="00343127">
      <w:pPr>
        <w:pStyle w:val="NoSpacing"/>
      </w:pPr>
    </w:p>
    <w:p w14:paraId="7B24CF86" w14:textId="77777777" w:rsidR="00314B16" w:rsidRPr="002B78EE" w:rsidRDefault="00314B16" w:rsidP="00314B16">
      <w:pPr>
        <w:rPr>
          <w:rFonts w:cs="Times New Roman"/>
          <w:b/>
          <w:bCs/>
        </w:rPr>
      </w:pPr>
    </w:p>
    <w:p w14:paraId="4E3A3573" w14:textId="77777777" w:rsidR="00314B16" w:rsidRPr="002B78EE" w:rsidRDefault="00314B16" w:rsidP="00314B16">
      <w:pPr>
        <w:rPr>
          <w:rFonts w:cs="Times New Roman"/>
        </w:rPr>
      </w:pPr>
    </w:p>
    <w:p w14:paraId="2A215AAA" w14:textId="77777777" w:rsidR="00314B16" w:rsidRPr="002B78EE" w:rsidRDefault="00314B16" w:rsidP="00314B16">
      <w:pPr>
        <w:rPr>
          <w:rFonts w:cs="Times New Roman"/>
        </w:rPr>
      </w:pPr>
    </w:p>
    <w:p w14:paraId="5C9FF616" w14:textId="77777777" w:rsidR="00314B16" w:rsidRPr="002B78EE" w:rsidRDefault="00314B16" w:rsidP="00314B16">
      <w:pPr>
        <w:rPr>
          <w:rFonts w:cs="Times New Roman"/>
        </w:rPr>
      </w:pPr>
    </w:p>
    <w:p w14:paraId="7FB08B05" w14:textId="77777777" w:rsidR="00314B16" w:rsidRPr="002B78EE" w:rsidRDefault="00314B16" w:rsidP="00314B16">
      <w:pPr>
        <w:rPr>
          <w:rFonts w:cs="Times New Roman"/>
        </w:rPr>
      </w:pPr>
      <w:r w:rsidRPr="002B78EE">
        <w:rPr>
          <w:rFonts w:cs="Times New Roman"/>
        </w:rPr>
        <w:br w:type="page"/>
      </w:r>
    </w:p>
    <w:p w14:paraId="32D247A3" w14:textId="77777777" w:rsidR="00314B16" w:rsidRPr="002B78EE" w:rsidRDefault="00314B16" w:rsidP="00314B16">
      <w:pPr>
        <w:rPr>
          <w:rFonts w:cs="Times New Roman"/>
        </w:rPr>
      </w:pPr>
    </w:p>
    <w:p w14:paraId="481305C4" w14:textId="77777777" w:rsidR="00314B16" w:rsidRPr="002B78EE" w:rsidRDefault="00314B16" w:rsidP="00D1452A">
      <w:pPr>
        <w:pStyle w:val="Heading1"/>
      </w:pPr>
      <w:bookmarkStart w:id="31" w:name="__RefHeading___Toc26558_1225579473"/>
      <w:bookmarkStart w:id="32" w:name="_bookmark3"/>
      <w:bookmarkStart w:id="33" w:name="DANH_MỤC_KÝ_HIỆU_VÀ_CHỮ_VIẾT_TẮT"/>
      <w:bookmarkStart w:id="34" w:name="_Toc185447727"/>
      <w:bookmarkStart w:id="35" w:name="_Toc185534190"/>
      <w:bookmarkEnd w:id="31"/>
      <w:bookmarkEnd w:id="32"/>
      <w:bookmarkEnd w:id="33"/>
      <w:r w:rsidRPr="002B78EE">
        <w:t>DANH</w:t>
      </w:r>
      <w:r w:rsidRPr="002B78EE">
        <w:rPr>
          <w:spacing w:val="-3"/>
        </w:rPr>
        <w:t xml:space="preserve"> </w:t>
      </w:r>
      <w:r w:rsidRPr="002B78EE">
        <w:t>MỤC</w:t>
      </w:r>
      <w:r w:rsidRPr="002B78EE">
        <w:rPr>
          <w:spacing w:val="-3"/>
        </w:rPr>
        <w:t xml:space="preserve"> </w:t>
      </w:r>
      <w:r w:rsidRPr="002B78EE">
        <w:t>KÝ</w:t>
      </w:r>
      <w:r w:rsidRPr="002B78EE">
        <w:rPr>
          <w:spacing w:val="-4"/>
        </w:rPr>
        <w:t xml:space="preserve"> </w:t>
      </w:r>
      <w:r w:rsidRPr="002B78EE">
        <w:t>HIỆU</w:t>
      </w:r>
      <w:r w:rsidRPr="002B78EE">
        <w:rPr>
          <w:spacing w:val="-7"/>
        </w:rPr>
        <w:t xml:space="preserve"> </w:t>
      </w:r>
      <w:r w:rsidRPr="002B78EE">
        <w:t>VÀ</w:t>
      </w:r>
      <w:r w:rsidRPr="002B78EE">
        <w:rPr>
          <w:spacing w:val="-3"/>
        </w:rPr>
        <w:t xml:space="preserve"> </w:t>
      </w:r>
      <w:r w:rsidRPr="002B78EE">
        <w:t>CHỮ</w:t>
      </w:r>
      <w:r w:rsidRPr="002B78EE">
        <w:rPr>
          <w:spacing w:val="-7"/>
        </w:rPr>
        <w:t xml:space="preserve"> </w:t>
      </w:r>
      <w:r w:rsidRPr="002B78EE">
        <w:t>VIẾT</w:t>
      </w:r>
      <w:r w:rsidRPr="002B78EE">
        <w:rPr>
          <w:spacing w:val="-9"/>
        </w:rPr>
        <w:t xml:space="preserve"> </w:t>
      </w:r>
      <w:r w:rsidRPr="002B78EE">
        <w:rPr>
          <w:spacing w:val="-5"/>
        </w:rPr>
        <w:t>TẮT</w:t>
      </w:r>
      <w:bookmarkEnd w:id="34"/>
      <w:bookmarkEnd w:id="35"/>
    </w:p>
    <w:p w14:paraId="1CD109F8" w14:textId="77777777" w:rsidR="00314B16" w:rsidRPr="002B78EE" w:rsidRDefault="00314B16" w:rsidP="00314B16">
      <w:pPr>
        <w:pStyle w:val="BodyText"/>
        <w:rPr>
          <w:rFonts w:ascii="Times New Roman" w:hAnsi="Times New Roman" w:cs="Times New Roman"/>
          <w:b/>
          <w:sz w:val="20"/>
        </w:rPr>
      </w:pPr>
    </w:p>
    <w:p w14:paraId="1A7839CD" w14:textId="77777777" w:rsidR="00314B16" w:rsidRPr="002B78EE" w:rsidRDefault="00314B16" w:rsidP="00314B16">
      <w:pPr>
        <w:pStyle w:val="BodyText"/>
        <w:spacing w:before="137" w:after="0"/>
        <w:rPr>
          <w:rFonts w:ascii="Times New Roman" w:hAnsi="Times New Roman" w:cs="Times New Roman"/>
          <w:b/>
          <w:sz w:val="20"/>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2B78EE"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2B78EE" w:rsidRDefault="00314B16" w:rsidP="00B52E04">
            <w:pPr>
              <w:pStyle w:val="TableParagraph"/>
            </w:pPr>
            <w:r w:rsidRPr="002B78EE">
              <w:rPr>
                <w:b/>
                <w:sz w:val="26"/>
              </w:rPr>
              <w:t>Ký</w:t>
            </w:r>
            <w:r w:rsidRPr="002B78EE">
              <w:rPr>
                <w:b/>
                <w:spacing w:val="-2"/>
                <w:sz w:val="26"/>
              </w:rPr>
              <w:t xml:space="preserve"> </w:t>
            </w:r>
            <w:r w:rsidRPr="002B78EE">
              <w:rPr>
                <w:b/>
                <w:spacing w:val="-4"/>
                <w:sz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2B78EE" w:rsidRDefault="00314B16" w:rsidP="00B52E04">
            <w:pPr>
              <w:pStyle w:val="TableParagraph"/>
            </w:pPr>
            <w:r w:rsidRPr="002B78EE">
              <w:rPr>
                <w:b/>
                <w:sz w:val="26"/>
              </w:rPr>
              <w:t>Giải</w:t>
            </w:r>
            <w:r w:rsidRPr="002B78EE">
              <w:rPr>
                <w:b/>
                <w:spacing w:val="-6"/>
                <w:sz w:val="26"/>
              </w:rPr>
              <w:t xml:space="preserve"> </w:t>
            </w:r>
            <w:r w:rsidRPr="002B78EE">
              <w:rPr>
                <w:b/>
                <w:sz w:val="26"/>
              </w:rPr>
              <w:t>nghĩa</w:t>
            </w:r>
            <w:r w:rsidRPr="002B78EE">
              <w:rPr>
                <w:b/>
                <w:spacing w:val="-3"/>
                <w:sz w:val="26"/>
              </w:rPr>
              <w:t xml:space="preserve"> </w:t>
            </w:r>
            <w:r w:rsidRPr="002B78EE">
              <w:rPr>
                <w:b/>
                <w:sz w:val="26"/>
              </w:rPr>
              <w:t>tiếng</w:t>
            </w:r>
            <w:r w:rsidRPr="002B78EE">
              <w:rPr>
                <w:b/>
                <w:spacing w:val="-16"/>
                <w:sz w:val="26"/>
              </w:rPr>
              <w:t xml:space="preserve"> </w:t>
            </w:r>
            <w:r w:rsidRPr="002B78EE">
              <w:rPr>
                <w:b/>
                <w:spacing w:val="-5"/>
                <w:sz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2B78EE" w:rsidRDefault="00314B16" w:rsidP="00B52E04">
            <w:pPr>
              <w:pStyle w:val="TableParagraph"/>
            </w:pPr>
            <w:r w:rsidRPr="002B78EE">
              <w:rPr>
                <w:b/>
                <w:sz w:val="26"/>
              </w:rPr>
              <w:t>Giải</w:t>
            </w:r>
            <w:r w:rsidRPr="002B78EE">
              <w:rPr>
                <w:b/>
                <w:spacing w:val="-6"/>
                <w:sz w:val="26"/>
              </w:rPr>
              <w:t xml:space="preserve"> </w:t>
            </w:r>
            <w:r w:rsidRPr="002B78EE">
              <w:rPr>
                <w:b/>
                <w:sz w:val="26"/>
              </w:rPr>
              <w:t>nghĩa</w:t>
            </w:r>
            <w:r w:rsidRPr="002B78EE">
              <w:rPr>
                <w:b/>
                <w:spacing w:val="-3"/>
                <w:sz w:val="26"/>
              </w:rPr>
              <w:t xml:space="preserve"> </w:t>
            </w:r>
            <w:r w:rsidRPr="002B78EE">
              <w:rPr>
                <w:b/>
                <w:sz w:val="26"/>
              </w:rPr>
              <w:t>tiếng</w:t>
            </w:r>
            <w:r w:rsidRPr="002B78EE">
              <w:rPr>
                <w:b/>
                <w:spacing w:val="-7"/>
                <w:sz w:val="26"/>
              </w:rPr>
              <w:t xml:space="preserve"> </w:t>
            </w:r>
            <w:r w:rsidRPr="002B78EE">
              <w:rPr>
                <w:b/>
                <w:spacing w:val="-4"/>
                <w:sz w:val="26"/>
              </w:rPr>
              <w:t>Việt</w:t>
            </w:r>
          </w:p>
        </w:tc>
      </w:tr>
      <w:tr w:rsidR="00314B16" w:rsidRPr="002B78EE"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2B78EE" w:rsidRDefault="00314B16" w:rsidP="00B52E04">
            <w:pPr>
              <w:pStyle w:val="TableParagraph"/>
            </w:pPr>
            <w:r w:rsidRPr="002B78EE">
              <w:rPr>
                <w:spacing w:val="-5"/>
                <w:sz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2B78EE" w:rsidRDefault="00314B16" w:rsidP="00B52E04">
            <w:pPr>
              <w:pStyle w:val="TableParagraph"/>
            </w:pPr>
            <w:r w:rsidRPr="002B78EE">
              <w:rPr>
                <w:sz w:val="26"/>
              </w:rPr>
              <w:t>Unified</w:t>
            </w:r>
            <w:r w:rsidRPr="002B78EE">
              <w:rPr>
                <w:spacing w:val="-4"/>
                <w:sz w:val="26"/>
              </w:rPr>
              <w:t xml:space="preserve"> </w:t>
            </w:r>
            <w:r w:rsidRPr="002B78EE">
              <w:rPr>
                <w:sz w:val="26"/>
              </w:rPr>
              <w:t>Modeling</w:t>
            </w:r>
            <w:r w:rsidRPr="002B78EE">
              <w:rPr>
                <w:spacing w:val="-4"/>
                <w:sz w:val="26"/>
              </w:rPr>
              <w:t xml:space="preserve"> </w:t>
            </w:r>
            <w:r w:rsidRPr="002B78EE">
              <w:rPr>
                <w:spacing w:val="-2"/>
                <w:sz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2B78EE" w:rsidRDefault="00314B16" w:rsidP="00B52E04">
            <w:pPr>
              <w:pStyle w:val="TableParagraph"/>
              <w:spacing w:line="240" w:lineRule="auto"/>
            </w:pPr>
            <w:r w:rsidRPr="002B78EE">
              <w:rPr>
                <w:sz w:val="26"/>
              </w:rPr>
              <w:t>Mẫu</w:t>
            </w:r>
            <w:r w:rsidRPr="002B78EE">
              <w:rPr>
                <w:spacing w:val="-8"/>
                <w:sz w:val="26"/>
              </w:rPr>
              <w:t xml:space="preserve"> </w:t>
            </w:r>
            <w:r w:rsidRPr="002B78EE">
              <w:rPr>
                <w:sz w:val="26"/>
              </w:rPr>
              <w:t>thiết</w:t>
            </w:r>
            <w:r w:rsidRPr="002B78EE">
              <w:rPr>
                <w:spacing w:val="-8"/>
                <w:sz w:val="26"/>
              </w:rPr>
              <w:t xml:space="preserve"> </w:t>
            </w:r>
            <w:r w:rsidRPr="002B78EE">
              <w:rPr>
                <w:sz w:val="26"/>
              </w:rPr>
              <w:t>kế</w:t>
            </w:r>
            <w:r w:rsidRPr="002B78EE">
              <w:rPr>
                <w:spacing w:val="-9"/>
                <w:sz w:val="26"/>
              </w:rPr>
              <w:t xml:space="preserve"> </w:t>
            </w:r>
            <w:r w:rsidRPr="002B78EE">
              <w:rPr>
                <w:sz w:val="26"/>
              </w:rPr>
              <w:t>Luồng</w:t>
            </w:r>
            <w:r w:rsidRPr="002B78EE">
              <w:rPr>
                <w:spacing w:val="-8"/>
                <w:sz w:val="26"/>
              </w:rPr>
              <w:t xml:space="preserve"> </w:t>
            </w:r>
            <w:r w:rsidRPr="002B78EE">
              <w:rPr>
                <w:sz w:val="26"/>
              </w:rPr>
              <w:t>dữ</w:t>
            </w:r>
            <w:r w:rsidRPr="002B78EE">
              <w:rPr>
                <w:spacing w:val="-9"/>
                <w:sz w:val="26"/>
              </w:rPr>
              <w:t xml:space="preserve"> </w:t>
            </w:r>
            <w:r w:rsidRPr="002B78EE">
              <w:rPr>
                <w:sz w:val="26"/>
              </w:rPr>
              <w:t>liệu một chiều</w:t>
            </w:r>
          </w:p>
        </w:tc>
      </w:tr>
      <w:tr w:rsidR="00314B16" w:rsidRPr="002B78EE"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2B78EE" w:rsidRDefault="00314B16" w:rsidP="00B52E04">
            <w:pPr>
              <w:pStyle w:val="TableParagraph"/>
            </w:pPr>
            <w:r w:rsidRPr="002B78EE">
              <w:rPr>
                <w:spacing w:val="-5"/>
                <w:sz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2B78EE" w:rsidRDefault="00314B16" w:rsidP="00B52E04">
            <w:pPr>
              <w:pStyle w:val="TableParagraph"/>
            </w:pPr>
            <w:r w:rsidRPr="002B78EE">
              <w:rPr>
                <w:sz w:val="26"/>
              </w:rPr>
              <w:t>User</w:t>
            </w:r>
            <w:r w:rsidRPr="002B78EE">
              <w:rPr>
                <w:spacing w:val="-2"/>
                <w:sz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2B78EE" w:rsidRDefault="00314B16" w:rsidP="00B52E04">
            <w:pPr>
              <w:pStyle w:val="TableParagraph"/>
            </w:pPr>
            <w:r w:rsidRPr="002B78EE">
              <w:rPr>
                <w:sz w:val="26"/>
              </w:rPr>
              <w:t>Giao</w:t>
            </w:r>
            <w:r w:rsidRPr="002B78EE">
              <w:rPr>
                <w:spacing w:val="-4"/>
                <w:sz w:val="26"/>
              </w:rPr>
              <w:t xml:space="preserve"> </w:t>
            </w:r>
            <w:r w:rsidRPr="002B78EE">
              <w:rPr>
                <w:sz w:val="26"/>
              </w:rPr>
              <w:t>diện</w:t>
            </w:r>
            <w:r w:rsidRPr="002B78EE">
              <w:rPr>
                <w:spacing w:val="-5"/>
                <w:sz w:val="26"/>
              </w:rPr>
              <w:t xml:space="preserve"> </w:t>
            </w:r>
            <w:r w:rsidRPr="002B78EE">
              <w:rPr>
                <w:sz w:val="26"/>
              </w:rPr>
              <w:t>người</w:t>
            </w:r>
            <w:r w:rsidRPr="002B78EE">
              <w:rPr>
                <w:spacing w:val="-3"/>
                <w:sz w:val="26"/>
              </w:rPr>
              <w:t xml:space="preserve"> </w:t>
            </w:r>
            <w:r w:rsidRPr="002B78EE">
              <w:rPr>
                <w:spacing w:val="-4"/>
                <w:sz w:val="26"/>
              </w:rPr>
              <w:t>dùng</w:t>
            </w:r>
          </w:p>
        </w:tc>
      </w:tr>
      <w:tr w:rsidR="00314B16" w:rsidRPr="002B78EE"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2B78EE" w:rsidRDefault="00314B16" w:rsidP="00B52E04">
            <w:pPr>
              <w:pStyle w:val="TableParagraph"/>
            </w:pPr>
            <w:r w:rsidRPr="002B78EE">
              <w:rPr>
                <w:spacing w:val="-4"/>
                <w:sz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2B78EE" w:rsidRDefault="00314B16" w:rsidP="00B52E04">
            <w:pPr>
              <w:pStyle w:val="TableParagraph"/>
            </w:pPr>
            <w:r w:rsidRPr="002B78EE">
              <w:rPr>
                <w:sz w:val="26"/>
              </w:rPr>
              <w:t>Create,</w:t>
            </w:r>
            <w:r w:rsidRPr="002B78EE">
              <w:rPr>
                <w:spacing w:val="-4"/>
                <w:sz w:val="26"/>
              </w:rPr>
              <w:t xml:space="preserve"> </w:t>
            </w:r>
            <w:r w:rsidRPr="002B78EE">
              <w:rPr>
                <w:sz w:val="26"/>
              </w:rPr>
              <w:t>Read,</w:t>
            </w:r>
            <w:r w:rsidRPr="002B78EE">
              <w:rPr>
                <w:spacing w:val="-4"/>
                <w:sz w:val="26"/>
              </w:rPr>
              <w:t xml:space="preserve"> </w:t>
            </w:r>
            <w:r w:rsidRPr="002B78EE">
              <w:rPr>
                <w:sz w:val="26"/>
              </w:rPr>
              <w:t>Update,</w:t>
            </w:r>
            <w:r w:rsidRPr="002B78EE">
              <w:rPr>
                <w:spacing w:val="-5"/>
                <w:sz w:val="26"/>
              </w:rPr>
              <w:t xml:space="preserve"> </w:t>
            </w:r>
            <w:r w:rsidRPr="002B78EE">
              <w:rPr>
                <w:sz w:val="26"/>
              </w:rPr>
              <w:t>và</w:t>
            </w:r>
            <w:r w:rsidRPr="002B78EE">
              <w:rPr>
                <w:spacing w:val="-5"/>
                <w:sz w:val="26"/>
              </w:rPr>
              <w:t xml:space="preserve"> </w:t>
            </w:r>
            <w:r w:rsidRPr="002B78EE">
              <w:rPr>
                <w:spacing w:val="-2"/>
                <w:sz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2B78EE" w:rsidRDefault="00314B16" w:rsidP="00B52E04">
            <w:pPr>
              <w:pStyle w:val="TableParagraph"/>
            </w:pPr>
            <w:r w:rsidRPr="002B78EE">
              <w:rPr>
                <w:sz w:val="26"/>
              </w:rPr>
              <w:t>Tạo,</w:t>
            </w:r>
            <w:r w:rsidRPr="002B78EE">
              <w:rPr>
                <w:spacing w:val="-2"/>
                <w:sz w:val="26"/>
              </w:rPr>
              <w:t xml:space="preserve"> </w:t>
            </w:r>
            <w:r w:rsidRPr="002B78EE">
              <w:rPr>
                <w:sz w:val="26"/>
              </w:rPr>
              <w:t>Đọc,</w:t>
            </w:r>
            <w:r w:rsidRPr="002B78EE">
              <w:rPr>
                <w:spacing w:val="-3"/>
                <w:sz w:val="26"/>
              </w:rPr>
              <w:t xml:space="preserve"> </w:t>
            </w:r>
            <w:r w:rsidRPr="002B78EE">
              <w:rPr>
                <w:sz w:val="26"/>
              </w:rPr>
              <w:t>Cập</w:t>
            </w:r>
            <w:r w:rsidRPr="002B78EE">
              <w:rPr>
                <w:spacing w:val="-4"/>
                <w:sz w:val="26"/>
              </w:rPr>
              <w:t xml:space="preserve"> </w:t>
            </w:r>
            <w:r w:rsidRPr="002B78EE">
              <w:rPr>
                <w:sz w:val="26"/>
              </w:rPr>
              <w:t>nhập,</w:t>
            </w:r>
            <w:r w:rsidRPr="002B78EE">
              <w:rPr>
                <w:spacing w:val="-3"/>
                <w:sz w:val="26"/>
              </w:rPr>
              <w:t xml:space="preserve"> </w:t>
            </w:r>
            <w:r w:rsidRPr="002B78EE">
              <w:rPr>
                <w:spacing w:val="-5"/>
                <w:sz w:val="26"/>
              </w:rPr>
              <w:t>Xóa</w:t>
            </w:r>
          </w:p>
        </w:tc>
      </w:tr>
      <w:tr w:rsidR="00314B16" w:rsidRPr="002B78EE"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2B78EE" w:rsidRDefault="00314B16" w:rsidP="00B52E04">
            <w:pPr>
              <w:pStyle w:val="TableParagraph"/>
            </w:pPr>
            <w:r w:rsidRPr="002B78EE">
              <w:rPr>
                <w:spacing w:val="-5"/>
                <w:sz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2B78EE" w:rsidRDefault="00314B16" w:rsidP="00B52E04">
            <w:pPr>
              <w:pStyle w:val="TableParagraph"/>
            </w:pPr>
            <w:r w:rsidRPr="002B78EE">
              <w:rPr>
                <w:sz w:val="26"/>
              </w:rPr>
              <w:t>Object-Relational</w:t>
            </w:r>
            <w:r w:rsidRPr="002B78EE">
              <w:rPr>
                <w:spacing w:val="-10"/>
                <w:sz w:val="26"/>
              </w:rPr>
              <w:t xml:space="preserve"> </w:t>
            </w:r>
            <w:r w:rsidRPr="002B78EE">
              <w:rPr>
                <w:spacing w:val="-2"/>
                <w:sz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2B78EE" w:rsidRDefault="00314B16" w:rsidP="00B52E04">
            <w:pPr>
              <w:pStyle w:val="TableParagraph"/>
            </w:pPr>
            <w:r w:rsidRPr="002B78EE">
              <w:rPr>
                <w:sz w:val="26"/>
              </w:rPr>
              <w:t>Ánh</w:t>
            </w:r>
            <w:r w:rsidRPr="002B78EE">
              <w:rPr>
                <w:spacing w:val="-5"/>
                <w:sz w:val="26"/>
              </w:rPr>
              <w:t xml:space="preserve"> </w:t>
            </w:r>
            <w:r w:rsidRPr="002B78EE">
              <w:rPr>
                <w:sz w:val="26"/>
              </w:rPr>
              <w:t>xạ</w:t>
            </w:r>
            <w:r w:rsidRPr="002B78EE">
              <w:rPr>
                <w:spacing w:val="-3"/>
                <w:sz w:val="26"/>
              </w:rPr>
              <w:t xml:space="preserve"> </w:t>
            </w:r>
            <w:r w:rsidRPr="002B78EE">
              <w:rPr>
                <w:sz w:val="26"/>
              </w:rPr>
              <w:t>Đối</w:t>
            </w:r>
            <w:r w:rsidRPr="002B78EE">
              <w:rPr>
                <w:spacing w:val="-2"/>
                <w:sz w:val="26"/>
              </w:rPr>
              <w:t xml:space="preserve"> </w:t>
            </w:r>
            <w:r w:rsidRPr="002B78EE">
              <w:rPr>
                <w:sz w:val="26"/>
              </w:rPr>
              <w:t>tượng-Quan</w:t>
            </w:r>
            <w:r w:rsidRPr="002B78EE">
              <w:rPr>
                <w:spacing w:val="-2"/>
                <w:sz w:val="26"/>
              </w:rPr>
              <w:t xml:space="preserve"> </w:t>
            </w:r>
            <w:r w:rsidRPr="002B78EE">
              <w:rPr>
                <w:spacing w:val="-5"/>
                <w:sz w:val="26"/>
              </w:rPr>
              <w:t>hệ</w:t>
            </w:r>
          </w:p>
        </w:tc>
      </w:tr>
      <w:tr w:rsidR="00314B16" w:rsidRPr="002B78EE"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2B78EE" w:rsidRDefault="00314B16" w:rsidP="00B52E04">
            <w:pPr>
              <w:pStyle w:val="TableParagraph"/>
            </w:pPr>
            <w:r w:rsidRPr="002B78EE">
              <w:rPr>
                <w:spacing w:val="-5"/>
                <w:sz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2B78EE" w:rsidRDefault="00314B16" w:rsidP="00B52E04">
            <w:pPr>
              <w:pStyle w:val="TableParagraph"/>
            </w:pPr>
            <w:r w:rsidRPr="002B78EE">
              <w:rPr>
                <w:sz w:val="26"/>
              </w:rPr>
              <w:t>Use</w:t>
            </w:r>
            <w:r w:rsidRPr="002B78EE">
              <w:rPr>
                <w:spacing w:val="-5"/>
                <w:sz w:val="26"/>
              </w:rPr>
              <w:t xml:space="preserve"> </w:t>
            </w:r>
            <w:r w:rsidRPr="002B78EE">
              <w:rPr>
                <w:spacing w:val="-4"/>
                <w:sz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2B78EE" w:rsidRDefault="00314B16" w:rsidP="00B52E04">
            <w:pPr>
              <w:pStyle w:val="TableParagraph"/>
            </w:pPr>
            <w:r w:rsidRPr="002B78EE">
              <w:rPr>
                <w:sz w:val="26"/>
              </w:rPr>
              <w:t>Trường</w:t>
            </w:r>
            <w:r w:rsidRPr="002B78EE">
              <w:rPr>
                <w:spacing w:val="-8"/>
                <w:sz w:val="26"/>
              </w:rPr>
              <w:t xml:space="preserve"> </w:t>
            </w:r>
            <w:r w:rsidRPr="002B78EE">
              <w:rPr>
                <w:sz w:val="26"/>
              </w:rPr>
              <w:t>hợp</w:t>
            </w:r>
            <w:r w:rsidRPr="002B78EE">
              <w:rPr>
                <w:spacing w:val="-5"/>
                <w:sz w:val="26"/>
              </w:rPr>
              <w:t xml:space="preserve"> </w:t>
            </w:r>
            <w:r w:rsidRPr="002B78EE">
              <w:rPr>
                <w:sz w:val="26"/>
              </w:rPr>
              <w:t>sử</w:t>
            </w:r>
            <w:r w:rsidRPr="002B78EE">
              <w:rPr>
                <w:spacing w:val="-7"/>
                <w:sz w:val="26"/>
              </w:rPr>
              <w:t xml:space="preserve"> </w:t>
            </w:r>
            <w:r w:rsidRPr="002B78EE">
              <w:rPr>
                <w:spacing w:val="-4"/>
                <w:sz w:val="26"/>
              </w:rPr>
              <w:t>dụng</w:t>
            </w:r>
          </w:p>
        </w:tc>
      </w:tr>
      <w:tr w:rsidR="00314B16" w:rsidRPr="002B78EE"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2B78EE" w:rsidRDefault="00314B16" w:rsidP="00B52E04">
            <w:pPr>
              <w:pStyle w:val="TableParagraph"/>
            </w:pPr>
            <w:r w:rsidRPr="002B78EE">
              <w:rPr>
                <w:spacing w:val="-5"/>
                <w:sz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2B78EE" w:rsidRDefault="00314B16" w:rsidP="00B52E04">
            <w:pPr>
              <w:pStyle w:val="TableParagraph"/>
              <w:spacing w:line="240" w:lineRule="auto"/>
              <w:ind w:right="1279"/>
            </w:pPr>
            <w:r w:rsidRPr="002B78EE">
              <w:rPr>
                <w:spacing w:val="-2"/>
                <w:sz w:val="26"/>
              </w:rPr>
              <w:t>Intergrated</w:t>
            </w:r>
            <w:r w:rsidRPr="002B78EE">
              <w:rPr>
                <w:spacing w:val="-4"/>
                <w:sz w:val="26"/>
              </w:rPr>
              <w:t xml:space="preserve"> </w:t>
            </w:r>
            <w:r w:rsidRPr="002B78EE">
              <w:rPr>
                <w:spacing w:val="-2"/>
                <w:sz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2B78EE" w:rsidRDefault="00314B16" w:rsidP="00B52E04">
            <w:pPr>
              <w:pStyle w:val="TableParagraph"/>
              <w:spacing w:line="240" w:lineRule="auto"/>
            </w:pPr>
            <w:r w:rsidRPr="002B78EE">
              <w:rPr>
                <w:sz w:val="26"/>
              </w:rPr>
              <w:t>Môi</w:t>
            </w:r>
            <w:r w:rsidRPr="002B78EE">
              <w:rPr>
                <w:spacing w:val="-10"/>
                <w:sz w:val="26"/>
              </w:rPr>
              <w:t xml:space="preserve"> </w:t>
            </w:r>
            <w:r w:rsidRPr="002B78EE">
              <w:rPr>
                <w:sz w:val="26"/>
              </w:rPr>
              <w:t>trường</w:t>
            </w:r>
            <w:r w:rsidRPr="002B78EE">
              <w:rPr>
                <w:spacing w:val="-10"/>
                <w:sz w:val="26"/>
              </w:rPr>
              <w:t xml:space="preserve"> </w:t>
            </w:r>
            <w:r w:rsidRPr="002B78EE">
              <w:rPr>
                <w:sz w:val="26"/>
              </w:rPr>
              <w:t>phát</w:t>
            </w:r>
            <w:r w:rsidRPr="002B78EE">
              <w:rPr>
                <w:spacing w:val="-12"/>
                <w:sz w:val="26"/>
              </w:rPr>
              <w:t xml:space="preserve"> </w:t>
            </w:r>
            <w:r w:rsidRPr="002B78EE">
              <w:rPr>
                <w:sz w:val="26"/>
              </w:rPr>
              <w:t>triển</w:t>
            </w:r>
            <w:r w:rsidRPr="002B78EE">
              <w:rPr>
                <w:spacing w:val="-10"/>
                <w:sz w:val="26"/>
              </w:rPr>
              <w:t xml:space="preserve"> </w:t>
            </w:r>
            <w:r w:rsidRPr="002B78EE">
              <w:rPr>
                <w:sz w:val="26"/>
              </w:rPr>
              <w:t xml:space="preserve">tích </w:t>
            </w:r>
            <w:r w:rsidRPr="002B78EE">
              <w:rPr>
                <w:spacing w:val="-4"/>
                <w:sz w:val="26"/>
              </w:rPr>
              <w:t>hợp</w:t>
            </w:r>
          </w:p>
        </w:tc>
      </w:tr>
      <w:tr w:rsidR="00314B16" w:rsidRPr="002B78EE"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2B78EE" w:rsidRDefault="00314B16" w:rsidP="00B52E04">
            <w:pPr>
              <w:pStyle w:val="TableParagraph"/>
            </w:pPr>
            <w:r w:rsidRPr="002B78EE">
              <w:rPr>
                <w:spacing w:val="-4"/>
                <w:sz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2B78EE" w:rsidRDefault="00314B16" w:rsidP="00B52E04">
            <w:pPr>
              <w:pStyle w:val="TableParagraph"/>
              <w:spacing w:line="240" w:lineRule="auto"/>
              <w:ind w:left="0"/>
              <w:rPr>
                <w:sz w:val="24"/>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2B78EE" w:rsidRDefault="00314B16" w:rsidP="00B52E04">
            <w:pPr>
              <w:pStyle w:val="TableParagraph"/>
            </w:pPr>
            <w:r w:rsidRPr="002B78EE">
              <w:rPr>
                <w:sz w:val="26"/>
              </w:rPr>
              <w:t>Cơ</w:t>
            </w:r>
            <w:r w:rsidRPr="002B78EE">
              <w:rPr>
                <w:spacing w:val="-1"/>
                <w:sz w:val="26"/>
              </w:rPr>
              <w:t xml:space="preserve"> </w:t>
            </w:r>
            <w:r w:rsidRPr="002B78EE">
              <w:rPr>
                <w:sz w:val="26"/>
              </w:rPr>
              <w:t>sở</w:t>
            </w:r>
            <w:r w:rsidRPr="002B78EE">
              <w:rPr>
                <w:spacing w:val="-1"/>
                <w:sz w:val="26"/>
              </w:rPr>
              <w:t xml:space="preserve"> </w:t>
            </w:r>
            <w:r w:rsidRPr="002B78EE">
              <w:rPr>
                <w:sz w:val="26"/>
              </w:rPr>
              <w:t>dữ</w:t>
            </w:r>
            <w:r w:rsidRPr="002B78EE">
              <w:rPr>
                <w:spacing w:val="-2"/>
                <w:sz w:val="26"/>
              </w:rPr>
              <w:t xml:space="preserve"> </w:t>
            </w:r>
            <w:r w:rsidRPr="002B78EE">
              <w:rPr>
                <w:spacing w:val="-4"/>
                <w:sz w:val="26"/>
              </w:rPr>
              <w:t>liệu</w:t>
            </w:r>
          </w:p>
        </w:tc>
      </w:tr>
      <w:tr w:rsidR="00314B16" w:rsidRPr="002B78EE"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2B78EE" w:rsidRDefault="00314B16" w:rsidP="00B52E04">
            <w:pPr>
              <w:pStyle w:val="TableParagraph"/>
            </w:pPr>
            <w:r w:rsidRPr="002B78EE">
              <w:rPr>
                <w:spacing w:val="-5"/>
                <w:sz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2B78EE" w:rsidRDefault="00314B16" w:rsidP="00B52E04">
            <w:pPr>
              <w:pStyle w:val="TableParagraph"/>
            </w:pPr>
            <w:r w:rsidRPr="002B78EE">
              <w:rPr>
                <w:sz w:val="26"/>
              </w:rPr>
              <w:t>Application</w:t>
            </w:r>
            <w:r w:rsidRPr="002B78EE">
              <w:rPr>
                <w:spacing w:val="-5"/>
                <w:sz w:val="26"/>
              </w:rPr>
              <w:t xml:space="preserve"> </w:t>
            </w:r>
            <w:r w:rsidRPr="002B78EE">
              <w:rPr>
                <w:sz w:val="26"/>
              </w:rPr>
              <w:t>Programming</w:t>
            </w:r>
            <w:r w:rsidRPr="002B78EE">
              <w:rPr>
                <w:spacing w:val="-5"/>
                <w:sz w:val="26"/>
              </w:rPr>
              <w:t xml:space="preserve"> </w:t>
            </w:r>
            <w:r w:rsidRPr="002B78EE">
              <w:rPr>
                <w:spacing w:val="-2"/>
                <w:sz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2B78EE" w:rsidRDefault="00314B16" w:rsidP="00B52E04">
            <w:pPr>
              <w:pStyle w:val="TableParagraph"/>
              <w:spacing w:line="240" w:lineRule="auto"/>
              <w:ind w:right="147"/>
            </w:pPr>
            <w:r w:rsidRPr="002B78EE">
              <w:rPr>
                <w:sz w:val="26"/>
              </w:rPr>
              <w:t>Giao</w:t>
            </w:r>
            <w:r w:rsidRPr="002B78EE">
              <w:rPr>
                <w:spacing w:val="-10"/>
                <w:sz w:val="26"/>
              </w:rPr>
              <w:t xml:space="preserve"> </w:t>
            </w:r>
            <w:r w:rsidRPr="002B78EE">
              <w:rPr>
                <w:sz w:val="26"/>
              </w:rPr>
              <w:t>diện</w:t>
            </w:r>
            <w:r w:rsidRPr="002B78EE">
              <w:rPr>
                <w:spacing w:val="-12"/>
                <w:sz w:val="26"/>
              </w:rPr>
              <w:t xml:space="preserve"> </w:t>
            </w:r>
            <w:r w:rsidRPr="002B78EE">
              <w:rPr>
                <w:sz w:val="26"/>
              </w:rPr>
              <w:t>lập</w:t>
            </w:r>
            <w:r w:rsidRPr="002B78EE">
              <w:rPr>
                <w:spacing w:val="-12"/>
                <w:sz w:val="26"/>
              </w:rPr>
              <w:t xml:space="preserve"> </w:t>
            </w:r>
            <w:r w:rsidRPr="002B78EE">
              <w:rPr>
                <w:sz w:val="26"/>
              </w:rPr>
              <w:t>trình</w:t>
            </w:r>
            <w:r w:rsidRPr="002B78EE">
              <w:rPr>
                <w:spacing w:val="-10"/>
                <w:sz w:val="26"/>
              </w:rPr>
              <w:t xml:space="preserve"> </w:t>
            </w:r>
            <w:r w:rsidRPr="002B78EE">
              <w:rPr>
                <w:sz w:val="26"/>
              </w:rPr>
              <w:t xml:space="preserve">ứng </w:t>
            </w:r>
            <w:r w:rsidRPr="002B78EE">
              <w:rPr>
                <w:spacing w:val="-4"/>
                <w:sz w:val="26"/>
              </w:rPr>
              <w:t>dụng</w:t>
            </w:r>
          </w:p>
        </w:tc>
      </w:tr>
      <w:tr w:rsidR="00314B16" w:rsidRPr="002B78EE"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2B78EE" w:rsidRDefault="00314B16" w:rsidP="00B52E04">
            <w:pPr>
              <w:pStyle w:val="TableParagraph"/>
            </w:pPr>
            <w:r w:rsidRPr="002B78EE">
              <w:rPr>
                <w:spacing w:val="-5"/>
                <w:sz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2B78EE" w:rsidRDefault="00314B16" w:rsidP="00B52E04">
            <w:pPr>
              <w:pStyle w:val="TableParagraph"/>
            </w:pPr>
            <w:r w:rsidRPr="002B78EE">
              <w:rPr>
                <w:sz w:val="26"/>
              </w:rPr>
              <w:t>Uniform</w:t>
            </w:r>
            <w:r w:rsidRPr="002B78EE">
              <w:rPr>
                <w:spacing w:val="-4"/>
                <w:sz w:val="26"/>
              </w:rPr>
              <w:t xml:space="preserve"> </w:t>
            </w:r>
            <w:r w:rsidRPr="002B78EE">
              <w:rPr>
                <w:sz w:val="26"/>
              </w:rPr>
              <w:t>Resource</w:t>
            </w:r>
            <w:r w:rsidRPr="002B78EE">
              <w:rPr>
                <w:spacing w:val="-2"/>
                <w:sz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2B78EE" w:rsidRDefault="00314B16" w:rsidP="00B52E04">
            <w:pPr>
              <w:pStyle w:val="TableParagraph"/>
              <w:spacing w:line="240" w:lineRule="auto"/>
            </w:pPr>
            <w:r w:rsidRPr="002B78EE">
              <w:rPr>
                <w:sz w:val="26"/>
              </w:rPr>
              <w:t>Đường</w:t>
            </w:r>
            <w:r w:rsidRPr="002B78EE">
              <w:rPr>
                <w:spacing w:val="-12"/>
                <w:sz w:val="26"/>
              </w:rPr>
              <w:t xml:space="preserve"> </w:t>
            </w:r>
            <w:r w:rsidRPr="002B78EE">
              <w:rPr>
                <w:sz w:val="26"/>
              </w:rPr>
              <w:t>dẫn</w:t>
            </w:r>
            <w:r w:rsidRPr="002B78EE">
              <w:rPr>
                <w:spacing w:val="-10"/>
                <w:sz w:val="26"/>
              </w:rPr>
              <w:t xml:space="preserve"> </w:t>
            </w:r>
            <w:r w:rsidRPr="002B78EE">
              <w:rPr>
                <w:sz w:val="26"/>
              </w:rPr>
              <w:t>liên</w:t>
            </w:r>
            <w:r w:rsidRPr="002B78EE">
              <w:rPr>
                <w:spacing w:val="-10"/>
                <w:sz w:val="26"/>
              </w:rPr>
              <w:t xml:space="preserve"> </w:t>
            </w:r>
            <w:r w:rsidRPr="002B78EE">
              <w:rPr>
                <w:sz w:val="26"/>
              </w:rPr>
              <w:t>kết</w:t>
            </w:r>
            <w:r w:rsidRPr="002B78EE">
              <w:rPr>
                <w:spacing w:val="-12"/>
                <w:sz w:val="26"/>
              </w:rPr>
              <w:t xml:space="preserve"> </w:t>
            </w:r>
            <w:r w:rsidRPr="002B78EE">
              <w:rPr>
                <w:sz w:val="26"/>
              </w:rPr>
              <w:t xml:space="preserve">đến </w:t>
            </w:r>
            <w:r w:rsidRPr="002B78EE">
              <w:rPr>
                <w:spacing w:val="-2"/>
                <w:sz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77777777" w:rsidR="00314B16" w:rsidRPr="002B78EE" w:rsidRDefault="00314B16" w:rsidP="00D1452A">
      <w:pPr>
        <w:pStyle w:val="Heading1"/>
      </w:pPr>
      <w:bookmarkStart w:id="36" w:name="__RefHeading___Toc26560_1225579473"/>
      <w:bookmarkStart w:id="37" w:name="_Toc185447728"/>
      <w:bookmarkStart w:id="38" w:name="_Toc185534191"/>
      <w:bookmarkEnd w:id="36"/>
      <w:r w:rsidRPr="002B78EE">
        <w:lastRenderedPageBreak/>
        <w:t>LỜI MỞ ĐẦU</w:t>
      </w:r>
      <w:bookmarkEnd w:id="37"/>
      <w:bookmarkEnd w:id="38"/>
    </w:p>
    <w:p w14:paraId="210935AC" w14:textId="77777777" w:rsidR="00314B16" w:rsidRPr="002B78EE" w:rsidRDefault="00314B16" w:rsidP="00314B16">
      <w:pPr>
        <w:jc w:val="center"/>
        <w:rPr>
          <w:rFonts w:cs="Times New Roman"/>
          <w:b/>
          <w:bCs/>
        </w:rPr>
      </w:pPr>
    </w:p>
    <w:p w14:paraId="795CD3FC" w14:textId="77777777" w:rsidR="00314B16" w:rsidRPr="002B78EE" w:rsidRDefault="00314B16" w:rsidP="00314B16">
      <w:pPr>
        <w:rPr>
          <w:rFonts w:cs="Times New Roman"/>
          <w:szCs w:val="28"/>
        </w:rPr>
      </w:pPr>
      <w:r w:rsidRPr="002B78EE">
        <w:rPr>
          <w:rFonts w:cs="Times New Roman"/>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2B78EE" w:rsidRDefault="00314B16" w:rsidP="00314B16">
      <w:pPr>
        <w:rPr>
          <w:rFonts w:cs="Times New Roman"/>
          <w:szCs w:val="28"/>
        </w:rPr>
      </w:pPr>
    </w:p>
    <w:p w14:paraId="41131D81" w14:textId="77777777" w:rsidR="00314B16" w:rsidRPr="002B78EE" w:rsidRDefault="00314B16" w:rsidP="00314B16">
      <w:pPr>
        <w:rPr>
          <w:rFonts w:cs="Times New Roman"/>
          <w:szCs w:val="28"/>
        </w:rPr>
      </w:pPr>
      <w:r w:rsidRPr="002B78EE">
        <w:rPr>
          <w:rFonts w:cs="Times New Roman"/>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2B78EE" w:rsidRDefault="00314B16" w:rsidP="00314B16">
      <w:pPr>
        <w:rPr>
          <w:rFonts w:cs="Times New Roman"/>
          <w:szCs w:val="28"/>
        </w:rPr>
      </w:pPr>
    </w:p>
    <w:p w14:paraId="13DDC8A7" w14:textId="77777777" w:rsidR="00314B16" w:rsidRPr="002B78EE" w:rsidRDefault="00314B16" w:rsidP="00314B16">
      <w:pPr>
        <w:rPr>
          <w:rFonts w:cs="Times New Roman"/>
          <w:szCs w:val="28"/>
        </w:rPr>
      </w:pPr>
      <w:r w:rsidRPr="002B78EE">
        <w:rPr>
          <w:rFonts w:cs="Times New Roman"/>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3E676764" w14:textId="77777777" w:rsidR="00314B16" w:rsidRPr="002B78EE" w:rsidRDefault="00314B16" w:rsidP="00314B16">
      <w:pPr>
        <w:rPr>
          <w:rFonts w:cs="Times New Roman"/>
          <w:b/>
          <w:bCs/>
        </w:rPr>
      </w:pPr>
      <w:r w:rsidRPr="002B78EE">
        <w:rPr>
          <w:rFonts w:cs="Times New Roman"/>
        </w:rPr>
        <w:br w:type="page"/>
      </w:r>
    </w:p>
    <w:p w14:paraId="1FF62E10" w14:textId="77777777" w:rsidR="00314B16" w:rsidRPr="002B78EE" w:rsidRDefault="00314B16" w:rsidP="00D1452A">
      <w:pPr>
        <w:pStyle w:val="Heading1"/>
        <w:rPr>
          <w:lang w:val="en-US"/>
        </w:rPr>
      </w:pPr>
      <w:bookmarkStart w:id="39" w:name="__RefHeading___Toc26562_1225579473"/>
      <w:bookmarkStart w:id="40" w:name="_Toc185447729"/>
      <w:bookmarkStart w:id="41" w:name="_Toc185534192"/>
      <w:bookmarkEnd w:id="39"/>
      <w:r w:rsidRPr="002B78EE">
        <w:lastRenderedPageBreak/>
        <w:t>CHƯƠNG 1.</w:t>
      </w:r>
      <w:r w:rsidRPr="002B78EE">
        <w:rPr>
          <w:lang w:val="en-US"/>
        </w:rPr>
        <w:t xml:space="preserve"> GIỚI THIỆU BÀI TOÁN VÀ CÔNG NGHỆ LIÊN QUAN</w:t>
      </w:r>
      <w:bookmarkEnd w:id="40"/>
      <w:bookmarkEnd w:id="41"/>
    </w:p>
    <w:p w14:paraId="4251E145" w14:textId="77777777" w:rsidR="00314B16" w:rsidRPr="002B78EE" w:rsidRDefault="00314B16" w:rsidP="00B01F86">
      <w:pPr>
        <w:pStyle w:val="Heading2"/>
      </w:pPr>
      <w:bookmarkStart w:id="42" w:name="__RefHeading___Toc26564_1225579473"/>
      <w:bookmarkStart w:id="43" w:name="_Toc185447730"/>
      <w:bookmarkStart w:id="44" w:name="_Toc185534193"/>
      <w:bookmarkEnd w:id="42"/>
      <w:r w:rsidRPr="002B78EE">
        <w:t>1.1 Giới thiệu bài toán</w:t>
      </w:r>
      <w:bookmarkEnd w:id="43"/>
      <w:bookmarkEnd w:id="44"/>
    </w:p>
    <w:p w14:paraId="5A3BFC84" w14:textId="77777777" w:rsidR="00314B16" w:rsidRPr="002B78EE" w:rsidRDefault="00314B16" w:rsidP="00314B16">
      <w:pPr>
        <w:rPr>
          <w:rFonts w:cs="Times New Roman"/>
          <w:szCs w:val="28"/>
        </w:rPr>
      </w:pPr>
      <w:r w:rsidRPr="002B78EE">
        <w:rPr>
          <w:rFonts w:cs="Times New Roman"/>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2B78EE" w:rsidRDefault="00314B16" w:rsidP="00314B16">
      <w:pPr>
        <w:rPr>
          <w:rFonts w:cs="Times New Roman"/>
          <w:szCs w:val="28"/>
        </w:rPr>
      </w:pPr>
    </w:p>
    <w:p w14:paraId="754148B5" w14:textId="77777777" w:rsidR="00314B16" w:rsidRPr="002B78EE" w:rsidRDefault="00314B16" w:rsidP="00314B16">
      <w:pPr>
        <w:rPr>
          <w:rFonts w:cs="Times New Roman"/>
          <w:szCs w:val="28"/>
        </w:rPr>
      </w:pPr>
      <w:r w:rsidRPr="002B78EE">
        <w:rPr>
          <w:rFonts w:cs="Times New Roman"/>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2B78EE" w:rsidRDefault="00314B16" w:rsidP="00314B16">
      <w:pPr>
        <w:rPr>
          <w:rFonts w:cs="Times New Roman"/>
          <w:szCs w:val="28"/>
        </w:rPr>
      </w:pPr>
    </w:p>
    <w:p w14:paraId="2B256B6A" w14:textId="2A015DB0" w:rsidR="00314B16" w:rsidRPr="002B78EE" w:rsidRDefault="00314B16" w:rsidP="00314B16">
      <w:pPr>
        <w:rPr>
          <w:rFonts w:cs="Times New Roman"/>
          <w:szCs w:val="28"/>
        </w:rPr>
      </w:pPr>
      <w:r w:rsidRPr="002B78EE">
        <w:rPr>
          <w:rFonts w:cs="Times New Roman"/>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2B78EE" w:rsidRDefault="00314B16" w:rsidP="00B01F86">
      <w:pPr>
        <w:pStyle w:val="Heading2"/>
      </w:pPr>
      <w:bookmarkStart w:id="45" w:name="__RefHeading___Toc26566_1225579473"/>
      <w:bookmarkStart w:id="46" w:name="_Toc185447731"/>
      <w:bookmarkStart w:id="47" w:name="_Toc185534194"/>
      <w:bookmarkEnd w:id="45"/>
      <w:r w:rsidRPr="002B78EE">
        <w:t>1.2. Khảo sát</w:t>
      </w:r>
      <w:bookmarkEnd w:id="46"/>
      <w:bookmarkEnd w:id="47"/>
    </w:p>
    <w:p w14:paraId="0B8251A6" w14:textId="77777777" w:rsidR="00314B16" w:rsidRPr="002B78EE" w:rsidRDefault="00314B16" w:rsidP="00B01F86">
      <w:pPr>
        <w:pStyle w:val="Heading3"/>
      </w:pPr>
      <w:bookmarkStart w:id="48" w:name="_Toc185447732"/>
      <w:bookmarkStart w:id="49" w:name="_Toc185534195"/>
      <w:r w:rsidRPr="002B78EE">
        <w:t>1.2.1. Phần Mua Sắm Của Khách Hàng</w:t>
      </w:r>
      <w:bookmarkEnd w:id="48"/>
      <w:bookmarkEnd w:id="49"/>
    </w:p>
    <w:p w14:paraId="21830547" w14:textId="77777777" w:rsidR="00314B16" w:rsidRPr="002B78EE" w:rsidRDefault="00314B16" w:rsidP="00314B16">
      <w:pPr>
        <w:rPr>
          <w:rFonts w:cs="Times New Roman"/>
          <w:szCs w:val="28"/>
        </w:rPr>
      </w:pPr>
      <w:r w:rsidRPr="002B78EE">
        <w:rPr>
          <w:rFonts w:cs="Times New Roman"/>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2B78EE" w:rsidRDefault="00314B16" w:rsidP="00314B16">
      <w:pPr>
        <w:rPr>
          <w:rFonts w:cs="Times New Roman"/>
          <w:szCs w:val="28"/>
        </w:rPr>
      </w:pPr>
    </w:p>
    <w:p w14:paraId="32FCA359" w14:textId="77777777" w:rsidR="00314B16" w:rsidRPr="002B78EE" w:rsidRDefault="00314B16" w:rsidP="00314B16">
      <w:pPr>
        <w:rPr>
          <w:rFonts w:cs="Times New Roman"/>
          <w:szCs w:val="28"/>
        </w:rPr>
      </w:pPr>
      <w:r w:rsidRPr="002B78EE">
        <w:rPr>
          <w:rFonts w:cs="Times New Roman"/>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2B78EE" w:rsidRDefault="00314B16" w:rsidP="00314B16">
      <w:pPr>
        <w:rPr>
          <w:rFonts w:cs="Times New Roman"/>
          <w:szCs w:val="28"/>
        </w:rPr>
      </w:pPr>
    </w:p>
    <w:p w14:paraId="7C4AE41E" w14:textId="77777777" w:rsidR="00314B16" w:rsidRPr="002B78EE" w:rsidRDefault="00314B16" w:rsidP="00314B16">
      <w:pPr>
        <w:rPr>
          <w:rFonts w:cs="Times New Roman"/>
          <w:szCs w:val="28"/>
        </w:rPr>
      </w:pPr>
      <w:r w:rsidRPr="002B78EE">
        <w:rPr>
          <w:rFonts w:cs="Times New Roman"/>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2B78EE" w:rsidRDefault="00314B16" w:rsidP="00314B16">
      <w:pPr>
        <w:rPr>
          <w:rFonts w:cs="Times New Roman"/>
          <w:szCs w:val="28"/>
        </w:rPr>
      </w:pPr>
    </w:p>
    <w:p w14:paraId="0305A533" w14:textId="77777777" w:rsidR="00314B16" w:rsidRPr="002B78EE" w:rsidRDefault="00314B16" w:rsidP="00314B16">
      <w:pPr>
        <w:rPr>
          <w:rFonts w:cs="Times New Roman"/>
          <w:szCs w:val="28"/>
        </w:rPr>
      </w:pPr>
      <w:r w:rsidRPr="002B78EE">
        <w:rPr>
          <w:rFonts w:cs="Times New Roman"/>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2B78EE" w:rsidRDefault="00314B16" w:rsidP="00314B16">
      <w:pPr>
        <w:rPr>
          <w:rFonts w:cs="Times New Roman"/>
          <w:szCs w:val="28"/>
        </w:rPr>
      </w:pPr>
    </w:p>
    <w:p w14:paraId="19F1B1DD" w14:textId="77777777" w:rsidR="00314B16" w:rsidRPr="002B78EE" w:rsidRDefault="00314B16" w:rsidP="00314B16">
      <w:pPr>
        <w:rPr>
          <w:rFonts w:cs="Times New Roman"/>
          <w:szCs w:val="28"/>
        </w:rPr>
      </w:pPr>
      <w:r w:rsidRPr="002B78EE">
        <w:rPr>
          <w:rFonts w:cs="Times New Roman"/>
          <w:szCs w:val="28"/>
        </w:rPr>
        <w:lastRenderedPageBreak/>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2B78EE" w:rsidRDefault="00314B16" w:rsidP="00314B16">
      <w:pPr>
        <w:rPr>
          <w:rFonts w:cs="Times New Roman"/>
          <w:szCs w:val="28"/>
        </w:rPr>
      </w:pPr>
    </w:p>
    <w:p w14:paraId="24991C4C" w14:textId="77777777" w:rsidR="00314B16" w:rsidRPr="002B78EE" w:rsidRDefault="00314B16" w:rsidP="00314B16">
      <w:pPr>
        <w:rPr>
          <w:rFonts w:cs="Times New Roman"/>
          <w:szCs w:val="28"/>
        </w:rPr>
      </w:pPr>
      <w:r w:rsidRPr="002B78EE">
        <w:rPr>
          <w:rFonts w:cs="Times New Roman"/>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2B78EE" w:rsidRDefault="00314B16" w:rsidP="00314B16">
      <w:pPr>
        <w:rPr>
          <w:rFonts w:cs="Times New Roman"/>
          <w:szCs w:val="28"/>
        </w:rPr>
      </w:pPr>
    </w:p>
    <w:p w14:paraId="35B21464" w14:textId="77777777" w:rsidR="00314B16" w:rsidRPr="002B78EE" w:rsidRDefault="00314B16" w:rsidP="00314B16">
      <w:pPr>
        <w:rPr>
          <w:rFonts w:cs="Times New Roman"/>
          <w:szCs w:val="28"/>
        </w:rPr>
      </w:pPr>
      <w:r w:rsidRPr="002B78EE">
        <w:rPr>
          <w:rFonts w:cs="Times New Roman"/>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2B78EE" w:rsidRDefault="00314B16" w:rsidP="00314B16">
      <w:pPr>
        <w:rPr>
          <w:rFonts w:cs="Times New Roman"/>
          <w:szCs w:val="28"/>
        </w:rPr>
      </w:pPr>
    </w:p>
    <w:p w14:paraId="213C6FCF" w14:textId="77777777" w:rsidR="00314B16" w:rsidRPr="002B78EE" w:rsidRDefault="00314B16" w:rsidP="00314B16">
      <w:pPr>
        <w:rPr>
          <w:rFonts w:cs="Times New Roman"/>
          <w:szCs w:val="28"/>
        </w:rPr>
      </w:pPr>
      <w:r w:rsidRPr="002B78EE">
        <w:rPr>
          <w:rFonts w:cs="Times New Roman"/>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2B78EE" w:rsidRDefault="00314B16" w:rsidP="00314B16">
      <w:pPr>
        <w:rPr>
          <w:rFonts w:cs="Times New Roman"/>
          <w:szCs w:val="28"/>
        </w:rPr>
      </w:pPr>
    </w:p>
    <w:p w14:paraId="7ECD1CDF" w14:textId="77777777" w:rsidR="00314B16" w:rsidRPr="002B78EE" w:rsidRDefault="00314B16" w:rsidP="00314B16">
      <w:pPr>
        <w:rPr>
          <w:rFonts w:cs="Times New Roman"/>
          <w:szCs w:val="28"/>
        </w:rPr>
      </w:pPr>
      <w:r w:rsidRPr="002B78EE">
        <w:rPr>
          <w:rFonts w:cs="Times New Roman"/>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2B78EE" w:rsidRDefault="00314B16" w:rsidP="00314B16">
      <w:pPr>
        <w:rPr>
          <w:rFonts w:cs="Times New Roman"/>
          <w:szCs w:val="28"/>
        </w:rPr>
      </w:pPr>
    </w:p>
    <w:p w14:paraId="44146686" w14:textId="332A1C24" w:rsidR="00314B16" w:rsidRPr="002B78EE" w:rsidRDefault="00314B16" w:rsidP="00314B16">
      <w:pPr>
        <w:rPr>
          <w:rFonts w:cs="Times New Roman"/>
          <w:szCs w:val="28"/>
        </w:rPr>
      </w:pPr>
      <w:r w:rsidRPr="002B78EE">
        <w:rPr>
          <w:rFonts w:cs="Times New Roman"/>
          <w:szCs w:val="28"/>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B01F86" w:rsidRDefault="00314B16" w:rsidP="00B01F86">
      <w:pPr>
        <w:pStyle w:val="Heading3"/>
      </w:pPr>
      <w:bookmarkStart w:id="50" w:name="_Toc185447733"/>
      <w:bookmarkStart w:id="51" w:name="_Toc185534196"/>
      <w:r w:rsidRPr="00B01F86">
        <w:t>1.2.2. Phần Quản Trị Viên Của Website Bán Linh Kiện Điện Tử</w:t>
      </w:r>
      <w:bookmarkEnd w:id="50"/>
      <w:bookmarkEnd w:id="51"/>
    </w:p>
    <w:p w14:paraId="753C1D51" w14:textId="77777777" w:rsidR="00314B16" w:rsidRPr="002B78EE" w:rsidRDefault="00314B16" w:rsidP="00314B16">
      <w:pPr>
        <w:rPr>
          <w:rFonts w:cs="Times New Roman"/>
          <w:szCs w:val="28"/>
        </w:rPr>
      </w:pPr>
      <w:r w:rsidRPr="002B78EE">
        <w:rPr>
          <w:rFonts w:cs="Times New Roman"/>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2B78EE" w:rsidRDefault="00314B16" w:rsidP="00314B16">
      <w:pPr>
        <w:rPr>
          <w:rFonts w:cs="Times New Roman"/>
          <w:szCs w:val="28"/>
        </w:rPr>
      </w:pPr>
    </w:p>
    <w:p w14:paraId="3B88171A" w14:textId="77777777" w:rsidR="00314B16" w:rsidRPr="002B78EE" w:rsidRDefault="00314B16" w:rsidP="00314B16">
      <w:pPr>
        <w:rPr>
          <w:rFonts w:cs="Times New Roman"/>
          <w:szCs w:val="28"/>
        </w:rPr>
      </w:pPr>
      <w:r w:rsidRPr="002B78EE">
        <w:rPr>
          <w:rFonts w:cs="Times New Roman"/>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2B78EE" w:rsidRDefault="00314B16" w:rsidP="00314B16">
      <w:pPr>
        <w:rPr>
          <w:rFonts w:cs="Times New Roman"/>
          <w:szCs w:val="28"/>
        </w:rPr>
      </w:pPr>
    </w:p>
    <w:p w14:paraId="4D05CC90" w14:textId="77777777" w:rsidR="00314B16" w:rsidRPr="002B78EE" w:rsidRDefault="00314B16" w:rsidP="00314B16">
      <w:pPr>
        <w:rPr>
          <w:rFonts w:cs="Times New Roman"/>
          <w:szCs w:val="28"/>
        </w:rPr>
      </w:pPr>
      <w:r w:rsidRPr="002B78EE">
        <w:rPr>
          <w:rFonts w:cs="Times New Roman"/>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2B78EE" w:rsidRDefault="00314B16" w:rsidP="00314B16">
      <w:pPr>
        <w:rPr>
          <w:rFonts w:cs="Times New Roman"/>
          <w:szCs w:val="28"/>
        </w:rPr>
      </w:pPr>
    </w:p>
    <w:p w14:paraId="061222DD" w14:textId="77777777" w:rsidR="00314B16" w:rsidRPr="002B78EE" w:rsidRDefault="00314B16" w:rsidP="00314B16">
      <w:pPr>
        <w:rPr>
          <w:rFonts w:cs="Times New Roman"/>
          <w:szCs w:val="28"/>
        </w:rPr>
      </w:pPr>
      <w:r w:rsidRPr="002B78EE">
        <w:rPr>
          <w:rFonts w:cs="Times New Roman"/>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2B78EE" w:rsidRDefault="00314B16" w:rsidP="00314B16">
      <w:pPr>
        <w:rPr>
          <w:rFonts w:cs="Times New Roman"/>
          <w:szCs w:val="28"/>
        </w:rPr>
      </w:pPr>
    </w:p>
    <w:p w14:paraId="4DCCA245" w14:textId="77777777" w:rsidR="00314B16" w:rsidRPr="002B78EE" w:rsidRDefault="00314B16" w:rsidP="00314B16">
      <w:pPr>
        <w:rPr>
          <w:rFonts w:cs="Times New Roman"/>
          <w:szCs w:val="28"/>
        </w:rPr>
      </w:pPr>
      <w:r w:rsidRPr="002B78EE">
        <w:rPr>
          <w:rFonts w:cs="Times New Roman"/>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2B78EE" w:rsidRDefault="00314B16" w:rsidP="00314B16">
      <w:pPr>
        <w:rPr>
          <w:rFonts w:cs="Times New Roman"/>
          <w:szCs w:val="28"/>
        </w:rPr>
      </w:pPr>
    </w:p>
    <w:p w14:paraId="6AD9053A" w14:textId="77777777" w:rsidR="00314B16" w:rsidRPr="002B78EE" w:rsidRDefault="00314B16" w:rsidP="00314B16">
      <w:pPr>
        <w:rPr>
          <w:rFonts w:cs="Times New Roman"/>
          <w:szCs w:val="28"/>
        </w:rPr>
      </w:pPr>
      <w:r w:rsidRPr="002B78EE">
        <w:rPr>
          <w:rFonts w:cs="Times New Roman"/>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2B78EE" w:rsidRDefault="00314B16" w:rsidP="00314B16">
      <w:pPr>
        <w:rPr>
          <w:rFonts w:cs="Times New Roman"/>
          <w:szCs w:val="28"/>
        </w:rPr>
      </w:pPr>
    </w:p>
    <w:p w14:paraId="7E359890" w14:textId="77777777" w:rsidR="00314B16" w:rsidRPr="002B78EE" w:rsidRDefault="00314B16" w:rsidP="00314B16">
      <w:pPr>
        <w:rPr>
          <w:rFonts w:cs="Times New Roman"/>
          <w:szCs w:val="28"/>
        </w:rPr>
      </w:pPr>
      <w:r w:rsidRPr="002B78EE">
        <w:rPr>
          <w:rFonts w:cs="Times New Roman"/>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2B78EE" w:rsidRDefault="00314B16" w:rsidP="00314B16">
      <w:pPr>
        <w:rPr>
          <w:rFonts w:cs="Times New Roman"/>
          <w:szCs w:val="28"/>
        </w:rPr>
      </w:pPr>
    </w:p>
    <w:p w14:paraId="26937CB4" w14:textId="77777777" w:rsidR="00314B16" w:rsidRPr="002B78EE" w:rsidRDefault="00314B16" w:rsidP="00314B16">
      <w:pPr>
        <w:rPr>
          <w:rFonts w:cs="Times New Roman"/>
          <w:szCs w:val="28"/>
        </w:rPr>
      </w:pPr>
      <w:r w:rsidRPr="002B78EE">
        <w:rPr>
          <w:rFonts w:cs="Times New Roman"/>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2B78EE" w:rsidRDefault="00314B16" w:rsidP="00314B16">
      <w:pPr>
        <w:rPr>
          <w:rFonts w:cs="Times New Roman"/>
          <w:szCs w:val="28"/>
        </w:rPr>
      </w:pPr>
    </w:p>
    <w:p w14:paraId="1068E0EE" w14:textId="77777777" w:rsidR="00314B16" w:rsidRPr="002B78EE" w:rsidRDefault="00314B16" w:rsidP="00314B16">
      <w:pPr>
        <w:rPr>
          <w:rFonts w:cs="Times New Roman"/>
          <w:szCs w:val="28"/>
        </w:rPr>
      </w:pPr>
      <w:r w:rsidRPr="002B78EE">
        <w:rPr>
          <w:rFonts w:cs="Times New Roman"/>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2B78EE" w:rsidRDefault="00314B16" w:rsidP="00314B16">
      <w:pPr>
        <w:rPr>
          <w:rFonts w:cs="Times New Roman"/>
          <w:szCs w:val="28"/>
        </w:rPr>
      </w:pPr>
    </w:p>
    <w:p w14:paraId="1AE9561D" w14:textId="77777777" w:rsidR="00314B16" w:rsidRPr="002B78EE" w:rsidRDefault="00314B16" w:rsidP="00314B16">
      <w:pPr>
        <w:rPr>
          <w:rFonts w:cs="Times New Roman"/>
          <w:szCs w:val="28"/>
        </w:rPr>
      </w:pPr>
      <w:r w:rsidRPr="002B78EE">
        <w:rPr>
          <w:rFonts w:cs="Times New Roman"/>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2B78EE" w:rsidRDefault="00314B16" w:rsidP="00314B16">
      <w:pPr>
        <w:rPr>
          <w:rFonts w:cs="Times New Roman"/>
          <w:szCs w:val="28"/>
        </w:rPr>
      </w:pPr>
    </w:p>
    <w:p w14:paraId="08BBDB20" w14:textId="77777777" w:rsidR="00314B16" w:rsidRPr="002B78EE" w:rsidRDefault="00314B16" w:rsidP="00314B16">
      <w:pPr>
        <w:rPr>
          <w:rFonts w:cs="Times New Roman"/>
          <w:szCs w:val="28"/>
        </w:rPr>
      </w:pPr>
      <w:r w:rsidRPr="002B78EE">
        <w:rPr>
          <w:rFonts w:cs="Times New Roman"/>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2B78EE" w:rsidRDefault="00314B16" w:rsidP="00314B16">
      <w:pPr>
        <w:rPr>
          <w:rFonts w:cs="Times New Roman"/>
          <w:b/>
          <w:bCs/>
        </w:rPr>
      </w:pPr>
    </w:p>
    <w:p w14:paraId="7C4B37E8" w14:textId="77777777" w:rsidR="00314B16" w:rsidRPr="00B01F86" w:rsidRDefault="00314B16" w:rsidP="00B01F86">
      <w:pPr>
        <w:pStyle w:val="Heading2"/>
      </w:pPr>
      <w:bookmarkStart w:id="52" w:name="__RefHeading___Toc26568_1225579473"/>
      <w:bookmarkStart w:id="53" w:name="_Toc185447734"/>
      <w:bookmarkStart w:id="54" w:name="_Toc185534197"/>
      <w:bookmarkEnd w:id="52"/>
      <w:r w:rsidRPr="00B01F86">
        <w:lastRenderedPageBreak/>
        <w:t>1.3. Giải pháp công nghệ cho bài toán</w:t>
      </w:r>
      <w:bookmarkEnd w:id="53"/>
      <w:bookmarkEnd w:id="54"/>
    </w:p>
    <w:p w14:paraId="6CACA75B" w14:textId="77777777" w:rsidR="00314B16" w:rsidRPr="00B01F86" w:rsidRDefault="00314B16" w:rsidP="00B01F86">
      <w:pPr>
        <w:pStyle w:val="Heading3"/>
      </w:pPr>
      <w:bookmarkStart w:id="55" w:name="_Toc185447735"/>
      <w:bookmarkStart w:id="56" w:name="_Toc185534198"/>
      <w:r w:rsidRPr="00B01F86">
        <w:t>1.3.1 Kiến trúc hệ thống</w:t>
      </w:r>
      <w:bookmarkEnd w:id="55"/>
      <w:bookmarkEnd w:id="56"/>
    </w:p>
    <w:p w14:paraId="369D3370" w14:textId="77777777" w:rsidR="00314B16" w:rsidRPr="002B78EE" w:rsidRDefault="00314B16" w:rsidP="00314B16">
      <w:pPr>
        <w:rPr>
          <w:rFonts w:cs="Times New Roman"/>
        </w:rPr>
      </w:pPr>
      <w:r w:rsidRPr="002B78EE">
        <w:rPr>
          <w:rFonts w:cs="Times New Roman"/>
        </w:rPr>
        <w:tab/>
        <w:t>Hệ thống được phát triển dựa trên mô hình 3 lớp, bao gồm Presentation Layer (lớp giao diện), Business Logic Layer (lớp xử lý nghiệp vụ), và Data Access Layer (lớp truy cập dữ liệu) [2]:</w:t>
      </w:r>
    </w:p>
    <w:p w14:paraId="47CB2063" w14:textId="77777777" w:rsidR="00314B16" w:rsidRPr="002B78EE" w:rsidRDefault="00314B16" w:rsidP="00314B16">
      <w:pPr>
        <w:rPr>
          <w:rFonts w:cs="Times New Roman"/>
        </w:rPr>
      </w:pPr>
    </w:p>
    <w:p w14:paraId="56A6417E" w14:textId="77777777" w:rsidR="00314B16" w:rsidRPr="002B78EE" w:rsidRDefault="00314B16" w:rsidP="00314B16">
      <w:pPr>
        <w:rPr>
          <w:rFonts w:cs="Times New Roman"/>
        </w:rPr>
      </w:pPr>
      <w:r w:rsidRPr="002B78EE">
        <w:rPr>
          <w:rFonts w:cs="Times New Roman"/>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2B78EE" w:rsidRDefault="00314B16" w:rsidP="00314B16">
      <w:pPr>
        <w:rPr>
          <w:rFonts w:cs="Times New Roman"/>
        </w:rPr>
      </w:pPr>
    </w:p>
    <w:p w14:paraId="717D4A7F" w14:textId="77777777" w:rsidR="00314B16" w:rsidRPr="002B78EE" w:rsidRDefault="00314B16" w:rsidP="00314B16">
      <w:pPr>
        <w:rPr>
          <w:rFonts w:cs="Times New Roman"/>
        </w:rPr>
      </w:pPr>
      <w:r w:rsidRPr="002B78EE">
        <w:rPr>
          <w:rFonts w:cs="Times New Roman"/>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2B78EE" w:rsidRDefault="00314B16" w:rsidP="00314B16">
      <w:pPr>
        <w:rPr>
          <w:rFonts w:cs="Times New Roman"/>
        </w:rPr>
      </w:pPr>
      <w:r w:rsidRPr="002B78EE">
        <w:rPr>
          <w:rFonts w:cs="Times New Roman"/>
        </w:rPr>
        <w:t>Thành phần quản lý giao diện (UI Process Components): Đảm nhận việc điều phối và chuyển đổi giữa các giao diện khác nhau trong hệ thống.</w:t>
      </w:r>
    </w:p>
    <w:p w14:paraId="06F6A87A" w14:textId="77777777" w:rsidR="00314B16" w:rsidRPr="002B78EE" w:rsidRDefault="00314B16" w:rsidP="00314B16">
      <w:pPr>
        <w:rPr>
          <w:rFonts w:cs="Times New Roman"/>
        </w:rPr>
      </w:pPr>
      <w:r w:rsidRPr="002B78EE">
        <w:rPr>
          <w:rFonts w:cs="Times New Roman"/>
        </w:rPr>
        <w:t>Lớp xử lý nghiệp vụ (Business Logic Layer): Lớp này được chia thành hai nhiệm vụ chính:</w:t>
      </w:r>
    </w:p>
    <w:p w14:paraId="3FAA1388" w14:textId="77777777" w:rsidR="00314B16" w:rsidRPr="002B78EE" w:rsidRDefault="00314B16" w:rsidP="00314B16">
      <w:pPr>
        <w:rPr>
          <w:rFonts w:cs="Times New Roman"/>
        </w:rPr>
      </w:pPr>
    </w:p>
    <w:p w14:paraId="7ABC1F9F" w14:textId="77777777" w:rsidR="00314B16" w:rsidRPr="002B78EE" w:rsidRDefault="00314B16" w:rsidP="00314B16">
      <w:pPr>
        <w:rPr>
          <w:rFonts w:cs="Times New Roman"/>
        </w:rPr>
      </w:pPr>
      <w:r w:rsidRPr="002B78EE">
        <w:rPr>
          <w:rFonts w:cs="Times New Roman"/>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2B78EE" w:rsidRDefault="00314B16" w:rsidP="00314B16">
      <w:pPr>
        <w:rPr>
          <w:rFonts w:cs="Times New Roman"/>
        </w:rPr>
      </w:pPr>
      <w:r w:rsidRPr="002B78EE">
        <w:rPr>
          <w:rFonts w:cs="Times New Roman"/>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2B78EE" w:rsidRDefault="00314B16" w:rsidP="00314B16">
      <w:pPr>
        <w:rPr>
          <w:rFonts w:cs="Times New Roman"/>
        </w:rPr>
      </w:pPr>
      <w:r w:rsidRPr="002B78EE">
        <w:rPr>
          <w:rFonts w:cs="Times New Roman"/>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2B78EE" w:rsidRDefault="00314B16" w:rsidP="00314B16">
      <w:pPr>
        <w:rPr>
          <w:rFonts w:cs="Times New Roman"/>
          <w:b/>
          <w:bCs/>
        </w:rPr>
      </w:pPr>
    </w:p>
    <w:p w14:paraId="5B5C951B" w14:textId="77777777" w:rsidR="00314B16" w:rsidRPr="002B78EE" w:rsidRDefault="00314B16" w:rsidP="00314B16">
      <w:pPr>
        <w:pStyle w:val="Heading3"/>
        <w:spacing w:before="0" w:after="0"/>
        <w:rPr>
          <w:rFonts w:cs="Times New Roman"/>
          <w:bCs/>
        </w:rPr>
      </w:pPr>
      <w:bookmarkStart w:id="57" w:name="_Toc185447736"/>
      <w:bookmarkStart w:id="58" w:name="_Toc185534199"/>
      <w:r w:rsidRPr="002B78EE">
        <w:rPr>
          <w:rFonts w:cs="Times New Roman"/>
          <w:bCs/>
        </w:rPr>
        <w:t>1.3.2. Lập trình giao diện với ReactJS</w:t>
      </w:r>
      <w:bookmarkEnd w:id="57"/>
      <w:bookmarkEnd w:id="58"/>
    </w:p>
    <w:p w14:paraId="09D117E2" w14:textId="77777777" w:rsidR="00314B16" w:rsidRPr="00B01F86" w:rsidRDefault="00314B16" w:rsidP="00314B16">
      <w:pPr>
        <w:pStyle w:val="BodyText"/>
        <w:rPr>
          <w:rFonts w:ascii="Times New Roman" w:hAnsi="Times New Roman" w:cs="Times New Roman"/>
          <w:sz w:val="28"/>
          <w:szCs w:val="28"/>
        </w:rPr>
      </w:pPr>
      <w:r w:rsidRPr="002B78EE">
        <w:rPr>
          <w:rFonts w:ascii="Times New Roman" w:hAnsi="Times New Roman" w:cs="Times New Roman"/>
          <w:szCs w:val="28"/>
        </w:rPr>
        <w:tab/>
      </w:r>
      <w:r w:rsidRPr="00B01F86">
        <w:rPr>
          <w:rFonts w:ascii="Times New Roman" w:hAnsi="Times New Roman" w:cs="Times New Roman"/>
          <w:sz w:val="28"/>
          <w:szCs w:val="28"/>
        </w:rPr>
        <w:t xml:space="preserve">Giao diện hệ thống được xây dựng dựa trên </w:t>
      </w:r>
      <w:r w:rsidRPr="00B01F86">
        <w:rPr>
          <w:rStyle w:val="Strong"/>
          <w:rFonts w:ascii="Times New Roman" w:hAnsi="Times New Roman" w:cs="Times New Roman"/>
          <w:sz w:val="28"/>
          <w:szCs w:val="28"/>
        </w:rPr>
        <w:t>ReactJS</w:t>
      </w:r>
      <w:r w:rsidRPr="00B01F86">
        <w:rPr>
          <w:rFonts w:ascii="Times New Roman" w:hAnsi="Times New Roman" w:cs="Times New Roman"/>
          <w:sz w:val="28"/>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B01F86" w:rsidRDefault="00314B16" w:rsidP="00314B16">
      <w:pPr>
        <w:pStyle w:val="Heading4"/>
        <w:rPr>
          <w:rFonts w:cs="Times New Roman"/>
          <w:szCs w:val="28"/>
        </w:rPr>
      </w:pPr>
      <w:bookmarkStart w:id="59" w:name="__RefHeading___Toc26570_1225579473"/>
      <w:bookmarkEnd w:id="59"/>
      <w:r w:rsidRPr="00B01F86">
        <w:rPr>
          <w:rStyle w:val="Strong"/>
          <w:rFonts w:cs="Times New Roman"/>
          <w:b w:val="0"/>
          <w:bCs w:val="0"/>
          <w:szCs w:val="28"/>
        </w:rPr>
        <w:t>Đặc điểm nổi bật:</w:t>
      </w:r>
    </w:p>
    <w:p w14:paraId="23F87610"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Component-Based:</w:t>
      </w:r>
      <w:r w:rsidRPr="00B01F86">
        <w:rPr>
          <w:rFonts w:ascii="Times New Roman" w:hAnsi="Times New Roman" w:cs="Times New Roman"/>
          <w:sz w:val="28"/>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lastRenderedPageBreak/>
        <w:t>Virtual DOM:</w:t>
      </w:r>
      <w:r w:rsidRPr="00B01F86">
        <w:rPr>
          <w:rFonts w:ascii="Times New Roman" w:hAnsi="Times New Roman" w:cs="Times New Roman"/>
          <w:sz w:val="28"/>
          <w:szCs w:val="28"/>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One-Way Data Binding:</w:t>
      </w:r>
      <w:r w:rsidRPr="00B01F86">
        <w:rPr>
          <w:rFonts w:ascii="Times New Roman" w:hAnsi="Times New Roman" w:cs="Times New Roman"/>
          <w:sz w:val="28"/>
          <w:szCs w:val="28"/>
        </w:rPr>
        <w:br/>
        <w:t>Dữ liệu trong ReactJS được truyền từ cha xuống con (props) theo một hướng duy nhất, giúp dễ dàng kiểm soát luồng dữ liệu và phát hiện lỗi trong ứng dụng.</w:t>
      </w:r>
    </w:p>
    <w:p w14:paraId="2B75212B" w14:textId="77777777" w:rsidR="00314B16" w:rsidRPr="00B01F86" w:rsidRDefault="00314B16" w:rsidP="00314B16">
      <w:pPr>
        <w:pStyle w:val="Heading4"/>
        <w:rPr>
          <w:rFonts w:cs="Times New Roman"/>
          <w:szCs w:val="28"/>
        </w:rPr>
      </w:pPr>
      <w:bookmarkStart w:id="60" w:name="__RefHeading___Toc26572_1225579473"/>
      <w:bookmarkEnd w:id="60"/>
      <w:r w:rsidRPr="00B01F86">
        <w:rPr>
          <w:rStyle w:val="Strong"/>
          <w:rFonts w:cs="Times New Roman"/>
          <w:b w:val="0"/>
          <w:bCs w:val="0"/>
          <w:szCs w:val="28"/>
        </w:rPr>
        <w:t>Thư viện hỗ trợ:</w:t>
      </w:r>
    </w:p>
    <w:p w14:paraId="478631FB"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React Router:</w:t>
      </w:r>
      <w:r w:rsidRPr="00B01F86">
        <w:rPr>
          <w:rFonts w:ascii="Times New Roman" w:hAnsi="Times New Roman" w:cs="Times New Roman"/>
          <w:sz w:val="28"/>
          <w:szCs w:val="28"/>
        </w:rPr>
        <w:br/>
        <w:t>Công cụ mạnh mẽ để quản lý định tuyến (routing) giữa các trang hoặc thành phần giao diện trong ứng dụng.</w:t>
      </w:r>
    </w:p>
    <w:p w14:paraId="02384F57"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Chuyển đổi nhanh chóng giữa các trang mà không cần tải lại trình duyệt.</w:t>
      </w:r>
    </w:p>
    <w:p w14:paraId="45487853"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định tuyến động, phù hợp cho các ứng dụng có nhiều cấp độ phức tạp.</w:t>
      </w:r>
    </w:p>
    <w:p w14:paraId="083CD915"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Dễ dàng cấu hình các đường dẫn như </w:t>
      </w:r>
      <w:r w:rsidRPr="00B01F86">
        <w:rPr>
          <w:rStyle w:val="SourceText"/>
          <w:rFonts w:ascii="Times New Roman" w:hAnsi="Times New Roman" w:cs="Times New Roman"/>
          <w:sz w:val="28"/>
          <w:szCs w:val="28"/>
        </w:rPr>
        <w:t>/home</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/product/:id</w:t>
      </w:r>
      <w:r w:rsidRPr="00B01F86">
        <w:rPr>
          <w:rFonts w:ascii="Times New Roman" w:hAnsi="Times New Roman" w:cs="Times New Roman"/>
          <w:sz w:val="28"/>
          <w:szCs w:val="28"/>
        </w:rPr>
        <w:t>, hoặc thậm chí các đường dẫn bảo vệ chỉ dành cho người dùng đã đăng nhập.</w:t>
      </w:r>
    </w:p>
    <w:p w14:paraId="2160A557"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Redux:</w:t>
      </w:r>
      <w:r w:rsidRPr="00B01F86">
        <w:rPr>
          <w:rFonts w:ascii="Times New Roman" w:hAnsi="Times New Roman" w:cs="Times New Roman"/>
          <w:sz w:val="28"/>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14:paraId="13B3C29D"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Lưu trữ và quản lý trạng thái tập trung.</w:t>
      </w:r>
    </w:p>
    <w:p w14:paraId="723DC9DD"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Giảm sự phụ thuộc lẫn nhau giữa các thành phần, giúp mã nguồn rõ ràng và dễ mở rộng.</w:t>
      </w:r>
    </w:p>
    <w:p w14:paraId="47761267"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Cung cấp công cụ DevTools để kiểm tra và debug trạng thái trực quan.</w:t>
      </w:r>
    </w:p>
    <w:p w14:paraId="17ACE1A5"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Material-UI:</w:t>
      </w:r>
      <w:r w:rsidRPr="00B01F86">
        <w:rPr>
          <w:rFonts w:ascii="Times New Roman" w:hAnsi="Times New Roman" w:cs="Times New Roman"/>
          <w:sz w:val="28"/>
          <w:szCs w:val="28"/>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Bao gồm các component như Buttons, Tables, Forms, AppBars,... giúp giảm thời gian thiết kế giao diện.</w:t>
      </w:r>
    </w:p>
    <w:p w14:paraId="218B90B4"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tùy chỉnh giao diện để phù hợp với nhu cầu của từng ứng dụng cụ thể.</w:t>
      </w:r>
    </w:p>
    <w:p w14:paraId="023B12D3" w14:textId="77777777" w:rsidR="00314B16" w:rsidRPr="00B01F86" w:rsidRDefault="00314B16" w:rsidP="00314B16">
      <w:pPr>
        <w:pStyle w:val="BodyText"/>
        <w:numPr>
          <w:ilvl w:val="1"/>
          <w:numId w:val="72"/>
        </w:numPr>
        <w:tabs>
          <w:tab w:val="left" w:pos="0"/>
        </w:tabs>
        <w:rPr>
          <w:rFonts w:ascii="Times New Roman" w:hAnsi="Times New Roman" w:cs="Times New Roman"/>
          <w:sz w:val="28"/>
          <w:szCs w:val="28"/>
        </w:rPr>
      </w:pPr>
      <w:r w:rsidRPr="00B01F86">
        <w:rPr>
          <w:rFonts w:ascii="Times New Roman" w:hAnsi="Times New Roman" w:cs="Times New Roman"/>
          <w:sz w:val="28"/>
          <w:szCs w:val="28"/>
        </w:rPr>
        <w:t>Hỗ trợ thiết kế responsive, tương thích với nhiều kích thước màn hình.</w:t>
      </w:r>
    </w:p>
    <w:p w14:paraId="2F4DDC6E" w14:textId="77777777" w:rsidR="00314B16" w:rsidRPr="00B01F86" w:rsidRDefault="00314B16" w:rsidP="00314B16">
      <w:pPr>
        <w:pStyle w:val="Heading4"/>
        <w:rPr>
          <w:rFonts w:cs="Times New Roman"/>
          <w:szCs w:val="28"/>
        </w:rPr>
      </w:pPr>
      <w:bookmarkStart w:id="61" w:name="__RefHeading___Toc26574_1225579473"/>
      <w:bookmarkEnd w:id="61"/>
      <w:r w:rsidRPr="00B01F86">
        <w:rPr>
          <w:rStyle w:val="Strong"/>
          <w:rFonts w:cs="Times New Roman"/>
          <w:b w:val="0"/>
          <w:bCs w:val="0"/>
          <w:szCs w:val="28"/>
        </w:rPr>
        <w:lastRenderedPageBreak/>
        <w:t>Tích hợp ReactJS trong ứng dụng:</w:t>
      </w:r>
    </w:p>
    <w:p w14:paraId="590E2F25" w14:textId="77777777" w:rsidR="00314B16" w:rsidRPr="00B01F86" w:rsidRDefault="00314B16" w:rsidP="00314B16">
      <w:pPr>
        <w:pStyle w:val="BodyText"/>
        <w:numPr>
          <w:ilvl w:val="0"/>
          <w:numId w:val="73"/>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ReactJS được kết hợp với các thư viện và công cụ khác như Axios hoặc Fetch API để giao tiếp với backend (RESTful API).</w:t>
      </w:r>
    </w:p>
    <w:p w14:paraId="10337E5A" w14:textId="77777777" w:rsidR="00314B16" w:rsidRPr="00B01F86" w:rsidRDefault="00314B16" w:rsidP="00314B16">
      <w:pPr>
        <w:pStyle w:val="BodyText"/>
        <w:numPr>
          <w:ilvl w:val="0"/>
          <w:numId w:val="73"/>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Sử dụng </w:t>
      </w:r>
      <w:r w:rsidRPr="00B01F86">
        <w:rPr>
          <w:rStyle w:val="Strong"/>
          <w:rFonts w:ascii="Times New Roman" w:hAnsi="Times New Roman" w:cs="Times New Roman"/>
          <w:sz w:val="28"/>
          <w:szCs w:val="28"/>
        </w:rPr>
        <w:t>component lifecycle</w:t>
      </w:r>
      <w:r w:rsidRPr="00B01F86">
        <w:rPr>
          <w:rFonts w:ascii="Times New Roman" w:hAnsi="Times New Roman" w:cs="Times New Roman"/>
          <w:sz w:val="28"/>
          <w:szCs w:val="28"/>
        </w:rPr>
        <w:t xml:space="preserve"> hoặc </w:t>
      </w:r>
      <w:r w:rsidRPr="00B01F86">
        <w:rPr>
          <w:rStyle w:val="Strong"/>
          <w:rFonts w:ascii="Times New Roman" w:hAnsi="Times New Roman" w:cs="Times New Roman"/>
          <w:sz w:val="28"/>
          <w:szCs w:val="28"/>
        </w:rPr>
        <w:t>hooks (useEffect, useState)</w:t>
      </w:r>
      <w:r w:rsidRPr="00B01F86">
        <w:rPr>
          <w:rFonts w:ascii="Times New Roman" w:hAnsi="Times New Roman" w:cs="Times New Roman"/>
          <w:sz w:val="28"/>
          <w:szCs w:val="28"/>
        </w:rPr>
        <w:t xml:space="preserve"> để quản lý luồng dữ liệu và trạng thái trong ứng dụng.</w:t>
      </w:r>
    </w:p>
    <w:p w14:paraId="2283095B" w14:textId="77777777" w:rsidR="00314B16" w:rsidRPr="00B01F86" w:rsidRDefault="00314B16" w:rsidP="00314B16">
      <w:pPr>
        <w:pStyle w:val="BodyText"/>
        <w:numPr>
          <w:ilvl w:val="0"/>
          <w:numId w:val="73"/>
        </w:numPr>
        <w:tabs>
          <w:tab w:val="clear" w:pos="709"/>
          <w:tab w:val="left" w:pos="0"/>
        </w:tabs>
        <w:rPr>
          <w:rFonts w:ascii="Times New Roman" w:hAnsi="Times New Roman" w:cs="Times New Roman"/>
          <w:sz w:val="28"/>
          <w:szCs w:val="28"/>
        </w:rPr>
      </w:pPr>
      <w:r w:rsidRPr="00B01F86">
        <w:rPr>
          <w:rFonts w:ascii="Times New Roman" w:hAnsi="Times New Roman" w:cs="Times New Roman"/>
          <w:sz w:val="28"/>
          <w:szCs w:val="28"/>
        </w:rPr>
        <w:t>Tối ưu hiệu suất bằng cách sử dụng lazy-loading và code-splitting, đặc biệt trong các dự án lớn.</w:t>
      </w:r>
    </w:p>
    <w:p w14:paraId="180AA68D" w14:textId="77777777" w:rsidR="00314B16" w:rsidRPr="00B01F86" w:rsidRDefault="00314B16" w:rsidP="00314B16">
      <w:pPr>
        <w:pStyle w:val="Heading3"/>
        <w:rPr>
          <w:rFonts w:cs="Times New Roman"/>
        </w:rPr>
      </w:pPr>
      <w:bookmarkStart w:id="62" w:name="_Toc185447737"/>
      <w:bookmarkStart w:id="63" w:name="_Toc185534200"/>
      <w:r w:rsidRPr="00B01F86">
        <w:rPr>
          <w:rFonts w:cs="Times New Roman"/>
        </w:rPr>
        <w:t>1.3.3. Lập trình backend với Java Spring Boot</w:t>
      </w:r>
      <w:bookmarkEnd w:id="62"/>
      <w:bookmarkEnd w:id="63"/>
    </w:p>
    <w:p w14:paraId="6BA4356E" w14:textId="77777777" w:rsidR="00314B16" w:rsidRPr="00B01F86" w:rsidRDefault="00314B16" w:rsidP="00314B16">
      <w:pPr>
        <w:pStyle w:val="BodyText"/>
        <w:rPr>
          <w:rFonts w:ascii="Times New Roman" w:hAnsi="Times New Roman" w:cs="Times New Roman"/>
          <w:sz w:val="28"/>
          <w:szCs w:val="28"/>
        </w:rPr>
      </w:pPr>
      <w:r w:rsidRPr="00B01F86">
        <w:rPr>
          <w:rFonts w:ascii="Times New Roman" w:hAnsi="Times New Roman" w:cs="Times New Roman"/>
          <w:sz w:val="28"/>
          <w:szCs w:val="28"/>
        </w:rPr>
        <w:tab/>
        <w:t xml:space="preserve">Phần backend được phát triển bằng </w:t>
      </w:r>
      <w:r w:rsidRPr="00B01F86">
        <w:rPr>
          <w:rStyle w:val="Strong"/>
          <w:rFonts w:ascii="Times New Roman" w:hAnsi="Times New Roman" w:cs="Times New Roman"/>
          <w:sz w:val="28"/>
          <w:szCs w:val="28"/>
        </w:rPr>
        <w:t>Spring Boot</w:t>
      </w:r>
      <w:r w:rsidRPr="00B01F86">
        <w:rPr>
          <w:rFonts w:ascii="Times New Roman" w:hAnsi="Times New Roman" w:cs="Times New Roman"/>
          <w:sz w:val="28"/>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B01F86" w:rsidRDefault="00314B16" w:rsidP="00314B16">
      <w:pPr>
        <w:pStyle w:val="Heading4"/>
        <w:rPr>
          <w:rFonts w:cs="Times New Roman"/>
          <w:szCs w:val="28"/>
        </w:rPr>
      </w:pPr>
      <w:bookmarkStart w:id="64" w:name="__RefHeading___Toc26576_1225579473"/>
      <w:bookmarkEnd w:id="64"/>
      <w:r w:rsidRPr="00B01F86">
        <w:rPr>
          <w:rStyle w:val="Strong"/>
          <w:rFonts w:cs="Times New Roman"/>
          <w:b w:val="0"/>
          <w:bCs w:val="0"/>
          <w:szCs w:val="28"/>
        </w:rPr>
        <w:t>Đặc điểm nổi bật:</w:t>
      </w:r>
    </w:p>
    <w:p w14:paraId="1AA25B16"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Cấu hình tự động:</w:t>
      </w:r>
      <w:r w:rsidRPr="00B01F86">
        <w:rPr>
          <w:rFonts w:ascii="Times New Roman" w:hAnsi="Times New Roman" w:cs="Times New Roman"/>
          <w:sz w:val="28"/>
          <w:szCs w:val="28"/>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RESTful API:</w:t>
      </w:r>
      <w:r w:rsidRPr="00B01F86">
        <w:rPr>
          <w:rFonts w:ascii="Times New Roman" w:hAnsi="Times New Roman" w:cs="Times New Roman"/>
          <w:sz w:val="28"/>
          <w:szCs w:val="28"/>
        </w:rPr>
        <w:br/>
        <w:t xml:space="preserve">Spring Boot hỗ trợ xây dựng dịch vụ RESTful API dễ dàng với các annotation như </w:t>
      </w:r>
      <w:r w:rsidRPr="00B01F86">
        <w:rPr>
          <w:rStyle w:val="SourceText"/>
          <w:rFonts w:ascii="Times New Roman" w:hAnsi="Times New Roman" w:cs="Times New Roman"/>
          <w:sz w:val="28"/>
          <w:szCs w:val="28"/>
        </w:rPr>
        <w:t>@RestController</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@RequestMapping</w:t>
      </w:r>
      <w:r w:rsidRPr="00B01F86">
        <w:rPr>
          <w:rFonts w:ascii="Times New Roman" w:hAnsi="Times New Roman" w:cs="Times New Roman"/>
          <w:sz w:val="28"/>
          <w:szCs w:val="28"/>
        </w:rPr>
        <w:t>,...</w:t>
      </w:r>
    </w:p>
    <w:p w14:paraId="7C3CFA15" w14:textId="77777777" w:rsidR="00314B16" w:rsidRPr="00B01F86" w:rsidRDefault="00314B16" w:rsidP="00314B16">
      <w:pPr>
        <w:pStyle w:val="BodyText"/>
        <w:numPr>
          <w:ilvl w:val="1"/>
          <w:numId w:val="74"/>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Đơn giản hóa việc tạo ra các endpoint để giao tiếp với frontend.</w:t>
      </w:r>
    </w:p>
    <w:p w14:paraId="4A52DF54" w14:textId="77777777" w:rsidR="00314B16" w:rsidRPr="00B01F86" w:rsidRDefault="00314B16" w:rsidP="00314B16">
      <w:pPr>
        <w:pStyle w:val="BodyText"/>
        <w:numPr>
          <w:ilvl w:val="1"/>
          <w:numId w:val="74"/>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chuyển đổi dữ liệu tự động giữa các định dạng như JSON và XML.</w:t>
      </w:r>
    </w:p>
    <w:p w14:paraId="684E8257"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Quản lý dependency:</w:t>
      </w:r>
      <w:r w:rsidRPr="00B01F86">
        <w:rPr>
          <w:rFonts w:ascii="Times New Roman" w:hAnsi="Times New Roman" w:cs="Times New Roman"/>
          <w:sz w:val="28"/>
          <w:szCs w:val="28"/>
        </w:rPr>
        <w:br/>
        <w:t>Sử dụng Maven hoặc Gradle, Spring Boot giúp quản lý các thư viện và phiên bản một cách hiệu quả. Điều này đảm bảo tính nhất quán và giảm thiểu xung đột giữa các thư viện.</w:t>
      </w:r>
    </w:p>
    <w:p w14:paraId="26EB21DE"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Khả năng mở rộng:</w:t>
      </w:r>
      <w:r w:rsidRPr="00B01F86">
        <w:rPr>
          <w:rFonts w:ascii="Times New Roman" w:hAnsi="Times New Roman" w:cs="Times New Roman"/>
          <w:sz w:val="28"/>
          <w:szCs w:val="28"/>
        </w:rPr>
        <w:br/>
        <w:t>Hỗ trợ kiến trúc microservices, giúp dễ dàng mở rộng và quản lý hệ thống lớn với nhiều thành phần độc lập.</w:t>
      </w:r>
    </w:p>
    <w:p w14:paraId="257F0875" w14:textId="77777777" w:rsidR="00314B16" w:rsidRPr="00B01F86" w:rsidRDefault="00314B16" w:rsidP="00314B16">
      <w:pPr>
        <w:pStyle w:val="Heading4"/>
        <w:rPr>
          <w:rFonts w:cs="Times New Roman"/>
          <w:szCs w:val="28"/>
        </w:rPr>
      </w:pPr>
      <w:bookmarkStart w:id="65" w:name="__RefHeading___Toc26578_1225579473"/>
      <w:bookmarkEnd w:id="65"/>
      <w:r w:rsidRPr="00B01F86">
        <w:rPr>
          <w:rStyle w:val="Strong"/>
          <w:rFonts w:cs="Times New Roman"/>
          <w:b w:val="0"/>
          <w:bCs w:val="0"/>
          <w:szCs w:val="28"/>
        </w:rPr>
        <w:t>Thư viện hỗ trợ:</w:t>
      </w:r>
    </w:p>
    <w:p w14:paraId="15743CEF"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Data JPA:</w:t>
      </w:r>
      <w:r w:rsidRPr="00B01F86">
        <w:rPr>
          <w:rFonts w:ascii="Times New Roman" w:hAnsi="Times New Roman" w:cs="Times New Roman"/>
          <w:sz w:val="28"/>
          <w:szCs w:val="28"/>
        </w:rPr>
        <w:br/>
        <w:t>Spring Data JPA đơn giản hóa việc thao tác với cơ sở dữ liệu thông qua ORM (Object Relational Mapping).</w:t>
      </w:r>
    </w:p>
    <w:p w14:paraId="27525ACB"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lastRenderedPageBreak/>
        <w:t xml:space="preserve">Hỗ trợ tự động sinh các câu lệnh SQL từ các phương thức định nghĩa sẵn như </w:t>
      </w:r>
      <w:r w:rsidRPr="00B01F86">
        <w:rPr>
          <w:rStyle w:val="SourceText"/>
          <w:rFonts w:ascii="Times New Roman" w:hAnsi="Times New Roman" w:cs="Times New Roman"/>
          <w:sz w:val="28"/>
          <w:szCs w:val="28"/>
        </w:rPr>
        <w:t>findById</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save</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delete</w:t>
      </w:r>
      <w:r w:rsidRPr="00B01F86">
        <w:rPr>
          <w:rFonts w:ascii="Times New Roman" w:hAnsi="Times New Roman" w:cs="Times New Roman"/>
          <w:sz w:val="28"/>
          <w:szCs w:val="28"/>
        </w:rPr>
        <w:t>,...</w:t>
      </w:r>
    </w:p>
    <w:p w14:paraId="1D71D98B"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Dễ dàng kết nối với các hệ quản trị cơ sở dữ liệu như MySQL, PostgreSQL, hoặc MongoDB.</w:t>
      </w:r>
    </w:p>
    <w:p w14:paraId="33B35B06"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tích hợp Hibernate, cho phép xây dựng truy vấn phức tạp với JPQL hoặc Native Query.</w:t>
      </w:r>
    </w:p>
    <w:p w14:paraId="02B7D17F"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Security:</w:t>
      </w:r>
      <w:r w:rsidRPr="00B01F86">
        <w:rPr>
          <w:rFonts w:ascii="Times New Roman" w:hAnsi="Times New Roman" w:cs="Times New Roman"/>
          <w:sz w:val="28"/>
          <w:szCs w:val="28"/>
        </w:rPr>
        <w:br/>
        <w:t>Một công cụ mạnh mẽ để bảo vệ ứng dụng, đảm bảo tính bảo mật trong xác thực và phân quyền.</w:t>
      </w:r>
    </w:p>
    <w:p w14:paraId="60ECA038"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xác thực bằng username/password, OAuth2, JWT.</w:t>
      </w:r>
    </w:p>
    <w:p w14:paraId="70CB6F31"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Phân quyền truy cập linh hoạt dựa trên vai trò (roles) hoặc quyền (permissions).</w:t>
      </w:r>
    </w:p>
    <w:p w14:paraId="47759C64"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Bảo vệ API khỏi các tấn công phổ biến như CSRF, XSS, và SQL Injection.</w:t>
      </w:r>
    </w:p>
    <w:p w14:paraId="05FD9042"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Web:</w:t>
      </w:r>
      <w:r w:rsidRPr="00B01F86">
        <w:rPr>
          <w:rFonts w:ascii="Times New Roman" w:hAnsi="Times New Roman" w:cs="Times New Roman"/>
          <w:sz w:val="28"/>
          <w:szCs w:val="28"/>
        </w:rPr>
        <w:br/>
        <w:t>Cung cấp các tính năng để xây dựng dịch vụ RESTful và xử lý yêu cầu HTTP.</w:t>
      </w:r>
    </w:p>
    <w:p w14:paraId="6B93E4FA"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Hỗ trợ </w:t>
      </w:r>
      <w:r w:rsidRPr="00B01F86">
        <w:rPr>
          <w:rStyle w:val="SourceText"/>
          <w:rFonts w:ascii="Times New Roman" w:hAnsi="Times New Roman" w:cs="Times New Roman"/>
          <w:sz w:val="28"/>
          <w:szCs w:val="28"/>
        </w:rPr>
        <w:t>@RestController</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@GetMapping</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@PostMapping</w:t>
      </w:r>
      <w:r w:rsidRPr="00B01F86">
        <w:rPr>
          <w:rFonts w:ascii="Times New Roman" w:hAnsi="Times New Roman" w:cs="Times New Roman"/>
          <w:sz w:val="28"/>
          <w:szCs w:val="28"/>
        </w:rPr>
        <w:t xml:space="preserve"> để định nghĩa các endpoint.</w:t>
      </w:r>
    </w:p>
    <w:p w14:paraId="23C44315" w14:textId="77777777" w:rsidR="00314B16" w:rsidRPr="00B01F86" w:rsidRDefault="00314B16" w:rsidP="00314B16">
      <w:pPr>
        <w:pStyle w:val="BodyText"/>
        <w:numPr>
          <w:ilvl w:val="1"/>
          <w:numId w:val="75"/>
        </w:numPr>
        <w:tabs>
          <w:tab w:val="left" w:pos="0"/>
        </w:tabs>
        <w:rPr>
          <w:rFonts w:ascii="Times New Roman" w:hAnsi="Times New Roman" w:cs="Times New Roman"/>
          <w:sz w:val="28"/>
          <w:szCs w:val="28"/>
        </w:rPr>
      </w:pPr>
      <w:r w:rsidRPr="00B01F86">
        <w:rPr>
          <w:rFonts w:ascii="Times New Roman" w:hAnsi="Times New Roman" w:cs="Times New Roman"/>
          <w:sz w:val="28"/>
          <w:szCs w:val="28"/>
        </w:rPr>
        <w:t>Tích hợp dễ dàng với các thư viện bên ngoài để xử lý yêu cầu phức tạp.</w:t>
      </w:r>
    </w:p>
    <w:p w14:paraId="3B4E44A3" w14:textId="77777777" w:rsidR="00314B16" w:rsidRPr="00B01F86" w:rsidRDefault="00314B16" w:rsidP="00314B16">
      <w:pPr>
        <w:pStyle w:val="Heading4"/>
        <w:rPr>
          <w:rFonts w:cs="Times New Roman"/>
          <w:szCs w:val="28"/>
        </w:rPr>
      </w:pPr>
      <w:bookmarkStart w:id="66" w:name="__RefHeading___Toc26580_1225579473"/>
      <w:bookmarkEnd w:id="66"/>
      <w:r w:rsidRPr="00B01F86">
        <w:rPr>
          <w:rStyle w:val="Strong"/>
          <w:rFonts w:cs="Times New Roman"/>
          <w:b w:val="0"/>
          <w:bCs w:val="0"/>
          <w:szCs w:val="28"/>
        </w:rPr>
        <w:t>Tích hợp với ReactJS:</w:t>
      </w:r>
    </w:p>
    <w:p w14:paraId="44ABEA0C"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RESTful API:</w:t>
      </w:r>
      <w:r w:rsidRPr="00B01F86">
        <w:rPr>
          <w:rFonts w:ascii="Times New Roman" w:hAnsi="Times New Roman" w:cs="Times New Roman"/>
          <w:sz w:val="28"/>
          <w:szCs w:val="28"/>
        </w:rPr>
        <w:br/>
        <w:t>Spring Boot cung cấp các endpoint RESTful, giúp giao diện ReactJS lấy và gửi dữ liệu một cách dễ dàng.</w:t>
      </w:r>
    </w:p>
    <w:p w14:paraId="123E971E" w14:textId="77777777" w:rsidR="00314B16" w:rsidRPr="00B01F86" w:rsidRDefault="00314B16" w:rsidP="00314B16">
      <w:pPr>
        <w:pStyle w:val="BodyText"/>
        <w:numPr>
          <w:ilvl w:val="1"/>
          <w:numId w:val="76"/>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Dữ liệu được trao đổi qua định dạng JSON.</w:t>
      </w:r>
    </w:p>
    <w:p w14:paraId="06381BB0" w14:textId="77777777" w:rsidR="00314B16" w:rsidRPr="00B01F86" w:rsidRDefault="00314B16" w:rsidP="00314B16">
      <w:pPr>
        <w:pStyle w:val="BodyText"/>
        <w:numPr>
          <w:ilvl w:val="1"/>
          <w:numId w:val="76"/>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Sử dụng các thư viện như Axios hoặc Fetch để gửi các yêu cầu HTTP từ ReactJS.</w:t>
      </w:r>
    </w:p>
    <w:p w14:paraId="318AF4D9"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Bảo mật:</w:t>
      </w:r>
      <w:r w:rsidRPr="00B01F86">
        <w:rPr>
          <w:rFonts w:ascii="Times New Roman" w:hAnsi="Times New Roman" w:cs="Times New Roman"/>
          <w:sz w:val="28"/>
          <w:szCs w:val="28"/>
        </w:rPr>
        <w:br/>
        <w:t>Spring Security bảo vệ các API và chỉ cho phép truy cập từ các ứng dụng hoặc người dùng hợp lệ. JWT (JSON Web Token) thường được sử dụng để bảo mật các yêu cầu giữa frontend và backend.</w:t>
      </w:r>
    </w:p>
    <w:p w14:paraId="3ADFEE5E"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Triển khai:</w:t>
      </w:r>
      <w:r w:rsidRPr="00B01F86">
        <w:rPr>
          <w:rFonts w:ascii="Times New Roman" w:hAnsi="Times New Roman" w:cs="Times New Roman"/>
          <w:sz w:val="28"/>
          <w:szCs w:val="28"/>
        </w:rPr>
        <w:br/>
        <w:t xml:space="preserve">Backend Spring Boot và frontend ReactJS có thể được triển khai riêng biệt trên các máy chủ khác nhau, hoặc gộp chung bằng cách build ReactJS thành static files và nhúng vào thư mục </w:t>
      </w:r>
      <w:r w:rsidRPr="00B01F86">
        <w:rPr>
          <w:rStyle w:val="SourceText"/>
          <w:rFonts w:ascii="Times New Roman" w:hAnsi="Times New Roman" w:cs="Times New Roman"/>
          <w:sz w:val="28"/>
          <w:szCs w:val="28"/>
        </w:rPr>
        <w:t>resources/static</w:t>
      </w:r>
      <w:r w:rsidRPr="00B01F86">
        <w:rPr>
          <w:rFonts w:ascii="Times New Roman" w:hAnsi="Times New Roman" w:cs="Times New Roman"/>
          <w:sz w:val="28"/>
          <w:szCs w:val="28"/>
        </w:rPr>
        <w:t xml:space="preserve"> của Spring Boot.</w:t>
      </w:r>
    </w:p>
    <w:p w14:paraId="3BC85534" w14:textId="77777777" w:rsidR="00314B16" w:rsidRPr="00B01F86" w:rsidRDefault="00314B16" w:rsidP="00314B16">
      <w:pPr>
        <w:pStyle w:val="Heading4"/>
        <w:rPr>
          <w:rFonts w:cs="Times New Roman"/>
          <w:szCs w:val="28"/>
        </w:rPr>
      </w:pPr>
      <w:bookmarkStart w:id="67" w:name="__RefHeading___Toc26582_1225579473"/>
      <w:bookmarkEnd w:id="67"/>
      <w:r w:rsidRPr="00B01F86">
        <w:rPr>
          <w:rStyle w:val="Strong"/>
          <w:rFonts w:cs="Times New Roman"/>
          <w:b w:val="0"/>
          <w:bCs w:val="0"/>
          <w:szCs w:val="28"/>
        </w:rPr>
        <w:lastRenderedPageBreak/>
        <w:t>Ưu điểm của kết hợp ReactJS và Spring Boot:</w:t>
      </w:r>
    </w:p>
    <w:p w14:paraId="0F79898E" w14:textId="77777777" w:rsidR="00314B16" w:rsidRPr="00B01F86" w:rsidRDefault="00314B16" w:rsidP="00314B16">
      <w:pPr>
        <w:pStyle w:val="BodyText"/>
        <w:numPr>
          <w:ilvl w:val="0"/>
          <w:numId w:val="77"/>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Tách biệt rõ ràng giữa giao diện người dùng và logic xử lý phía server, giúp ứng dụng dễ bảo trì và mở rộng.</w:t>
      </w:r>
    </w:p>
    <w:p w14:paraId="449EC203" w14:textId="77777777" w:rsidR="00314B16" w:rsidRPr="00B01F86" w:rsidRDefault="00314B16" w:rsidP="00314B16">
      <w:pPr>
        <w:pStyle w:val="BodyText"/>
        <w:numPr>
          <w:ilvl w:val="0"/>
          <w:numId w:val="77"/>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Tăng tính linh hoạt khi phát triển, vì backend và frontend có thể được xây dựng và nâng cấp độc lập.</w:t>
      </w:r>
    </w:p>
    <w:p w14:paraId="1985B420" w14:textId="77777777" w:rsidR="00314B16" w:rsidRPr="00B01F86" w:rsidRDefault="00314B16" w:rsidP="00314B16">
      <w:pPr>
        <w:pStyle w:val="BodyText"/>
        <w:numPr>
          <w:ilvl w:val="0"/>
          <w:numId w:val="77"/>
        </w:numPr>
        <w:tabs>
          <w:tab w:val="clear" w:pos="709"/>
          <w:tab w:val="left" w:pos="0"/>
        </w:tabs>
        <w:rPr>
          <w:rFonts w:ascii="Times New Roman" w:hAnsi="Times New Roman" w:cs="Times New Roman"/>
          <w:sz w:val="28"/>
          <w:szCs w:val="28"/>
        </w:rPr>
      </w:pPr>
      <w:r w:rsidRPr="00B01F86">
        <w:rPr>
          <w:rFonts w:ascii="Times New Roman" w:hAnsi="Times New Roman" w:cs="Times New Roman"/>
          <w:sz w:val="28"/>
          <w:szCs w:val="28"/>
        </w:rPr>
        <w:t>Dễ dàng mở rộng hệ thống để hỗ trợ các tính năng phức tạp hoặc tích hợp với các dịch vụ bên thứ ba.</w:t>
      </w:r>
    </w:p>
    <w:p w14:paraId="395BEA98" w14:textId="77777777" w:rsidR="00314B16" w:rsidRPr="00B01F86" w:rsidRDefault="00314B16" w:rsidP="00314B16">
      <w:pPr>
        <w:pStyle w:val="Heading2"/>
        <w:rPr>
          <w:rFonts w:cs="Times New Roman"/>
          <w:szCs w:val="28"/>
        </w:rPr>
      </w:pPr>
      <w:bookmarkStart w:id="68" w:name="__RefHeading___Toc26584_1225579473"/>
      <w:bookmarkStart w:id="69" w:name="_Toc185447738"/>
      <w:bookmarkStart w:id="70" w:name="_Toc185534201"/>
      <w:bookmarkEnd w:id="68"/>
      <w:r w:rsidRPr="00B01F86">
        <w:rPr>
          <w:rFonts w:cs="Times New Roman"/>
          <w:szCs w:val="28"/>
        </w:rPr>
        <w:t>1.4. Xác định yêu cầu của hệ thống</w:t>
      </w:r>
      <w:bookmarkEnd w:id="69"/>
      <w:bookmarkEnd w:id="70"/>
    </w:p>
    <w:p w14:paraId="1643A130" w14:textId="77777777" w:rsidR="00314B16" w:rsidRPr="00B01F86" w:rsidRDefault="00314B16" w:rsidP="00314B16">
      <w:pPr>
        <w:pStyle w:val="Heading3"/>
        <w:rPr>
          <w:rFonts w:cs="Times New Roman"/>
        </w:rPr>
      </w:pPr>
      <w:bookmarkStart w:id="71" w:name="_Toc185447739"/>
      <w:bookmarkStart w:id="72" w:name="_Toc185534202"/>
      <w:r w:rsidRPr="00B01F86">
        <w:rPr>
          <w:rFonts w:cs="Times New Roman"/>
          <w:spacing w:val="-4"/>
        </w:rPr>
        <w:t>1.4.1. Mô tả hệ thống</w:t>
      </w:r>
      <w:bookmarkEnd w:id="71"/>
      <w:bookmarkEnd w:id="72"/>
    </w:p>
    <w:p w14:paraId="3B8B6B5B" w14:textId="77777777" w:rsidR="00314B16" w:rsidRPr="00B01F86" w:rsidRDefault="00314B16" w:rsidP="00314B16">
      <w:pPr>
        <w:spacing w:before="209"/>
        <w:rPr>
          <w:rFonts w:cs="Times New Roman"/>
          <w:szCs w:val="28"/>
        </w:rPr>
      </w:pPr>
      <w:r w:rsidRPr="00B01F86">
        <w:rPr>
          <w:rFonts w:cs="Times New Roman"/>
          <w:spacing w:val="-4"/>
          <w:szCs w:val="28"/>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B01F86" w:rsidRDefault="00314B16" w:rsidP="00314B16">
      <w:pPr>
        <w:spacing w:before="209"/>
        <w:rPr>
          <w:rFonts w:cs="Times New Roman"/>
          <w:szCs w:val="28"/>
        </w:rPr>
      </w:pPr>
      <w:r w:rsidRPr="00B01F86">
        <w:rPr>
          <w:rFonts w:cs="Times New Roman"/>
          <w:spacing w:val="-4"/>
          <w:szCs w:val="28"/>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B01F86" w:rsidRDefault="00314B16" w:rsidP="00314B16">
      <w:pPr>
        <w:pStyle w:val="Heading3"/>
        <w:rPr>
          <w:rFonts w:cs="Times New Roman"/>
        </w:rPr>
      </w:pPr>
      <w:bookmarkStart w:id="73" w:name="_Toc185447740"/>
      <w:bookmarkStart w:id="74" w:name="_Toc185534203"/>
      <w:r w:rsidRPr="00B01F86">
        <w:rPr>
          <w:rFonts w:cs="Times New Roman"/>
          <w:spacing w:val="-4"/>
        </w:rPr>
        <w:t>1.4.2. Xác định chức năng</w:t>
      </w:r>
      <w:bookmarkEnd w:id="73"/>
      <w:bookmarkEnd w:id="74"/>
    </w:p>
    <w:p w14:paraId="2FD26ECC"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người dùng:</w:t>
      </w:r>
    </w:p>
    <w:p w14:paraId="36F1451A"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Đăng nhập/ đăng ký tài khoản</w:t>
      </w:r>
    </w:p>
    <w:p w14:paraId="60F4CABD"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(Quên mật khẩu, cập nhập thông tin tài khoản,… )</w:t>
      </w:r>
    </w:p>
    <w:p w14:paraId="2A129BC3"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nhân viên (Staff):</w:t>
      </w:r>
    </w:p>
    <w:p w14:paraId="26EE5F48"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khách hàng</w:t>
      </w:r>
    </w:p>
    <w:p w14:paraId="21CA2606"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đơn hàng</w:t>
      </w:r>
    </w:p>
    <w:p w14:paraId="632177FD"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Thống kê</w:t>
      </w:r>
    </w:p>
    <w:p w14:paraId="16050D83"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quản trị viên (Admin) gồm chức năng của nhân viên và:</w:t>
      </w:r>
    </w:p>
    <w:p w14:paraId="5AE423F1"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nhân viên</w:t>
      </w:r>
    </w:p>
    <w:p w14:paraId="7D43CE15"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thông tin các sự kiện trong cửa hàng (khuyến mãi,…)</w:t>
      </w:r>
    </w:p>
    <w:p w14:paraId="2D45ED4C"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banner của website</w:t>
      </w:r>
    </w:p>
    <w:p w14:paraId="6EAD4536"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khách hàng</w:t>
      </w:r>
    </w:p>
    <w:p w14:paraId="08452933" w14:textId="77777777" w:rsidR="00314B16" w:rsidRPr="002B78EE" w:rsidRDefault="00314B16" w:rsidP="00314B16">
      <w:pPr>
        <w:numPr>
          <w:ilvl w:val="1"/>
          <w:numId w:val="3"/>
        </w:numPr>
        <w:spacing w:before="209"/>
        <w:rPr>
          <w:rFonts w:cs="Times New Roman"/>
        </w:rPr>
      </w:pPr>
      <w:r w:rsidRPr="002B78EE">
        <w:rPr>
          <w:rFonts w:cs="Times New Roman"/>
          <w:spacing w:val="-4"/>
          <w:sz w:val="26"/>
        </w:rPr>
        <w:lastRenderedPageBreak/>
        <w:t>Quản lý thông tin tài khoản</w:t>
      </w:r>
    </w:p>
    <w:p w14:paraId="604A3150" w14:textId="77777777" w:rsidR="00314B16" w:rsidRPr="002B78EE" w:rsidRDefault="00314B16" w:rsidP="00314B16">
      <w:pPr>
        <w:numPr>
          <w:ilvl w:val="1"/>
          <w:numId w:val="3"/>
        </w:numPr>
        <w:spacing w:before="209"/>
        <w:rPr>
          <w:rFonts w:cs="Times New Roman"/>
        </w:rPr>
      </w:pPr>
      <w:r w:rsidRPr="002B78EE">
        <w:rPr>
          <w:rFonts w:cs="Times New Roman"/>
          <w:spacing w:val="-4"/>
          <w:sz w:val="26"/>
        </w:rPr>
        <w:t>Tìm kiếm sản phẩm</w:t>
      </w:r>
    </w:p>
    <w:p w14:paraId="1952B536" w14:textId="77777777" w:rsidR="00314B16" w:rsidRPr="002B78EE" w:rsidRDefault="00314B16" w:rsidP="00314B16">
      <w:pPr>
        <w:numPr>
          <w:ilvl w:val="1"/>
          <w:numId w:val="3"/>
        </w:numPr>
        <w:spacing w:before="209"/>
        <w:rPr>
          <w:rFonts w:cs="Times New Roman"/>
        </w:rPr>
      </w:pPr>
      <w:r w:rsidRPr="002B78EE">
        <w:rPr>
          <w:rFonts w:cs="Times New Roman"/>
          <w:spacing w:val="-4"/>
          <w:sz w:val="26"/>
        </w:rPr>
        <w:t>Quản lý giỏ hàng</w:t>
      </w:r>
    </w:p>
    <w:p w14:paraId="14FEA8B8" w14:textId="77777777" w:rsidR="00314B16" w:rsidRPr="002B78EE" w:rsidRDefault="00314B16" w:rsidP="00314B16">
      <w:pPr>
        <w:numPr>
          <w:ilvl w:val="1"/>
          <w:numId w:val="3"/>
        </w:numPr>
        <w:spacing w:before="209"/>
        <w:rPr>
          <w:rFonts w:cs="Times New Roman"/>
        </w:rPr>
      </w:pPr>
      <w:r w:rsidRPr="002B78EE">
        <w:rPr>
          <w:rFonts w:cs="Times New Roman"/>
          <w:spacing w:val="-4"/>
          <w:sz w:val="26"/>
        </w:rPr>
        <w:t>Quản lý danh sách sản phẩm yêu thích</w:t>
      </w:r>
    </w:p>
    <w:p w14:paraId="089B54FE" w14:textId="77777777" w:rsidR="00314B16" w:rsidRPr="002B78EE" w:rsidRDefault="00314B16" w:rsidP="00314B16">
      <w:pPr>
        <w:numPr>
          <w:ilvl w:val="1"/>
          <w:numId w:val="3"/>
        </w:numPr>
        <w:spacing w:before="209"/>
        <w:rPr>
          <w:rFonts w:cs="Times New Roman"/>
        </w:rPr>
      </w:pPr>
      <w:r w:rsidRPr="002B78EE">
        <w:rPr>
          <w:rFonts w:cs="Times New Roman"/>
          <w:spacing w:val="-4"/>
          <w:sz w:val="26"/>
        </w:rPr>
        <w:t>Đánh giá sản phẩm</w:t>
      </w:r>
    </w:p>
    <w:p w14:paraId="6183B53F" w14:textId="255037D5" w:rsidR="00314B16" w:rsidRPr="00737680" w:rsidRDefault="00314B16" w:rsidP="00314B16">
      <w:pPr>
        <w:numPr>
          <w:ilvl w:val="1"/>
          <w:numId w:val="3"/>
        </w:numPr>
        <w:spacing w:before="209"/>
        <w:rPr>
          <w:rFonts w:cs="Times New Roman"/>
        </w:rPr>
      </w:pPr>
      <w:r w:rsidRPr="002B78EE">
        <w:rPr>
          <w:rFonts w:cs="Times New Roman"/>
          <w:spacing w:val="-4"/>
          <w:sz w:val="26"/>
        </w:rPr>
        <w:t>Quản lý đơn hàng</w:t>
      </w:r>
    </w:p>
    <w:p w14:paraId="14CD1D7D" w14:textId="77777777" w:rsidR="00314B16" w:rsidRPr="002B78EE" w:rsidRDefault="00314B16" w:rsidP="00D1452A">
      <w:pPr>
        <w:pStyle w:val="Heading1"/>
      </w:pPr>
      <w:bookmarkStart w:id="75" w:name="__RefHeading___Toc26586_1225579473"/>
      <w:bookmarkStart w:id="76" w:name="_Toc185447741"/>
      <w:bookmarkStart w:id="77" w:name="_Toc185534204"/>
      <w:bookmarkEnd w:id="75"/>
      <w:r w:rsidRPr="002B78EE">
        <w:t>CHƯƠNG 2. PHÂN TÍCH VÀ THIẾT KẾ HỆ THỐNG</w:t>
      </w:r>
      <w:bookmarkEnd w:id="76"/>
      <w:bookmarkEnd w:id="77"/>
    </w:p>
    <w:p w14:paraId="1BF0F198" w14:textId="77777777" w:rsidR="00314B16" w:rsidRPr="002B78EE" w:rsidDel="00D1452A" w:rsidRDefault="00314B16" w:rsidP="00314B16">
      <w:pPr>
        <w:spacing w:before="209"/>
        <w:rPr>
          <w:del w:id="78" w:author="Khanh Cong" w:date="2024-12-19T20:45:00Z" w16du:dateUtc="2024-12-19T13:45:00Z"/>
          <w:rFonts w:cs="Times New Roman"/>
        </w:rPr>
      </w:pPr>
      <w:r w:rsidRPr="002B78EE">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05711C01" w14:textId="77777777" w:rsidR="00314B16" w:rsidRPr="002B78EE" w:rsidRDefault="00314B16" w:rsidP="00314B16">
      <w:pPr>
        <w:spacing w:before="209"/>
        <w:rPr>
          <w:rFonts w:cs="Times New Roman"/>
          <w:sz w:val="26"/>
          <w:szCs w:val="26"/>
        </w:rPr>
      </w:pPr>
    </w:p>
    <w:p w14:paraId="5F4C0649" w14:textId="77777777" w:rsidR="00314B16" w:rsidRPr="002B78EE" w:rsidRDefault="00314B16" w:rsidP="00314B16">
      <w:pPr>
        <w:pStyle w:val="Heading2"/>
        <w:rPr>
          <w:rFonts w:cs="Times New Roman"/>
        </w:rPr>
      </w:pPr>
      <w:bookmarkStart w:id="79" w:name="__RefHeading___Toc26588_1225579473"/>
      <w:bookmarkStart w:id="80" w:name="_Toc185447742"/>
      <w:bookmarkStart w:id="81" w:name="_Toc185534205"/>
      <w:bookmarkEnd w:id="79"/>
      <w:r w:rsidRPr="002B78EE">
        <w:rPr>
          <w:rFonts w:cs="Times New Roman"/>
        </w:rPr>
        <w:t>2.1. Biểu đồ use case và kịch bản</w:t>
      </w:r>
      <w:bookmarkEnd w:id="80"/>
      <w:bookmarkEnd w:id="81"/>
    </w:p>
    <w:p w14:paraId="029A1A01" w14:textId="77777777" w:rsidR="00314B16" w:rsidRPr="002B78EE" w:rsidRDefault="00314B16" w:rsidP="00314B16">
      <w:pPr>
        <w:pStyle w:val="Heading3"/>
        <w:rPr>
          <w:rFonts w:cs="Times New Roman"/>
        </w:rPr>
      </w:pPr>
      <w:bookmarkStart w:id="82" w:name="_Toc185447743"/>
      <w:bookmarkStart w:id="83" w:name="_Toc185534206"/>
      <w:r w:rsidRPr="002B78EE">
        <w:rPr>
          <w:rFonts w:cs="Times New Roman"/>
        </w:rPr>
        <w:t>2.1.1. Biểu đồ use case tổng quát</w:t>
      </w:r>
      <w:bookmarkEnd w:id="82"/>
      <w:bookmarkEnd w:id="83"/>
    </w:p>
    <w:p w14:paraId="6CE45906" w14:textId="77777777" w:rsidR="00314B16" w:rsidRPr="002B78EE" w:rsidRDefault="00314B16" w:rsidP="00314B16">
      <w:pPr>
        <w:spacing w:before="209"/>
        <w:rPr>
          <w:rFonts w:cs="Times New Roman"/>
          <w:spacing w:val="-4"/>
          <w:sz w:val="26"/>
        </w:rPr>
      </w:pPr>
    </w:p>
    <w:p w14:paraId="0F383206" w14:textId="77777777" w:rsidR="00314B16" w:rsidRPr="002B78EE" w:rsidRDefault="00314B16" w:rsidP="00314B16">
      <w:pPr>
        <w:spacing w:before="209"/>
        <w:rPr>
          <w:rFonts w:cs="Times New Roman"/>
          <w:spacing w:val="-4"/>
          <w:sz w:val="26"/>
        </w:rPr>
      </w:pPr>
    </w:p>
    <w:p w14:paraId="79E3B784" w14:textId="77777777" w:rsidR="00314B16" w:rsidRPr="002B78EE" w:rsidRDefault="00314B16" w:rsidP="00314B16">
      <w:pPr>
        <w:tabs>
          <w:tab w:val="left" w:pos="837"/>
        </w:tabs>
        <w:spacing w:before="89"/>
        <w:rPr>
          <w:rFonts w:cs="Times New Roman"/>
          <w:szCs w:val="28"/>
        </w:rPr>
      </w:pPr>
    </w:p>
    <w:p w14:paraId="30042AA8" w14:textId="77777777" w:rsidR="00314B16" w:rsidRPr="002B78EE" w:rsidRDefault="00314B16" w:rsidP="00314B16">
      <w:pPr>
        <w:pStyle w:val="normal1"/>
        <w:rPr>
          <w:rFonts w:ascii="Times New Roman" w:hAnsi="Times New Roman" w:cs="Times New Roman"/>
          <w:b/>
          <w:sz w:val="28"/>
          <w:szCs w:val="28"/>
        </w:rPr>
        <w:sectPr w:rsidR="00314B16" w:rsidRPr="002B78EE" w:rsidSect="00314B16">
          <w:footerReference w:type="even" r:id="rId12"/>
          <w:footerReference w:type="default" r:id="rId13"/>
          <w:pgSz w:w="11906" w:h="16838"/>
          <w:pgMar w:top="1134" w:right="1134" w:bottom="1191" w:left="1134" w:header="0" w:footer="1134" w:gutter="0"/>
          <w:cols w:space="720"/>
          <w:formProt w:val="0"/>
          <w:docGrid w:linePitch="100" w:charSpace="-8193"/>
        </w:sectPr>
      </w:pPr>
      <w:r w:rsidRPr="002B78EE">
        <w:rPr>
          <w:rFonts w:ascii="Times New Roman" w:hAnsi="Times New Roman" w:cs="Times New Roman"/>
          <w:b/>
          <w:noProof/>
          <w:sz w:val="28"/>
          <w:szCs w:val="28"/>
        </w:rPr>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4"/>
                    <a:stretch>
                      <a:fillRect/>
                    </a:stretch>
                  </pic:blipFill>
                  <pic:spPr bwMode="auto">
                    <a:xfrm>
                      <a:off x="0" y="0"/>
                      <a:ext cx="6120130" cy="3817620"/>
                    </a:xfrm>
                    <a:prstGeom prst="rect">
                      <a:avLst/>
                    </a:prstGeom>
                    <a:noFill/>
                  </pic:spPr>
                </pic:pic>
              </a:graphicData>
            </a:graphic>
          </wp:anchor>
        </w:drawing>
      </w:r>
      <w:bookmarkStart w:id="86" w:name="vx1227"/>
      <w:bookmarkEnd w:id="86"/>
    </w:p>
    <w:p w14:paraId="2AE5317F" w14:textId="530524FC" w:rsidR="00314B16" w:rsidRPr="002B78EE" w:rsidRDefault="00D1452A" w:rsidP="00D1452A">
      <w:pPr>
        <w:pStyle w:val="Heading3"/>
        <w:pPrChange w:id="87" w:author="Khanh Cong" w:date="2024-12-19T20:49:00Z" w16du:dateUtc="2024-12-19T13:49:00Z">
          <w:pPr>
            <w:pStyle w:val="Heading2"/>
            <w:tabs>
              <w:tab w:val="left" w:pos="837"/>
            </w:tabs>
            <w:spacing w:before="79"/>
          </w:pPr>
        </w:pPrChange>
      </w:pPr>
      <w:bookmarkStart w:id="88" w:name="__RefHeading___Toc26590_1225579473"/>
      <w:bookmarkStart w:id="89" w:name="vx1227_Copy_1"/>
      <w:bookmarkStart w:id="90" w:name="_3fwokq0"/>
      <w:bookmarkStart w:id="91" w:name="_2grqrue"/>
      <w:bookmarkStart w:id="92" w:name="_Toc185447744"/>
      <w:bookmarkStart w:id="93" w:name="_Toc185534207"/>
      <w:bookmarkEnd w:id="88"/>
      <w:bookmarkEnd w:id="89"/>
      <w:bookmarkEnd w:id="90"/>
      <w:bookmarkEnd w:id="91"/>
      <w:ins w:id="94" w:author="Khanh Cong" w:date="2024-12-19T20:45:00Z" w16du:dateUtc="2024-12-19T13:45:00Z">
        <w:r>
          <w:lastRenderedPageBreak/>
          <w:t xml:space="preserve">2.1.2. </w:t>
        </w:r>
      </w:ins>
      <w:r w:rsidR="00314B16" w:rsidRPr="002B78EE">
        <w:t>Biểu đồ phân rã và kịch bản UC Đăng ký</w:t>
      </w:r>
      <w:bookmarkEnd w:id="92"/>
      <w:bookmarkEnd w:id="93"/>
    </w:p>
    <w:p w14:paraId="35A88D09" w14:textId="77777777" w:rsidR="00314B16" w:rsidRPr="002B78EE" w:rsidRDefault="00314B16" w:rsidP="00314B16">
      <w:pPr>
        <w:pStyle w:val="normal1"/>
        <w:spacing w:before="11"/>
        <w:ind w:right="57"/>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5"/>
                    <a:stretch>
                      <a:fillRect/>
                    </a:stretch>
                  </pic:blipFill>
                  <pic:spPr bwMode="auto">
                    <a:xfrm>
                      <a:off x="0" y="0"/>
                      <a:ext cx="5888990" cy="3495040"/>
                    </a:xfrm>
                    <a:prstGeom prst="rect">
                      <a:avLst/>
                    </a:prstGeom>
                    <a:noFill/>
                  </pic:spPr>
                </pic:pic>
              </a:graphicData>
            </a:graphic>
          </wp:anchor>
        </w:drawing>
      </w:r>
    </w:p>
    <w:p w14:paraId="1E375914"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Đăng ký</w:t>
            </w:r>
          </w:p>
        </w:tc>
      </w:tr>
      <w:tr w:rsidR="00314B16" w:rsidRPr="002B78EE"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khởi chạy hệ thống</w:t>
            </w:r>
          </w:p>
        </w:tc>
      </w:tr>
      <w:tr w:rsidR="00314B16" w:rsidRPr="002B78EE"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đăng ký tài khoản thành công.</w:t>
            </w:r>
          </w:p>
        </w:tc>
      </w:tr>
      <w:tr w:rsidR="00314B16" w:rsidRPr="002B78EE"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2B78EE" w:rsidRDefault="00314B16" w:rsidP="00B52E04">
            <w:pPr>
              <w:pStyle w:val="normal1"/>
              <w:spacing w:before="1" w:line="276" w:lineRule="auto"/>
              <w:ind w:left="110"/>
              <w:rPr>
                <w:rFonts w:ascii="Times New Roman" w:hAnsi="Times New Roman" w:cs="Times New Roman"/>
                <w:b/>
                <w:sz w:val="28"/>
                <w:szCs w:val="28"/>
              </w:rPr>
            </w:pPr>
            <w:r w:rsidRPr="002B78EE">
              <w:rPr>
                <w:rFonts w:ascii="Times New Roman" w:hAnsi="Times New Roman" w:cs="Times New Roman"/>
                <w:b/>
                <w:sz w:val="28"/>
                <w:szCs w:val="28"/>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2B78EE"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khởi chạy hệ thống.</w:t>
            </w:r>
          </w:p>
          <w:p w14:paraId="7FAA2517" w14:textId="77777777" w:rsidR="00314B16" w:rsidRPr="002B78EE" w:rsidRDefault="00314B16" w:rsidP="00314B16">
            <w:pPr>
              <w:pStyle w:val="normal1"/>
              <w:numPr>
                <w:ilvl w:val="0"/>
                <w:numId w:val="5"/>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chủ và nút đăng ký.</w:t>
            </w:r>
          </w:p>
          <w:p w14:paraId="3D5DE68E" w14:textId="77777777" w:rsidR="00314B16" w:rsidRPr="002B78EE"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bấm nút đăng ký</w:t>
            </w:r>
          </w:p>
          <w:p w14:paraId="5662B186" w14:textId="77777777" w:rsidR="00314B16" w:rsidRPr="002B78EE" w:rsidRDefault="00314B16" w:rsidP="00314B16">
            <w:pPr>
              <w:pStyle w:val="normal1"/>
              <w:numPr>
                <w:ilvl w:val="0"/>
                <w:numId w:val="5"/>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màn hình đăng ký.</w:t>
            </w:r>
          </w:p>
          <w:p w14:paraId="234136A7" w14:textId="77777777" w:rsidR="00314B16" w:rsidRPr="002B78EE" w:rsidRDefault="00314B16" w:rsidP="00314B16">
            <w:pPr>
              <w:pStyle w:val="normal1"/>
              <w:numPr>
                <w:ilvl w:val="0"/>
                <w:numId w:val="5"/>
              </w:numPr>
              <w:tabs>
                <w:tab w:val="left" w:pos="1190"/>
              </w:tabs>
              <w:spacing w:before="1"/>
              <w:ind w:right="379"/>
              <w:rPr>
                <w:rFonts w:ascii="Times New Roman" w:hAnsi="Times New Roman" w:cs="Times New Roman"/>
              </w:rPr>
            </w:pPr>
            <w:r w:rsidRPr="002B78EE">
              <w:rPr>
                <w:rFonts w:ascii="Times New Roman" w:hAnsi="Times New Roman" w:cs="Times New Roman"/>
                <w:sz w:val="28"/>
                <w:szCs w:val="28"/>
              </w:rPr>
              <w:t>Khách nhập thông tin đăng ký (tài khoản, mật khẩu, xác thực mật khẩu) và ấn nút đăng ký</w:t>
            </w:r>
          </w:p>
          <w:p w14:paraId="17DA5766" w14:textId="77777777" w:rsidR="00314B16" w:rsidRPr="002B78EE" w:rsidRDefault="00314B16" w:rsidP="00314B16">
            <w:pPr>
              <w:pStyle w:val="normal1"/>
              <w:numPr>
                <w:ilvl w:val="0"/>
                <w:numId w:val="5"/>
              </w:numPr>
              <w:spacing w:before="1" w:line="276" w:lineRule="auto"/>
              <w:rPr>
                <w:rFonts w:ascii="Times New Roman" w:hAnsi="Times New Roman" w:cs="Times New Roman"/>
                <w:sz w:val="28"/>
                <w:szCs w:val="28"/>
              </w:rPr>
            </w:pPr>
            <w:r w:rsidRPr="002B78EE">
              <w:rPr>
                <w:rFonts w:ascii="Times New Roman" w:hAnsi="Times New Roman" w:cs="Times New Roman"/>
                <w:sz w:val="28"/>
                <w:szCs w:val="28"/>
              </w:rPr>
              <w:t>Hệ thống thông báo đăng ký tài khoản thành công.</w:t>
            </w:r>
          </w:p>
        </w:tc>
      </w:tr>
      <w:tr w:rsidR="00314B16" w:rsidRPr="002B78EE"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Ngoại lệ</w:t>
            </w:r>
          </w:p>
          <w:p w14:paraId="23D1BA4C" w14:textId="77777777" w:rsidR="00314B16" w:rsidRPr="002B78EE" w:rsidRDefault="00314B16" w:rsidP="00314B16">
            <w:pPr>
              <w:pStyle w:val="normal1"/>
              <w:numPr>
                <w:ilvl w:val="0"/>
                <w:numId w:val="6"/>
              </w:numPr>
              <w:tabs>
                <w:tab w:val="left" w:pos="1190"/>
              </w:tabs>
              <w:spacing w:before="1"/>
              <w:ind w:right="154"/>
              <w:rPr>
                <w:rFonts w:ascii="Times New Roman" w:hAnsi="Times New Roman" w:cs="Times New Roman"/>
              </w:rPr>
            </w:pPr>
            <w:r w:rsidRPr="002B78EE">
              <w:rPr>
                <w:rFonts w:ascii="Times New Roman" w:hAnsi="Times New Roman" w:cs="Times New Roman"/>
                <w:sz w:val="28"/>
                <w:szCs w:val="28"/>
              </w:rPr>
              <w:t>Hệ thống thông báo tài khoản đã tồn tại, mật khẩu và xác thực mật khẩu phải giống nhau. Và yêu cầu nhập lại</w:t>
            </w:r>
          </w:p>
          <w:p w14:paraId="3FE4BE5D" w14:textId="77777777" w:rsidR="00314B16" w:rsidRPr="002B78EE" w:rsidRDefault="00314B16" w:rsidP="00314B16">
            <w:pPr>
              <w:pStyle w:val="normal1"/>
              <w:numPr>
                <w:ilvl w:val="1"/>
                <w:numId w:val="6"/>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3CBA0619" w14:textId="77777777" w:rsidR="00314B16" w:rsidRPr="002B78EE" w:rsidRDefault="00314B16" w:rsidP="00314B16">
      <w:pPr>
        <w:rPr>
          <w:rFonts w:cs="Times New Roman"/>
        </w:rPr>
        <w:sectPr w:rsidR="00314B16" w:rsidRPr="002B78EE" w:rsidSect="00314B16">
          <w:footerReference w:type="even" r:id="rId16"/>
          <w:footerReference w:type="default" r:id="rId17"/>
          <w:footerReference w:type="first" r:id="rId18"/>
          <w:pgSz w:w="12240" w:h="15840"/>
          <w:pgMar w:top="1320" w:right="640" w:bottom="1280" w:left="1580" w:header="0" w:footer="1084" w:gutter="0"/>
          <w:cols w:space="720"/>
          <w:formProt w:val="0"/>
          <w:docGrid w:linePitch="100" w:charSpace="-8193"/>
        </w:sectPr>
      </w:pPr>
    </w:p>
    <w:p w14:paraId="4788B29E" w14:textId="6F96DDCC" w:rsidR="00314B16" w:rsidRPr="002B78EE" w:rsidRDefault="00D1452A" w:rsidP="00D1452A">
      <w:pPr>
        <w:pStyle w:val="Heading3"/>
        <w:pPrChange w:id="95" w:author="Khanh Cong" w:date="2024-12-19T20:49:00Z" w16du:dateUtc="2024-12-19T13:49:00Z">
          <w:pPr>
            <w:pStyle w:val="Heading2"/>
            <w:tabs>
              <w:tab w:val="left" w:pos="837"/>
            </w:tabs>
            <w:spacing w:before="79"/>
          </w:pPr>
        </w:pPrChange>
      </w:pPr>
      <w:bookmarkStart w:id="96" w:name="__RefHeading___Toc26592_1225579473"/>
      <w:bookmarkStart w:id="97" w:name="_19c6y18"/>
      <w:bookmarkStart w:id="98" w:name="_4f1mdlm"/>
      <w:bookmarkStart w:id="99" w:name="_Toc185447745"/>
      <w:bookmarkStart w:id="100" w:name="_Toc185534208"/>
      <w:bookmarkEnd w:id="96"/>
      <w:bookmarkEnd w:id="97"/>
      <w:bookmarkEnd w:id="98"/>
      <w:ins w:id="101" w:author="Khanh Cong" w:date="2024-12-19T20:45:00Z" w16du:dateUtc="2024-12-19T13:45:00Z">
        <w:r>
          <w:lastRenderedPageBreak/>
          <w:t xml:space="preserve">2.1.3. </w:t>
        </w:r>
      </w:ins>
      <w:r w:rsidR="00314B16" w:rsidRPr="002B78EE">
        <w:t>Biểu đồ phân rã và kịch bản UC Đăng nhập</w:t>
      </w:r>
      <w:bookmarkEnd w:id="99"/>
      <w:bookmarkEnd w:id="100"/>
    </w:p>
    <w:p w14:paraId="62392074" w14:textId="77777777" w:rsidR="00314B16" w:rsidRPr="002B78EE" w:rsidRDefault="00314B16" w:rsidP="00314B16">
      <w:pPr>
        <w:pStyle w:val="normal1"/>
        <w:spacing w:before="11"/>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9"/>
                    <a:stretch>
                      <a:fillRect/>
                    </a:stretch>
                  </pic:blipFill>
                  <pic:spPr bwMode="auto">
                    <a:xfrm>
                      <a:off x="0" y="0"/>
                      <a:ext cx="5927090" cy="2749550"/>
                    </a:xfrm>
                    <a:prstGeom prst="rect">
                      <a:avLst/>
                    </a:prstGeom>
                    <a:noFill/>
                  </pic:spPr>
                </pic:pic>
              </a:graphicData>
            </a:graphic>
          </wp:anchor>
        </w:drawing>
      </w:r>
    </w:p>
    <w:p w14:paraId="449EDFCD" w14:textId="77777777" w:rsidR="00314B16" w:rsidRPr="002B78EE" w:rsidRDefault="00314B16" w:rsidP="00314B16">
      <w:pPr>
        <w:pStyle w:val="normal1"/>
        <w:rPr>
          <w:rFonts w:ascii="Times New Roman" w:hAnsi="Times New Roman" w:cs="Times New Roman"/>
          <w:i/>
          <w:sz w:val="28"/>
          <w:szCs w:val="28"/>
        </w:rPr>
      </w:pPr>
    </w:p>
    <w:p w14:paraId="1DFC9743" w14:textId="77777777" w:rsidR="00314B16" w:rsidRPr="002B78EE" w:rsidRDefault="00314B16" w:rsidP="00314B16">
      <w:pPr>
        <w:pStyle w:val="normal1"/>
        <w:rPr>
          <w:rFonts w:ascii="Times New Roman" w:hAnsi="Times New Roman" w:cs="Times New Roman"/>
          <w:i/>
          <w:sz w:val="28"/>
          <w:szCs w:val="28"/>
        </w:rPr>
      </w:pPr>
    </w:p>
    <w:p w14:paraId="7E43AC5E" w14:textId="77777777" w:rsidR="00314B16" w:rsidRPr="002B78EE" w:rsidRDefault="00314B16" w:rsidP="00314B16">
      <w:pPr>
        <w:pStyle w:val="normal1"/>
        <w:spacing w:before="18"/>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Đăng nhập</w:t>
            </w:r>
          </w:p>
        </w:tc>
      </w:tr>
      <w:tr w:rsidR="00314B16" w:rsidRPr="002B78EE"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Người dùng (User)</w:t>
            </w:r>
          </w:p>
        </w:tc>
      </w:tr>
      <w:tr w:rsidR="00314B16" w:rsidRPr="002B78EE"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2B78EE"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rPr>
            </w:pPr>
            <w:r w:rsidRPr="002B78EE">
              <w:rPr>
                <w:rFonts w:ascii="Times New Roman" w:hAnsi="Times New Roman" w:cs="Times New Roman"/>
                <w:sz w:val="28"/>
                <w:szCs w:val="28"/>
              </w:rPr>
              <w:t>Người dùng đến trang chủ.</w:t>
            </w:r>
          </w:p>
        </w:tc>
      </w:tr>
      <w:tr w:rsidR="00314B16" w:rsidRPr="002B78EE"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2B78EE" w:rsidRDefault="00314B16" w:rsidP="00314B16">
            <w:pPr>
              <w:pStyle w:val="normal1"/>
              <w:numPr>
                <w:ilvl w:val="0"/>
                <w:numId w:val="8"/>
              </w:numPr>
              <w:tabs>
                <w:tab w:val="left" w:pos="830"/>
              </w:tabs>
              <w:spacing w:line="300" w:lineRule="auto"/>
              <w:ind w:right="417"/>
              <w:rPr>
                <w:rFonts w:ascii="Times New Roman" w:hAnsi="Times New Roman" w:cs="Times New Roman"/>
              </w:rPr>
            </w:pPr>
            <w:r w:rsidRPr="002B78EE">
              <w:rPr>
                <w:rFonts w:ascii="Times New Roman" w:hAnsi="Times New Roman" w:cs="Times New Roman"/>
                <w:sz w:val="28"/>
                <w:szCs w:val="28"/>
              </w:rPr>
              <w:t>Người dùng đăng nhập tài khoản thành công.</w:t>
            </w:r>
          </w:p>
        </w:tc>
      </w:tr>
      <w:tr w:rsidR="00314B16" w:rsidRPr="002B78EE"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7117B5A9" w14:textId="77777777" w:rsidR="00314B16" w:rsidRPr="002B78EE"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Người dùng bấm nút đăng nhập trên trang chủ.</w:t>
            </w:r>
          </w:p>
          <w:p w14:paraId="35A0FA26" w14:textId="77777777" w:rsidR="00314B16" w:rsidRPr="002B78EE" w:rsidRDefault="00314B16" w:rsidP="00314B16">
            <w:pPr>
              <w:pStyle w:val="normal1"/>
              <w:numPr>
                <w:ilvl w:val="0"/>
                <w:numId w:val="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màn hình đăng nhập.</w:t>
            </w:r>
          </w:p>
          <w:p w14:paraId="7BA9510D" w14:textId="77777777" w:rsidR="00314B16" w:rsidRPr="002B78EE"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Người dùng nhập tài khoản (usename), mật khẩu (password)</w:t>
            </w:r>
          </w:p>
          <w:p w14:paraId="29976A57" w14:textId="77777777" w:rsidR="00314B16" w:rsidRPr="002B78EE" w:rsidRDefault="00314B16" w:rsidP="00314B16">
            <w:pPr>
              <w:pStyle w:val="normal1"/>
              <w:numPr>
                <w:ilvl w:val="0"/>
                <w:numId w:val="9"/>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đăng nhập thành công.</w:t>
            </w:r>
          </w:p>
        </w:tc>
      </w:tr>
      <w:tr w:rsidR="00314B16" w:rsidRPr="002B78EE"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3C66A332" w14:textId="77777777" w:rsidR="00314B16" w:rsidRPr="002B78EE" w:rsidRDefault="00314B16" w:rsidP="00314B16">
            <w:pPr>
              <w:pStyle w:val="normal1"/>
              <w:numPr>
                <w:ilvl w:val="0"/>
                <w:numId w:val="10"/>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sai tài khoản, mật khẩu. Và yêu cầu nhập lại</w:t>
            </w:r>
          </w:p>
          <w:p w14:paraId="488F8AE2" w14:textId="77777777" w:rsidR="00314B16" w:rsidRPr="002B78EE"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50BDD1AC" w14:textId="77777777" w:rsidR="00314B16" w:rsidRPr="002B78EE" w:rsidRDefault="00314B16" w:rsidP="00314B16">
      <w:pPr>
        <w:rPr>
          <w:rFonts w:cs="Times New Roman"/>
        </w:rPr>
        <w:sectPr w:rsidR="00314B16" w:rsidRPr="002B78EE" w:rsidSect="00314B16">
          <w:footerReference w:type="even" r:id="rId20"/>
          <w:footerReference w:type="default" r:id="rId21"/>
          <w:footerReference w:type="first" r:id="rId22"/>
          <w:pgSz w:w="12240" w:h="15840"/>
          <w:pgMar w:top="1320" w:right="640" w:bottom="1280" w:left="1580" w:header="0" w:footer="1084" w:gutter="0"/>
          <w:cols w:space="720"/>
          <w:formProt w:val="0"/>
          <w:docGrid w:linePitch="100" w:charSpace="-8193"/>
        </w:sectPr>
      </w:pPr>
    </w:p>
    <w:p w14:paraId="1D219378" w14:textId="74D60EFD" w:rsidR="00314B16" w:rsidRPr="002B78EE" w:rsidRDefault="00D1452A" w:rsidP="00D1452A">
      <w:pPr>
        <w:pStyle w:val="Heading3"/>
        <w:pPrChange w:id="102" w:author="Khanh Cong" w:date="2024-12-19T20:49:00Z" w16du:dateUtc="2024-12-19T13:49:00Z">
          <w:pPr>
            <w:pStyle w:val="Heading2"/>
            <w:tabs>
              <w:tab w:val="left" w:pos="837"/>
            </w:tabs>
            <w:spacing w:before="79"/>
          </w:pPr>
        </w:pPrChange>
      </w:pPr>
      <w:bookmarkStart w:id="103" w:name="__RefHeading___Toc26594_1225579473"/>
      <w:bookmarkStart w:id="104" w:name="_37m2jsg"/>
      <w:bookmarkStart w:id="105" w:name="_28h4qwu"/>
      <w:bookmarkStart w:id="106" w:name="_Toc185447746"/>
      <w:bookmarkStart w:id="107" w:name="_Toc185534209"/>
      <w:bookmarkEnd w:id="103"/>
      <w:bookmarkEnd w:id="104"/>
      <w:bookmarkEnd w:id="105"/>
      <w:ins w:id="108" w:author="Khanh Cong" w:date="2024-12-19T20:45:00Z" w16du:dateUtc="2024-12-19T13:45:00Z">
        <w:r>
          <w:lastRenderedPageBreak/>
          <w:t xml:space="preserve">2.1.4. </w:t>
        </w:r>
      </w:ins>
      <w:r w:rsidR="00314B16" w:rsidRPr="002B78EE">
        <w:t>Biểu đồ phân rã và kịch bản UC quản lý sản phẩm</w:t>
      </w:r>
      <w:bookmarkEnd w:id="106"/>
      <w:bookmarkEnd w:id="107"/>
    </w:p>
    <w:p w14:paraId="2C233039" w14:textId="77777777" w:rsidR="00314B16" w:rsidRPr="002B78EE" w:rsidRDefault="00314B16" w:rsidP="00314B16">
      <w:pPr>
        <w:pStyle w:val="normal1"/>
        <w:spacing w:before="166"/>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3"/>
                    <a:stretch>
                      <a:fillRect/>
                    </a:stretch>
                  </pic:blipFill>
                  <pic:spPr bwMode="auto">
                    <a:xfrm>
                      <a:off x="0" y="0"/>
                      <a:ext cx="5922645" cy="1689100"/>
                    </a:xfrm>
                    <a:prstGeom prst="rect">
                      <a:avLst/>
                    </a:prstGeom>
                    <a:noFill/>
                  </pic:spPr>
                </pic:pic>
              </a:graphicData>
            </a:graphic>
          </wp:anchor>
        </w:drawing>
      </w:r>
    </w:p>
    <w:p w14:paraId="5CFDB513" w14:textId="77777777" w:rsidR="00314B16" w:rsidRPr="002B78EE" w:rsidRDefault="00314B16" w:rsidP="00314B16">
      <w:pPr>
        <w:pStyle w:val="normal1"/>
        <w:rPr>
          <w:rFonts w:ascii="Times New Roman" w:hAnsi="Times New Roman" w:cs="Times New Roman"/>
          <w:i/>
          <w:sz w:val="28"/>
          <w:szCs w:val="28"/>
        </w:rPr>
      </w:pPr>
    </w:p>
    <w:p w14:paraId="0C1886DA" w14:textId="77777777" w:rsidR="00314B16" w:rsidRPr="002B78EE" w:rsidRDefault="00314B16" w:rsidP="00314B16">
      <w:pPr>
        <w:pStyle w:val="normal1"/>
        <w:spacing w:before="109"/>
        <w:rPr>
          <w:rFonts w:ascii="Times New Roman" w:hAnsi="Times New Roman" w:cs="Times New Roman"/>
          <w:i/>
          <w:sz w:val="28"/>
          <w:szCs w:val="28"/>
        </w:rPr>
      </w:pPr>
    </w:p>
    <w:p w14:paraId="23FA10B8" w14:textId="77777777" w:rsidR="00314B16" w:rsidRPr="002B78EE" w:rsidRDefault="00314B16" w:rsidP="00314B16">
      <w:pPr>
        <w:pStyle w:val="Heading2"/>
        <w:tabs>
          <w:tab w:val="left" w:pos="1201"/>
        </w:tabs>
        <w:rPr>
          <w:rFonts w:cs="Times New Roman"/>
        </w:rPr>
      </w:pPr>
      <w:bookmarkStart w:id="109" w:name="__RefHeading___Toc26596_1225579473"/>
      <w:bookmarkStart w:id="110" w:name="_Toc185447747"/>
      <w:bookmarkStart w:id="111" w:name="_Toc185534210"/>
      <w:bookmarkEnd w:id="109"/>
      <w:r w:rsidRPr="002B78EE">
        <w:rPr>
          <w:rFonts w:cs="Times New Roman"/>
          <w:szCs w:val="28"/>
        </w:rPr>
        <w:t>Kịch bản UC thêm/sửa sản phẩm</w:t>
      </w:r>
      <w:bookmarkEnd w:id="110"/>
      <w:bookmarkEnd w:id="111"/>
    </w:p>
    <w:p w14:paraId="4B602D2C" w14:textId="77777777" w:rsidR="00314B16" w:rsidRPr="002B78EE" w:rsidRDefault="00314B16" w:rsidP="00314B16">
      <w:pPr>
        <w:pStyle w:val="normal1"/>
        <w:spacing w:before="2" w:after="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Thêm/sửa sản phẩm</w:t>
            </w:r>
          </w:p>
        </w:tc>
      </w:tr>
      <w:tr w:rsidR="00314B16" w:rsidRPr="002B78EE"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Nhân viên (Staff)</w:t>
            </w:r>
          </w:p>
        </w:tc>
      </w:tr>
      <w:tr w:rsidR="00314B16" w:rsidRPr="002B78EE"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2B78EE" w:rsidRDefault="00314B16" w:rsidP="00314B16">
            <w:pPr>
              <w:pStyle w:val="normal1"/>
              <w:numPr>
                <w:ilvl w:val="0"/>
                <w:numId w:val="11"/>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13BB5B80" w14:textId="77777777" w:rsidR="00314B16" w:rsidRPr="002B78EE" w:rsidRDefault="00314B16" w:rsidP="00314B16">
            <w:pPr>
              <w:pStyle w:val="normal1"/>
              <w:numPr>
                <w:ilvl w:val="0"/>
                <w:numId w:val="11"/>
              </w:numPr>
              <w:tabs>
                <w:tab w:val="left" w:pos="829"/>
              </w:tabs>
              <w:spacing w:line="312" w:lineRule="auto"/>
              <w:ind w:left="829" w:hanging="359"/>
              <w:rPr>
                <w:rFonts w:ascii="Times New Roman" w:hAnsi="Times New Roman" w:cs="Times New Roman"/>
              </w:rPr>
            </w:pPr>
            <w:r w:rsidRPr="002B78EE">
              <w:rPr>
                <w:rFonts w:ascii="Times New Roman" w:hAnsi="Times New Roman" w:cs="Times New Roman"/>
                <w:sz w:val="28"/>
                <w:szCs w:val="28"/>
              </w:rPr>
              <w:t>Vào được trang quản lý sản phẩm</w:t>
            </w:r>
          </w:p>
        </w:tc>
      </w:tr>
      <w:tr w:rsidR="00314B16" w:rsidRPr="002B78EE"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2B78EE" w:rsidRDefault="00314B16" w:rsidP="00314B16">
            <w:pPr>
              <w:pStyle w:val="normal1"/>
              <w:numPr>
                <w:ilvl w:val="0"/>
                <w:numId w:val="12"/>
              </w:numPr>
              <w:tabs>
                <w:tab w:val="left" w:pos="830"/>
              </w:tabs>
              <w:spacing w:line="300" w:lineRule="auto"/>
              <w:ind w:right="595"/>
              <w:rPr>
                <w:rFonts w:ascii="Times New Roman" w:hAnsi="Times New Roman" w:cs="Times New Roman"/>
              </w:rPr>
            </w:pPr>
            <w:r w:rsidRPr="002B78EE">
              <w:rPr>
                <w:rFonts w:ascii="Times New Roman" w:hAnsi="Times New Roman" w:cs="Times New Roman"/>
                <w:sz w:val="28"/>
                <w:szCs w:val="28"/>
              </w:rPr>
              <w:t>Nhân viên thêm/ sửa sản phẩm thành công</w:t>
            </w:r>
          </w:p>
        </w:tc>
      </w:tr>
      <w:tr w:rsidR="00314B16" w:rsidRPr="002B78EE"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AC34FFD" w14:textId="77777777" w:rsidR="00314B16" w:rsidRPr="002B78EE"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nhập từ khóa trên thanh tìm kiếm và ấn tìm kiếm.</w:t>
            </w:r>
          </w:p>
          <w:p w14:paraId="11E07674" w14:textId="77777777" w:rsidR="00314B16" w:rsidRPr="002B78EE" w:rsidRDefault="00314B16" w:rsidP="00314B16">
            <w:pPr>
              <w:pStyle w:val="normal1"/>
              <w:numPr>
                <w:ilvl w:val="0"/>
                <w:numId w:val="1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tìm kiếm các sản phẩm và hiện lên danh sách tìm kiếm.</w:t>
            </w:r>
          </w:p>
          <w:p w14:paraId="6B2CF5F0" w14:textId="77777777" w:rsidR="00314B16" w:rsidRPr="002B78EE"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ấn nút thêm mới sản phẩm hoặc ấn chỉnh sửa sản phẩm.</w:t>
            </w:r>
          </w:p>
          <w:p w14:paraId="36E3E210" w14:textId="77777777" w:rsidR="00314B16" w:rsidRPr="002B78EE" w:rsidRDefault="00314B16" w:rsidP="00314B16">
            <w:pPr>
              <w:pStyle w:val="normal1"/>
              <w:numPr>
                <w:ilvl w:val="0"/>
                <w:numId w:val="13"/>
              </w:numPr>
              <w:tabs>
                <w:tab w:val="left" w:pos="1190"/>
              </w:tabs>
              <w:ind w:right="386"/>
              <w:rPr>
                <w:rFonts w:ascii="Times New Roman" w:hAnsi="Times New Roman" w:cs="Times New Roman"/>
              </w:rPr>
            </w:pPr>
            <w:r w:rsidRPr="002B78EE">
              <w:rPr>
                <w:rFonts w:ascii="Times New Roman" w:hAnsi="Times New Roman" w:cs="Times New Roman"/>
                <w:sz w:val="28"/>
                <w:szCs w:val="28"/>
              </w:rPr>
              <w:t>Hệ thống hiển thị trang điền thông tin sản phẩm. Gồm có các thông tin của sản phẩm và phần giảm giá của sản phẩm.</w:t>
            </w:r>
          </w:p>
          <w:p w14:paraId="5F644C9D" w14:textId="77777777" w:rsidR="00314B16" w:rsidRPr="002B78EE" w:rsidRDefault="00314B16" w:rsidP="00314B16">
            <w:pPr>
              <w:pStyle w:val="normal1"/>
              <w:numPr>
                <w:ilvl w:val="0"/>
                <w:numId w:val="13"/>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Nhân viên điền thông tin và bấm nút “save”.</w:t>
            </w:r>
          </w:p>
          <w:p w14:paraId="25DC03D8" w14:textId="77777777" w:rsidR="00314B16" w:rsidRPr="002B78EE" w:rsidRDefault="00314B16" w:rsidP="00314B16">
            <w:pPr>
              <w:pStyle w:val="normal1"/>
              <w:numPr>
                <w:ilvl w:val="0"/>
                <w:numId w:val="1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kiểm tra tính đúng đắn của thông tin đã nhập.</w:t>
            </w:r>
          </w:p>
          <w:p w14:paraId="048C4306" w14:textId="77777777" w:rsidR="00314B16" w:rsidRPr="002B78EE" w:rsidRDefault="00314B16" w:rsidP="00314B16">
            <w:pPr>
              <w:pStyle w:val="normal1"/>
              <w:numPr>
                <w:ilvl w:val="0"/>
                <w:numId w:val="13"/>
              </w:numPr>
              <w:tabs>
                <w:tab w:val="left" w:pos="1190"/>
              </w:tabs>
              <w:spacing w:line="312" w:lineRule="auto"/>
              <w:ind w:right="237"/>
              <w:rPr>
                <w:rFonts w:ascii="Times New Roman" w:hAnsi="Times New Roman" w:cs="Times New Roman"/>
              </w:rPr>
            </w:pPr>
            <w:r w:rsidRPr="002B78EE">
              <w:rPr>
                <w:rFonts w:ascii="Times New Roman" w:hAnsi="Times New Roman" w:cs="Times New Roman"/>
                <w:sz w:val="28"/>
                <w:szCs w:val="28"/>
              </w:rPr>
              <w:t>Hệ thống thông báo thêm sản phẩm thành công. Sau đó lưu thông tin vào cơ sở dữ liệu.</w:t>
            </w:r>
          </w:p>
        </w:tc>
      </w:tr>
      <w:tr w:rsidR="00314B16" w:rsidRPr="002B78EE"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001A1EE5" w14:textId="77777777" w:rsidR="00314B16" w:rsidRPr="002B78EE"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nhập đầy đủ các trường và quay lại trang điền thông tin.</w:t>
            </w:r>
          </w:p>
          <w:p w14:paraId="051FDEAF" w14:textId="77777777" w:rsidR="00314B16" w:rsidRPr="002B78EE" w:rsidRDefault="00314B16" w:rsidP="00314B16">
            <w:pPr>
              <w:pStyle w:val="normal1"/>
              <w:numPr>
                <w:ilvl w:val="1"/>
                <w:numId w:val="14"/>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lastRenderedPageBreak/>
              <w:t>Quay lại bước 7 của chuỗi sự kiện chính.</w:t>
            </w:r>
          </w:p>
        </w:tc>
      </w:tr>
    </w:tbl>
    <w:p w14:paraId="6CB6EC00" w14:textId="77777777" w:rsidR="00314B16" w:rsidRPr="002B78EE" w:rsidRDefault="00314B16" w:rsidP="00314B16">
      <w:pPr>
        <w:rPr>
          <w:rFonts w:cs="Times New Roman"/>
        </w:rPr>
        <w:sectPr w:rsidR="00314B16" w:rsidRPr="002B78EE" w:rsidSect="00314B16">
          <w:footerReference w:type="even" r:id="rId24"/>
          <w:footerReference w:type="default" r:id="rId25"/>
          <w:footerReference w:type="first" r:id="rId26"/>
          <w:pgSz w:w="12240" w:h="15840"/>
          <w:pgMar w:top="1320" w:right="640" w:bottom="1280" w:left="1580" w:header="0" w:footer="1084" w:gutter="0"/>
          <w:cols w:space="720"/>
          <w:formProt w:val="0"/>
          <w:docGrid w:linePitch="100" w:charSpace="-8193"/>
        </w:sectPr>
      </w:pPr>
    </w:p>
    <w:p w14:paraId="4088A5B0" w14:textId="3D353A42" w:rsidR="00314B16" w:rsidRPr="002B78EE" w:rsidRDefault="00D1452A" w:rsidP="00D1452A">
      <w:pPr>
        <w:pStyle w:val="Heading3"/>
        <w:pPrChange w:id="112" w:author="Khanh Cong" w:date="2024-12-19T20:49:00Z" w16du:dateUtc="2024-12-19T13:49:00Z">
          <w:pPr>
            <w:pStyle w:val="Heading2"/>
            <w:tabs>
              <w:tab w:val="left" w:pos="1201"/>
            </w:tabs>
            <w:spacing w:before="79"/>
          </w:pPr>
        </w:pPrChange>
      </w:pPr>
      <w:bookmarkStart w:id="113" w:name="__RefHeading___Toc26598_1225579473"/>
      <w:bookmarkStart w:id="114" w:name="_46r0co2"/>
      <w:bookmarkStart w:id="115" w:name="_Toc185447748"/>
      <w:bookmarkStart w:id="116" w:name="_Toc185534211"/>
      <w:bookmarkEnd w:id="113"/>
      <w:bookmarkEnd w:id="114"/>
      <w:ins w:id="117" w:author="Khanh Cong" w:date="2024-12-19T20:46:00Z" w16du:dateUtc="2024-12-19T13:46:00Z">
        <w:r>
          <w:lastRenderedPageBreak/>
          <w:t xml:space="preserve">2.1.5. </w:t>
        </w:r>
      </w:ins>
      <w:r w:rsidR="00314B16" w:rsidRPr="002B78EE">
        <w:t>Kịch bản UC xóa sản phẩm</w:t>
      </w:r>
      <w:bookmarkEnd w:id="115"/>
      <w:bookmarkEnd w:id="116"/>
    </w:p>
    <w:p w14:paraId="55491F89" w14:textId="77777777" w:rsidR="00314B16" w:rsidRPr="002B78EE" w:rsidRDefault="00314B16" w:rsidP="00314B16">
      <w:pPr>
        <w:pStyle w:val="normal1"/>
        <w:spacing w:before="2"/>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Xóa sản phẩm</w:t>
            </w:r>
          </w:p>
        </w:tc>
      </w:tr>
      <w:tr w:rsidR="00314B16" w:rsidRPr="002B78EE"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Staff</w:t>
            </w:r>
          </w:p>
        </w:tc>
      </w:tr>
      <w:tr w:rsidR="00314B16" w:rsidRPr="002B78EE"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2B78EE" w:rsidRDefault="00314B16" w:rsidP="00314B16">
            <w:pPr>
              <w:pStyle w:val="normal1"/>
              <w:numPr>
                <w:ilvl w:val="0"/>
                <w:numId w:val="15"/>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6D770824" w14:textId="77777777" w:rsidR="00314B16" w:rsidRPr="002B78EE" w:rsidRDefault="00314B16" w:rsidP="00314B16">
            <w:pPr>
              <w:pStyle w:val="normal1"/>
              <w:numPr>
                <w:ilvl w:val="0"/>
                <w:numId w:val="15"/>
              </w:numPr>
              <w:tabs>
                <w:tab w:val="left" w:pos="829"/>
              </w:tabs>
              <w:spacing w:line="300" w:lineRule="auto"/>
              <w:ind w:left="829" w:hanging="359"/>
              <w:rPr>
                <w:rFonts w:ascii="Times New Roman" w:hAnsi="Times New Roman" w:cs="Times New Roman"/>
              </w:rPr>
            </w:pPr>
            <w:r w:rsidRPr="002B78EE">
              <w:rPr>
                <w:rFonts w:ascii="Times New Roman" w:hAnsi="Times New Roman" w:cs="Times New Roman"/>
                <w:sz w:val="28"/>
                <w:szCs w:val="28"/>
              </w:rPr>
              <w:t>Chuyển đến trang quản lý sản</w:t>
            </w:r>
          </w:p>
          <w:p w14:paraId="0A803E26" w14:textId="77777777" w:rsidR="00314B16" w:rsidRPr="002B78EE" w:rsidRDefault="00314B16" w:rsidP="00B52E04">
            <w:pPr>
              <w:pStyle w:val="normal1"/>
              <w:spacing w:line="264" w:lineRule="auto"/>
              <w:ind w:left="830"/>
              <w:rPr>
                <w:rFonts w:ascii="Times New Roman" w:hAnsi="Times New Roman" w:cs="Times New Roman"/>
              </w:rPr>
            </w:pPr>
            <w:r w:rsidRPr="002B78EE">
              <w:rPr>
                <w:rFonts w:ascii="Times New Roman" w:hAnsi="Times New Roman" w:cs="Times New Roman"/>
                <w:sz w:val="28"/>
                <w:szCs w:val="28"/>
              </w:rPr>
              <w:t>phẩm</w:t>
            </w:r>
          </w:p>
        </w:tc>
      </w:tr>
      <w:tr w:rsidR="00314B16" w:rsidRPr="002B78EE"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2B78EE" w:rsidRDefault="00314B16" w:rsidP="00314B16">
            <w:pPr>
              <w:pStyle w:val="normal1"/>
              <w:numPr>
                <w:ilvl w:val="0"/>
                <w:numId w:val="16"/>
              </w:numPr>
              <w:tabs>
                <w:tab w:val="left" w:pos="830"/>
              </w:tabs>
              <w:spacing w:line="300" w:lineRule="auto"/>
              <w:ind w:right="592"/>
              <w:rPr>
                <w:rFonts w:ascii="Times New Roman" w:hAnsi="Times New Roman" w:cs="Times New Roman"/>
              </w:rPr>
            </w:pPr>
            <w:r w:rsidRPr="002B78EE">
              <w:rPr>
                <w:rFonts w:ascii="Times New Roman" w:hAnsi="Times New Roman" w:cs="Times New Roman"/>
                <w:sz w:val="28"/>
                <w:szCs w:val="28"/>
              </w:rPr>
              <w:t>Nhân viên xóa sản phẩm thành công</w:t>
            </w:r>
          </w:p>
        </w:tc>
      </w:tr>
      <w:tr w:rsidR="00314B16" w:rsidRPr="002B78EE"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2193B7FC" w14:textId="77777777" w:rsidR="00314B16" w:rsidRPr="002B78EE"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chọn 1 sản phẩm và ấn nút xóa sản phẩm</w:t>
            </w:r>
          </w:p>
          <w:p w14:paraId="3B060A00" w14:textId="77777777" w:rsidR="00314B16" w:rsidRPr="002B78EE" w:rsidRDefault="00314B16" w:rsidP="00314B16">
            <w:pPr>
              <w:pStyle w:val="normal1"/>
              <w:numPr>
                <w:ilvl w:val="0"/>
                <w:numId w:val="17"/>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xác nhận xóa sản phẩm</w:t>
            </w:r>
          </w:p>
          <w:p w14:paraId="71BA7877" w14:textId="77777777" w:rsidR="00314B16" w:rsidRPr="002B78EE"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bấm xác nhận.</w:t>
            </w:r>
          </w:p>
          <w:p w14:paraId="19AC5E9A" w14:textId="77777777" w:rsidR="00314B16" w:rsidRPr="002B78EE" w:rsidRDefault="00314B16" w:rsidP="00314B16">
            <w:pPr>
              <w:pStyle w:val="normal1"/>
              <w:numPr>
                <w:ilvl w:val="0"/>
                <w:numId w:val="17"/>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xóa sản phẩm thành công.</w:t>
            </w:r>
          </w:p>
        </w:tc>
      </w:tr>
      <w:tr w:rsidR="00314B16" w:rsidRPr="002B78EE"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53C77883" w14:textId="77777777" w:rsidR="00314B16" w:rsidRPr="002B78EE" w:rsidRDefault="00314B16" w:rsidP="00314B16">
            <w:pPr>
              <w:pStyle w:val="normal1"/>
              <w:numPr>
                <w:ilvl w:val="0"/>
                <w:numId w:val="18"/>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Nhân viên ấn hủy</w:t>
            </w:r>
          </w:p>
          <w:p w14:paraId="26670C76" w14:textId="77777777" w:rsidR="00314B16" w:rsidRPr="002B78EE"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rPr>
            </w:pPr>
            <w:r w:rsidRPr="002B78EE">
              <w:rPr>
                <w:rFonts w:ascii="Times New Roman" w:hAnsi="Times New Roman" w:cs="Times New Roman"/>
                <w:sz w:val="28"/>
                <w:szCs w:val="28"/>
              </w:rPr>
              <w:t>Hệ thống chuyển đến trang quản lý sản phẩm</w:t>
            </w:r>
            <w:bookmarkStart w:id="118" w:name="111kx3o"/>
            <w:bookmarkEnd w:id="118"/>
          </w:p>
        </w:tc>
      </w:tr>
    </w:tbl>
    <w:p w14:paraId="2B988C69" w14:textId="2D5FFBE9" w:rsidR="00314B16" w:rsidRPr="002B78EE" w:rsidRDefault="00D1452A" w:rsidP="00D1452A">
      <w:pPr>
        <w:pStyle w:val="Heading3"/>
        <w:pPrChange w:id="119" w:author="Khanh Cong" w:date="2024-12-19T20:49:00Z" w16du:dateUtc="2024-12-19T13:49:00Z">
          <w:pPr>
            <w:pStyle w:val="Heading2"/>
            <w:tabs>
              <w:tab w:val="left" w:pos="837"/>
            </w:tabs>
            <w:spacing w:before="201"/>
          </w:pPr>
        </w:pPrChange>
      </w:pPr>
      <w:bookmarkStart w:id="120" w:name="__RefHeading___Toc26600_1225579473"/>
      <w:bookmarkStart w:id="121" w:name="_3l18frh"/>
      <w:bookmarkStart w:id="122" w:name="_Toc185447749"/>
      <w:bookmarkStart w:id="123" w:name="_Toc185534212"/>
      <w:bookmarkEnd w:id="120"/>
      <w:bookmarkEnd w:id="121"/>
      <w:ins w:id="124" w:author="Khanh Cong" w:date="2024-12-19T20:46:00Z" w16du:dateUtc="2024-12-19T13:46:00Z">
        <w:r>
          <w:t xml:space="preserve">2.1.6. </w:t>
        </w:r>
      </w:ins>
      <w:r w:rsidR="00314B16" w:rsidRPr="002B78EE">
        <w:t>Biểu đồ phân rã và kịch bản UC quản lý giỏ hàng</w:t>
      </w:r>
      <w:bookmarkEnd w:id="122"/>
      <w:bookmarkEnd w:id="123"/>
    </w:p>
    <w:p w14:paraId="164F69E5"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7"/>
                    <a:stretch>
                      <a:fillRect/>
                    </a:stretch>
                  </pic:blipFill>
                  <pic:spPr bwMode="auto">
                    <a:xfrm>
                      <a:off x="0" y="0"/>
                      <a:ext cx="5918835" cy="1978025"/>
                    </a:xfrm>
                    <a:prstGeom prst="rect">
                      <a:avLst/>
                    </a:prstGeom>
                    <a:noFill/>
                  </pic:spPr>
                </pic:pic>
              </a:graphicData>
            </a:graphic>
          </wp:anchor>
        </w:drawing>
      </w:r>
    </w:p>
    <w:p w14:paraId="7F9E302F" w14:textId="4FE5B72F" w:rsidR="00314B16" w:rsidRPr="002B78EE" w:rsidRDefault="00D1452A" w:rsidP="00D1452A">
      <w:pPr>
        <w:pStyle w:val="Heading3"/>
        <w:pPrChange w:id="125" w:author="Khanh Cong" w:date="2024-12-19T20:47:00Z" w16du:dateUtc="2024-12-19T13:47:00Z">
          <w:pPr>
            <w:pStyle w:val="Heading2"/>
            <w:tabs>
              <w:tab w:val="left" w:pos="1201"/>
            </w:tabs>
            <w:spacing w:before="199"/>
          </w:pPr>
        </w:pPrChange>
      </w:pPr>
      <w:bookmarkStart w:id="126" w:name="__RefHeading___Toc26602_1225579473"/>
      <w:bookmarkStart w:id="127" w:name="_Toc185447750"/>
      <w:bookmarkStart w:id="128" w:name="_Toc185534213"/>
      <w:bookmarkEnd w:id="126"/>
      <w:ins w:id="129" w:author="Khanh Cong" w:date="2024-12-19T20:50:00Z" w16du:dateUtc="2024-12-19T13:50:00Z">
        <w:r>
          <w:t xml:space="preserve">2.1.7. </w:t>
        </w:r>
      </w:ins>
      <w:r w:rsidR="00314B16" w:rsidRPr="002B78EE">
        <w:t>Kịch bản UC thêm sản phẩm giỏ hàng</w:t>
      </w:r>
      <w:bookmarkEnd w:id="127"/>
      <w:bookmarkEnd w:id="128"/>
    </w:p>
    <w:p w14:paraId="72AB6B8A" w14:textId="77777777" w:rsidR="00314B16" w:rsidRPr="002B78EE" w:rsidRDefault="00314B16" w:rsidP="00314B16">
      <w:pPr>
        <w:pStyle w:val="normal1"/>
        <w:spacing w:before="2" w:after="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Thêm sản phẩm giỏ hàng</w:t>
            </w:r>
          </w:p>
        </w:tc>
      </w:tr>
      <w:tr w:rsidR="00314B16" w:rsidRPr="002B78EE"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w:t>
            </w:r>
          </w:p>
        </w:tc>
      </w:tr>
      <w:tr w:rsidR="00314B16" w:rsidRPr="002B78EE"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2B78EE" w:rsidRDefault="00314B16" w:rsidP="00314B16">
            <w:pPr>
              <w:pStyle w:val="normal1"/>
              <w:numPr>
                <w:ilvl w:val="0"/>
                <w:numId w:val="19"/>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2B78EE" w:rsidRDefault="00314B16" w:rsidP="00314B16">
            <w:pPr>
              <w:pStyle w:val="normal1"/>
              <w:numPr>
                <w:ilvl w:val="0"/>
                <w:numId w:val="20"/>
              </w:numPr>
              <w:tabs>
                <w:tab w:val="left" w:pos="830"/>
              </w:tabs>
              <w:spacing w:line="300" w:lineRule="auto"/>
              <w:ind w:right="551"/>
              <w:rPr>
                <w:rFonts w:ascii="Times New Roman" w:hAnsi="Times New Roman" w:cs="Times New Roman"/>
              </w:rPr>
            </w:pPr>
            <w:r w:rsidRPr="002B78EE">
              <w:rPr>
                <w:rFonts w:ascii="Times New Roman" w:hAnsi="Times New Roman" w:cs="Times New Roman"/>
                <w:sz w:val="28"/>
                <w:szCs w:val="28"/>
              </w:rPr>
              <w:t>Khách thêm sản phẩm giỏ hàng thành công</w:t>
            </w:r>
          </w:p>
        </w:tc>
      </w:tr>
      <w:tr w:rsidR="00314B16" w:rsidRPr="002B78EE"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tc>
      </w:tr>
    </w:tbl>
    <w:p w14:paraId="61F868A4" w14:textId="77777777" w:rsidR="00314B16" w:rsidRPr="002B78EE" w:rsidRDefault="00314B16" w:rsidP="00314B16">
      <w:pPr>
        <w:rPr>
          <w:rFonts w:cs="Times New Roman"/>
        </w:rPr>
        <w:sectPr w:rsidR="00314B16" w:rsidRPr="002B78EE" w:rsidSect="00314B16">
          <w:footerReference w:type="even" r:id="rId28"/>
          <w:footerReference w:type="default" r:id="rId29"/>
          <w:footerReference w:type="first" r:id="rId30"/>
          <w:pgSz w:w="12240" w:h="15840"/>
          <w:pgMar w:top="1320" w:right="640" w:bottom="1280" w:left="1580" w:header="0" w:footer="1084" w:gutter="0"/>
          <w:cols w:space="720"/>
          <w:formProt w:val="0"/>
          <w:docGrid w:linePitch="100" w:charSpace="-8193"/>
        </w:sectPr>
      </w:pPr>
      <w:r w:rsidRPr="002B78EE">
        <w:rPr>
          <w:rFonts w:cs="Times New Roman"/>
        </w:rPr>
        <w:br w:type="page"/>
      </w:r>
    </w:p>
    <w:p w14:paraId="11D3417C" w14:textId="77777777" w:rsidR="00314B16" w:rsidRPr="002B78EE" w:rsidRDefault="00314B16" w:rsidP="00314B16">
      <w:pPr>
        <w:pStyle w:val="normal1"/>
        <w:rPr>
          <w:rFonts w:ascii="Times New Roman" w:hAnsi="Times New Roman" w:cs="Times New Roman"/>
          <w:b/>
          <w:sz w:val="28"/>
          <w:szCs w:val="28"/>
        </w:rPr>
      </w:pPr>
    </w:p>
    <w:p w14:paraId="7083E6B8"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2B78EE" w:rsidRDefault="00D1452A" w:rsidP="00D1452A">
      <w:pPr>
        <w:pStyle w:val="Heading3"/>
        <w:pPrChange w:id="130" w:author="Khanh Cong" w:date="2024-12-19T20:47:00Z" w16du:dateUtc="2024-12-19T13:47:00Z">
          <w:pPr>
            <w:pStyle w:val="Heading2"/>
            <w:tabs>
              <w:tab w:val="left" w:pos="1201"/>
            </w:tabs>
            <w:spacing w:before="191"/>
          </w:pPr>
        </w:pPrChange>
      </w:pPr>
      <w:bookmarkStart w:id="131" w:name="__RefHeading___Toc26604_1225579473"/>
      <w:bookmarkStart w:id="132" w:name="_Toc185447751"/>
      <w:bookmarkStart w:id="133" w:name="_Toc185534214"/>
      <w:bookmarkEnd w:id="131"/>
      <w:ins w:id="134" w:author="Khanh Cong" w:date="2024-12-19T20:50:00Z" w16du:dateUtc="2024-12-19T13:50:00Z">
        <w:r>
          <w:t xml:space="preserve">2.1.8. </w:t>
        </w:r>
      </w:ins>
      <w:r w:rsidR="00314B16" w:rsidRPr="002B78EE">
        <w:t>Kịch bản UC chỉnh sửa giỏ hàng</w:t>
      </w:r>
      <w:bookmarkEnd w:id="132"/>
      <w:bookmarkEnd w:id="133"/>
    </w:p>
    <w:p w14:paraId="4F384F7C"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Chỉnh sửa số lượng sản phẩm</w:t>
            </w:r>
          </w:p>
        </w:tc>
      </w:tr>
      <w:tr w:rsidR="00314B16" w:rsidRPr="002B78EE"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2B78EE"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2B78EE" w:rsidRDefault="00314B16" w:rsidP="00314B16">
            <w:pPr>
              <w:pStyle w:val="normal1"/>
              <w:numPr>
                <w:ilvl w:val="0"/>
                <w:numId w:val="22"/>
              </w:numPr>
              <w:tabs>
                <w:tab w:val="left" w:pos="830"/>
              </w:tabs>
              <w:spacing w:line="300" w:lineRule="auto"/>
              <w:ind w:right="483"/>
              <w:rPr>
                <w:rFonts w:ascii="Times New Roman" w:hAnsi="Times New Roman" w:cs="Times New Roman"/>
              </w:rPr>
            </w:pPr>
            <w:r w:rsidRPr="002B78EE">
              <w:rPr>
                <w:rFonts w:ascii="Times New Roman" w:hAnsi="Times New Roman" w:cs="Times New Roman"/>
                <w:sz w:val="28"/>
                <w:szCs w:val="28"/>
              </w:rPr>
              <w:t>Khách chỉnh sửa giỏ hàng thành công</w:t>
            </w:r>
          </w:p>
        </w:tc>
      </w:tr>
      <w:tr w:rsidR="00314B16" w:rsidRPr="002B78EE"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2B78EE" w:rsidRDefault="00314B16" w:rsidP="00B52E04">
            <w:pPr>
              <w:pStyle w:val="normal1"/>
              <w:rPr>
                <w:rFonts w:ascii="Times New Roman" w:hAnsi="Times New Roman" w:cs="Times New Roman"/>
                <w:sz w:val="28"/>
                <w:szCs w:val="28"/>
              </w:rPr>
            </w:pPr>
          </w:p>
        </w:tc>
      </w:tr>
      <w:tr w:rsidR="00314B16" w:rsidRPr="002B78EE"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18147E90" w14:textId="77777777" w:rsidR="00314B16" w:rsidRPr="002B78EE" w:rsidRDefault="00314B16" w:rsidP="00314B16">
            <w:pPr>
              <w:pStyle w:val="normal1"/>
              <w:numPr>
                <w:ilvl w:val="0"/>
                <w:numId w:val="2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ấn nút giỏ hàng trên trang chủ.</w:t>
            </w:r>
          </w:p>
          <w:p w14:paraId="65482790" w14:textId="77777777" w:rsidR="00314B16" w:rsidRPr="002B78EE"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chuyển đến trang giỏ hàng và hiện thông tin giỏ hàng.</w:t>
            </w:r>
          </w:p>
          <w:p w14:paraId="1C22A392" w14:textId="77777777" w:rsidR="00314B16" w:rsidRPr="002B78EE" w:rsidRDefault="00314B16" w:rsidP="00314B16">
            <w:pPr>
              <w:pStyle w:val="normal1"/>
              <w:numPr>
                <w:ilvl w:val="0"/>
                <w:numId w:val="2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chỉnh sửa sản phẩm của giỏ hàng (sửa số lượng hoặc xóa sản phẩm).</w:t>
            </w:r>
          </w:p>
          <w:p w14:paraId="77E9CCDC" w14:textId="77777777" w:rsidR="00314B16" w:rsidRPr="002B78EE"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chỉnh sửa sản phẩm thành công.</w:t>
            </w:r>
          </w:p>
        </w:tc>
      </w:tr>
      <w:tr w:rsidR="00314B16" w:rsidRPr="002B78EE"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7DE6F8D3" w14:textId="77777777" w:rsidR="00314B16" w:rsidRPr="002B78EE"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số lượng sản phẩm không phù hợp.</w:t>
            </w:r>
          </w:p>
          <w:p w14:paraId="20E4B61C" w14:textId="77777777" w:rsidR="00314B16" w:rsidRPr="002B78EE" w:rsidRDefault="00314B16" w:rsidP="00314B16">
            <w:pPr>
              <w:pStyle w:val="normal1"/>
              <w:numPr>
                <w:ilvl w:val="1"/>
                <w:numId w:val="24"/>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1 trong chuỗi sự kiện chính.</w:t>
            </w:r>
            <w:bookmarkStart w:id="135" w:name="1egqt2p"/>
            <w:bookmarkEnd w:id="135"/>
          </w:p>
        </w:tc>
      </w:tr>
    </w:tbl>
    <w:p w14:paraId="6A0F8AC9" w14:textId="07238501" w:rsidR="00314B16" w:rsidRPr="002B78EE" w:rsidRDefault="00D1452A" w:rsidP="00D1452A">
      <w:pPr>
        <w:pStyle w:val="Heading3"/>
        <w:pPrChange w:id="136" w:author="Khanh Cong" w:date="2024-12-19T20:51:00Z" w16du:dateUtc="2024-12-19T13:51:00Z">
          <w:pPr>
            <w:pStyle w:val="Heading2"/>
            <w:tabs>
              <w:tab w:val="left" w:pos="837"/>
            </w:tabs>
            <w:spacing w:before="201"/>
          </w:pPr>
        </w:pPrChange>
      </w:pPr>
      <w:bookmarkStart w:id="137" w:name="__RefHeading___Toc26606_1225579473"/>
      <w:bookmarkStart w:id="138" w:name="_3ygebqi"/>
      <w:bookmarkStart w:id="139" w:name="_Toc185447752"/>
      <w:bookmarkStart w:id="140" w:name="_Toc185534215"/>
      <w:bookmarkEnd w:id="137"/>
      <w:bookmarkEnd w:id="138"/>
      <w:ins w:id="141" w:author="Khanh Cong" w:date="2024-12-19T20:50:00Z" w16du:dateUtc="2024-12-19T13:50:00Z">
        <w:r>
          <w:t xml:space="preserve">2.1.9. </w:t>
        </w:r>
      </w:ins>
      <w:r w:rsidR="00314B16" w:rsidRPr="002B78EE">
        <w:t>Biểu đồ phân rã và kịch bản UC thanh toán</w:t>
      </w:r>
      <w:bookmarkEnd w:id="139"/>
      <w:bookmarkEnd w:id="140"/>
    </w:p>
    <w:p w14:paraId="714C2DBD" w14:textId="77777777" w:rsidR="00314B16" w:rsidRPr="002B78EE" w:rsidRDefault="00314B16" w:rsidP="00314B16">
      <w:pPr>
        <w:pStyle w:val="normal1"/>
        <w:spacing w:before="10"/>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31"/>
                    <a:stretch>
                      <a:fillRect/>
                    </a:stretch>
                  </pic:blipFill>
                  <pic:spPr bwMode="auto">
                    <a:xfrm>
                      <a:off x="0" y="0"/>
                      <a:ext cx="5888355" cy="800735"/>
                    </a:xfrm>
                    <a:prstGeom prst="rect">
                      <a:avLst/>
                    </a:prstGeom>
                    <a:noFill/>
                  </pic:spPr>
                </pic:pic>
              </a:graphicData>
            </a:graphic>
          </wp:anchor>
        </w:drawing>
      </w:r>
    </w:p>
    <w:p w14:paraId="1283A679"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Thanh toán</w:t>
            </w:r>
          </w:p>
        </w:tc>
      </w:tr>
      <w:tr w:rsidR="00314B16" w:rsidRPr="002B78EE"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 (Customer)</w:t>
            </w:r>
          </w:p>
        </w:tc>
      </w:tr>
      <w:tr w:rsidR="00314B16" w:rsidRPr="002B78EE"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2B78EE" w:rsidRDefault="00314B16" w:rsidP="00314B16">
            <w:pPr>
              <w:pStyle w:val="normal1"/>
              <w:numPr>
                <w:ilvl w:val="0"/>
                <w:numId w:val="25"/>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1B0E462A" w14:textId="77777777" w:rsidR="00314B16" w:rsidRPr="002B78EE" w:rsidRDefault="00314B16" w:rsidP="00314B16">
            <w:pPr>
              <w:pStyle w:val="normal1"/>
              <w:numPr>
                <w:ilvl w:val="0"/>
                <w:numId w:val="25"/>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giỏ hàng</w:t>
            </w:r>
          </w:p>
        </w:tc>
      </w:tr>
      <w:tr w:rsidR="00314B16" w:rsidRPr="002B78EE"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2B78EE" w:rsidRDefault="00314B16" w:rsidP="00314B16">
            <w:pPr>
              <w:pStyle w:val="normal1"/>
              <w:numPr>
                <w:ilvl w:val="0"/>
                <w:numId w:val="26"/>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Khách hàng thanh toán thành công</w:t>
            </w:r>
          </w:p>
        </w:tc>
      </w:tr>
    </w:tbl>
    <w:p w14:paraId="0D6CACB6" w14:textId="77777777" w:rsidR="00314B16" w:rsidRPr="002B78EE" w:rsidRDefault="00314B16" w:rsidP="00314B16">
      <w:pPr>
        <w:rPr>
          <w:rFonts w:cs="Times New Roman"/>
        </w:rPr>
        <w:sectPr w:rsidR="00314B16" w:rsidRPr="002B78EE" w:rsidSect="00314B16">
          <w:footerReference w:type="even" r:id="rId32"/>
          <w:footerReference w:type="default" r:id="rId33"/>
          <w:footerReference w:type="first" r:id="rId34"/>
          <w:pgSz w:w="12240" w:h="15840"/>
          <w:pgMar w:top="1320" w:right="640" w:bottom="1280" w:left="1580" w:header="0" w:footer="1084" w:gutter="0"/>
          <w:cols w:space="720"/>
          <w:formProt w:val="0"/>
          <w:docGrid w:linePitch="100" w:charSpace="-8193"/>
        </w:sectPr>
      </w:pPr>
      <w:r w:rsidRPr="002B78EE">
        <w:rPr>
          <w:rFonts w:cs="Times New Roman"/>
        </w:rPr>
        <w:br w:type="page"/>
      </w:r>
    </w:p>
    <w:p w14:paraId="1D2A82EF" w14:textId="77777777" w:rsidR="00314B16" w:rsidRPr="002B78EE" w:rsidRDefault="00314B16" w:rsidP="00314B16">
      <w:pPr>
        <w:pStyle w:val="normal1"/>
        <w:rPr>
          <w:rFonts w:ascii="Times New Roman" w:hAnsi="Times New Roman" w:cs="Times New Roman"/>
          <w:i/>
          <w:sz w:val="28"/>
          <w:szCs w:val="28"/>
        </w:rPr>
      </w:pPr>
    </w:p>
    <w:p w14:paraId="02EDC2E0"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2B78EE" w:rsidRDefault="00314B16" w:rsidP="00314B16">
      <w:pPr>
        <w:pStyle w:val="normal1"/>
        <w:ind w:left="115"/>
        <w:rPr>
          <w:rFonts w:ascii="Times New Roman" w:hAnsi="Times New Roman" w:cs="Times New Roman"/>
          <w:sz w:val="28"/>
          <w:szCs w:val="28"/>
        </w:rPr>
      </w:pPr>
      <w:bookmarkStart w:id="142" w:name="1664s55"/>
      <w:bookmarkEnd w:id="142"/>
    </w:p>
    <w:p w14:paraId="6B380BA9" w14:textId="0DFC0BCC" w:rsidR="00314B16" w:rsidRPr="002B78EE" w:rsidRDefault="00D1452A" w:rsidP="00D1452A">
      <w:pPr>
        <w:pStyle w:val="Heading3"/>
        <w:pPrChange w:id="143" w:author="Khanh Cong" w:date="2024-12-19T20:51:00Z" w16du:dateUtc="2024-12-19T13:51:00Z">
          <w:pPr>
            <w:pStyle w:val="Heading2"/>
            <w:tabs>
              <w:tab w:val="left" w:pos="837"/>
            </w:tabs>
            <w:spacing w:before="191"/>
          </w:pPr>
        </w:pPrChange>
      </w:pPr>
      <w:bookmarkStart w:id="144" w:name="__RefHeading___Toc26608_1225579473"/>
      <w:bookmarkStart w:id="145" w:name="1664s55_Copy_1"/>
      <w:bookmarkStart w:id="146" w:name="_3q5sasy"/>
      <w:bookmarkStart w:id="147" w:name="_Toc185447753"/>
      <w:bookmarkStart w:id="148" w:name="_Toc185534216"/>
      <w:bookmarkEnd w:id="144"/>
      <w:bookmarkEnd w:id="145"/>
      <w:bookmarkEnd w:id="146"/>
      <w:ins w:id="149" w:author="Khanh Cong" w:date="2024-12-19T20:47:00Z" w16du:dateUtc="2024-12-19T13:47:00Z">
        <w:r>
          <w:t>2.1.</w:t>
        </w:r>
      </w:ins>
      <w:ins w:id="150" w:author="Khanh Cong" w:date="2024-12-19T20:50:00Z" w16du:dateUtc="2024-12-19T13:50:00Z">
        <w:r>
          <w:t>10</w:t>
        </w:r>
      </w:ins>
      <w:ins w:id="151" w:author="Khanh Cong" w:date="2024-12-19T20:47:00Z" w16du:dateUtc="2024-12-19T13:47:00Z">
        <w:r>
          <w:t xml:space="preserve">. </w:t>
        </w:r>
      </w:ins>
      <w:r w:rsidR="00314B16" w:rsidRPr="002B78EE">
        <w:t>Biểu đồ phân rã và kịch bản UC Quản lý thông tin tài khoản</w:t>
      </w:r>
      <w:bookmarkEnd w:id="147"/>
      <w:bookmarkEnd w:id="148"/>
    </w:p>
    <w:p w14:paraId="60244E8D"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5"/>
                    <a:stretch>
                      <a:fillRect/>
                    </a:stretch>
                  </pic:blipFill>
                  <pic:spPr bwMode="auto">
                    <a:xfrm>
                      <a:off x="0" y="0"/>
                      <a:ext cx="5928995" cy="2938145"/>
                    </a:xfrm>
                    <a:prstGeom prst="rect">
                      <a:avLst/>
                    </a:prstGeom>
                    <a:noFill/>
                  </pic:spPr>
                </pic:pic>
              </a:graphicData>
            </a:graphic>
          </wp:anchor>
        </w:drawing>
      </w:r>
    </w:p>
    <w:p w14:paraId="6BE6504F"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Người dùng (User)</w:t>
            </w:r>
          </w:p>
        </w:tc>
      </w:tr>
      <w:tr w:rsidR="00314B16" w:rsidRPr="002B78EE"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2B78EE"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68FAC177" w14:textId="77777777" w:rsidR="00314B16" w:rsidRPr="002B78EE" w:rsidRDefault="00314B16" w:rsidP="00314B16">
            <w:pPr>
              <w:pStyle w:val="normal1"/>
              <w:numPr>
                <w:ilvl w:val="0"/>
                <w:numId w:val="27"/>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2B78EE" w:rsidRDefault="00314B16" w:rsidP="00314B16">
            <w:pPr>
              <w:pStyle w:val="normal1"/>
              <w:numPr>
                <w:ilvl w:val="0"/>
                <w:numId w:val="28"/>
              </w:numPr>
              <w:tabs>
                <w:tab w:val="left" w:pos="830"/>
              </w:tabs>
              <w:spacing w:line="300" w:lineRule="auto"/>
              <w:ind w:right="197"/>
              <w:rPr>
                <w:rFonts w:ascii="Times New Roman" w:hAnsi="Times New Roman" w:cs="Times New Roman"/>
              </w:rPr>
            </w:pPr>
            <w:r w:rsidRPr="002B78EE">
              <w:rPr>
                <w:rFonts w:ascii="Times New Roman" w:hAnsi="Times New Roman" w:cs="Times New Roman"/>
                <w:sz w:val="28"/>
                <w:szCs w:val="28"/>
              </w:rPr>
              <w:t>Người dùng chỉnh sửa thông tin tài khoản thành công</w:t>
            </w:r>
          </w:p>
        </w:tc>
      </w:tr>
      <w:tr w:rsidR="00314B16" w:rsidRPr="002B78EE"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Chuỗi sự kiện chính</w:t>
            </w:r>
          </w:p>
          <w:p w14:paraId="63F6D0DC" w14:textId="77777777" w:rsidR="00314B16" w:rsidRPr="002B78EE"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ấn vào nút thông tin tài khoản.</w:t>
            </w:r>
          </w:p>
          <w:p w14:paraId="0EB7612A" w14:textId="77777777" w:rsidR="00314B16" w:rsidRPr="002B78EE" w:rsidRDefault="00314B16" w:rsidP="00314B16">
            <w:pPr>
              <w:pStyle w:val="normal1"/>
              <w:numPr>
                <w:ilvl w:val="0"/>
                <w:numId w:val="29"/>
              </w:numPr>
              <w:tabs>
                <w:tab w:val="left" w:pos="1190"/>
              </w:tabs>
              <w:ind w:right="301"/>
              <w:rPr>
                <w:rFonts w:ascii="Times New Roman" w:hAnsi="Times New Roman" w:cs="Times New Roman"/>
              </w:rPr>
            </w:pPr>
            <w:r w:rsidRPr="002B78EE">
              <w:rPr>
                <w:rFonts w:ascii="Times New Roman" w:hAnsi="Times New Roman" w:cs="Times New Roman"/>
                <w:sz w:val="28"/>
                <w:szCs w:val="28"/>
              </w:rPr>
              <w:t>Hệ thống hiển thị thông tin của người dùng, gồm có thông tin, hình ảnh của người dùng, thông tin mật khẩu của người dùng</w:t>
            </w:r>
          </w:p>
          <w:p w14:paraId="2C17488C" w14:textId="77777777" w:rsidR="00314B16" w:rsidRPr="002B78EE" w:rsidRDefault="00314B16" w:rsidP="00314B16">
            <w:pPr>
              <w:pStyle w:val="normal1"/>
              <w:numPr>
                <w:ilvl w:val="0"/>
                <w:numId w:val="29"/>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Người dùng chỉnh sửa thông tin và lưu</w:t>
            </w:r>
          </w:p>
          <w:p w14:paraId="1446F6DB" w14:textId="77777777" w:rsidR="00314B16" w:rsidRPr="002B78EE" w:rsidRDefault="00314B16" w:rsidP="00314B16">
            <w:pPr>
              <w:pStyle w:val="normal1"/>
              <w:numPr>
                <w:ilvl w:val="0"/>
                <w:numId w:val="29"/>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lưu các thông tin đã chỉnh sửa.</w:t>
            </w:r>
          </w:p>
        </w:tc>
      </w:tr>
      <w:tr w:rsidR="00314B16" w:rsidRPr="002B78EE"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5B449348" w14:textId="77777777" w:rsidR="00314B16" w:rsidRPr="002B78EE"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nhập đầy đủ các trường cần thiết.</w:t>
            </w:r>
          </w:p>
          <w:p w14:paraId="70D30E8D" w14:textId="77777777" w:rsidR="00314B16" w:rsidRPr="002B78EE" w:rsidRDefault="00314B16" w:rsidP="00314B16">
            <w:pPr>
              <w:pStyle w:val="normal1"/>
              <w:numPr>
                <w:ilvl w:val="1"/>
                <w:numId w:val="30"/>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3 của chuỗi sự kiện chính</w:t>
            </w:r>
          </w:p>
          <w:p w14:paraId="6BE23433" w14:textId="77777777" w:rsidR="00314B16" w:rsidRPr="002B78EE" w:rsidRDefault="00314B16" w:rsidP="00B52E04">
            <w:pPr>
              <w:pStyle w:val="normal1"/>
              <w:spacing w:before="1" w:line="276" w:lineRule="auto"/>
              <w:ind w:left="830"/>
              <w:rPr>
                <w:rFonts w:ascii="Times New Roman" w:hAnsi="Times New Roman" w:cs="Times New Roman"/>
              </w:rPr>
            </w:pPr>
            <w:r w:rsidRPr="002B78EE">
              <w:rPr>
                <w:rFonts w:ascii="Times New Roman" w:hAnsi="Times New Roman" w:cs="Times New Roman"/>
                <w:sz w:val="28"/>
                <w:szCs w:val="28"/>
              </w:rPr>
              <w:t>4. Hệ thống thông báo mật khẩu hiện tại không đúng.</w:t>
            </w:r>
          </w:p>
        </w:tc>
      </w:tr>
    </w:tbl>
    <w:p w14:paraId="02DCC13D" w14:textId="77777777" w:rsidR="00314B16" w:rsidRPr="002B78EE" w:rsidRDefault="00314B16" w:rsidP="00314B16">
      <w:pPr>
        <w:rPr>
          <w:rFonts w:cs="Times New Roman"/>
        </w:rPr>
        <w:sectPr w:rsidR="00314B16" w:rsidRPr="002B78EE" w:rsidSect="00314B16">
          <w:footerReference w:type="even" r:id="rId36"/>
          <w:footerReference w:type="default" r:id="rId37"/>
          <w:footerReference w:type="first" r:id="rId38"/>
          <w:pgSz w:w="12240" w:h="15840"/>
          <w:pgMar w:top="1320" w:right="640" w:bottom="1280" w:left="1580" w:header="0" w:footer="1084" w:gutter="0"/>
          <w:cols w:space="720"/>
          <w:formProt w:val="0"/>
          <w:docGrid w:linePitch="100" w:charSpace="-8193"/>
        </w:sectPr>
      </w:pPr>
      <w:r w:rsidRPr="002B78EE">
        <w:rPr>
          <w:rFonts w:cs="Times New Roman"/>
        </w:rPr>
        <w:br w:type="page"/>
      </w:r>
    </w:p>
    <w:p w14:paraId="69EDDFE1" w14:textId="77777777" w:rsidR="00314B16" w:rsidRPr="002B78EE" w:rsidRDefault="00314B16" w:rsidP="00314B16">
      <w:pPr>
        <w:pStyle w:val="normal1"/>
        <w:rPr>
          <w:rFonts w:ascii="Times New Roman" w:hAnsi="Times New Roman" w:cs="Times New Roman"/>
          <w:i/>
          <w:sz w:val="28"/>
          <w:szCs w:val="28"/>
        </w:rPr>
      </w:pPr>
    </w:p>
    <w:p w14:paraId="65B2A6B6"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152" w:name="34g0dwd"/>
    </w:p>
    <w:p w14:paraId="11B27B26" w14:textId="638E0818" w:rsidR="00314B16" w:rsidRPr="002B78EE" w:rsidRDefault="00D1452A" w:rsidP="00D1452A">
      <w:pPr>
        <w:pStyle w:val="Heading3"/>
        <w:pPrChange w:id="153" w:author="Khanh Cong" w:date="2024-12-19T20:51:00Z" w16du:dateUtc="2024-12-19T13:51:00Z">
          <w:pPr>
            <w:pStyle w:val="Heading2"/>
            <w:tabs>
              <w:tab w:val="left" w:pos="837"/>
            </w:tabs>
            <w:spacing w:before="164"/>
          </w:pPr>
        </w:pPrChange>
      </w:pPr>
      <w:bookmarkStart w:id="154" w:name="__RefHeading___Toc26610_1225579473"/>
      <w:bookmarkStart w:id="155" w:name="_1jlao46"/>
      <w:bookmarkStart w:id="156" w:name="_Toc185447754"/>
      <w:bookmarkStart w:id="157" w:name="_Toc185534217"/>
      <w:bookmarkEnd w:id="152"/>
      <w:bookmarkEnd w:id="154"/>
      <w:bookmarkEnd w:id="155"/>
      <w:ins w:id="158" w:author="Khanh Cong" w:date="2024-12-19T20:47:00Z" w16du:dateUtc="2024-12-19T13:47:00Z">
        <w:r>
          <w:t>2.1.</w:t>
        </w:r>
      </w:ins>
      <w:ins w:id="159" w:author="Khanh Cong" w:date="2024-12-19T20:51:00Z" w16du:dateUtc="2024-12-19T13:51:00Z">
        <w:r>
          <w:t>11</w:t>
        </w:r>
      </w:ins>
      <w:ins w:id="160" w:author="Khanh Cong" w:date="2024-12-19T20:47:00Z" w16du:dateUtc="2024-12-19T13:47:00Z">
        <w:r>
          <w:t xml:space="preserve">. </w:t>
        </w:r>
      </w:ins>
      <w:r w:rsidR="00314B16" w:rsidRPr="002B78EE">
        <w:t>Biểu đồ phân rã và kịch bản UC Khách hàng quản lý đơn hàng</w:t>
      </w:r>
      <w:bookmarkEnd w:id="156"/>
      <w:bookmarkEnd w:id="157"/>
    </w:p>
    <w:p w14:paraId="072B0AEB"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9"/>
                    <a:stretch>
                      <a:fillRect/>
                    </a:stretch>
                  </pic:blipFill>
                  <pic:spPr bwMode="auto">
                    <a:xfrm>
                      <a:off x="0" y="0"/>
                      <a:ext cx="5897245" cy="2824480"/>
                    </a:xfrm>
                    <a:prstGeom prst="rect">
                      <a:avLst/>
                    </a:prstGeom>
                    <a:noFill/>
                  </pic:spPr>
                </pic:pic>
              </a:graphicData>
            </a:graphic>
          </wp:anchor>
        </w:drawing>
      </w:r>
    </w:p>
    <w:p w14:paraId="194E8FFF" w14:textId="77777777" w:rsidR="00314B16" w:rsidRPr="002B78EE" w:rsidRDefault="00314B16" w:rsidP="00314B16">
      <w:pPr>
        <w:pStyle w:val="normal1"/>
        <w:spacing w:before="269"/>
        <w:ind w:left="1592" w:right="1967"/>
        <w:jc w:val="center"/>
        <w:rPr>
          <w:rFonts w:ascii="Times New Roman" w:hAnsi="Times New Roman" w:cs="Times New Roman"/>
          <w:i/>
          <w:sz w:val="28"/>
          <w:szCs w:val="28"/>
        </w:rPr>
      </w:pPr>
      <w:bookmarkStart w:id="161" w:name="_43ky6rz"/>
      <w:bookmarkEnd w:id="161"/>
    </w:p>
    <w:p w14:paraId="75F6ED12" w14:textId="77777777" w:rsidR="00314B16" w:rsidRPr="002B78EE" w:rsidRDefault="00314B16" w:rsidP="00314B16">
      <w:pPr>
        <w:pStyle w:val="Heading2"/>
        <w:tabs>
          <w:tab w:val="left" w:pos="1201"/>
        </w:tabs>
        <w:spacing w:before="201"/>
        <w:rPr>
          <w:rFonts w:cs="Times New Roman"/>
        </w:rPr>
      </w:pPr>
      <w:bookmarkStart w:id="162" w:name="__RefHeading___Toc26612_1225579473"/>
      <w:bookmarkStart w:id="163" w:name="_Toc185447755"/>
      <w:bookmarkStart w:id="164" w:name="_Toc185534218"/>
      <w:bookmarkEnd w:id="162"/>
      <w:r w:rsidRPr="002B78EE">
        <w:rPr>
          <w:rFonts w:cs="Times New Roman"/>
          <w:szCs w:val="28"/>
        </w:rPr>
        <w:t>Kịch bản UC tiếp tục thanh toán.</w:t>
      </w:r>
      <w:bookmarkEnd w:id="163"/>
      <w:bookmarkEnd w:id="164"/>
    </w:p>
    <w:p w14:paraId="1CF1B7AA"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hàng(Customer)</w:t>
            </w:r>
          </w:p>
        </w:tc>
      </w:tr>
      <w:tr w:rsidR="00314B16" w:rsidRPr="002B78EE"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2B78EE" w:rsidRDefault="00314B16" w:rsidP="00314B16">
            <w:pPr>
              <w:pStyle w:val="normal1"/>
              <w:numPr>
                <w:ilvl w:val="0"/>
                <w:numId w:val="31"/>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5A2CD251" w14:textId="77777777" w:rsidR="00314B16" w:rsidRPr="002B78EE" w:rsidRDefault="00314B16" w:rsidP="00314B16">
            <w:pPr>
              <w:pStyle w:val="normal1"/>
              <w:numPr>
                <w:ilvl w:val="0"/>
                <w:numId w:val="31"/>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2B78EE" w:rsidRDefault="00314B16" w:rsidP="00314B16">
            <w:pPr>
              <w:pStyle w:val="normal1"/>
              <w:numPr>
                <w:ilvl w:val="0"/>
                <w:numId w:val="32"/>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Khách hàng thanh toán thành công</w:t>
            </w:r>
          </w:p>
        </w:tc>
      </w:tr>
      <w:tr w:rsidR="00314B16" w:rsidRPr="002B78EE"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AE2FB0C" w14:textId="77777777" w:rsidR="00314B16" w:rsidRPr="002B78EE"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nút quản lý đơn hàng trên trang chủ</w:t>
            </w:r>
          </w:p>
          <w:p w14:paraId="50C5DC77"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giao diện quản lý đơn hàng với danh sách đơn hàng</w:t>
            </w:r>
          </w:p>
          <w:p w14:paraId="51A7AAA7" w14:textId="77777777" w:rsidR="00314B16" w:rsidRPr="002B78EE"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đơn hàng chưa thanh toán và ấn nút xem chi tiết.</w:t>
            </w:r>
          </w:p>
          <w:p w14:paraId="284AB850" w14:textId="77777777" w:rsidR="00314B16" w:rsidRPr="002B78EE" w:rsidRDefault="00314B16" w:rsidP="00314B16">
            <w:pPr>
              <w:pStyle w:val="normal1"/>
              <w:numPr>
                <w:ilvl w:val="0"/>
                <w:numId w:val="33"/>
              </w:numPr>
              <w:tabs>
                <w:tab w:val="left" w:pos="1190"/>
              </w:tabs>
              <w:ind w:right="237"/>
              <w:rPr>
                <w:rFonts w:ascii="Times New Roman" w:hAnsi="Times New Roman" w:cs="Times New Roman"/>
              </w:rPr>
            </w:pPr>
            <w:r w:rsidRPr="002B78EE">
              <w:rPr>
                <w:rFonts w:ascii="Times New Roman" w:hAnsi="Times New Roman" w:cs="Times New Roman"/>
                <w:sz w:val="28"/>
                <w:szCs w:val="28"/>
              </w:rPr>
              <w:t>Hệ thống hiện trang chi tiết đơn hàng với các sản phẩm của đơn hàng và nút tiếp tục thanh toán.</w:t>
            </w:r>
          </w:p>
          <w:p w14:paraId="558DA143" w14:textId="77777777" w:rsidR="00314B16" w:rsidRPr="002B78EE" w:rsidRDefault="00314B16" w:rsidP="00314B16">
            <w:pPr>
              <w:pStyle w:val="normal1"/>
              <w:numPr>
                <w:ilvl w:val="0"/>
                <w:numId w:val="33"/>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Khách hàng ấn nút tiếp tục thanh toán.</w:t>
            </w:r>
          </w:p>
          <w:p w14:paraId="35707D21"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chuyển đến trang thanh toán của ZaloPay.</w:t>
            </w:r>
          </w:p>
          <w:p w14:paraId="377D2325"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tiến hành thanh toán.</w:t>
            </w:r>
          </w:p>
          <w:p w14:paraId="56BA1935" w14:textId="77777777" w:rsidR="00314B16" w:rsidRPr="002B78EE" w:rsidRDefault="00314B16" w:rsidP="00314B16">
            <w:pPr>
              <w:pStyle w:val="normal1"/>
              <w:numPr>
                <w:ilvl w:val="0"/>
                <w:numId w:val="33"/>
              </w:numPr>
              <w:tabs>
                <w:tab w:val="left" w:pos="1190"/>
              </w:tabs>
              <w:spacing w:line="290" w:lineRule="auto"/>
              <w:ind w:right="497"/>
              <w:rPr>
                <w:rFonts w:ascii="Times New Roman" w:hAnsi="Times New Roman" w:cs="Times New Roman"/>
              </w:rPr>
            </w:pPr>
            <w:r w:rsidRPr="002B78EE">
              <w:rPr>
                <w:rFonts w:ascii="Times New Roman" w:hAnsi="Times New Roman" w:cs="Times New Roman"/>
                <w:sz w:val="28"/>
                <w:szCs w:val="28"/>
              </w:rPr>
              <w:lastRenderedPageBreak/>
              <w:t>Hệ thống cập nhật trạng thái đơn hàng thành đã thanh toán và quay trở lại trang quản lý đơn hàng.</w:t>
            </w:r>
          </w:p>
        </w:tc>
      </w:tr>
      <w:tr w:rsidR="00314B16" w:rsidRPr="002B78EE"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lastRenderedPageBreak/>
              <w:t>Ngoại lệ</w:t>
            </w:r>
          </w:p>
          <w:p w14:paraId="160730B2" w14:textId="77777777" w:rsidR="00314B16" w:rsidRPr="002B78EE" w:rsidRDefault="00314B16" w:rsidP="00B52E04">
            <w:pPr>
              <w:pStyle w:val="normal1"/>
              <w:ind w:left="1190" w:right="142" w:hanging="360"/>
              <w:rPr>
                <w:rFonts w:ascii="Times New Roman" w:hAnsi="Times New Roman" w:cs="Times New Roman"/>
              </w:rPr>
            </w:pPr>
            <w:r w:rsidRPr="002B78EE">
              <w:rPr>
                <w:rFonts w:ascii="Times New Roman" w:hAnsi="Times New Roman" w:cs="Times New Roman"/>
                <w:sz w:val="28"/>
                <w:szCs w:val="28"/>
              </w:rPr>
              <w:t>6. Hệ thống chuyển đến trang thanh toán của ZaloPay và hiện thông báo quá thời gian thanh toán</w:t>
            </w:r>
          </w:p>
        </w:tc>
      </w:tr>
    </w:tbl>
    <w:p w14:paraId="3CFC4C7F" w14:textId="77777777" w:rsidR="00314B16" w:rsidRPr="002B78EE" w:rsidRDefault="00314B16" w:rsidP="00314B16">
      <w:pPr>
        <w:rPr>
          <w:rFonts w:cs="Times New Roman"/>
        </w:rPr>
        <w:sectPr w:rsidR="00314B16" w:rsidRPr="002B78EE" w:rsidSect="00314B16">
          <w:footerReference w:type="even" r:id="rId40"/>
          <w:footerReference w:type="default" r:id="rId41"/>
          <w:footerReference w:type="first" r:id="rId42"/>
          <w:pgSz w:w="12240" w:h="15840"/>
          <w:pgMar w:top="1320" w:right="640" w:bottom="1280" w:left="1580" w:header="0" w:footer="1084" w:gutter="0"/>
          <w:cols w:space="720"/>
          <w:formProt w:val="0"/>
          <w:docGrid w:linePitch="100" w:charSpace="-8193"/>
        </w:sectPr>
      </w:pPr>
      <w:r w:rsidRPr="002B78EE">
        <w:rPr>
          <w:rFonts w:cs="Times New Roman"/>
        </w:rPr>
        <w:br w:type="page"/>
      </w:r>
    </w:p>
    <w:p w14:paraId="360F84F2" w14:textId="77777777" w:rsidR="00314B16" w:rsidRPr="002B78EE" w:rsidRDefault="00314B16" w:rsidP="00314B16">
      <w:pPr>
        <w:pStyle w:val="normal1"/>
        <w:rPr>
          <w:rFonts w:ascii="Times New Roman" w:hAnsi="Times New Roman" w:cs="Times New Roman"/>
          <w:b/>
          <w:sz w:val="28"/>
          <w:szCs w:val="28"/>
        </w:rPr>
      </w:pPr>
    </w:p>
    <w:p w14:paraId="0C6C0578"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2B78EE" w:rsidRDefault="00314B16" w:rsidP="00314B16">
      <w:pPr>
        <w:pStyle w:val="normal1"/>
        <w:ind w:left="1594" w:right="1967"/>
        <w:rPr>
          <w:rFonts w:ascii="Times New Roman" w:hAnsi="Times New Roman" w:cs="Times New Roman"/>
          <w:i/>
          <w:sz w:val="28"/>
          <w:szCs w:val="28"/>
        </w:rPr>
      </w:pPr>
      <w:bookmarkStart w:id="165" w:name="_2iq8gzs"/>
      <w:bookmarkEnd w:id="165"/>
    </w:p>
    <w:p w14:paraId="3EAD2457" w14:textId="77777777" w:rsidR="00314B16" w:rsidRPr="002B78EE" w:rsidRDefault="00314B16" w:rsidP="00D1452A">
      <w:pPr>
        <w:pStyle w:val="Heading2"/>
        <w:pPrChange w:id="166" w:author="Khanh Cong" w:date="2024-12-19T20:48:00Z" w16du:dateUtc="2024-12-19T13:48:00Z">
          <w:pPr>
            <w:pStyle w:val="Heading2"/>
            <w:tabs>
              <w:tab w:val="left" w:pos="1201"/>
            </w:tabs>
            <w:spacing w:before="171"/>
          </w:pPr>
        </w:pPrChange>
      </w:pPr>
      <w:bookmarkStart w:id="167" w:name="__RefHeading___Toc26614_1225579473"/>
      <w:bookmarkStart w:id="168" w:name="_Toc185447756"/>
      <w:bookmarkStart w:id="169" w:name="_Toc185534219"/>
      <w:bookmarkEnd w:id="167"/>
      <w:r w:rsidRPr="002B78EE">
        <w:t>Kịch bản UC đánh giá sản phẩm đã mua</w:t>
      </w:r>
      <w:bookmarkEnd w:id="168"/>
      <w:bookmarkEnd w:id="169"/>
    </w:p>
    <w:p w14:paraId="1357FB1E" w14:textId="77777777" w:rsidR="00314B16" w:rsidRPr="002B78EE" w:rsidRDefault="00314B16" w:rsidP="00314B16">
      <w:pPr>
        <w:pStyle w:val="normal1"/>
        <w:spacing w:before="2"/>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hàng</w:t>
            </w:r>
          </w:p>
        </w:tc>
      </w:tr>
      <w:tr w:rsidR="00314B16" w:rsidRPr="002B78EE"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2B78EE"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Khách hàng đăng nhập thành công</w:t>
            </w:r>
          </w:p>
          <w:p w14:paraId="6BF003D6" w14:textId="77777777" w:rsidR="00314B16" w:rsidRPr="002B78EE" w:rsidRDefault="00314B16" w:rsidP="00314B16">
            <w:pPr>
              <w:pStyle w:val="normal1"/>
              <w:numPr>
                <w:ilvl w:val="0"/>
                <w:numId w:val="34"/>
              </w:numPr>
              <w:tabs>
                <w:tab w:val="left" w:pos="829"/>
              </w:tabs>
              <w:spacing w:line="300" w:lineRule="auto"/>
              <w:ind w:left="829" w:hanging="359"/>
              <w:rPr>
                <w:rFonts w:ascii="Times New Roman" w:hAnsi="Times New Roman" w:cs="Times New Roman"/>
              </w:rPr>
            </w:pPr>
            <w:r w:rsidRPr="002B78EE">
              <w:rPr>
                <w:rFonts w:ascii="Times New Roman" w:hAnsi="Times New Roman" w:cs="Times New Roman"/>
                <w:sz w:val="28"/>
                <w:szCs w:val="28"/>
              </w:rPr>
              <w:t>Chuyển đến trang quản lý đơn</w:t>
            </w:r>
          </w:p>
          <w:p w14:paraId="71D01131" w14:textId="77777777" w:rsidR="00314B16" w:rsidRPr="002B78EE" w:rsidRDefault="00314B16" w:rsidP="00B52E04">
            <w:pPr>
              <w:pStyle w:val="normal1"/>
              <w:spacing w:line="264" w:lineRule="auto"/>
              <w:ind w:left="830"/>
              <w:rPr>
                <w:rFonts w:ascii="Times New Roman" w:hAnsi="Times New Roman" w:cs="Times New Roman"/>
              </w:rPr>
            </w:pPr>
            <w:r w:rsidRPr="002B78EE">
              <w:rPr>
                <w:rFonts w:ascii="Times New Roman" w:hAnsi="Times New Roman" w:cs="Times New Roman"/>
                <w:sz w:val="28"/>
                <w:szCs w:val="28"/>
              </w:rPr>
              <w:t>hàng.</w:t>
            </w:r>
          </w:p>
        </w:tc>
      </w:tr>
      <w:tr w:rsidR="00314B16" w:rsidRPr="002B78EE"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2B78EE" w:rsidRDefault="00314B16" w:rsidP="00314B16">
            <w:pPr>
              <w:pStyle w:val="normal1"/>
              <w:numPr>
                <w:ilvl w:val="0"/>
                <w:numId w:val="35"/>
              </w:numPr>
              <w:tabs>
                <w:tab w:val="left" w:pos="830"/>
              </w:tabs>
              <w:spacing w:line="300" w:lineRule="auto"/>
              <w:ind w:right="581"/>
              <w:rPr>
                <w:rFonts w:ascii="Times New Roman" w:hAnsi="Times New Roman" w:cs="Times New Roman"/>
              </w:rPr>
            </w:pPr>
            <w:r w:rsidRPr="002B78EE">
              <w:rPr>
                <w:rFonts w:ascii="Times New Roman" w:hAnsi="Times New Roman" w:cs="Times New Roman"/>
                <w:sz w:val="28"/>
                <w:szCs w:val="28"/>
              </w:rPr>
              <w:t>Khách hàng đánh giá sản phẩm thành công.</w:t>
            </w:r>
          </w:p>
        </w:tc>
      </w:tr>
      <w:tr w:rsidR="00314B16" w:rsidRPr="002B78EE"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36E11419"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đơn hàng và ấn xem chi tiết.</w:t>
            </w:r>
          </w:p>
          <w:p w14:paraId="73CCD9D9" w14:textId="77777777" w:rsidR="00314B16" w:rsidRPr="002B78EE" w:rsidRDefault="00314B16" w:rsidP="00314B16">
            <w:pPr>
              <w:pStyle w:val="normal1"/>
              <w:numPr>
                <w:ilvl w:val="0"/>
                <w:numId w:val="36"/>
              </w:numPr>
              <w:tabs>
                <w:tab w:val="left" w:pos="1190"/>
              </w:tabs>
              <w:spacing w:before="1"/>
              <w:ind w:right="172"/>
              <w:rPr>
                <w:rFonts w:ascii="Times New Roman" w:hAnsi="Times New Roman" w:cs="Times New Roman"/>
              </w:rPr>
            </w:pPr>
            <w:r w:rsidRPr="002B78EE">
              <w:rPr>
                <w:rFonts w:ascii="Times New Roman" w:hAnsi="Times New Roman" w:cs="Times New Roman"/>
                <w:sz w:val="28"/>
                <w:szCs w:val="28"/>
              </w:rPr>
              <w:t>Hệ thống chuyển đến trang chi tiết đơn hàng, mỗi sản phẩm của đơn hàng có nút đánh giá.</w:t>
            </w:r>
          </w:p>
          <w:p w14:paraId="14CE40B6"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sản phẩm và ấn nút đánh giá.</w:t>
            </w:r>
          </w:p>
          <w:p w14:paraId="479548BA"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phần đánh giá sản phẩm.</w:t>
            </w:r>
          </w:p>
          <w:p w14:paraId="4513F3C4" w14:textId="77777777" w:rsidR="00314B16" w:rsidRPr="002B78EE"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tiến hành đánh giá sản phẩm và ấn lưu đánh giá sản phẩm.</w:t>
            </w:r>
          </w:p>
          <w:p w14:paraId="297B8B22" w14:textId="77777777" w:rsidR="00314B16" w:rsidRPr="002B78EE" w:rsidRDefault="00314B16" w:rsidP="00314B16">
            <w:pPr>
              <w:pStyle w:val="normal1"/>
              <w:numPr>
                <w:ilvl w:val="0"/>
                <w:numId w:val="36"/>
              </w:numPr>
              <w:tabs>
                <w:tab w:val="left" w:pos="1190"/>
              </w:tabs>
              <w:spacing w:line="300" w:lineRule="auto"/>
              <w:ind w:right="328"/>
              <w:rPr>
                <w:rFonts w:ascii="Times New Roman" w:hAnsi="Times New Roman" w:cs="Times New Roman"/>
              </w:rPr>
            </w:pPr>
            <w:r w:rsidRPr="002B78EE">
              <w:rPr>
                <w:rFonts w:ascii="Times New Roman" w:hAnsi="Times New Roman" w:cs="Times New Roman"/>
                <w:sz w:val="28"/>
                <w:szCs w:val="28"/>
              </w:rPr>
              <w:t>Hệ thống lưu đánh giá sản phẩm của khách hàng và thông báo đánh giá sản phẩm thành công.</w:t>
            </w:r>
          </w:p>
        </w:tc>
      </w:tr>
      <w:tr w:rsidR="00314B16" w:rsidRPr="002B78EE"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16CEB1D4" w14:textId="77777777" w:rsidR="00314B16" w:rsidRPr="002B78EE"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“chưa nhập đầy đủ các trường”.</w:t>
            </w:r>
          </w:p>
          <w:p w14:paraId="1288C74B" w14:textId="77777777" w:rsidR="00314B16" w:rsidRPr="002B78EE" w:rsidRDefault="00314B16" w:rsidP="00314B16">
            <w:pPr>
              <w:pStyle w:val="normal1"/>
              <w:numPr>
                <w:ilvl w:val="1"/>
                <w:numId w:val="37"/>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02A1902F" w14:textId="77777777" w:rsidR="00314B16" w:rsidRPr="002B78EE" w:rsidRDefault="00314B16" w:rsidP="00314B16">
      <w:pPr>
        <w:pStyle w:val="normal1"/>
        <w:spacing w:before="3"/>
        <w:ind w:right="374"/>
        <w:jc w:val="center"/>
        <w:rPr>
          <w:rFonts w:ascii="Times New Roman" w:hAnsi="Times New Roman" w:cs="Times New Roman"/>
          <w:i/>
          <w:sz w:val="28"/>
          <w:szCs w:val="28"/>
        </w:rPr>
      </w:pPr>
      <w:bookmarkStart w:id="170" w:name="_xvir7l"/>
      <w:bookmarkEnd w:id="170"/>
    </w:p>
    <w:p w14:paraId="0B250BEE" w14:textId="77777777" w:rsidR="00314B16" w:rsidRPr="002B78EE" w:rsidRDefault="00314B16" w:rsidP="00314B16">
      <w:pPr>
        <w:pStyle w:val="normal1"/>
        <w:rPr>
          <w:rFonts w:ascii="Times New Roman" w:hAnsi="Times New Roman" w:cs="Times New Roman"/>
          <w:i/>
          <w:sz w:val="28"/>
          <w:szCs w:val="28"/>
        </w:rPr>
      </w:pPr>
    </w:p>
    <w:p w14:paraId="27476D6D" w14:textId="77777777" w:rsidR="00314B16" w:rsidRPr="002B78EE" w:rsidRDefault="00314B16" w:rsidP="00314B16">
      <w:pPr>
        <w:pStyle w:val="normal1"/>
        <w:rPr>
          <w:rFonts w:ascii="Times New Roman" w:hAnsi="Times New Roman" w:cs="Times New Roman"/>
          <w:i/>
          <w:sz w:val="28"/>
          <w:szCs w:val="28"/>
        </w:rPr>
      </w:pPr>
    </w:p>
    <w:p w14:paraId="7A3DAF66" w14:textId="77777777" w:rsidR="00314B16" w:rsidRPr="002B78EE" w:rsidRDefault="00314B16" w:rsidP="00314B16">
      <w:pPr>
        <w:pStyle w:val="normal1"/>
        <w:rPr>
          <w:rFonts w:ascii="Times New Roman" w:hAnsi="Times New Roman" w:cs="Times New Roman"/>
          <w:i/>
          <w:sz w:val="28"/>
          <w:szCs w:val="28"/>
        </w:rPr>
      </w:pPr>
    </w:p>
    <w:p w14:paraId="2B7ED195" w14:textId="77777777" w:rsidR="00314B16" w:rsidRPr="002B78EE" w:rsidRDefault="00314B16" w:rsidP="00314B16">
      <w:pPr>
        <w:pStyle w:val="normal1"/>
        <w:rPr>
          <w:rFonts w:ascii="Times New Roman" w:hAnsi="Times New Roman" w:cs="Times New Roman"/>
          <w:i/>
          <w:sz w:val="28"/>
          <w:szCs w:val="28"/>
        </w:rPr>
      </w:pPr>
    </w:p>
    <w:p w14:paraId="3B3B0431" w14:textId="77777777" w:rsidR="00314B16" w:rsidRPr="002B78EE" w:rsidRDefault="00314B16" w:rsidP="00314B16">
      <w:pPr>
        <w:pStyle w:val="normal1"/>
        <w:spacing w:before="228"/>
        <w:rPr>
          <w:rFonts w:ascii="Times New Roman" w:hAnsi="Times New Roman" w:cs="Times New Roman"/>
          <w:i/>
          <w:sz w:val="28"/>
          <w:szCs w:val="28"/>
        </w:rPr>
      </w:pPr>
      <w:bookmarkStart w:id="171" w:name="3hv69ve"/>
      <w:bookmarkEnd w:id="171"/>
    </w:p>
    <w:p w14:paraId="621C9514" w14:textId="2951D931" w:rsidR="00314B16" w:rsidRPr="002B78EE" w:rsidRDefault="00D1452A" w:rsidP="00D1452A">
      <w:pPr>
        <w:pStyle w:val="Heading3"/>
        <w:sectPr w:rsidR="00314B16" w:rsidRPr="002B78EE" w:rsidSect="00314B16">
          <w:footerReference w:type="even" r:id="rId43"/>
          <w:footerReference w:type="default" r:id="rId44"/>
          <w:footerReference w:type="first" r:id="rId45"/>
          <w:pgSz w:w="12240" w:h="15840"/>
          <w:pgMar w:top="1320" w:right="640" w:bottom="1280" w:left="1580" w:header="0" w:footer="1084" w:gutter="0"/>
          <w:cols w:space="720"/>
          <w:formProt w:val="0"/>
          <w:docGrid w:linePitch="100" w:charSpace="-8193"/>
        </w:sectPr>
        <w:pPrChange w:id="172" w:author="Khanh Cong" w:date="2024-12-19T20:52:00Z" w16du:dateUtc="2024-12-19T13:52:00Z">
          <w:pPr>
            <w:pStyle w:val="Heading2"/>
            <w:tabs>
              <w:tab w:val="left" w:pos="837"/>
            </w:tabs>
          </w:pPr>
        </w:pPrChange>
      </w:pPr>
      <w:bookmarkStart w:id="173" w:name="__RefHeading___Toc26616_1225579473"/>
      <w:bookmarkStart w:id="174" w:name="3hv69ve_Copy_1"/>
      <w:bookmarkStart w:id="175" w:name="_1x0gk37"/>
      <w:bookmarkStart w:id="176" w:name="_Toc185447757"/>
      <w:bookmarkStart w:id="177" w:name="_Toc185534220"/>
      <w:bookmarkEnd w:id="173"/>
      <w:bookmarkEnd w:id="174"/>
      <w:bookmarkEnd w:id="175"/>
      <w:ins w:id="178" w:author="Khanh Cong" w:date="2024-12-19T20:52:00Z" w16du:dateUtc="2024-12-19T13:52:00Z">
        <w:r>
          <w:t xml:space="preserve">2.1.12. </w:t>
        </w:r>
      </w:ins>
      <w:r w:rsidR="00314B16" w:rsidRPr="002B78EE">
        <w:t>Biểu đồ phân rã và kịch bản UC Tìm kiế</w:t>
      </w:r>
      <w:ins w:id="179" w:author="Khanh Cong" w:date="2024-12-19T20:52:00Z" w16du:dateUtc="2024-12-19T13:52:00Z">
        <w:r>
          <w:t>m</w:t>
        </w:r>
      </w:ins>
      <w:bookmarkEnd w:id="177"/>
      <w:del w:id="180" w:author="Khanh Cong" w:date="2024-12-19T20:52:00Z" w16du:dateUtc="2024-12-19T13:52:00Z">
        <w:r w:rsidR="00314B16" w:rsidRPr="002B78EE" w:rsidDel="00D1452A">
          <w:delText>m</w:delText>
        </w:r>
        <w:bookmarkEnd w:id="176"/>
        <w:r w:rsidR="00314B16" w:rsidRPr="002B78EE" w:rsidDel="00D1452A">
          <w:br w:type="page"/>
        </w:r>
      </w:del>
    </w:p>
    <w:p w14:paraId="7D9012D4" w14:textId="77777777" w:rsidR="00314B16" w:rsidRPr="002B78EE" w:rsidDel="00D1452A" w:rsidRDefault="00314B16" w:rsidP="00314B16">
      <w:pPr>
        <w:pStyle w:val="normal1"/>
        <w:rPr>
          <w:del w:id="181" w:author="Khanh Cong" w:date="2024-12-19T20:52:00Z" w16du:dateUtc="2024-12-19T13:52:00Z"/>
          <w:rFonts w:ascii="Times New Roman" w:hAnsi="Times New Roman" w:cs="Times New Roman"/>
          <w:b/>
          <w:sz w:val="28"/>
          <w:szCs w:val="28"/>
        </w:rPr>
      </w:pPr>
    </w:p>
    <w:p w14:paraId="1B2F44CE" w14:textId="77777777" w:rsidR="00314B16" w:rsidRPr="002B78EE" w:rsidRDefault="00314B16" w:rsidP="00D1452A">
      <w:pPr>
        <w:pStyle w:val="normal1"/>
        <w:rPr>
          <w:rFonts w:ascii="Times New Roman" w:hAnsi="Times New Roman" w:cs="Times New Roman"/>
        </w:rPr>
        <w:pPrChange w:id="182" w:author="Khanh Cong" w:date="2024-12-19T20:52:00Z" w16du:dateUtc="2024-12-19T13:52:00Z">
          <w:pPr>
            <w:pStyle w:val="normal1"/>
            <w:ind w:left="841"/>
          </w:pPr>
        </w:pPrChange>
      </w:pPr>
      <w:r w:rsidRPr="002B78EE">
        <w:rPr>
          <w:rFonts w:ascii="Times New Roman" w:hAnsi="Times New Roman" w:cs="Times New Roman"/>
          <w:noProof/>
        </w:rPr>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6"/>
                    <a:stretch>
                      <a:fillRect/>
                    </a:stretch>
                  </pic:blipFill>
                  <pic:spPr bwMode="auto">
                    <a:xfrm>
                      <a:off x="0" y="0"/>
                      <a:ext cx="4848742" cy="1337843"/>
                    </a:xfrm>
                    <a:prstGeom prst="rect">
                      <a:avLst/>
                    </a:prstGeom>
                    <a:noFill/>
                  </pic:spPr>
                </pic:pic>
              </a:graphicData>
            </a:graphic>
          </wp:inline>
        </w:drawing>
      </w:r>
    </w:p>
    <w:p w14:paraId="7F6F5AFD"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2B78EE" w:rsidRDefault="00314B16" w:rsidP="00314B16">
            <w:pPr>
              <w:pStyle w:val="normal1"/>
              <w:numPr>
                <w:ilvl w:val="0"/>
                <w:numId w:val="38"/>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2B78EE" w:rsidRDefault="00314B16" w:rsidP="00314B16">
            <w:pPr>
              <w:pStyle w:val="normal1"/>
              <w:numPr>
                <w:ilvl w:val="0"/>
                <w:numId w:val="39"/>
              </w:numPr>
              <w:tabs>
                <w:tab w:val="left" w:pos="830"/>
              </w:tabs>
              <w:spacing w:line="300" w:lineRule="auto"/>
              <w:ind w:right="465"/>
              <w:rPr>
                <w:rFonts w:ascii="Times New Roman" w:hAnsi="Times New Roman" w:cs="Times New Roman"/>
              </w:rPr>
            </w:pPr>
            <w:r w:rsidRPr="002B78EE">
              <w:rPr>
                <w:rFonts w:ascii="Times New Roman" w:hAnsi="Times New Roman" w:cs="Times New Roman"/>
                <w:sz w:val="28"/>
                <w:szCs w:val="28"/>
              </w:rPr>
              <w:t>Khách tìm kiếm sản phẩm thành công</w:t>
            </w:r>
          </w:p>
        </w:tc>
      </w:tr>
      <w:tr w:rsidR="00314B16" w:rsidRPr="002B78EE"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4607C427" w14:textId="77777777" w:rsidR="00314B16" w:rsidRPr="002B78EE" w:rsidRDefault="00314B16" w:rsidP="00314B16">
            <w:pPr>
              <w:pStyle w:val="normal1"/>
              <w:numPr>
                <w:ilvl w:val="0"/>
                <w:numId w:val="40"/>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tìm kiếm trên trang chủ.</w:t>
            </w:r>
          </w:p>
          <w:p w14:paraId="32FCD8D2" w14:textId="77777777" w:rsidR="00314B16" w:rsidRPr="002B78EE"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giao diện tìm kiếm.</w:t>
            </w:r>
          </w:p>
          <w:p w14:paraId="2916C329" w14:textId="77777777" w:rsidR="00314B16" w:rsidRPr="002B78EE" w:rsidRDefault="00314B16" w:rsidP="00314B16">
            <w:pPr>
              <w:pStyle w:val="normal1"/>
              <w:numPr>
                <w:ilvl w:val="0"/>
                <w:numId w:val="40"/>
              </w:numPr>
              <w:tabs>
                <w:tab w:val="left" w:pos="1190"/>
              </w:tabs>
              <w:ind w:right="263"/>
              <w:rPr>
                <w:rFonts w:ascii="Times New Roman" w:hAnsi="Times New Roman" w:cs="Times New Roman"/>
              </w:rPr>
            </w:pPr>
            <w:r w:rsidRPr="002B78EE">
              <w:rPr>
                <w:rFonts w:ascii="Times New Roman" w:hAnsi="Times New Roman" w:cs="Times New Roman"/>
                <w:sz w:val="28"/>
                <w:szCs w:val="28"/>
              </w:rPr>
              <w:t>Khách chọn thông tin sản phẩm muốn tìm kiếm. Gồm tên, loại sản phẩm, vị trí cửa hàng, khoảng giá, độ đánh giá của sản phẩm.</w:t>
            </w:r>
          </w:p>
          <w:p w14:paraId="6949D1AF" w14:textId="77777777" w:rsidR="00314B16" w:rsidRPr="002B78EE" w:rsidRDefault="00314B16" w:rsidP="00314B16">
            <w:pPr>
              <w:pStyle w:val="normal1"/>
              <w:numPr>
                <w:ilvl w:val="0"/>
                <w:numId w:val="40"/>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hiện các sản phẩm theo thông tin khách đã chọn.</w:t>
            </w:r>
          </w:p>
        </w:tc>
      </w:tr>
      <w:tr w:rsidR="00314B16" w:rsidRPr="002B78EE"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Ngoại lệ</w:t>
            </w:r>
          </w:p>
        </w:tc>
      </w:tr>
    </w:tbl>
    <w:p w14:paraId="1A2D0342" w14:textId="77777777" w:rsidR="00314B16" w:rsidRPr="002B78EE" w:rsidRDefault="00314B16" w:rsidP="00314B16">
      <w:pPr>
        <w:pStyle w:val="normal1"/>
        <w:rPr>
          <w:rFonts w:ascii="Times New Roman" w:hAnsi="Times New Roman" w:cs="Times New Roman"/>
          <w:i/>
          <w:sz w:val="28"/>
          <w:szCs w:val="28"/>
        </w:rPr>
      </w:pPr>
    </w:p>
    <w:p w14:paraId="4BE2C71A" w14:textId="77777777" w:rsidR="00314B16" w:rsidRPr="002B78EE" w:rsidRDefault="00314B16" w:rsidP="00314B16">
      <w:pPr>
        <w:pStyle w:val="normal1"/>
        <w:rPr>
          <w:rFonts w:ascii="Times New Roman" w:hAnsi="Times New Roman" w:cs="Times New Roman"/>
          <w:i/>
          <w:sz w:val="28"/>
          <w:szCs w:val="28"/>
        </w:rPr>
      </w:pPr>
    </w:p>
    <w:p w14:paraId="55FD1F43" w14:textId="77777777" w:rsidR="00314B16" w:rsidRPr="002B78EE" w:rsidRDefault="00314B16" w:rsidP="00314B16">
      <w:pPr>
        <w:pStyle w:val="normal1"/>
        <w:rPr>
          <w:rFonts w:ascii="Times New Roman" w:hAnsi="Times New Roman" w:cs="Times New Roman"/>
          <w:i/>
          <w:sz w:val="28"/>
          <w:szCs w:val="28"/>
        </w:rPr>
      </w:pPr>
    </w:p>
    <w:p w14:paraId="6AA53FFA" w14:textId="77777777" w:rsidR="00314B16" w:rsidRPr="002B78EE" w:rsidRDefault="00314B16" w:rsidP="00314B16">
      <w:pPr>
        <w:pStyle w:val="normal1"/>
        <w:rPr>
          <w:rFonts w:ascii="Times New Roman" w:hAnsi="Times New Roman" w:cs="Times New Roman"/>
          <w:i/>
          <w:sz w:val="28"/>
          <w:szCs w:val="28"/>
        </w:rPr>
      </w:pPr>
    </w:p>
    <w:p w14:paraId="60945693" w14:textId="77777777" w:rsidR="00314B16" w:rsidRPr="002B78EE" w:rsidRDefault="00314B16" w:rsidP="00314B16">
      <w:pPr>
        <w:pStyle w:val="normal1"/>
        <w:rPr>
          <w:rFonts w:ascii="Times New Roman" w:hAnsi="Times New Roman" w:cs="Times New Roman"/>
          <w:i/>
          <w:sz w:val="28"/>
          <w:szCs w:val="28"/>
        </w:rPr>
      </w:pPr>
    </w:p>
    <w:p w14:paraId="35CA2FCD" w14:textId="77777777" w:rsidR="00314B16" w:rsidRPr="002B78EE" w:rsidRDefault="00314B16" w:rsidP="00314B16">
      <w:pPr>
        <w:pStyle w:val="normal1"/>
        <w:rPr>
          <w:rFonts w:ascii="Times New Roman" w:hAnsi="Times New Roman" w:cs="Times New Roman"/>
          <w:i/>
          <w:sz w:val="28"/>
          <w:szCs w:val="28"/>
        </w:rPr>
      </w:pPr>
    </w:p>
    <w:p w14:paraId="2898A29E" w14:textId="77777777" w:rsidR="00314B16" w:rsidRPr="002B78EE" w:rsidRDefault="00314B16" w:rsidP="00314B16">
      <w:pPr>
        <w:pStyle w:val="normal1"/>
        <w:rPr>
          <w:rFonts w:ascii="Times New Roman" w:hAnsi="Times New Roman" w:cs="Times New Roman"/>
          <w:i/>
          <w:sz w:val="28"/>
          <w:szCs w:val="28"/>
        </w:rPr>
      </w:pPr>
    </w:p>
    <w:p w14:paraId="02A34465" w14:textId="77777777" w:rsidR="00314B16" w:rsidRPr="002B78EE" w:rsidRDefault="00314B16" w:rsidP="00314B16">
      <w:pPr>
        <w:pStyle w:val="normal1"/>
        <w:rPr>
          <w:rFonts w:ascii="Times New Roman" w:hAnsi="Times New Roman" w:cs="Times New Roman"/>
          <w:i/>
          <w:sz w:val="28"/>
          <w:szCs w:val="28"/>
        </w:rPr>
      </w:pPr>
    </w:p>
    <w:p w14:paraId="4C83849F" w14:textId="77777777" w:rsidR="00314B16" w:rsidRPr="002B78EE" w:rsidRDefault="00314B16" w:rsidP="00314B16">
      <w:pPr>
        <w:pStyle w:val="normal1"/>
        <w:rPr>
          <w:rFonts w:ascii="Times New Roman" w:hAnsi="Times New Roman" w:cs="Times New Roman"/>
          <w:i/>
          <w:sz w:val="28"/>
          <w:szCs w:val="28"/>
        </w:rPr>
      </w:pPr>
    </w:p>
    <w:p w14:paraId="6C83AEDD" w14:textId="77777777" w:rsidR="00314B16" w:rsidRPr="002B78EE" w:rsidRDefault="00314B16" w:rsidP="00314B16">
      <w:pPr>
        <w:pStyle w:val="normal1"/>
        <w:rPr>
          <w:rFonts w:ascii="Times New Roman" w:hAnsi="Times New Roman" w:cs="Times New Roman"/>
          <w:i/>
          <w:sz w:val="28"/>
          <w:szCs w:val="28"/>
        </w:rPr>
      </w:pPr>
    </w:p>
    <w:p w14:paraId="12D842BC" w14:textId="77777777" w:rsidR="00314B16" w:rsidRPr="002B78EE" w:rsidRDefault="00314B16" w:rsidP="00314B16">
      <w:pPr>
        <w:pStyle w:val="normal1"/>
        <w:rPr>
          <w:rFonts w:ascii="Times New Roman" w:hAnsi="Times New Roman" w:cs="Times New Roman"/>
          <w:i/>
          <w:sz w:val="28"/>
          <w:szCs w:val="28"/>
        </w:rPr>
      </w:pPr>
    </w:p>
    <w:p w14:paraId="0D84CFE3" w14:textId="77777777" w:rsidR="00314B16" w:rsidRPr="002B78EE" w:rsidRDefault="00314B16" w:rsidP="00314B16">
      <w:pPr>
        <w:pStyle w:val="normal1"/>
        <w:spacing w:before="167"/>
        <w:rPr>
          <w:rFonts w:ascii="Times New Roman" w:hAnsi="Times New Roman" w:cs="Times New Roman"/>
          <w:i/>
          <w:sz w:val="28"/>
          <w:szCs w:val="28"/>
        </w:rPr>
      </w:pPr>
      <w:bookmarkStart w:id="183" w:name="1baon6m"/>
      <w:bookmarkEnd w:id="183"/>
    </w:p>
    <w:p w14:paraId="7C70E3E8" w14:textId="77777777" w:rsidR="00D1452A" w:rsidRDefault="00D1452A" w:rsidP="00314B16">
      <w:pPr>
        <w:pStyle w:val="Heading2"/>
        <w:tabs>
          <w:tab w:val="left" w:pos="837"/>
        </w:tabs>
        <w:rPr>
          <w:ins w:id="184" w:author="Khanh Cong" w:date="2024-12-19T20:52:00Z" w16du:dateUtc="2024-12-19T13:52:00Z"/>
          <w:rFonts w:cs="Times New Roman"/>
          <w:szCs w:val="28"/>
        </w:rPr>
      </w:pPr>
      <w:bookmarkStart w:id="185" w:name="__RefHeading___Toc26618_1225579473"/>
      <w:bookmarkStart w:id="186" w:name="1baon6m_Copy_1"/>
      <w:bookmarkStart w:id="187" w:name="_3vac5uf"/>
      <w:bookmarkStart w:id="188" w:name="_Toc185447758"/>
      <w:bookmarkEnd w:id="185"/>
      <w:bookmarkEnd w:id="186"/>
      <w:bookmarkEnd w:id="187"/>
    </w:p>
    <w:p w14:paraId="1B994E52" w14:textId="77777777" w:rsidR="00D1452A" w:rsidRDefault="00D1452A" w:rsidP="00314B16">
      <w:pPr>
        <w:pStyle w:val="Heading2"/>
        <w:tabs>
          <w:tab w:val="left" w:pos="837"/>
        </w:tabs>
        <w:rPr>
          <w:ins w:id="189" w:author="Khanh Cong" w:date="2024-12-19T20:52:00Z" w16du:dateUtc="2024-12-19T13:52:00Z"/>
          <w:rFonts w:cs="Times New Roman"/>
          <w:szCs w:val="28"/>
        </w:rPr>
      </w:pPr>
    </w:p>
    <w:p w14:paraId="66AF1D57" w14:textId="77777777" w:rsidR="00D1452A" w:rsidRDefault="00D1452A" w:rsidP="00314B16">
      <w:pPr>
        <w:pStyle w:val="Heading2"/>
        <w:tabs>
          <w:tab w:val="left" w:pos="837"/>
        </w:tabs>
        <w:rPr>
          <w:ins w:id="190" w:author="Khanh Cong" w:date="2024-12-19T20:52:00Z" w16du:dateUtc="2024-12-19T13:52:00Z"/>
          <w:rFonts w:cs="Times New Roman"/>
          <w:szCs w:val="28"/>
        </w:rPr>
      </w:pPr>
    </w:p>
    <w:p w14:paraId="3B27E3AC" w14:textId="13D1921D" w:rsidR="00314B16" w:rsidRPr="002B78EE" w:rsidRDefault="00D1452A" w:rsidP="00D1452A">
      <w:pPr>
        <w:pStyle w:val="Heading3"/>
        <w:sectPr w:rsidR="00314B16" w:rsidRPr="002B78EE" w:rsidSect="00314B16">
          <w:footerReference w:type="even" r:id="rId47"/>
          <w:footerReference w:type="default" r:id="rId48"/>
          <w:footerReference w:type="first" r:id="rId49"/>
          <w:pgSz w:w="12240" w:h="15840"/>
          <w:pgMar w:top="1320" w:right="640" w:bottom="1280" w:left="1580" w:header="0" w:footer="1084" w:gutter="0"/>
          <w:cols w:space="720"/>
          <w:formProt w:val="0"/>
          <w:docGrid w:linePitch="100" w:charSpace="-8193"/>
        </w:sectPr>
        <w:pPrChange w:id="191" w:author="Khanh Cong" w:date="2024-12-19T20:53:00Z" w16du:dateUtc="2024-12-19T13:53:00Z">
          <w:pPr>
            <w:pStyle w:val="Heading2"/>
            <w:tabs>
              <w:tab w:val="left" w:pos="837"/>
            </w:tabs>
          </w:pPr>
        </w:pPrChange>
      </w:pPr>
      <w:bookmarkStart w:id="192" w:name="_Toc185534221"/>
      <w:ins w:id="193" w:author="Khanh Cong" w:date="2024-12-19T20:53:00Z" w16du:dateUtc="2024-12-19T13:53:00Z">
        <w:r>
          <w:t xml:space="preserve">2.1.13. </w:t>
        </w:r>
      </w:ins>
      <w:r w:rsidR="00314B16" w:rsidRPr="002B78EE">
        <w:t>Biểu đồ phân rã và kịch bản UC quản lý danh sách yêu thích</w:t>
      </w:r>
      <w:bookmarkEnd w:id="188"/>
      <w:bookmarkEnd w:id="192"/>
      <w:r w:rsidR="00314B16" w:rsidRPr="002B78EE">
        <w:br w:type="page"/>
      </w:r>
    </w:p>
    <w:p w14:paraId="04561DC5" w14:textId="77777777" w:rsidR="00314B16" w:rsidRPr="002B78EE" w:rsidRDefault="00314B16" w:rsidP="00314B16">
      <w:pPr>
        <w:pStyle w:val="normal1"/>
        <w:rPr>
          <w:rFonts w:ascii="Times New Roman" w:hAnsi="Times New Roman" w:cs="Times New Roman"/>
          <w:b/>
          <w:sz w:val="28"/>
          <w:szCs w:val="28"/>
        </w:rPr>
      </w:pPr>
    </w:p>
    <w:p w14:paraId="76C0D1B3" w14:textId="77777777" w:rsidR="00314B16" w:rsidRPr="002B78EE" w:rsidRDefault="00314B16" w:rsidP="00314B16">
      <w:pPr>
        <w:pStyle w:val="normal1"/>
        <w:ind w:left="315"/>
        <w:rPr>
          <w:rFonts w:ascii="Times New Roman" w:hAnsi="Times New Roman" w:cs="Times New Roman"/>
        </w:rPr>
      </w:pPr>
      <w:r w:rsidRPr="002B78EE">
        <w:rPr>
          <w:rFonts w:ascii="Times New Roman" w:hAnsi="Times New Roman" w:cs="Times New Roman"/>
          <w:noProof/>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50"/>
                    <a:stretch>
                      <a:fillRect/>
                    </a:stretch>
                  </pic:blipFill>
                  <pic:spPr bwMode="auto">
                    <a:xfrm>
                      <a:off x="0" y="0"/>
                      <a:ext cx="5896610" cy="2711450"/>
                    </a:xfrm>
                    <a:prstGeom prst="rect">
                      <a:avLst/>
                    </a:prstGeom>
                    <a:noFill/>
                  </pic:spPr>
                </pic:pic>
              </a:graphicData>
            </a:graphic>
          </wp:inline>
        </w:drawing>
      </w:r>
    </w:p>
    <w:p w14:paraId="5E39B6A3" w14:textId="77777777" w:rsidR="00314B16" w:rsidRPr="002B78EE" w:rsidRDefault="00314B16" w:rsidP="00314B16">
      <w:pPr>
        <w:pStyle w:val="Heading2"/>
        <w:tabs>
          <w:tab w:val="left" w:pos="1196"/>
        </w:tabs>
        <w:spacing w:before="201"/>
        <w:rPr>
          <w:rFonts w:cs="Times New Roman"/>
        </w:rPr>
      </w:pPr>
      <w:bookmarkStart w:id="194" w:name="__RefHeading___Toc26620_1225579473"/>
      <w:bookmarkStart w:id="195" w:name="_Toc185447759"/>
      <w:bookmarkStart w:id="196" w:name="_Toc185534222"/>
      <w:bookmarkEnd w:id="194"/>
      <w:r w:rsidRPr="002B78EE">
        <w:rPr>
          <w:rFonts w:cs="Times New Roman"/>
          <w:szCs w:val="28"/>
        </w:rPr>
        <w:t>Kịch bản UC thêm sản phẩm vào danh sách yêu thích</w:t>
      </w:r>
      <w:bookmarkEnd w:id="195"/>
      <w:bookmarkEnd w:id="196"/>
    </w:p>
    <w:p w14:paraId="672079BB"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Thêm sản phẩm</w:t>
            </w:r>
          </w:p>
        </w:tc>
      </w:tr>
      <w:tr w:rsidR="00314B16" w:rsidRPr="002B78EE"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hàng (Guest)</w:t>
            </w:r>
          </w:p>
        </w:tc>
      </w:tr>
      <w:tr w:rsidR="00314B16" w:rsidRPr="002B78EE"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2B78EE" w:rsidRDefault="00314B16" w:rsidP="00314B16">
            <w:pPr>
              <w:pStyle w:val="normal1"/>
              <w:numPr>
                <w:ilvl w:val="0"/>
                <w:numId w:val="41"/>
              </w:numPr>
              <w:tabs>
                <w:tab w:val="left" w:pos="830"/>
              </w:tabs>
              <w:spacing w:line="300" w:lineRule="auto"/>
              <w:ind w:right="212"/>
              <w:rPr>
                <w:rFonts w:ascii="Times New Roman" w:hAnsi="Times New Roman" w:cs="Times New Roman"/>
              </w:rPr>
            </w:pPr>
            <w:r w:rsidRPr="002B78EE">
              <w:rPr>
                <w:rFonts w:ascii="Times New Roman" w:hAnsi="Times New Roman" w:cs="Times New Roman"/>
                <w:sz w:val="28"/>
                <w:szCs w:val="28"/>
              </w:rPr>
              <w:t>Chuyển đến trang thông tin chi tiết sản phẩm</w:t>
            </w:r>
          </w:p>
        </w:tc>
      </w:tr>
      <w:tr w:rsidR="00314B16" w:rsidRPr="002B78EE"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2B78EE" w:rsidRDefault="00314B16" w:rsidP="00314B16">
            <w:pPr>
              <w:pStyle w:val="normal1"/>
              <w:numPr>
                <w:ilvl w:val="0"/>
                <w:numId w:val="42"/>
              </w:numPr>
              <w:tabs>
                <w:tab w:val="left" w:pos="830"/>
              </w:tabs>
              <w:spacing w:line="300" w:lineRule="auto"/>
              <w:ind w:right="510"/>
              <w:rPr>
                <w:rFonts w:ascii="Times New Roman" w:hAnsi="Times New Roman" w:cs="Times New Roman"/>
              </w:rPr>
            </w:pPr>
            <w:r w:rsidRPr="002B78EE">
              <w:rPr>
                <w:rFonts w:ascii="Times New Roman" w:hAnsi="Times New Roman" w:cs="Times New Roman"/>
                <w:sz w:val="28"/>
                <w:szCs w:val="28"/>
              </w:rPr>
              <w:t>Khách hàng thêm sản phẩm vào danh sách yêu thích thành công</w:t>
            </w:r>
          </w:p>
        </w:tc>
      </w:tr>
      <w:tr w:rsidR="00314B16" w:rsidRPr="002B78EE"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2E058F7D" w14:textId="77777777" w:rsidR="00314B16" w:rsidRPr="002B78EE" w:rsidRDefault="00314B16" w:rsidP="00314B16">
            <w:pPr>
              <w:pStyle w:val="normal1"/>
              <w:numPr>
                <w:ilvl w:val="0"/>
                <w:numId w:val="4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bấm nút thêm vào danh sách yêu thích.</w:t>
            </w:r>
          </w:p>
          <w:p w14:paraId="265E881A" w14:textId="77777777" w:rsidR="00314B16" w:rsidRPr="002B78EE"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thêm sản phẩm thành công.</w:t>
            </w:r>
          </w:p>
        </w:tc>
      </w:tr>
      <w:tr w:rsidR="00314B16" w:rsidRPr="002B78EE"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Ngoại lệ</w:t>
            </w:r>
          </w:p>
        </w:tc>
      </w:tr>
    </w:tbl>
    <w:p w14:paraId="17119C36" w14:textId="77777777" w:rsidR="00314B16" w:rsidRPr="002B78EE" w:rsidRDefault="00314B16" w:rsidP="00314B16">
      <w:pPr>
        <w:pStyle w:val="Heading2"/>
        <w:tabs>
          <w:tab w:val="left" w:pos="1196"/>
        </w:tabs>
        <w:spacing w:before="199"/>
        <w:rPr>
          <w:rFonts w:cs="Times New Roman"/>
        </w:rPr>
      </w:pPr>
      <w:bookmarkStart w:id="197" w:name="__RefHeading___Toc26622_1225579473"/>
      <w:bookmarkStart w:id="198" w:name="_Toc185447760"/>
      <w:bookmarkStart w:id="199" w:name="_Toc185534223"/>
      <w:bookmarkEnd w:id="197"/>
      <w:r w:rsidRPr="002B78EE">
        <w:rPr>
          <w:rFonts w:cs="Times New Roman"/>
          <w:szCs w:val="28"/>
        </w:rPr>
        <w:t>Kịch bản UC xóa sản phẩm yêu thích</w:t>
      </w:r>
      <w:bookmarkEnd w:id="198"/>
      <w:bookmarkEnd w:id="199"/>
    </w:p>
    <w:p w14:paraId="19A29272" w14:textId="77777777" w:rsidR="00314B16" w:rsidRPr="002B78EE" w:rsidRDefault="00314B16" w:rsidP="00314B16">
      <w:pPr>
        <w:pStyle w:val="normal1"/>
        <w:spacing w:before="3"/>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Xóa sản phẩm giỏ hàng</w:t>
            </w:r>
          </w:p>
        </w:tc>
      </w:tr>
      <w:tr w:rsidR="00314B16" w:rsidRPr="002B78EE"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 (Guest)</w:t>
            </w:r>
          </w:p>
        </w:tc>
      </w:tr>
      <w:tr w:rsidR="00314B16" w:rsidRPr="002B78EE"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2B78EE" w:rsidRDefault="00314B16" w:rsidP="00314B16">
            <w:pPr>
              <w:pStyle w:val="normal1"/>
              <w:numPr>
                <w:ilvl w:val="0"/>
                <w:numId w:val="44"/>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2B78EE" w:rsidRDefault="00314B16" w:rsidP="00314B16">
            <w:pPr>
              <w:pStyle w:val="normal1"/>
              <w:numPr>
                <w:ilvl w:val="0"/>
                <w:numId w:val="45"/>
              </w:numPr>
              <w:tabs>
                <w:tab w:val="left" w:pos="830"/>
              </w:tabs>
              <w:spacing w:line="300" w:lineRule="auto"/>
              <w:ind w:right="654"/>
              <w:rPr>
                <w:rFonts w:ascii="Times New Roman" w:hAnsi="Times New Roman" w:cs="Times New Roman"/>
              </w:rPr>
            </w:pPr>
            <w:r w:rsidRPr="002B78EE">
              <w:rPr>
                <w:rFonts w:ascii="Times New Roman" w:hAnsi="Times New Roman" w:cs="Times New Roman"/>
                <w:sz w:val="28"/>
                <w:szCs w:val="28"/>
              </w:rPr>
              <w:t>Khách hàng xóa sản phẩm yêu thích thành công</w:t>
            </w:r>
          </w:p>
        </w:tc>
      </w:tr>
      <w:tr w:rsidR="00314B16" w:rsidRPr="002B78EE"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Chuỗi sự kiện chính</w:t>
            </w:r>
          </w:p>
          <w:p w14:paraId="02B25752" w14:textId="77777777" w:rsidR="00314B16" w:rsidRPr="002B78EE" w:rsidRDefault="00314B16" w:rsidP="00314B16">
            <w:pPr>
              <w:pStyle w:val="normal1"/>
              <w:numPr>
                <w:ilvl w:val="0"/>
                <w:numId w:val="4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ấn nút Wishlist trên trang chủ.</w:t>
            </w:r>
          </w:p>
          <w:p w14:paraId="0ECC9532" w14:textId="77777777" w:rsidR="00314B16" w:rsidRPr="002B78EE"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sản phẩm yêu thích với các sản phẩm trong giỏ hàng.</w:t>
            </w:r>
          </w:p>
          <w:p w14:paraId="59845FAE" w14:textId="77777777" w:rsidR="00314B16" w:rsidRPr="002B78EE" w:rsidRDefault="00314B16" w:rsidP="00314B16">
            <w:pPr>
              <w:pStyle w:val="normal1"/>
              <w:numPr>
                <w:ilvl w:val="0"/>
                <w:numId w:val="4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sản phẩm và ấn nút xóa sản phẩm.</w:t>
            </w:r>
          </w:p>
          <w:p w14:paraId="46576FC0" w14:textId="77777777" w:rsidR="00314B16" w:rsidRPr="002B78EE"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xóa sản phẩm thành công.</w:t>
            </w:r>
          </w:p>
        </w:tc>
      </w:tr>
    </w:tbl>
    <w:p w14:paraId="3FCE7885" w14:textId="77777777" w:rsidR="00314B16" w:rsidRPr="002B78EE" w:rsidRDefault="00314B16" w:rsidP="00314B16">
      <w:pPr>
        <w:rPr>
          <w:rFonts w:cs="Times New Roman"/>
        </w:rPr>
        <w:sectPr w:rsidR="00314B16" w:rsidRPr="002B78EE" w:rsidSect="00314B16">
          <w:footerReference w:type="even" r:id="rId51"/>
          <w:footerReference w:type="default" r:id="rId52"/>
          <w:footerReference w:type="first" r:id="rId53"/>
          <w:pgSz w:w="12240" w:h="15840"/>
          <w:pgMar w:top="1320" w:right="640" w:bottom="1280" w:left="1580" w:header="0" w:footer="1084" w:gutter="0"/>
          <w:cols w:space="720"/>
          <w:formProt w:val="0"/>
          <w:docGrid w:linePitch="100" w:charSpace="-8193"/>
        </w:sectPr>
      </w:pPr>
      <w:r w:rsidRPr="002B78EE">
        <w:rPr>
          <w:rFonts w:cs="Times New Roman"/>
        </w:rPr>
        <w:br w:type="page"/>
      </w:r>
    </w:p>
    <w:p w14:paraId="6EF2530A" w14:textId="77777777" w:rsidR="00314B16" w:rsidRPr="002B78EE" w:rsidRDefault="00314B16" w:rsidP="00314B16">
      <w:pPr>
        <w:pStyle w:val="normal1"/>
        <w:rPr>
          <w:rFonts w:ascii="Times New Roman" w:hAnsi="Times New Roman" w:cs="Times New Roman"/>
          <w:b/>
          <w:sz w:val="28"/>
          <w:szCs w:val="28"/>
        </w:rPr>
      </w:pPr>
    </w:p>
    <w:p w14:paraId="6168A6D5"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200" w:name="1opuj5n"/>
    </w:p>
    <w:p w14:paraId="06D5317E" w14:textId="55C5B8AD" w:rsidR="00314B16" w:rsidRPr="002B78EE" w:rsidRDefault="00D1452A" w:rsidP="00D1452A">
      <w:pPr>
        <w:pStyle w:val="Heading3"/>
        <w:pPrChange w:id="201" w:author="Khanh Cong" w:date="2024-12-19T20:53:00Z" w16du:dateUtc="2024-12-19T13:53:00Z">
          <w:pPr>
            <w:pStyle w:val="Heading2"/>
            <w:tabs>
              <w:tab w:val="left" w:pos="837"/>
            </w:tabs>
            <w:spacing w:before="164"/>
          </w:pPr>
        </w:pPrChange>
      </w:pPr>
      <w:bookmarkStart w:id="202" w:name="__RefHeading___Toc26624_1225579473"/>
      <w:bookmarkStart w:id="203" w:name="_48pi1tg"/>
      <w:bookmarkStart w:id="204" w:name="_Toc185447761"/>
      <w:bookmarkStart w:id="205" w:name="_Toc185534224"/>
      <w:bookmarkEnd w:id="200"/>
      <w:bookmarkEnd w:id="202"/>
      <w:bookmarkEnd w:id="203"/>
      <w:ins w:id="206" w:author="Khanh Cong" w:date="2024-12-19T20:53:00Z" w16du:dateUtc="2024-12-19T13:53:00Z">
        <w:r>
          <w:t xml:space="preserve">2.1.14. </w:t>
        </w:r>
      </w:ins>
      <w:r w:rsidR="00314B16" w:rsidRPr="002B78EE">
        <w:t>Biểu đồ phân rã và kịch bản UC quản lý sản phẩm</w:t>
      </w:r>
      <w:bookmarkEnd w:id="204"/>
      <w:bookmarkEnd w:id="205"/>
    </w:p>
    <w:p w14:paraId="3BD868C5"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4"/>
                    <a:stretch>
                      <a:fillRect/>
                    </a:stretch>
                  </pic:blipFill>
                  <pic:spPr bwMode="auto">
                    <a:xfrm>
                      <a:off x="0" y="0"/>
                      <a:ext cx="5827395" cy="2379345"/>
                    </a:xfrm>
                    <a:prstGeom prst="rect">
                      <a:avLst/>
                    </a:prstGeom>
                    <a:noFill/>
                  </pic:spPr>
                </pic:pic>
              </a:graphicData>
            </a:graphic>
          </wp:anchor>
        </w:drawing>
      </w:r>
    </w:p>
    <w:p w14:paraId="783817AB"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3964"/>
        <w:gridCol w:w="5386"/>
      </w:tblGrid>
      <w:tr w:rsidR="00314B16" w:rsidRPr="002B78EE"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Quản lý loại sản phẩm</w:t>
            </w:r>
          </w:p>
        </w:tc>
      </w:tr>
      <w:tr w:rsidR="00314B16" w:rsidRPr="002B78EE"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Quản trị viên (Admin)</w:t>
            </w:r>
          </w:p>
        </w:tc>
      </w:tr>
      <w:tr w:rsidR="00314B16" w:rsidRPr="002B78EE"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2B78EE"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Đăng nhập tài khoản admin thành công</w:t>
            </w:r>
          </w:p>
          <w:p w14:paraId="361F565D" w14:textId="77777777" w:rsidR="00314B16" w:rsidRPr="002B78EE" w:rsidRDefault="00314B16" w:rsidP="00314B16">
            <w:pPr>
              <w:pStyle w:val="normal1"/>
              <w:numPr>
                <w:ilvl w:val="0"/>
                <w:numId w:val="47"/>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Vào được trang quản lý loại sản phẩm</w:t>
            </w:r>
          </w:p>
        </w:tc>
      </w:tr>
      <w:tr w:rsidR="00314B16" w:rsidRPr="002B78EE"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2B78EE" w:rsidRDefault="00314B16" w:rsidP="00314B16">
            <w:pPr>
              <w:pStyle w:val="normal1"/>
              <w:numPr>
                <w:ilvl w:val="0"/>
                <w:numId w:val="48"/>
              </w:numPr>
              <w:tabs>
                <w:tab w:val="left" w:pos="830"/>
              </w:tabs>
              <w:spacing w:line="300" w:lineRule="auto"/>
              <w:ind w:right="340"/>
              <w:rPr>
                <w:rFonts w:ascii="Times New Roman" w:hAnsi="Times New Roman" w:cs="Times New Roman"/>
              </w:rPr>
            </w:pPr>
            <w:r w:rsidRPr="002B78EE">
              <w:rPr>
                <w:rFonts w:ascii="Times New Roman" w:hAnsi="Times New Roman" w:cs="Times New Roman"/>
                <w:sz w:val="28"/>
                <w:szCs w:val="28"/>
              </w:rPr>
              <w:t>Nhân viên thêm/ sửa/ xóa loại sản phẩm thành công</w:t>
            </w:r>
          </w:p>
        </w:tc>
      </w:tr>
      <w:tr w:rsidR="00314B16" w:rsidRPr="002B78EE"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1030676B" w14:textId="77777777" w:rsidR="00314B16" w:rsidRPr="002B78EE" w:rsidRDefault="00314B16" w:rsidP="00314B16">
            <w:pPr>
              <w:pStyle w:val="normal1"/>
              <w:numPr>
                <w:ilvl w:val="0"/>
                <w:numId w:val="49"/>
              </w:numPr>
              <w:tabs>
                <w:tab w:val="left" w:pos="1190"/>
              </w:tabs>
              <w:spacing w:before="1"/>
              <w:ind w:right="205"/>
              <w:rPr>
                <w:rFonts w:ascii="Times New Roman" w:hAnsi="Times New Roman" w:cs="Times New Roman"/>
              </w:rPr>
            </w:pPr>
            <w:r w:rsidRPr="002B78EE">
              <w:rPr>
                <w:rFonts w:ascii="Times New Roman" w:hAnsi="Times New Roman" w:cs="Times New Roman"/>
                <w:sz w:val="28"/>
                <w:szCs w:val="28"/>
              </w:rPr>
              <w:t>Quản trị viên ấn nút thêm/ sửa/ xóa loại sản phẩm trên trang quản lý loại sản phẩm.</w:t>
            </w:r>
          </w:p>
          <w:p w14:paraId="2BFC30F0" w14:textId="77777777" w:rsidR="00314B16" w:rsidRPr="002B78EE" w:rsidRDefault="00314B16" w:rsidP="00314B16">
            <w:pPr>
              <w:pStyle w:val="normal1"/>
              <w:numPr>
                <w:ilvl w:val="0"/>
                <w:numId w:val="4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thông tin loại sản phẩm.</w:t>
            </w:r>
          </w:p>
          <w:p w14:paraId="04EE4274" w14:textId="77777777" w:rsidR="00314B16" w:rsidRPr="002B78EE" w:rsidRDefault="00314B16" w:rsidP="00314B16">
            <w:pPr>
              <w:pStyle w:val="normal1"/>
              <w:numPr>
                <w:ilvl w:val="0"/>
                <w:numId w:val="4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Nhân viên thêm/ sửa/ xóa loại sản phẩm và lưu</w:t>
            </w:r>
          </w:p>
          <w:p w14:paraId="437818C2" w14:textId="77777777" w:rsidR="00314B16" w:rsidRPr="002B78EE"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thêm/ sửa/ xóa loại sản phẩm thành công.</w:t>
            </w:r>
          </w:p>
        </w:tc>
      </w:tr>
      <w:tr w:rsidR="00314B16" w:rsidRPr="002B78EE"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4D51327F" w14:textId="77777777" w:rsidR="00314B16" w:rsidRPr="002B78EE" w:rsidRDefault="00314B16" w:rsidP="00314B16">
            <w:pPr>
              <w:pStyle w:val="normal1"/>
              <w:numPr>
                <w:ilvl w:val="0"/>
                <w:numId w:val="50"/>
              </w:numPr>
              <w:tabs>
                <w:tab w:val="left" w:pos="1190"/>
              </w:tabs>
              <w:spacing w:before="1"/>
              <w:ind w:right="434"/>
              <w:rPr>
                <w:rFonts w:ascii="Times New Roman" w:hAnsi="Times New Roman" w:cs="Times New Roman"/>
              </w:rPr>
            </w:pPr>
            <w:r w:rsidRPr="002B78EE">
              <w:rPr>
                <w:rFonts w:ascii="Times New Roman" w:hAnsi="Times New Roman" w:cs="Times New Roman"/>
                <w:sz w:val="28"/>
                <w:szCs w:val="28"/>
              </w:rPr>
              <w:t>Hệ thống thông báo nhập đầy đủ các trường hoặc tên loại sản phẩm đã tồn tại, sau đó quay lại trang điền thông tin.</w:t>
            </w:r>
          </w:p>
          <w:p w14:paraId="3F0B2394" w14:textId="77777777" w:rsidR="00314B16" w:rsidRPr="002B78EE" w:rsidRDefault="00314B16" w:rsidP="00314B16">
            <w:pPr>
              <w:pStyle w:val="normal1"/>
              <w:numPr>
                <w:ilvl w:val="1"/>
                <w:numId w:val="50"/>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3 của chuỗi sự kiện chính.</w:t>
            </w:r>
            <w:bookmarkStart w:id="207" w:name="3mzq4wv"/>
            <w:bookmarkEnd w:id="207"/>
          </w:p>
        </w:tc>
      </w:tr>
    </w:tbl>
    <w:p w14:paraId="7F82D1B8" w14:textId="798C2099" w:rsidR="00314B16" w:rsidRPr="002B78EE" w:rsidRDefault="00D1452A" w:rsidP="00D1452A">
      <w:pPr>
        <w:pStyle w:val="Heading3"/>
        <w:sectPr w:rsidR="00314B16" w:rsidRPr="002B78EE" w:rsidSect="00314B16">
          <w:footerReference w:type="even" r:id="rId55"/>
          <w:footerReference w:type="default" r:id="rId56"/>
          <w:footerReference w:type="first" r:id="rId57"/>
          <w:pgSz w:w="12240" w:h="15840"/>
          <w:pgMar w:top="1320" w:right="640" w:bottom="1280" w:left="1580" w:header="0" w:footer="1084" w:gutter="0"/>
          <w:cols w:space="720"/>
          <w:formProt w:val="0"/>
          <w:docGrid w:linePitch="100" w:charSpace="-8193"/>
        </w:sectPr>
        <w:pPrChange w:id="208" w:author="Khanh Cong" w:date="2024-12-19T20:53:00Z" w16du:dateUtc="2024-12-19T13:53:00Z">
          <w:pPr>
            <w:pStyle w:val="Heading2"/>
            <w:tabs>
              <w:tab w:val="left" w:pos="837"/>
            </w:tabs>
            <w:spacing w:before="201"/>
          </w:pPr>
        </w:pPrChange>
      </w:pPr>
      <w:bookmarkStart w:id="209" w:name="__RefHeading___Toc26626_1225579473"/>
      <w:bookmarkStart w:id="210" w:name="_2250f4o"/>
      <w:bookmarkStart w:id="211" w:name="_Toc185447762"/>
      <w:bookmarkStart w:id="212" w:name="_Toc185534225"/>
      <w:bookmarkEnd w:id="209"/>
      <w:bookmarkEnd w:id="210"/>
      <w:ins w:id="213" w:author="Khanh Cong" w:date="2024-12-19T20:53:00Z" w16du:dateUtc="2024-12-19T13:53:00Z">
        <w:r>
          <w:t xml:space="preserve">2.1.15. </w:t>
        </w:r>
      </w:ins>
      <w:r w:rsidR="00314B16" w:rsidRPr="002B78EE">
        <w:t>Biểu đồ phân rã và kịch bản UC admin thống kê</w:t>
      </w:r>
      <w:bookmarkEnd w:id="211"/>
      <w:bookmarkEnd w:id="212"/>
      <w:r w:rsidR="00314B16" w:rsidRPr="002B78EE">
        <w:br w:type="page"/>
      </w:r>
    </w:p>
    <w:p w14:paraId="58B4775A" w14:textId="77777777" w:rsidR="00314B16" w:rsidRPr="002B78EE" w:rsidRDefault="00314B16" w:rsidP="00314B16">
      <w:pPr>
        <w:pStyle w:val="normal1"/>
        <w:rPr>
          <w:rFonts w:ascii="Times New Roman" w:hAnsi="Times New Roman" w:cs="Times New Roman"/>
          <w:b/>
          <w:sz w:val="28"/>
          <w:szCs w:val="28"/>
        </w:rPr>
      </w:pPr>
    </w:p>
    <w:p w14:paraId="1E53AD1C" w14:textId="77777777" w:rsidR="00314B16" w:rsidRPr="002B78EE" w:rsidRDefault="00314B16" w:rsidP="00314B16">
      <w:pPr>
        <w:pStyle w:val="normal1"/>
        <w:ind w:left="308"/>
        <w:rPr>
          <w:rFonts w:ascii="Times New Roman" w:hAnsi="Times New Roman" w:cs="Times New Roman"/>
        </w:rPr>
      </w:pPr>
      <w:r w:rsidRPr="002B78EE">
        <w:rPr>
          <w:rFonts w:ascii="Times New Roman" w:hAnsi="Times New Roman" w:cs="Times New Roman"/>
          <w:noProof/>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8"/>
                    <a:stretch>
                      <a:fillRect/>
                    </a:stretch>
                  </pic:blipFill>
                  <pic:spPr bwMode="auto">
                    <a:xfrm>
                      <a:off x="0" y="0"/>
                      <a:ext cx="5901055" cy="2581275"/>
                    </a:xfrm>
                    <a:prstGeom prst="rect">
                      <a:avLst/>
                    </a:prstGeom>
                    <a:noFill/>
                  </pic:spPr>
                </pic:pic>
              </a:graphicData>
            </a:graphic>
          </wp:inline>
        </w:drawing>
      </w:r>
    </w:p>
    <w:p w14:paraId="0B24D6DA"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Quản trị viên</w:t>
            </w:r>
          </w:p>
        </w:tc>
      </w:tr>
      <w:tr w:rsidR="00314B16" w:rsidRPr="002B78EE"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2B78EE" w:rsidRDefault="00314B16" w:rsidP="00314B16">
            <w:pPr>
              <w:pStyle w:val="normal1"/>
              <w:numPr>
                <w:ilvl w:val="0"/>
                <w:numId w:val="51"/>
              </w:numPr>
              <w:tabs>
                <w:tab w:val="left" w:pos="830"/>
              </w:tabs>
              <w:spacing w:before="18" w:line="218" w:lineRule="auto"/>
              <w:ind w:right="300"/>
              <w:rPr>
                <w:rFonts w:ascii="Times New Roman" w:hAnsi="Times New Roman" w:cs="Times New Roman"/>
              </w:rPr>
            </w:pPr>
            <w:r w:rsidRPr="002B78EE">
              <w:rPr>
                <w:rFonts w:ascii="Times New Roman" w:hAnsi="Times New Roman" w:cs="Times New Roman"/>
                <w:sz w:val="28"/>
                <w:szCs w:val="28"/>
              </w:rPr>
              <w:t>Đăng nhập tài khoản quản trị viên thành công</w:t>
            </w:r>
          </w:p>
          <w:p w14:paraId="3CBCF859" w14:textId="77777777" w:rsidR="00314B16" w:rsidRPr="002B78EE" w:rsidRDefault="00314B16" w:rsidP="00314B16">
            <w:pPr>
              <w:pStyle w:val="normal1"/>
              <w:numPr>
                <w:ilvl w:val="0"/>
                <w:numId w:val="51"/>
              </w:numPr>
              <w:tabs>
                <w:tab w:val="left" w:pos="830"/>
              </w:tabs>
              <w:spacing w:line="300" w:lineRule="auto"/>
              <w:ind w:right="156"/>
              <w:rPr>
                <w:rFonts w:ascii="Times New Roman" w:hAnsi="Times New Roman" w:cs="Times New Roman"/>
              </w:rPr>
            </w:pPr>
            <w:r w:rsidRPr="002B78EE">
              <w:rPr>
                <w:rFonts w:ascii="Times New Roman" w:hAnsi="Times New Roman" w:cs="Times New Roman"/>
                <w:sz w:val="28"/>
                <w:szCs w:val="28"/>
              </w:rPr>
              <w:t>Chuyển đến trang quản lý của quản trị viên.</w:t>
            </w:r>
          </w:p>
        </w:tc>
      </w:tr>
      <w:tr w:rsidR="00314B16" w:rsidRPr="002B78EE"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2B78EE" w:rsidRDefault="00314B16" w:rsidP="00314B16">
            <w:pPr>
              <w:pStyle w:val="normal1"/>
              <w:numPr>
                <w:ilvl w:val="0"/>
                <w:numId w:val="52"/>
              </w:numPr>
              <w:tabs>
                <w:tab w:val="left" w:pos="830"/>
              </w:tabs>
              <w:spacing w:line="300" w:lineRule="auto"/>
              <w:ind w:right="397"/>
              <w:rPr>
                <w:rFonts w:ascii="Times New Roman" w:hAnsi="Times New Roman" w:cs="Times New Roman"/>
              </w:rPr>
            </w:pPr>
            <w:r w:rsidRPr="002B78EE">
              <w:rPr>
                <w:rFonts w:ascii="Times New Roman" w:hAnsi="Times New Roman" w:cs="Times New Roman"/>
                <w:sz w:val="28"/>
                <w:szCs w:val="28"/>
              </w:rPr>
              <w:t>Quản trị viên xem được thống kê báo cáo.</w:t>
            </w:r>
          </w:p>
        </w:tc>
      </w:tr>
      <w:tr w:rsidR="00314B16" w:rsidRPr="002B78EE"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9F2D073" w14:textId="77777777" w:rsidR="00314B16" w:rsidRPr="002B78EE" w:rsidRDefault="00314B16" w:rsidP="00314B16">
            <w:pPr>
              <w:pStyle w:val="normal1"/>
              <w:numPr>
                <w:ilvl w:val="0"/>
                <w:numId w:val="53"/>
              </w:numPr>
              <w:tabs>
                <w:tab w:val="left" w:pos="1189"/>
              </w:tabs>
              <w:spacing w:before="1"/>
              <w:ind w:left="1189" w:hanging="359"/>
              <w:rPr>
                <w:rFonts w:ascii="Times New Roman" w:hAnsi="Times New Roman" w:cs="Times New Roman"/>
              </w:rPr>
            </w:pPr>
            <w:r w:rsidRPr="002B78EE">
              <w:rPr>
                <w:rFonts w:ascii="Times New Roman" w:hAnsi="Times New Roman" w:cs="Times New Roman"/>
                <w:sz w:val="28"/>
                <w:szCs w:val="28"/>
              </w:rPr>
              <w:t>Quản trị viên chọn chức năng thống kê trên trang quản lý.</w:t>
            </w:r>
          </w:p>
          <w:p w14:paraId="5333B5A6" w14:textId="77777777" w:rsidR="00314B16" w:rsidRPr="002B78EE" w:rsidRDefault="00314B16" w:rsidP="00314B16">
            <w:pPr>
              <w:pStyle w:val="normal1"/>
              <w:numPr>
                <w:ilvl w:val="0"/>
                <w:numId w:val="53"/>
              </w:numPr>
              <w:tabs>
                <w:tab w:val="left" w:pos="1190"/>
              </w:tabs>
              <w:spacing w:before="89" w:line="312" w:lineRule="auto"/>
              <w:ind w:right="431"/>
              <w:rPr>
                <w:rFonts w:ascii="Times New Roman" w:hAnsi="Times New Roman" w:cs="Times New Roman"/>
              </w:rPr>
            </w:pPr>
            <w:r w:rsidRPr="002B78EE">
              <w:rPr>
                <w:rFonts w:ascii="Times New Roman" w:hAnsi="Times New Roman" w:cs="Times New Roman"/>
                <w:sz w:val="28"/>
                <w:szCs w:val="28"/>
              </w:rPr>
              <w:t>Hệ thống hiện trang thống kê của quản trị viên. Gồm có nút chọn ngày bắt đầu và kết thúc.</w:t>
            </w:r>
          </w:p>
          <w:p w14:paraId="01CC9466" w14:textId="77777777" w:rsidR="00314B16" w:rsidRPr="002B78EE" w:rsidRDefault="00314B16" w:rsidP="00314B16">
            <w:pPr>
              <w:pStyle w:val="normal1"/>
              <w:numPr>
                <w:ilvl w:val="0"/>
                <w:numId w:val="5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Quản trị viên chọn thời gian muốn thống kê và ấn thống kê.</w:t>
            </w:r>
          </w:p>
          <w:p w14:paraId="2065C088" w14:textId="77777777" w:rsidR="00314B16" w:rsidRPr="002B78EE" w:rsidRDefault="00314B16" w:rsidP="00314B16">
            <w:pPr>
              <w:pStyle w:val="normal1"/>
              <w:numPr>
                <w:ilvl w:val="0"/>
                <w:numId w:val="53"/>
              </w:numPr>
              <w:tabs>
                <w:tab w:val="left" w:pos="1190"/>
              </w:tabs>
              <w:spacing w:before="89" w:line="312" w:lineRule="auto"/>
              <w:ind w:right="242"/>
              <w:rPr>
                <w:rFonts w:ascii="Times New Roman" w:hAnsi="Times New Roman" w:cs="Times New Roman"/>
              </w:rPr>
            </w:pPr>
            <w:r w:rsidRPr="002B78EE">
              <w:rPr>
                <w:rFonts w:ascii="Times New Roman" w:hAnsi="Times New Roman" w:cs="Times New Roman"/>
                <w:sz w:val="28"/>
                <w:szCs w:val="28"/>
              </w:rPr>
              <w:t>Hệ thống thống kê dữ liệu doanh thu, thống kê theo cửa hàng, thống kê theo người dùng.</w:t>
            </w:r>
          </w:p>
          <w:p w14:paraId="7A97F314" w14:textId="77777777" w:rsidR="00314B16" w:rsidRPr="002B78EE" w:rsidRDefault="00314B16" w:rsidP="00314B16">
            <w:pPr>
              <w:pStyle w:val="normal1"/>
              <w:numPr>
                <w:ilvl w:val="0"/>
                <w:numId w:val="5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dữ liệu cho quản trị viên.</w:t>
            </w:r>
          </w:p>
        </w:tc>
      </w:tr>
      <w:tr w:rsidR="00314B16" w:rsidRPr="002B78EE"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Ngoại lệ</w:t>
            </w:r>
          </w:p>
        </w:tc>
      </w:tr>
    </w:tbl>
    <w:p w14:paraId="6DE74128" w14:textId="77777777" w:rsidR="00314B16" w:rsidRPr="002B78EE" w:rsidRDefault="00314B16" w:rsidP="00314B16">
      <w:pPr>
        <w:pStyle w:val="normal1"/>
        <w:rPr>
          <w:rFonts w:ascii="Times New Roman" w:hAnsi="Times New Roman" w:cs="Times New Roman"/>
          <w:i/>
          <w:sz w:val="28"/>
          <w:szCs w:val="28"/>
        </w:rPr>
      </w:pPr>
    </w:p>
    <w:p w14:paraId="5BBB9BCF" w14:textId="77777777" w:rsidR="00314B16" w:rsidRPr="002B78EE" w:rsidRDefault="00314B16" w:rsidP="00314B16">
      <w:pPr>
        <w:pStyle w:val="normal1"/>
        <w:spacing w:before="109"/>
        <w:rPr>
          <w:rFonts w:ascii="Times New Roman" w:hAnsi="Times New Roman" w:cs="Times New Roman"/>
          <w:i/>
          <w:sz w:val="28"/>
          <w:szCs w:val="28"/>
        </w:rPr>
      </w:pPr>
      <w:bookmarkStart w:id="214" w:name="1gf8i83"/>
      <w:bookmarkStart w:id="215" w:name="184mhaj"/>
      <w:bookmarkEnd w:id="214"/>
      <w:bookmarkEnd w:id="215"/>
    </w:p>
    <w:p w14:paraId="47552CD7" w14:textId="4900E990" w:rsidR="00314B16" w:rsidRPr="002B78EE" w:rsidRDefault="00D1452A" w:rsidP="00D1452A">
      <w:pPr>
        <w:pStyle w:val="Heading3"/>
        <w:sectPr w:rsidR="00314B16" w:rsidRPr="002B78EE" w:rsidSect="00314B16">
          <w:footerReference w:type="even" r:id="rId59"/>
          <w:footerReference w:type="default" r:id="rId60"/>
          <w:footerReference w:type="first" r:id="rId61"/>
          <w:pgSz w:w="12240" w:h="15840"/>
          <w:pgMar w:top="1320" w:right="640" w:bottom="1280" w:left="1580" w:header="0" w:footer="1084" w:gutter="0"/>
          <w:cols w:space="720"/>
          <w:formProt w:val="0"/>
          <w:docGrid w:linePitch="100" w:charSpace="-8193"/>
        </w:sectPr>
        <w:pPrChange w:id="216" w:author="Khanh Cong" w:date="2024-12-19T20:53:00Z" w16du:dateUtc="2024-12-19T13:53:00Z">
          <w:pPr>
            <w:pStyle w:val="Heading2"/>
            <w:tabs>
              <w:tab w:val="left" w:pos="837"/>
            </w:tabs>
          </w:pPr>
        </w:pPrChange>
      </w:pPr>
      <w:bookmarkStart w:id="217" w:name="__RefHeading___Toc26628_1225579473"/>
      <w:bookmarkStart w:id="218" w:name="184mhaj_Copy_1"/>
      <w:bookmarkStart w:id="219" w:name="_3s49zyc"/>
      <w:bookmarkStart w:id="220" w:name="_Toc185447763"/>
      <w:bookmarkStart w:id="221" w:name="_Toc185534226"/>
      <w:bookmarkEnd w:id="217"/>
      <w:bookmarkEnd w:id="218"/>
      <w:bookmarkEnd w:id="219"/>
      <w:ins w:id="222" w:author="Khanh Cong" w:date="2024-12-19T20:53:00Z" w16du:dateUtc="2024-12-19T13:53:00Z">
        <w:r>
          <w:t xml:space="preserve">2.1.16. </w:t>
        </w:r>
      </w:ins>
      <w:r w:rsidR="00314B16" w:rsidRPr="002B78EE">
        <w:t>Biểu đồ phân rã và kịch bản UC staff thống kê</w:t>
      </w:r>
      <w:bookmarkEnd w:id="220"/>
      <w:bookmarkEnd w:id="221"/>
      <w:r w:rsidR="00314B16" w:rsidRPr="002B78EE">
        <w:br w:type="page"/>
      </w:r>
    </w:p>
    <w:p w14:paraId="29A60960" w14:textId="77777777" w:rsidR="00314B16" w:rsidRPr="002B78EE" w:rsidRDefault="00314B16" w:rsidP="00314B16">
      <w:pPr>
        <w:pStyle w:val="normal1"/>
        <w:rPr>
          <w:rFonts w:ascii="Times New Roman" w:hAnsi="Times New Roman" w:cs="Times New Roman"/>
          <w:b/>
          <w:sz w:val="28"/>
          <w:szCs w:val="28"/>
        </w:rPr>
      </w:pPr>
    </w:p>
    <w:p w14:paraId="61C27679" w14:textId="77777777" w:rsidR="00314B16" w:rsidRPr="002B78EE" w:rsidRDefault="00314B16" w:rsidP="00314B16">
      <w:pPr>
        <w:pStyle w:val="normal1"/>
        <w:ind w:left="276"/>
        <w:rPr>
          <w:rFonts w:ascii="Times New Roman" w:hAnsi="Times New Roman" w:cs="Times New Roman"/>
        </w:rPr>
      </w:pPr>
      <w:r w:rsidRPr="002B78EE">
        <w:rPr>
          <w:rFonts w:ascii="Times New Roman" w:hAnsi="Times New Roman" w:cs="Times New Roman"/>
          <w:noProof/>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2"/>
                    <a:stretch>
                      <a:fillRect/>
                    </a:stretch>
                  </pic:blipFill>
                  <pic:spPr bwMode="auto">
                    <a:xfrm>
                      <a:off x="0" y="0"/>
                      <a:ext cx="5917565" cy="3398520"/>
                    </a:xfrm>
                    <a:prstGeom prst="rect">
                      <a:avLst/>
                    </a:prstGeom>
                    <a:noFill/>
                  </pic:spPr>
                </pic:pic>
              </a:graphicData>
            </a:graphic>
          </wp:inline>
        </w:drawing>
      </w:r>
    </w:p>
    <w:p w14:paraId="7C47EE8C"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staff</w:t>
            </w:r>
          </w:p>
        </w:tc>
      </w:tr>
      <w:tr w:rsidR="00314B16" w:rsidRPr="002B78EE"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2B78EE" w:rsidRDefault="00314B16" w:rsidP="00314B16">
            <w:pPr>
              <w:pStyle w:val="normal1"/>
              <w:numPr>
                <w:ilvl w:val="0"/>
                <w:numId w:val="54"/>
              </w:numPr>
              <w:tabs>
                <w:tab w:val="left" w:pos="830"/>
              </w:tabs>
              <w:spacing w:before="18" w:line="218" w:lineRule="auto"/>
              <w:ind w:right="139"/>
              <w:rPr>
                <w:rFonts w:ascii="Times New Roman" w:hAnsi="Times New Roman" w:cs="Times New Roman"/>
              </w:rPr>
            </w:pPr>
            <w:r w:rsidRPr="002B78EE">
              <w:rPr>
                <w:rFonts w:ascii="Times New Roman" w:hAnsi="Times New Roman" w:cs="Times New Roman"/>
                <w:sz w:val="28"/>
                <w:szCs w:val="28"/>
              </w:rPr>
              <w:t>Đăng nhập tài khoản của nhân viên thành công</w:t>
            </w:r>
          </w:p>
          <w:p w14:paraId="1E2A1F87" w14:textId="77777777" w:rsidR="00314B16" w:rsidRPr="002B78EE" w:rsidRDefault="00314B16" w:rsidP="00314B16">
            <w:pPr>
              <w:pStyle w:val="normal1"/>
              <w:numPr>
                <w:ilvl w:val="0"/>
                <w:numId w:val="54"/>
              </w:numPr>
              <w:tabs>
                <w:tab w:val="left" w:pos="830"/>
              </w:tabs>
              <w:spacing w:line="300" w:lineRule="auto"/>
              <w:ind w:right="726"/>
              <w:rPr>
                <w:rFonts w:ascii="Times New Roman" w:hAnsi="Times New Roman" w:cs="Times New Roman"/>
              </w:rPr>
            </w:pPr>
            <w:r w:rsidRPr="002B78EE">
              <w:rPr>
                <w:rFonts w:ascii="Times New Roman" w:hAnsi="Times New Roman" w:cs="Times New Roman"/>
                <w:sz w:val="28"/>
                <w:szCs w:val="28"/>
              </w:rPr>
              <w:t>Chuyển đến trang quản lý của nhân viên.</w:t>
            </w:r>
          </w:p>
        </w:tc>
      </w:tr>
      <w:tr w:rsidR="00314B16" w:rsidRPr="002B78EE"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2B78EE" w:rsidRDefault="00314B16" w:rsidP="00314B16">
            <w:pPr>
              <w:pStyle w:val="normal1"/>
              <w:numPr>
                <w:ilvl w:val="0"/>
                <w:numId w:val="55"/>
              </w:numPr>
              <w:tabs>
                <w:tab w:val="left" w:pos="830"/>
              </w:tabs>
              <w:spacing w:line="300" w:lineRule="auto"/>
              <w:ind w:right="220"/>
              <w:rPr>
                <w:rFonts w:ascii="Times New Roman" w:hAnsi="Times New Roman" w:cs="Times New Roman"/>
              </w:rPr>
            </w:pPr>
            <w:r w:rsidRPr="002B78EE">
              <w:rPr>
                <w:rFonts w:ascii="Times New Roman" w:hAnsi="Times New Roman" w:cs="Times New Roman"/>
                <w:sz w:val="28"/>
                <w:szCs w:val="28"/>
              </w:rPr>
              <w:t>Nhân viên xem được thống kê báo cáo.</w:t>
            </w:r>
          </w:p>
        </w:tc>
      </w:tr>
      <w:tr w:rsidR="00314B16" w:rsidRPr="002B78EE"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66E204B7" w14:textId="77777777" w:rsidR="00314B16" w:rsidRPr="002B78EE"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chọn chức năng thống kê.</w:t>
            </w:r>
          </w:p>
          <w:p w14:paraId="07DBD586" w14:textId="77777777" w:rsidR="00314B16" w:rsidRPr="002B78EE" w:rsidRDefault="00314B16" w:rsidP="00314B16">
            <w:pPr>
              <w:pStyle w:val="normal1"/>
              <w:numPr>
                <w:ilvl w:val="0"/>
                <w:numId w:val="56"/>
              </w:numPr>
              <w:tabs>
                <w:tab w:val="left" w:pos="1190"/>
              </w:tabs>
              <w:ind w:right="116"/>
              <w:rPr>
                <w:rFonts w:ascii="Times New Roman" w:hAnsi="Times New Roman" w:cs="Times New Roman"/>
              </w:rPr>
            </w:pPr>
            <w:r w:rsidRPr="002B78EE">
              <w:rPr>
                <w:rFonts w:ascii="Times New Roman" w:hAnsi="Times New Roman" w:cs="Times New Roman"/>
                <w:sz w:val="28"/>
                <w:szCs w:val="28"/>
              </w:rPr>
              <w:t>Hệ thống chuyển đến trang thống kê của nhân viên. Gồm có ô chọn thời gian bắt đầu và kết thúc.</w:t>
            </w:r>
          </w:p>
          <w:p w14:paraId="179B1E85" w14:textId="77777777" w:rsidR="00314B16" w:rsidRPr="002B78EE" w:rsidRDefault="00314B16" w:rsidP="00314B16">
            <w:pPr>
              <w:pStyle w:val="normal1"/>
              <w:numPr>
                <w:ilvl w:val="0"/>
                <w:numId w:val="56"/>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Nhân viên nhập thời gian thống kê và ấn thống kê.</w:t>
            </w:r>
          </w:p>
          <w:p w14:paraId="34EE8792" w14:textId="77777777" w:rsidR="00314B16" w:rsidRPr="002B78EE" w:rsidRDefault="00314B16" w:rsidP="00314B16">
            <w:pPr>
              <w:pStyle w:val="normal1"/>
              <w:numPr>
                <w:ilvl w:val="0"/>
                <w:numId w:val="56"/>
              </w:numPr>
              <w:tabs>
                <w:tab w:val="left" w:pos="1190"/>
              </w:tabs>
              <w:ind w:right="545"/>
              <w:rPr>
                <w:rFonts w:ascii="Times New Roman" w:hAnsi="Times New Roman" w:cs="Times New Roman"/>
              </w:rPr>
            </w:pPr>
            <w:r w:rsidRPr="002B78EE">
              <w:rPr>
                <w:rFonts w:ascii="Times New Roman" w:hAnsi="Times New Roman" w:cs="Times New Roman"/>
                <w:sz w:val="28"/>
                <w:szCs w:val="28"/>
              </w:rPr>
              <w:t>Hệ thống thống kê doanh thu, thống kê số lượng đơn hàng, thống kê theo khách hàng của của hàng.</w:t>
            </w:r>
          </w:p>
          <w:p w14:paraId="3DD3A8CE" w14:textId="77777777" w:rsidR="00314B16" w:rsidRPr="002B78EE" w:rsidRDefault="00314B16" w:rsidP="00314B16">
            <w:pPr>
              <w:pStyle w:val="normal1"/>
              <w:numPr>
                <w:ilvl w:val="0"/>
                <w:numId w:val="56"/>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thông tin thống kê.</w:t>
            </w:r>
          </w:p>
        </w:tc>
      </w:tr>
      <w:tr w:rsidR="00314B16" w:rsidRPr="002B78EE"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bookmarkStart w:id="223" w:name="36ei31r"/>
            <w:bookmarkEnd w:id="223"/>
          </w:p>
        </w:tc>
      </w:tr>
    </w:tbl>
    <w:p w14:paraId="07B2D718" w14:textId="77777777" w:rsidR="00314B16" w:rsidRPr="002B78EE" w:rsidRDefault="00314B16" w:rsidP="00314B16">
      <w:pPr>
        <w:pStyle w:val="Heading2"/>
        <w:tabs>
          <w:tab w:val="left" w:pos="841"/>
        </w:tabs>
        <w:spacing w:before="201"/>
        <w:rPr>
          <w:rFonts w:cs="Times New Roman"/>
        </w:rPr>
        <w:sectPr w:rsidR="00314B16" w:rsidRPr="002B78EE" w:rsidSect="00314B16">
          <w:footerReference w:type="even" r:id="rId63"/>
          <w:footerReference w:type="default" r:id="rId64"/>
          <w:footerReference w:type="first" r:id="rId65"/>
          <w:pgSz w:w="12240" w:h="15840"/>
          <w:pgMar w:top="1320" w:right="640" w:bottom="1280" w:left="1580" w:header="0" w:footer="1084" w:gutter="0"/>
          <w:cols w:space="720"/>
          <w:formProt w:val="0"/>
          <w:docGrid w:linePitch="100" w:charSpace="-8193"/>
        </w:sectPr>
      </w:pPr>
      <w:bookmarkStart w:id="224" w:name="__RefHeading___Toc26630_1225579473"/>
      <w:bookmarkStart w:id="225" w:name="_1ljsd9k"/>
      <w:bookmarkStart w:id="226" w:name="_Toc185447764"/>
      <w:bookmarkStart w:id="227" w:name="_Toc185534227"/>
      <w:bookmarkEnd w:id="224"/>
      <w:bookmarkEnd w:id="225"/>
      <w:r w:rsidRPr="002B78EE">
        <w:rPr>
          <w:rFonts w:cs="Times New Roman"/>
          <w:szCs w:val="28"/>
        </w:rPr>
        <w:t>Xây dựng biểu đồ lớp</w:t>
      </w:r>
      <w:bookmarkEnd w:id="226"/>
      <w:bookmarkEnd w:id="227"/>
      <w:r w:rsidRPr="002B78EE">
        <w:rPr>
          <w:rFonts w:cs="Times New Roman"/>
        </w:rPr>
        <w:br w:type="page"/>
      </w:r>
    </w:p>
    <w:p w14:paraId="72F2647F" w14:textId="77777777" w:rsidR="00314B16" w:rsidRPr="002B78EE" w:rsidRDefault="00314B16" w:rsidP="00314B16">
      <w:pPr>
        <w:pStyle w:val="normal1"/>
        <w:numPr>
          <w:ilvl w:val="0"/>
          <w:numId w:val="57"/>
        </w:numPr>
        <w:tabs>
          <w:tab w:val="left" w:pos="314"/>
        </w:tabs>
        <w:ind w:left="314" w:hanging="193"/>
        <w:rPr>
          <w:rFonts w:ascii="Times New Roman" w:hAnsi="Times New Roman" w:cs="Times New Roman"/>
        </w:rPr>
      </w:pPr>
      <w:r w:rsidRPr="002B78EE">
        <w:rPr>
          <w:rFonts w:ascii="Times New Roman" w:hAnsi="Times New Roman" w:cs="Times New Roman"/>
          <w:sz w:val="28"/>
          <w:szCs w:val="28"/>
        </w:rPr>
        <w:lastRenderedPageBreak/>
        <w:t>Trích xuất danh từ</w:t>
      </w:r>
    </w:p>
    <w:p w14:paraId="58063F7E" w14:textId="77777777" w:rsidR="00314B16" w:rsidRPr="002B78EE"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rPr>
      </w:pPr>
      <w:r w:rsidRPr="002B78EE">
        <w:rPr>
          <w:rFonts w:ascii="Times New Roman" w:hAnsi="Times New Roman" w:cs="Times New Roman"/>
          <w:sz w:val="28"/>
          <w:szCs w:val="28"/>
        </w:rPr>
        <w:t>Danh từ liên quan đến người: Khách, Người dùng, Khách hàng, Quản trị viên.</w:t>
      </w:r>
    </w:p>
    <w:p w14:paraId="02BE9939" w14:textId="77777777" w:rsidR="00314B16" w:rsidRPr="002B78EE"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rPr>
      </w:pPr>
      <w:r w:rsidRPr="002B78EE">
        <w:rPr>
          <w:rFonts w:ascii="Times New Roman" w:hAnsi="Times New Roman" w:cs="Times New Roman"/>
          <w:sz w:val="28"/>
          <w:szCs w:val="28"/>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2B78EE" w:rsidRDefault="00314B16" w:rsidP="00314B16">
      <w:pPr>
        <w:pStyle w:val="normal1"/>
        <w:numPr>
          <w:ilvl w:val="0"/>
          <w:numId w:val="57"/>
        </w:numPr>
        <w:tabs>
          <w:tab w:val="left" w:pos="314"/>
        </w:tabs>
        <w:spacing w:before="131"/>
        <w:ind w:left="314" w:hanging="193"/>
        <w:rPr>
          <w:rFonts w:ascii="Times New Roman" w:hAnsi="Times New Roman" w:cs="Times New Roman"/>
        </w:rPr>
      </w:pPr>
      <w:r w:rsidRPr="002B78EE">
        <w:rPr>
          <w:rFonts w:ascii="Times New Roman" w:hAnsi="Times New Roman" w:cs="Times New Roman"/>
          <w:sz w:val="28"/>
          <w:szCs w:val="28"/>
        </w:rPr>
        <w:t>Đánh giá, lựa chọn danh từ, xác định lớp thực thể hoặc thuộc tính</w:t>
      </w:r>
    </w:p>
    <w:p w14:paraId="1CEE3705" w14:textId="77777777" w:rsidR="00314B16" w:rsidRPr="002B78EE" w:rsidRDefault="00314B16" w:rsidP="00314B16">
      <w:pPr>
        <w:pStyle w:val="normal1"/>
        <w:numPr>
          <w:ilvl w:val="1"/>
          <w:numId w:val="57"/>
        </w:numPr>
        <w:tabs>
          <w:tab w:val="left" w:pos="840"/>
        </w:tabs>
        <w:spacing w:before="223"/>
        <w:ind w:left="840" w:hanging="359"/>
        <w:rPr>
          <w:rFonts w:ascii="Times New Roman" w:hAnsi="Times New Roman" w:cs="Times New Roman"/>
        </w:rPr>
      </w:pPr>
      <w:r w:rsidRPr="002B78EE">
        <w:rPr>
          <w:rFonts w:ascii="Times New Roman" w:hAnsi="Times New Roman" w:cs="Times New Roman"/>
          <w:sz w:val="28"/>
          <w:szCs w:val="28"/>
        </w:rPr>
        <w:t>Danh từ trừu tượng: hệ thống, web sàn thương mại điện tử</w:t>
      </w:r>
    </w:p>
    <w:p w14:paraId="79C18511" w14:textId="77777777" w:rsidR="00314B16" w:rsidRPr="002B78EE" w:rsidRDefault="00314B16" w:rsidP="00314B16">
      <w:pPr>
        <w:pStyle w:val="normal1"/>
        <w:numPr>
          <w:ilvl w:val="1"/>
          <w:numId w:val="57"/>
        </w:numPr>
        <w:tabs>
          <w:tab w:val="left" w:pos="840"/>
        </w:tabs>
        <w:spacing w:before="82"/>
        <w:ind w:left="840" w:hanging="359"/>
        <w:rPr>
          <w:rFonts w:ascii="Times New Roman" w:hAnsi="Times New Roman" w:cs="Times New Roman"/>
        </w:rPr>
      </w:pPr>
      <w:r w:rsidRPr="002B78EE">
        <w:rPr>
          <w:rFonts w:ascii="Times New Roman" w:hAnsi="Times New Roman" w:cs="Times New Roman"/>
          <w:sz w:val="28"/>
          <w:szCs w:val="28"/>
        </w:rPr>
        <w:t>Danh từ liên quan đến người:</w:t>
      </w:r>
    </w:p>
    <w:p w14:paraId="101ADD9B" w14:textId="77777777" w:rsidR="00314B16" w:rsidRPr="002B78EE" w:rsidRDefault="00314B16" w:rsidP="00314B16">
      <w:pPr>
        <w:pStyle w:val="normal1"/>
        <w:numPr>
          <w:ilvl w:val="2"/>
          <w:numId w:val="57"/>
        </w:numPr>
        <w:tabs>
          <w:tab w:val="left" w:pos="1560"/>
        </w:tabs>
        <w:spacing w:before="80"/>
        <w:ind w:left="1560" w:hanging="359"/>
        <w:rPr>
          <w:rFonts w:ascii="Times New Roman" w:hAnsi="Times New Roman" w:cs="Times New Roman"/>
        </w:rPr>
      </w:pPr>
      <w:r w:rsidRPr="002B78EE">
        <w:rPr>
          <w:rFonts w:ascii="Times New Roman" w:hAnsi="Times New Roman" w:cs="Times New Roman"/>
          <w:sz w:val="28"/>
          <w:szCs w:val="28"/>
        </w:rPr>
        <w:t>Khách: không cần quản lý -&gt; bỏ.</w:t>
      </w:r>
    </w:p>
    <w:p w14:paraId="71B443AB"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Người dùng -&gt; lớp User.</w:t>
      </w:r>
    </w:p>
    <w:p w14:paraId="2B94F873" w14:textId="77777777" w:rsidR="00314B16" w:rsidRPr="002B78EE" w:rsidRDefault="00314B16" w:rsidP="00314B16">
      <w:pPr>
        <w:pStyle w:val="normal1"/>
        <w:numPr>
          <w:ilvl w:val="2"/>
          <w:numId w:val="57"/>
        </w:numPr>
        <w:tabs>
          <w:tab w:val="left" w:pos="1560"/>
        </w:tabs>
        <w:spacing w:before="112"/>
        <w:ind w:left="1560" w:hanging="359"/>
        <w:rPr>
          <w:rFonts w:ascii="Times New Roman" w:hAnsi="Times New Roman" w:cs="Times New Roman"/>
        </w:rPr>
      </w:pPr>
      <w:r w:rsidRPr="002B78EE">
        <w:rPr>
          <w:rFonts w:ascii="Times New Roman" w:hAnsi="Times New Roman" w:cs="Times New Roman"/>
          <w:sz w:val="28"/>
          <w:szCs w:val="28"/>
        </w:rPr>
        <w:t>Khách hàng, quản trị hệ thống: là 1 loại của User</w:t>
      </w:r>
    </w:p>
    <w:p w14:paraId="0D0C1B0A" w14:textId="77777777" w:rsidR="00314B16" w:rsidRPr="002B78EE" w:rsidRDefault="00314B16" w:rsidP="00314B16">
      <w:pPr>
        <w:pStyle w:val="normal1"/>
        <w:numPr>
          <w:ilvl w:val="1"/>
          <w:numId w:val="57"/>
        </w:numPr>
        <w:tabs>
          <w:tab w:val="left" w:pos="840"/>
        </w:tabs>
        <w:spacing w:before="113"/>
        <w:ind w:left="840" w:hanging="359"/>
        <w:rPr>
          <w:rFonts w:ascii="Times New Roman" w:hAnsi="Times New Roman" w:cs="Times New Roman"/>
        </w:rPr>
      </w:pPr>
      <w:r w:rsidRPr="002B78EE">
        <w:rPr>
          <w:rFonts w:ascii="Times New Roman" w:hAnsi="Times New Roman" w:cs="Times New Roman"/>
          <w:sz w:val="28"/>
          <w:szCs w:val="28"/>
        </w:rPr>
        <w:t>Danh từ thông tin:</w:t>
      </w:r>
    </w:p>
    <w:p w14:paraId="2475F825" w14:textId="77777777" w:rsidR="00314B16" w:rsidRPr="002B78EE" w:rsidRDefault="00314B16" w:rsidP="00314B16">
      <w:pPr>
        <w:pStyle w:val="normal1"/>
        <w:numPr>
          <w:ilvl w:val="2"/>
          <w:numId w:val="57"/>
        </w:numPr>
        <w:tabs>
          <w:tab w:val="left" w:pos="1560"/>
        </w:tabs>
        <w:spacing w:before="80"/>
        <w:ind w:left="1560" w:hanging="359"/>
        <w:rPr>
          <w:rFonts w:ascii="Times New Roman" w:hAnsi="Times New Roman" w:cs="Times New Roman"/>
        </w:rPr>
      </w:pPr>
      <w:r w:rsidRPr="002B78EE">
        <w:rPr>
          <w:rFonts w:ascii="Times New Roman" w:hAnsi="Times New Roman" w:cs="Times New Roman"/>
          <w:sz w:val="28"/>
          <w:szCs w:val="28"/>
        </w:rPr>
        <w:t>Tài khoản: là thông tin của lớp User.</w:t>
      </w:r>
    </w:p>
    <w:p w14:paraId="5CBD6F0B"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Quyền -&gt; lớp Role.</w:t>
      </w:r>
    </w:p>
    <w:p w14:paraId="6A59DD66"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Sản phẩm -&gt; lớp Product.</w:t>
      </w:r>
    </w:p>
    <w:p w14:paraId="148F7B2F"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Giỏ hàng -&gt; lớp Cart.</w:t>
      </w:r>
    </w:p>
    <w:p w14:paraId="5F75677B"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sectPr w:rsidR="00314B16" w:rsidRPr="002B78EE" w:rsidSect="00314B16">
          <w:footerReference w:type="even" r:id="rId66"/>
          <w:footerReference w:type="default" r:id="rId67"/>
          <w:footerReference w:type="first" r:id="rId68"/>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Sản phẩm giỏ hàng -&gt; lớp CartDetail</w:t>
      </w:r>
      <w:r w:rsidRPr="002B78EE">
        <w:rPr>
          <w:rFonts w:ascii="Times New Roman" w:hAnsi="Times New Roman" w:cs="Times New Roman"/>
        </w:rPr>
        <w:br w:type="page"/>
      </w:r>
    </w:p>
    <w:p w14:paraId="360FB65F" w14:textId="77777777" w:rsidR="00314B16" w:rsidRPr="002B78EE" w:rsidRDefault="00314B16" w:rsidP="00314B16">
      <w:pPr>
        <w:pStyle w:val="normal1"/>
        <w:numPr>
          <w:ilvl w:val="2"/>
          <w:numId w:val="57"/>
        </w:numPr>
        <w:tabs>
          <w:tab w:val="left" w:pos="1560"/>
        </w:tabs>
        <w:ind w:left="1560" w:hanging="359"/>
        <w:rPr>
          <w:rFonts w:ascii="Times New Roman" w:hAnsi="Times New Roman" w:cs="Times New Roman"/>
        </w:rPr>
      </w:pPr>
      <w:r w:rsidRPr="002B78EE">
        <w:rPr>
          <w:rFonts w:ascii="Times New Roman" w:hAnsi="Times New Roman" w:cs="Times New Roman"/>
          <w:sz w:val="28"/>
          <w:szCs w:val="28"/>
        </w:rPr>
        <w:lastRenderedPageBreak/>
        <w:t>Loại sản phẩm -&gt; lớp Category</w:t>
      </w:r>
    </w:p>
    <w:p w14:paraId="13D42871"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Giá: là thông tin của lớp Product.</w:t>
      </w:r>
    </w:p>
    <w:p w14:paraId="4D2026EE"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Danh sách yêu thích -&gt; lớp WishList.</w:t>
      </w:r>
    </w:p>
    <w:p w14:paraId="658254EC" w14:textId="77777777" w:rsidR="00314B16" w:rsidRPr="002B78EE" w:rsidRDefault="00314B16" w:rsidP="00314B16">
      <w:pPr>
        <w:pStyle w:val="normal1"/>
        <w:numPr>
          <w:ilvl w:val="2"/>
          <w:numId w:val="57"/>
        </w:numPr>
        <w:tabs>
          <w:tab w:val="left" w:pos="1560"/>
        </w:tabs>
        <w:spacing w:before="114"/>
        <w:ind w:left="1560" w:hanging="359"/>
        <w:rPr>
          <w:rFonts w:ascii="Times New Roman" w:hAnsi="Times New Roman" w:cs="Times New Roman"/>
        </w:rPr>
      </w:pPr>
      <w:r w:rsidRPr="002B78EE">
        <w:rPr>
          <w:rFonts w:ascii="Times New Roman" w:hAnsi="Times New Roman" w:cs="Times New Roman"/>
          <w:sz w:val="28"/>
          <w:szCs w:val="28"/>
        </w:rPr>
        <w:t>Đơn hàng-&gt; lớp Order.</w:t>
      </w:r>
    </w:p>
    <w:p w14:paraId="5400C11E"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Sản phẩm của đơn hàng -&gt; lớp OrderDetail.</w:t>
      </w:r>
    </w:p>
    <w:p w14:paraId="3BFD7E81"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Thống kê chi tiêu của khách hàng -&gt; lớp CustomerStat.</w:t>
      </w:r>
    </w:p>
    <w:p w14:paraId="06EAF634" w14:textId="77777777" w:rsidR="00314B16" w:rsidRPr="002B78EE" w:rsidRDefault="00314B16" w:rsidP="00314B16">
      <w:pPr>
        <w:pStyle w:val="normal1"/>
        <w:numPr>
          <w:ilvl w:val="0"/>
          <w:numId w:val="57"/>
        </w:numPr>
        <w:tabs>
          <w:tab w:val="left" w:pos="314"/>
        </w:tabs>
        <w:spacing w:before="131"/>
        <w:ind w:left="314" w:hanging="193"/>
        <w:rPr>
          <w:rFonts w:ascii="Times New Roman" w:hAnsi="Times New Roman" w:cs="Times New Roman"/>
        </w:rPr>
      </w:pPr>
      <w:r w:rsidRPr="002B78EE">
        <w:rPr>
          <w:rFonts w:ascii="Times New Roman" w:hAnsi="Times New Roman" w:cs="Times New Roman"/>
          <w:sz w:val="28"/>
          <w:szCs w:val="28"/>
        </w:rPr>
        <w:t>Quan hệ số lượng giữa các thực thể</w:t>
      </w:r>
    </w:p>
    <w:p w14:paraId="7EF3EC79" w14:textId="77777777" w:rsidR="00314B16" w:rsidRPr="002B78EE"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rPr>
      </w:pPr>
      <w:r w:rsidRPr="002B78EE">
        <w:rPr>
          <w:rFonts w:ascii="Times New Roman" w:hAnsi="Times New Roman" w:cs="Times New Roman"/>
          <w:sz w:val="28"/>
          <w:szCs w:val="28"/>
        </w:rPr>
        <w:t>1 Product có trong nhiều Order, 1 Order có nhiều Product. Nên mối quan hệ là n-n. Chúng ta sẽ tạo 1 lớp giữa chúng là Order_detail.</w:t>
      </w:r>
    </w:p>
    <w:p w14:paraId="6EC3D803" w14:textId="77777777" w:rsidR="00314B16" w:rsidRPr="002B78EE"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rPr>
      </w:pPr>
      <w:r w:rsidRPr="002B78EE">
        <w:rPr>
          <w:rFonts w:ascii="Times New Roman" w:hAnsi="Times New Roman" w:cs="Times New Roman"/>
          <w:sz w:val="28"/>
          <w:szCs w:val="28"/>
        </w:rPr>
        <w:t>1 Product có nhiều Order_detail, 1 Order_detail thuộc 1 Product. Nên mối quan hệ Product- Order_detail là 1-n.</w:t>
      </w:r>
    </w:p>
    <w:p w14:paraId="6A42E73E" w14:textId="77777777" w:rsidR="00314B16" w:rsidRPr="002B78EE"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rPr>
      </w:pPr>
      <w:r w:rsidRPr="002B78EE">
        <w:rPr>
          <w:rFonts w:ascii="Times New Roman" w:hAnsi="Times New Roman" w:cs="Times New Roman"/>
          <w:sz w:val="28"/>
          <w:szCs w:val="28"/>
        </w:rPr>
        <w:t>1 Order có nhiều Order_detail, 1 Order_detail thuộc 1 Order. Nên mối quan hệ Order - Order_detail là 1-n.</w:t>
      </w:r>
    </w:p>
    <w:p w14:paraId="23AE34FA" w14:textId="77777777" w:rsidR="00314B16" w:rsidRPr="002B78EE"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rPr>
      </w:pPr>
      <w:r w:rsidRPr="002B78EE">
        <w:rPr>
          <w:rFonts w:ascii="Times New Roman" w:hAnsi="Times New Roman" w:cs="Times New Roman"/>
          <w:sz w:val="28"/>
          <w:szCs w:val="28"/>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2B78EE"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rPr>
        <w:sectPr w:rsidR="00314B16" w:rsidRPr="002B78EE" w:rsidSect="00314B16">
          <w:footerReference w:type="even" r:id="rId69"/>
          <w:footerReference w:type="default" r:id="rId70"/>
          <w:footerReference w:type="first" r:id="rId71"/>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1 Product có nhiều Product_review, 1 Product_review thuộc 1 Product. Nên mối quan hệ Product - Product_review là 1-n.</w:t>
      </w:r>
      <w:r w:rsidRPr="002B78EE">
        <w:rPr>
          <w:rFonts w:ascii="Times New Roman" w:hAnsi="Times New Roman" w:cs="Times New Roman"/>
        </w:rPr>
        <w:br w:type="page"/>
      </w:r>
    </w:p>
    <w:p w14:paraId="604CEB01" w14:textId="77777777" w:rsidR="00314B16" w:rsidRPr="002B78EE" w:rsidRDefault="00314B16" w:rsidP="00314B16">
      <w:pPr>
        <w:pStyle w:val="normal1"/>
        <w:numPr>
          <w:ilvl w:val="1"/>
          <w:numId w:val="57"/>
        </w:numPr>
        <w:tabs>
          <w:tab w:val="left" w:pos="661"/>
        </w:tabs>
        <w:spacing w:line="300" w:lineRule="auto"/>
        <w:ind w:left="661" w:right="740"/>
        <w:rPr>
          <w:rFonts w:ascii="Times New Roman" w:hAnsi="Times New Roman" w:cs="Times New Roman"/>
        </w:rPr>
      </w:pPr>
      <w:r w:rsidRPr="002B78EE">
        <w:rPr>
          <w:rFonts w:ascii="Times New Roman" w:hAnsi="Times New Roman" w:cs="Times New Roman"/>
          <w:sz w:val="28"/>
          <w:szCs w:val="28"/>
        </w:rPr>
        <w:lastRenderedPageBreak/>
        <w:t>1 User có nhiều Product_review, 1 Product_review thuộc 1 User. Nên mối quan hệ User- Product_review là 1-n.</w:t>
      </w:r>
    </w:p>
    <w:p w14:paraId="01E07649" w14:textId="77777777" w:rsidR="00314B16" w:rsidRPr="002B78EE"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rPr>
      </w:pPr>
      <w:r w:rsidRPr="002B78EE">
        <w:rPr>
          <w:rFonts w:ascii="Times New Roman" w:hAnsi="Times New Roman" w:cs="Times New Roman"/>
          <w:sz w:val="28"/>
          <w:szCs w:val="28"/>
        </w:rPr>
        <w:t>1 User thì có thể đặt nhiều Order và 1 Order sẽ thuộc 1 User. Nên mối quan hệ User- Order là 1-n.</w:t>
      </w:r>
    </w:p>
    <w:p w14:paraId="1B2677BC" w14:textId="77777777" w:rsidR="00314B16" w:rsidRPr="002B78EE" w:rsidRDefault="00314B16" w:rsidP="00314B16">
      <w:pPr>
        <w:pStyle w:val="normal1"/>
        <w:numPr>
          <w:ilvl w:val="1"/>
          <w:numId w:val="57"/>
        </w:numPr>
        <w:tabs>
          <w:tab w:val="left" w:pos="660"/>
        </w:tabs>
        <w:spacing w:before="28"/>
        <w:ind w:left="660" w:hanging="359"/>
        <w:rPr>
          <w:rFonts w:ascii="Times New Roman" w:hAnsi="Times New Roman" w:cs="Times New Roman"/>
        </w:rPr>
      </w:pPr>
      <w:r w:rsidRPr="002B78EE">
        <w:rPr>
          <w:rFonts w:ascii="Times New Roman" w:hAnsi="Times New Roman" w:cs="Times New Roman"/>
          <w:sz w:val="28"/>
          <w:szCs w:val="28"/>
        </w:rPr>
        <w:t>1 User thì có 1 Cart và 1 Cart sẽ thuộc 1 User. Nên mối quan hệ User-Cart là 1-1.</w:t>
      </w:r>
    </w:p>
    <w:p w14:paraId="2DCC1708" w14:textId="77777777" w:rsidR="00314B16" w:rsidRPr="002B78EE"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rPr>
      </w:pPr>
      <w:r w:rsidRPr="002B78EE">
        <w:rPr>
          <w:rFonts w:ascii="Times New Roman" w:hAnsi="Times New Roman" w:cs="Times New Roman"/>
          <w:sz w:val="28"/>
          <w:szCs w:val="28"/>
        </w:rPr>
        <w:t>1 User có 1 WishList và 1 WishList thuộc 1 User. Nên mối quan hệ User-WishList là 1-1.</w:t>
      </w:r>
    </w:p>
    <w:p w14:paraId="099C4D13" w14:textId="77777777" w:rsidR="00314B16" w:rsidRPr="002B78EE"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rPr>
      </w:pPr>
      <w:r w:rsidRPr="002B78EE">
        <w:rPr>
          <w:rFonts w:ascii="Times New Roman" w:hAnsi="Times New Roman" w:cs="Times New Roman"/>
          <w:sz w:val="28"/>
          <w:szCs w:val="28"/>
        </w:rPr>
        <w:t>1 Product có thuộc 1 Category, 1 Category có nhiều Product. Nên mối quan hệ Category-Product là 1-n.</w:t>
      </w:r>
    </w:p>
    <w:p w14:paraId="4C458A19" w14:textId="77777777" w:rsidR="00314B16" w:rsidRPr="002B78EE"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rPr>
      </w:pPr>
      <w:r w:rsidRPr="002B78EE">
        <w:rPr>
          <w:rFonts w:ascii="Times New Roman" w:hAnsi="Times New Roman" w:cs="Times New Roman"/>
          <w:sz w:val="28"/>
          <w:szCs w:val="28"/>
        </w:rPr>
        <w:t>1 Product có trong nhiều Cart, 1 Cart có nhiều Product. Nên mối quan hệ là n-n. Chúng ta sẽ tạo 1 lớp giữa chúng là Cart_detail.</w:t>
      </w:r>
    </w:p>
    <w:p w14:paraId="22CFC3C4" w14:textId="77777777" w:rsidR="00314B16" w:rsidRPr="002B78EE"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rPr>
      </w:pPr>
      <w:r w:rsidRPr="002B78EE">
        <w:rPr>
          <w:rFonts w:ascii="Times New Roman" w:hAnsi="Times New Roman" w:cs="Times New Roman"/>
          <w:sz w:val="28"/>
          <w:szCs w:val="28"/>
        </w:rPr>
        <w:t>1 Product thuộc nhiều Cart_detail. 1 Cart_detail có 1 Product. Nên mối quan hệ Product- Cart_detail là 1-n.</w:t>
      </w:r>
    </w:p>
    <w:p w14:paraId="1795F226" w14:textId="77777777" w:rsidR="00314B16" w:rsidRPr="002B78EE" w:rsidRDefault="00314B16" w:rsidP="00314B16">
      <w:pPr>
        <w:pStyle w:val="normal1"/>
        <w:numPr>
          <w:ilvl w:val="1"/>
          <w:numId w:val="57"/>
        </w:numPr>
        <w:tabs>
          <w:tab w:val="left" w:pos="660"/>
        </w:tabs>
        <w:spacing w:before="28"/>
        <w:ind w:left="660" w:hanging="359"/>
        <w:rPr>
          <w:rFonts w:ascii="Times New Roman" w:hAnsi="Times New Roman" w:cs="Times New Roman"/>
        </w:rPr>
      </w:pPr>
      <w:r w:rsidRPr="002B78EE">
        <w:rPr>
          <w:rFonts w:ascii="Times New Roman" w:hAnsi="Times New Roman" w:cs="Times New Roman"/>
          <w:sz w:val="28"/>
          <w:szCs w:val="28"/>
        </w:rPr>
        <w:t>1 Product có trong nhiều WishList. 1 WishList có nhiều Product. Mối quan hệ là n-</w:t>
      </w:r>
    </w:p>
    <w:p w14:paraId="6E775B44" w14:textId="77777777" w:rsidR="00314B16" w:rsidRPr="002B78EE" w:rsidRDefault="00314B16" w:rsidP="00314B16">
      <w:pPr>
        <w:pStyle w:val="normal1"/>
        <w:spacing w:before="80"/>
        <w:ind w:left="661"/>
        <w:rPr>
          <w:rFonts w:ascii="Times New Roman" w:hAnsi="Times New Roman" w:cs="Times New Roman"/>
        </w:rPr>
      </w:pPr>
      <w:r w:rsidRPr="002B78EE">
        <w:rPr>
          <w:rFonts w:ascii="Times New Roman" w:hAnsi="Times New Roman" w:cs="Times New Roman"/>
          <w:sz w:val="28"/>
          <w:szCs w:val="28"/>
        </w:rPr>
        <w:t>n. Chúng ta sẽ tạo 1 lớp giữa chúng là WishListDetail.</w:t>
      </w:r>
    </w:p>
    <w:p w14:paraId="73F53A22" w14:textId="77777777" w:rsidR="00314B16" w:rsidRPr="002B78EE"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rPr>
      </w:pPr>
      <w:r w:rsidRPr="002B78EE">
        <w:rPr>
          <w:rFonts w:ascii="Times New Roman" w:hAnsi="Times New Roman" w:cs="Times New Roman"/>
          <w:sz w:val="28"/>
          <w:szCs w:val="28"/>
        </w:rPr>
        <w:t>1 Product thuộc nhiều WishListDetail. 1 WishListDetail có 1 Product. Mối quan hệ giữa Product- WishListDetail là 1-n.</w:t>
      </w:r>
    </w:p>
    <w:p w14:paraId="21C42310" w14:textId="77777777" w:rsidR="00314B16" w:rsidRPr="002B78EE"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rPr>
      </w:pPr>
      <w:r w:rsidRPr="002B78EE">
        <w:rPr>
          <w:rFonts w:ascii="Times New Roman" w:hAnsi="Times New Roman" w:cs="Times New Roman"/>
          <w:sz w:val="28"/>
          <w:szCs w:val="28"/>
        </w:rPr>
        <w:t>1 Cart có nhiều Cart_detail. 1 Cart_detail thuộc 1 Cart. Nên mối quan hệ Cart - Cart_detail là 1-n.</w:t>
      </w:r>
    </w:p>
    <w:p w14:paraId="7C81E843" w14:textId="77777777" w:rsidR="00314B16" w:rsidRPr="002B78EE"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rPr>
      </w:pPr>
      <w:r w:rsidRPr="002B78EE">
        <w:rPr>
          <w:rFonts w:ascii="Times New Roman" w:hAnsi="Times New Roman" w:cs="Times New Roman"/>
          <w:sz w:val="28"/>
          <w:szCs w:val="28"/>
        </w:rPr>
        <w:t>1 WishList có nhiều WishListDetail. 1 WishListDetail thuộc 1 WishList. Nên mối quan hệ WishList- WishListDetail là 1-n.</w:t>
      </w:r>
    </w:p>
    <w:p w14:paraId="1EB84F2C" w14:textId="77777777" w:rsidR="00314B16" w:rsidRPr="002B78EE" w:rsidRDefault="00314B16" w:rsidP="00314B16">
      <w:pPr>
        <w:pStyle w:val="normal1"/>
        <w:spacing w:before="135" w:line="312" w:lineRule="auto"/>
        <w:ind w:left="121" w:right="561" w:firstLine="566"/>
        <w:rPr>
          <w:rFonts w:ascii="Times New Roman" w:hAnsi="Times New Roman" w:cs="Times New Roman"/>
        </w:rPr>
      </w:pPr>
      <w:r w:rsidRPr="002B78EE">
        <w:rPr>
          <w:rFonts w:ascii="Times New Roman" w:hAnsi="Times New Roman" w:cs="Times New Roman"/>
          <w:sz w:val="28"/>
          <w:szCs w:val="28"/>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2B78EE" w:rsidRDefault="00314B16" w:rsidP="00314B16">
      <w:pPr>
        <w:pStyle w:val="normal1"/>
        <w:numPr>
          <w:ilvl w:val="1"/>
          <w:numId w:val="57"/>
        </w:numPr>
        <w:tabs>
          <w:tab w:val="left" w:pos="660"/>
        </w:tabs>
        <w:spacing w:before="118"/>
        <w:ind w:left="660" w:hanging="359"/>
        <w:rPr>
          <w:rFonts w:ascii="Times New Roman" w:hAnsi="Times New Roman" w:cs="Times New Roman"/>
        </w:rPr>
        <w:sectPr w:rsidR="00314B16" w:rsidRPr="002B78EE" w:rsidSect="00314B16">
          <w:footerReference w:type="even" r:id="rId72"/>
          <w:footerReference w:type="default" r:id="rId73"/>
          <w:footerReference w:type="first" r:id="rId74"/>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Lớp Product_image để lưu trữ những hình ảnh của sản phẩm</w:t>
      </w:r>
      <w:r w:rsidRPr="002B78EE">
        <w:rPr>
          <w:rFonts w:ascii="Times New Roman" w:hAnsi="Times New Roman" w:cs="Times New Roman"/>
        </w:rPr>
        <w:br w:type="page"/>
      </w:r>
    </w:p>
    <w:p w14:paraId="73D81DAB" w14:textId="77777777" w:rsidR="00314B16" w:rsidRPr="002B78EE" w:rsidRDefault="00314B16" w:rsidP="00314B16">
      <w:pPr>
        <w:pStyle w:val="normal1"/>
        <w:numPr>
          <w:ilvl w:val="2"/>
          <w:numId w:val="57"/>
        </w:numPr>
        <w:tabs>
          <w:tab w:val="left" w:pos="1562"/>
        </w:tabs>
        <w:spacing w:line="319" w:lineRule="auto"/>
        <w:ind w:right="633"/>
        <w:rPr>
          <w:rFonts w:ascii="Times New Roman" w:hAnsi="Times New Roman" w:cs="Times New Roman"/>
        </w:rPr>
      </w:pPr>
      <w:r w:rsidRPr="002B78EE">
        <w:rPr>
          <w:rFonts w:ascii="Times New Roman" w:hAnsi="Times New Roman" w:cs="Times New Roman"/>
          <w:sz w:val="28"/>
          <w:szCs w:val="28"/>
        </w:rPr>
        <w:lastRenderedPageBreak/>
        <w:t>1 Product sẽ có nhiều Product_image, 1 Product_image sẽ thuộc 1 Product. Nên mối quan hệ Product- Product_image là 1-n.</w:t>
      </w:r>
    </w:p>
    <w:p w14:paraId="44F72AF9" w14:textId="77777777" w:rsidR="00314B16" w:rsidRPr="002B78EE" w:rsidRDefault="00314B16" w:rsidP="00314B16">
      <w:pPr>
        <w:pStyle w:val="normal1"/>
        <w:numPr>
          <w:ilvl w:val="1"/>
          <w:numId w:val="57"/>
        </w:numPr>
        <w:tabs>
          <w:tab w:val="left" w:pos="660"/>
        </w:tabs>
        <w:spacing w:before="11"/>
        <w:ind w:left="660" w:hanging="359"/>
        <w:rPr>
          <w:rFonts w:ascii="Times New Roman" w:hAnsi="Times New Roman" w:cs="Times New Roman"/>
        </w:rPr>
      </w:pPr>
      <w:r w:rsidRPr="002B78EE">
        <w:rPr>
          <w:rFonts w:ascii="Times New Roman" w:hAnsi="Times New Roman" w:cs="Times New Roman"/>
          <w:sz w:val="28"/>
          <w:szCs w:val="28"/>
        </w:rPr>
        <w:t>Lớp Product_discount để lưu trữ thông tin giảm giá</w:t>
      </w:r>
    </w:p>
    <w:p w14:paraId="5938640D" w14:textId="77777777" w:rsidR="00314B16" w:rsidRPr="002B78EE" w:rsidRDefault="00314B16" w:rsidP="00314B16">
      <w:pPr>
        <w:pStyle w:val="normal1"/>
        <w:numPr>
          <w:ilvl w:val="2"/>
          <w:numId w:val="57"/>
        </w:numPr>
        <w:tabs>
          <w:tab w:val="left" w:pos="1562"/>
        </w:tabs>
        <w:spacing w:before="81" w:line="312" w:lineRule="auto"/>
        <w:ind w:right="588"/>
        <w:rPr>
          <w:rFonts w:ascii="Times New Roman" w:hAnsi="Times New Roman" w:cs="Times New Roman"/>
        </w:rPr>
        <w:sectPr w:rsidR="00314B16" w:rsidRPr="002B78EE" w:rsidSect="00314B16">
          <w:footerReference w:type="even" r:id="rId75"/>
          <w:footerReference w:type="default" r:id="rId76"/>
          <w:footerReference w:type="first" r:id="rId77"/>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1 Product sẽ có 1 Product_discount, 1 Product_discount sẽ thuộc 1 Product. Nên mối quan hệ Product- Product_discount là 1-1.</w:t>
      </w:r>
    </w:p>
    <w:p w14:paraId="63633F81" w14:textId="77777777" w:rsidR="00314B16" w:rsidRPr="002B78EE" w:rsidRDefault="00314B16" w:rsidP="00314B16">
      <w:pPr>
        <w:pStyle w:val="normal1"/>
        <w:spacing w:before="60"/>
        <w:ind w:right="10143"/>
        <w:jc w:val="center"/>
        <w:rPr>
          <w:rFonts w:ascii="Times New Roman" w:hAnsi="Times New Roman" w:cs="Times New Roman"/>
          <w:sz w:val="28"/>
          <w:szCs w:val="28"/>
        </w:rPr>
      </w:pPr>
    </w:p>
    <w:p w14:paraId="71883092" w14:textId="77777777" w:rsidR="00314B16" w:rsidRPr="002B78EE" w:rsidRDefault="00314B16" w:rsidP="00314B16">
      <w:pPr>
        <w:pStyle w:val="normal1"/>
        <w:rPr>
          <w:rFonts w:ascii="Times New Roman" w:hAnsi="Times New Roman" w:cs="Times New Roman"/>
          <w:sz w:val="28"/>
          <w:szCs w:val="28"/>
        </w:rPr>
      </w:pPr>
    </w:p>
    <w:p w14:paraId="10BC42C9" w14:textId="77777777" w:rsidR="00314B16" w:rsidRPr="002B78EE" w:rsidRDefault="00314B16" w:rsidP="00314B16">
      <w:pPr>
        <w:pStyle w:val="normal1"/>
        <w:spacing w:before="172"/>
        <w:rPr>
          <w:rFonts w:ascii="Times New Roman" w:hAnsi="Times New Roman" w:cs="Times New Roman"/>
          <w:sz w:val="28"/>
          <w:szCs w:val="28"/>
        </w:rPr>
      </w:pPr>
    </w:p>
    <w:p w14:paraId="215AC24F" w14:textId="5127757D" w:rsidR="00314B16" w:rsidRPr="00D1452A" w:rsidRDefault="00D1452A" w:rsidP="00D1452A">
      <w:pPr>
        <w:pStyle w:val="Heading2"/>
        <w:pPrChange w:id="228" w:author="Khanh Cong" w:date="2024-12-19T20:54:00Z" w16du:dateUtc="2024-12-19T13:54:00Z">
          <w:pPr>
            <w:pStyle w:val="normal1"/>
            <w:numPr>
              <w:numId w:val="57"/>
            </w:numPr>
            <w:tabs>
              <w:tab w:val="num" w:pos="0"/>
              <w:tab w:val="left" w:pos="180"/>
            </w:tabs>
            <w:ind w:left="170" w:right="510" w:hanging="170"/>
          </w:pPr>
        </w:pPrChange>
      </w:pPr>
      <w:bookmarkStart w:id="229" w:name="_Toc185534228"/>
      <w:ins w:id="230" w:author="Khanh Cong" w:date="2024-12-19T20:54:00Z" w16du:dateUtc="2024-12-19T13:54:00Z">
        <w:r w:rsidRPr="00D1452A">
          <w:t xml:space="preserve">2.2 </w:t>
        </w:r>
      </w:ins>
      <w:r w:rsidR="00314B16" w:rsidRPr="00D1452A">
        <w:t>Biểu đồ lớp thực thể chi tiết cho hệ thống</w:t>
      </w:r>
      <w:bookmarkEnd w:id="229"/>
    </w:p>
    <w:p w14:paraId="31DD0766" w14:textId="77777777" w:rsidR="00314B16" w:rsidRPr="002B78EE" w:rsidRDefault="00314B16" w:rsidP="00314B16">
      <w:pPr>
        <w:pStyle w:val="normal1"/>
        <w:spacing w:before="25"/>
        <w:rPr>
          <w:rFonts w:ascii="Times New Roman" w:hAnsi="Times New Roman" w:cs="Times New Roman"/>
          <w:sz w:val="28"/>
          <w:szCs w:val="28"/>
        </w:rPr>
        <w:sectPr w:rsidR="00314B16" w:rsidRPr="002B78EE" w:rsidSect="00314B16">
          <w:headerReference w:type="even" r:id="rId78"/>
          <w:headerReference w:type="default" r:id="rId79"/>
          <w:footerReference w:type="even" r:id="rId80"/>
          <w:footerReference w:type="default" r:id="rId81"/>
          <w:footerReference w:type="first" r:id="rId82"/>
          <w:pgSz w:w="15840" w:h="12240" w:orient="landscape"/>
          <w:pgMar w:top="660" w:right="1320" w:bottom="900" w:left="1340" w:header="0" w:footer="716" w:gutter="0"/>
          <w:pgNumType w:start="30"/>
          <w:cols w:space="720"/>
          <w:formProt w:val="0"/>
          <w:docGrid w:linePitch="100" w:charSpace="-8193"/>
        </w:sectPr>
      </w:pPr>
      <w:r w:rsidRPr="002B78EE">
        <w:rPr>
          <w:rFonts w:ascii="Times New Roman" w:hAnsi="Times New Roman" w:cs="Times New Roman"/>
          <w:noProof/>
          <w:sz w:val="28"/>
          <w:szCs w:val="28"/>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3"/>
                    <a:stretch>
                      <a:fillRect/>
                    </a:stretch>
                  </pic:blipFill>
                  <pic:spPr bwMode="auto">
                    <a:xfrm>
                      <a:off x="0" y="0"/>
                      <a:ext cx="8293735" cy="4903470"/>
                    </a:xfrm>
                    <a:prstGeom prst="rect">
                      <a:avLst/>
                    </a:prstGeom>
                    <a:noFill/>
                  </pic:spPr>
                </pic:pic>
              </a:graphicData>
            </a:graphic>
          </wp:anchor>
        </w:drawing>
      </w:r>
    </w:p>
    <w:p w14:paraId="07719E76" w14:textId="77777777" w:rsidR="00314B16" w:rsidRPr="002B78EE" w:rsidRDefault="00314B16" w:rsidP="00314B16">
      <w:pPr>
        <w:pStyle w:val="Heading3"/>
        <w:keepNext w:val="0"/>
        <w:keepLines w:val="0"/>
        <w:tabs>
          <w:tab w:val="left" w:pos="1110"/>
        </w:tabs>
        <w:ind w:left="1110"/>
        <w:rPr>
          <w:rFonts w:cs="Times New Roman"/>
        </w:rPr>
      </w:pPr>
      <w:bookmarkStart w:id="231" w:name="_l9sd7ewzdtkz"/>
      <w:bookmarkStart w:id="232" w:name="_Toc185447765"/>
      <w:bookmarkStart w:id="233" w:name="_Toc185534229"/>
      <w:bookmarkEnd w:id="231"/>
      <w:r w:rsidRPr="002B78EE">
        <w:rPr>
          <w:rFonts w:cs="Times New Roman"/>
        </w:rPr>
        <w:lastRenderedPageBreak/>
        <w:t>1. Lớp CustomerStat</w:t>
      </w:r>
      <w:bookmarkEnd w:id="232"/>
      <w:bookmarkEnd w:id="233"/>
    </w:p>
    <w:p w14:paraId="2CD8D682" w14:textId="77777777" w:rsidR="00314B16" w:rsidRPr="002B78EE" w:rsidRDefault="00314B16" w:rsidP="00314B16">
      <w:pPr>
        <w:pStyle w:val="normal1"/>
        <w:numPr>
          <w:ilvl w:val="0"/>
          <w:numId w:val="58"/>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Thống kê chi tiêu của khách hàng theo ngày.</w:t>
      </w:r>
    </w:p>
    <w:p w14:paraId="15A9F133" w14:textId="77777777" w:rsidR="00314B16" w:rsidRPr="002B78EE" w:rsidRDefault="00314B16" w:rsidP="00314B16">
      <w:pPr>
        <w:pStyle w:val="normal1"/>
        <w:numPr>
          <w:ilvl w:val="0"/>
          <w:numId w:val="58"/>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3396FF4E"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day: Ngày thống kê.</w:t>
      </w:r>
    </w:p>
    <w:p w14:paraId="42CD1BA4"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payment: Tổng số tiền chi tiêu của khách hàng trong ngày đó.</w:t>
      </w:r>
    </w:p>
    <w:p w14:paraId="51AA4748" w14:textId="77777777" w:rsidR="00314B16" w:rsidRPr="002B78EE" w:rsidRDefault="00314B16" w:rsidP="00314B16">
      <w:pPr>
        <w:pStyle w:val="normal1"/>
        <w:numPr>
          <w:ilvl w:val="0"/>
          <w:numId w:val="58"/>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0C7D73CB"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getStatsByDay(Date day): List&lt;CustomerStat&gt; – Lấy dữ liệu thống kê chi tiêu theo ngày.</w:t>
      </w:r>
    </w:p>
    <w:p w14:paraId="43CFF608"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addStat(CustomerStat stat): Boolean – Thêm dữ liệu thống kê mới.</w:t>
      </w:r>
    </w:p>
    <w:p w14:paraId="1C1E6F18"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updateStat(CustomerStat stat): Boolean – Cập nhật dữ liệu thống kê chi tiêu.</w:t>
      </w:r>
    </w:p>
    <w:p w14:paraId="5698AB8E" w14:textId="77777777" w:rsidR="00314B16" w:rsidRPr="002B78EE" w:rsidRDefault="00314B16" w:rsidP="00314B16">
      <w:pPr>
        <w:pStyle w:val="normal1"/>
        <w:numPr>
          <w:ilvl w:val="1"/>
          <w:numId w:val="58"/>
        </w:numPr>
        <w:tabs>
          <w:tab w:val="left" w:pos="1110"/>
        </w:tabs>
        <w:spacing w:after="240"/>
        <w:rPr>
          <w:rFonts w:ascii="Times New Roman" w:hAnsi="Times New Roman" w:cs="Times New Roman"/>
        </w:rPr>
      </w:pPr>
      <w:r w:rsidRPr="002B78EE">
        <w:rPr>
          <w:rFonts w:ascii="Times New Roman" w:hAnsi="Times New Roman" w:cs="Times New Roman"/>
          <w:sz w:val="28"/>
          <w:szCs w:val="28"/>
        </w:rPr>
        <w:t>deleteStat(Date day): Boolean – Xóa dữ liệu thống kê theo ngày.</w:t>
      </w:r>
    </w:p>
    <w:p w14:paraId="39FA5D7F" w14:textId="77777777" w:rsidR="00314B16" w:rsidRPr="002B78EE" w:rsidRDefault="00314B16" w:rsidP="00314B16">
      <w:pPr>
        <w:pStyle w:val="Heading3"/>
        <w:keepNext w:val="0"/>
        <w:keepLines w:val="0"/>
        <w:tabs>
          <w:tab w:val="left" w:pos="1110"/>
        </w:tabs>
        <w:ind w:left="1110" w:hanging="359"/>
        <w:rPr>
          <w:rFonts w:cs="Times New Roman"/>
        </w:rPr>
      </w:pPr>
      <w:bookmarkStart w:id="234" w:name="_sitwuym0hu4r"/>
      <w:bookmarkStart w:id="235" w:name="_Toc185447766"/>
      <w:bookmarkStart w:id="236" w:name="_Toc185534230"/>
      <w:bookmarkEnd w:id="234"/>
      <w:r w:rsidRPr="002B78EE">
        <w:rPr>
          <w:rFonts w:cs="Times New Roman"/>
        </w:rPr>
        <w:t>3. Lớp ProductStat</w:t>
      </w:r>
      <w:bookmarkEnd w:id="235"/>
      <w:bookmarkEnd w:id="236"/>
    </w:p>
    <w:p w14:paraId="54E1B517" w14:textId="77777777" w:rsidR="00314B16" w:rsidRPr="002B78EE" w:rsidRDefault="00314B16" w:rsidP="00314B16">
      <w:pPr>
        <w:pStyle w:val="normal1"/>
        <w:numPr>
          <w:ilvl w:val="0"/>
          <w:numId w:val="59"/>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Thống kê số lượng bán và đánh giá sản phẩm.</w:t>
      </w:r>
    </w:p>
    <w:p w14:paraId="71ED1908" w14:textId="77777777" w:rsidR="00314B16" w:rsidRPr="002B78EE" w:rsidRDefault="00314B16" w:rsidP="00314B16">
      <w:pPr>
        <w:pStyle w:val="normal1"/>
        <w:numPr>
          <w:ilvl w:val="0"/>
          <w:numId w:val="59"/>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FE63467"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productstat_id: Mã định danh thống kê.</w:t>
      </w:r>
    </w:p>
    <w:p w14:paraId="2D752DDC"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quantity_sold: Số lượng sản phẩm đã bán.</w:t>
      </w:r>
    </w:p>
    <w:p w14:paraId="036D0D9E"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rate: Tỷ lệ đánh giá trung bình.</w:t>
      </w:r>
    </w:p>
    <w:p w14:paraId="09B01ED3" w14:textId="77777777" w:rsidR="00314B16" w:rsidRPr="002B78EE" w:rsidRDefault="00314B16" w:rsidP="00314B16">
      <w:pPr>
        <w:pStyle w:val="normal1"/>
        <w:numPr>
          <w:ilvl w:val="0"/>
          <w:numId w:val="59"/>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449B2F83"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getStatByProduct(Product product): ProductStat – Lấy thống kê theo sản phẩm.</w:t>
      </w:r>
    </w:p>
    <w:p w14:paraId="107A8A89"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addStat(ProductStat stat): Boolean – Thêm dữ liệu thống kê mới.</w:t>
      </w:r>
    </w:p>
    <w:p w14:paraId="48216A5C"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updateStat(ProductStat stat): Boolean – Cập nhật dữ liệu thống kê.</w:t>
      </w:r>
    </w:p>
    <w:p w14:paraId="44FA14ED" w14:textId="77777777" w:rsidR="00314B16" w:rsidRPr="002B78EE" w:rsidRDefault="00314B16" w:rsidP="00314B16">
      <w:pPr>
        <w:pStyle w:val="normal1"/>
        <w:numPr>
          <w:ilvl w:val="1"/>
          <w:numId w:val="59"/>
        </w:numPr>
        <w:tabs>
          <w:tab w:val="left" w:pos="1110"/>
        </w:tabs>
        <w:spacing w:after="240"/>
        <w:rPr>
          <w:rFonts w:ascii="Times New Roman" w:hAnsi="Times New Roman" w:cs="Times New Roman"/>
        </w:rPr>
      </w:pPr>
      <w:r w:rsidRPr="002B78EE">
        <w:rPr>
          <w:rFonts w:ascii="Times New Roman" w:hAnsi="Times New Roman" w:cs="Times New Roman"/>
          <w:sz w:val="28"/>
          <w:szCs w:val="28"/>
        </w:rPr>
        <w:t>deleteStat(String productstat_id): Boolean – Xóa dữ liệu thống kê sản phẩm.</w:t>
      </w:r>
    </w:p>
    <w:p w14:paraId="4901A934" w14:textId="77777777" w:rsidR="00314B16" w:rsidRPr="002B78EE" w:rsidRDefault="00314B16" w:rsidP="00314B16">
      <w:pPr>
        <w:pStyle w:val="Heading3"/>
        <w:keepNext w:val="0"/>
        <w:keepLines w:val="0"/>
        <w:tabs>
          <w:tab w:val="left" w:pos="1110"/>
        </w:tabs>
        <w:ind w:left="1110" w:hanging="359"/>
        <w:rPr>
          <w:rFonts w:cs="Times New Roman"/>
        </w:rPr>
      </w:pPr>
      <w:bookmarkStart w:id="237" w:name="_df5kxz87uqpu"/>
      <w:bookmarkStart w:id="238" w:name="_Toc185447767"/>
      <w:bookmarkStart w:id="239" w:name="_Toc185534231"/>
      <w:bookmarkEnd w:id="237"/>
      <w:r w:rsidRPr="002B78EE">
        <w:rPr>
          <w:rFonts w:cs="Times New Roman"/>
        </w:rPr>
        <w:t>4. Lớp Cart_detail</w:t>
      </w:r>
      <w:bookmarkEnd w:id="238"/>
      <w:bookmarkEnd w:id="239"/>
    </w:p>
    <w:p w14:paraId="5FC51950" w14:textId="77777777" w:rsidR="00314B16" w:rsidRPr="002B78EE" w:rsidRDefault="00314B16" w:rsidP="00314B16">
      <w:pPr>
        <w:pStyle w:val="normal1"/>
        <w:numPr>
          <w:ilvl w:val="0"/>
          <w:numId w:val="3"/>
        </w:numPr>
        <w:tabs>
          <w:tab w:val="clear" w:pos="720"/>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 trong giỏ hàng.</w:t>
      </w:r>
    </w:p>
    <w:p w14:paraId="276901B5" w14:textId="77777777" w:rsidR="00314B16" w:rsidRPr="002B78EE" w:rsidRDefault="00314B16" w:rsidP="00314B16">
      <w:pPr>
        <w:pStyle w:val="normal1"/>
        <w:numPr>
          <w:ilvl w:val="0"/>
          <w:numId w:val="3"/>
        </w:numPr>
        <w:tabs>
          <w:tab w:val="clear" w:pos="720"/>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027348F6"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cart_detail_id: Mã định danh.</w:t>
      </w:r>
    </w:p>
    <w:p w14:paraId="1BC2AE6E"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quantity: Số lượng sản phẩm.</w:t>
      </w:r>
    </w:p>
    <w:p w14:paraId="16AA7A1F"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create_at: Ngày tạo.</w:t>
      </w:r>
    </w:p>
    <w:p w14:paraId="251BBEAC"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update_at: Ngày cập nhật.</w:t>
      </w:r>
    </w:p>
    <w:p w14:paraId="346E83EF"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cart: Thông tin giỏ hàng liên kết.</w:t>
      </w:r>
    </w:p>
    <w:p w14:paraId="0EC82B30"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product: Thông tin sản phẩm liên kết.</w:t>
      </w:r>
    </w:p>
    <w:p w14:paraId="302D8F3B" w14:textId="77777777" w:rsidR="00314B16" w:rsidRPr="002B78EE" w:rsidRDefault="00314B16" w:rsidP="00314B16">
      <w:pPr>
        <w:pStyle w:val="normal1"/>
        <w:numPr>
          <w:ilvl w:val="0"/>
          <w:numId w:val="3"/>
        </w:numPr>
        <w:tabs>
          <w:tab w:val="clear" w:pos="720"/>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5EDC8626"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 xml:space="preserve">changeCartDetail(Cart_detail detail): Boolean – Thêm, sửa, xóa sản </w:t>
      </w:r>
      <w:r w:rsidRPr="002B78EE">
        <w:rPr>
          <w:rFonts w:ascii="Times New Roman" w:hAnsi="Times New Roman" w:cs="Times New Roman"/>
          <w:sz w:val="28"/>
          <w:szCs w:val="28"/>
        </w:rPr>
        <w:lastRenderedPageBreak/>
        <w:t>phẩm trong giỏ hàng.</w:t>
      </w:r>
    </w:p>
    <w:p w14:paraId="4D135717" w14:textId="77777777" w:rsidR="00314B16" w:rsidRPr="002B78EE" w:rsidRDefault="00314B16" w:rsidP="00314B16">
      <w:pPr>
        <w:pStyle w:val="normal1"/>
        <w:numPr>
          <w:ilvl w:val="1"/>
          <w:numId w:val="3"/>
        </w:numPr>
        <w:tabs>
          <w:tab w:val="left" w:pos="1110"/>
        </w:tabs>
        <w:spacing w:after="240"/>
        <w:ind w:left="1440"/>
        <w:rPr>
          <w:rFonts w:ascii="Times New Roman" w:hAnsi="Times New Roman" w:cs="Times New Roman"/>
        </w:rPr>
      </w:pPr>
      <w:r w:rsidRPr="002B78EE">
        <w:rPr>
          <w:rFonts w:ascii="Times New Roman" w:hAnsi="Times New Roman" w:cs="Times New Roman"/>
          <w:sz w:val="28"/>
          <w:szCs w:val="28"/>
        </w:rPr>
        <w:t>getByCart(Cart cart): List&lt;Cart_detail&gt; – Lấy danh sách sản phẩm trong giỏ hàng.</w:t>
      </w:r>
    </w:p>
    <w:p w14:paraId="7A00EDC9" w14:textId="77777777" w:rsidR="00314B16" w:rsidRPr="002B78EE" w:rsidRDefault="00314B16" w:rsidP="00314B16">
      <w:pPr>
        <w:pStyle w:val="Heading3"/>
        <w:keepNext w:val="0"/>
        <w:keepLines w:val="0"/>
        <w:tabs>
          <w:tab w:val="left" w:pos="1110"/>
        </w:tabs>
        <w:ind w:left="1110" w:hanging="359"/>
        <w:rPr>
          <w:rFonts w:cs="Times New Roman"/>
        </w:rPr>
      </w:pPr>
      <w:bookmarkStart w:id="240" w:name="_ksavqnsjkhza"/>
      <w:bookmarkStart w:id="241" w:name="_Toc185447768"/>
      <w:bookmarkStart w:id="242" w:name="_Toc185534232"/>
      <w:bookmarkEnd w:id="240"/>
      <w:r w:rsidRPr="002B78EE">
        <w:rPr>
          <w:rFonts w:cs="Times New Roman"/>
        </w:rPr>
        <w:t>5. Lớp Cart</w:t>
      </w:r>
      <w:bookmarkEnd w:id="241"/>
      <w:bookmarkEnd w:id="242"/>
    </w:p>
    <w:p w14:paraId="10AF2F75" w14:textId="77777777" w:rsidR="00314B16" w:rsidRPr="002B78EE" w:rsidRDefault="00314B16" w:rsidP="00314B16">
      <w:pPr>
        <w:pStyle w:val="normal1"/>
        <w:numPr>
          <w:ilvl w:val="0"/>
          <w:numId w:val="60"/>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về giỏ hàng.</w:t>
      </w:r>
    </w:p>
    <w:p w14:paraId="2BBC63A9" w14:textId="77777777" w:rsidR="00314B16" w:rsidRPr="002B78EE" w:rsidRDefault="00314B16" w:rsidP="00314B16">
      <w:pPr>
        <w:pStyle w:val="normal1"/>
        <w:numPr>
          <w:ilvl w:val="0"/>
          <w:numId w:val="60"/>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75482129"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cart_id: Mã định danh.</w:t>
      </w:r>
    </w:p>
    <w:p w14:paraId="6B2D08C5"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create_at: Ngày tạo.</w:t>
      </w:r>
    </w:p>
    <w:p w14:paraId="39B6568B"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update_at: Ngày cập nhật.</w:t>
      </w:r>
    </w:p>
    <w:p w14:paraId="2322D868"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customer: Thông tin khách hàng.</w:t>
      </w:r>
    </w:p>
    <w:p w14:paraId="0AD4D351"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cart_details: Danh sách sản phẩm trong giỏ.</w:t>
      </w:r>
    </w:p>
    <w:p w14:paraId="21BB937C" w14:textId="77777777" w:rsidR="00314B16" w:rsidRPr="002B78EE" w:rsidRDefault="00314B16" w:rsidP="00314B16">
      <w:pPr>
        <w:pStyle w:val="normal1"/>
        <w:numPr>
          <w:ilvl w:val="0"/>
          <w:numId w:val="60"/>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415B358"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changeCart(Cart cart): Boolean – Thêm, sửa giỏ hàng.</w:t>
      </w:r>
    </w:p>
    <w:p w14:paraId="3F8E12C2" w14:textId="77777777" w:rsidR="00314B16" w:rsidRPr="002B78EE" w:rsidRDefault="00314B16" w:rsidP="00314B16">
      <w:pPr>
        <w:pStyle w:val="normal1"/>
        <w:numPr>
          <w:ilvl w:val="1"/>
          <w:numId w:val="60"/>
        </w:numPr>
        <w:tabs>
          <w:tab w:val="left" w:pos="1110"/>
        </w:tabs>
        <w:spacing w:after="240"/>
        <w:rPr>
          <w:rFonts w:ascii="Times New Roman" w:hAnsi="Times New Roman" w:cs="Times New Roman"/>
        </w:rPr>
      </w:pPr>
      <w:r w:rsidRPr="002B78EE">
        <w:rPr>
          <w:rFonts w:ascii="Times New Roman" w:hAnsi="Times New Roman" w:cs="Times New Roman"/>
          <w:sz w:val="28"/>
          <w:szCs w:val="28"/>
        </w:rPr>
        <w:t>getCartByCustomer(Customer customer): Cart – Lấy giỏ hàng của khách hàng.</w:t>
      </w:r>
    </w:p>
    <w:p w14:paraId="48726382" w14:textId="77777777" w:rsidR="00314B16" w:rsidRPr="002B78EE" w:rsidRDefault="00314B16" w:rsidP="00314B16">
      <w:pPr>
        <w:pStyle w:val="Heading3"/>
        <w:keepNext w:val="0"/>
        <w:keepLines w:val="0"/>
        <w:tabs>
          <w:tab w:val="left" w:pos="1110"/>
        </w:tabs>
        <w:ind w:left="1110" w:hanging="359"/>
        <w:rPr>
          <w:rFonts w:cs="Times New Roman"/>
        </w:rPr>
      </w:pPr>
      <w:bookmarkStart w:id="243" w:name="_w4dmk3ivyrj9"/>
      <w:bookmarkStart w:id="244" w:name="_Toc185447769"/>
      <w:bookmarkStart w:id="245" w:name="_Toc185534233"/>
      <w:bookmarkEnd w:id="243"/>
      <w:r w:rsidRPr="002B78EE">
        <w:rPr>
          <w:rFonts w:cs="Times New Roman"/>
        </w:rPr>
        <w:t>6. Lớp Category</w:t>
      </w:r>
      <w:bookmarkEnd w:id="244"/>
      <w:bookmarkEnd w:id="245"/>
    </w:p>
    <w:p w14:paraId="6760538E" w14:textId="77777777" w:rsidR="00314B16" w:rsidRPr="002B78EE" w:rsidRDefault="00314B16" w:rsidP="00314B16">
      <w:pPr>
        <w:pStyle w:val="normal1"/>
        <w:numPr>
          <w:ilvl w:val="0"/>
          <w:numId w:val="4"/>
        </w:numPr>
        <w:tabs>
          <w:tab w:val="left" w:pos="1110"/>
        </w:tabs>
        <w:spacing w:before="240"/>
        <w:ind w:left="720" w:hanging="36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loại sản phẩm.</w:t>
      </w:r>
    </w:p>
    <w:p w14:paraId="75726CE9" w14:textId="77777777" w:rsidR="00314B16" w:rsidRPr="002B78EE" w:rsidRDefault="00314B16" w:rsidP="00314B16">
      <w:pPr>
        <w:pStyle w:val="normal1"/>
        <w:numPr>
          <w:ilvl w:val="0"/>
          <w:numId w:val="4"/>
        </w:numPr>
        <w:tabs>
          <w:tab w:val="left" w:pos="1110"/>
        </w:tabs>
        <w:ind w:left="720" w:hanging="360"/>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41C9304A"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category_id: Mã định danh.</w:t>
      </w:r>
    </w:p>
    <w:p w14:paraId="5E4E544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category_name: Tên loại sản phẩm.</w:t>
      </w:r>
    </w:p>
    <w:p w14:paraId="7E04405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description: Mô tả loại sản phẩm.</w:t>
      </w:r>
    </w:p>
    <w:p w14:paraId="0425694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image: Hình ảnh sản phẩm.</w:t>
      </w:r>
    </w:p>
    <w:p w14:paraId="2A44A5A1"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create_at: Ngày tạo.</w:t>
      </w:r>
    </w:p>
    <w:p w14:paraId="2692ED5A"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update_at: Ngày cập nhật.</w:t>
      </w:r>
    </w:p>
    <w:p w14:paraId="6DA863B1"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products: Danh sách sản phẩm trong loại.</w:t>
      </w:r>
    </w:p>
    <w:p w14:paraId="700580DF" w14:textId="77777777" w:rsidR="00314B16" w:rsidRPr="002B78EE" w:rsidRDefault="00314B16" w:rsidP="00314B16">
      <w:pPr>
        <w:pStyle w:val="normal1"/>
        <w:numPr>
          <w:ilvl w:val="0"/>
          <w:numId w:val="4"/>
        </w:numPr>
        <w:tabs>
          <w:tab w:val="left" w:pos="1110"/>
        </w:tabs>
        <w:ind w:left="720" w:hanging="360"/>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1E2DE9B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changeCategory(Category category): Boolean – Thêm, sửa loại sản phẩm.</w:t>
      </w:r>
    </w:p>
    <w:p w14:paraId="626BF150" w14:textId="77777777" w:rsidR="00314B16" w:rsidRPr="002B78EE" w:rsidRDefault="00314B16" w:rsidP="00314B16">
      <w:pPr>
        <w:pStyle w:val="normal1"/>
        <w:numPr>
          <w:ilvl w:val="1"/>
          <w:numId w:val="4"/>
        </w:numPr>
        <w:tabs>
          <w:tab w:val="left" w:pos="1110"/>
        </w:tabs>
        <w:spacing w:after="240"/>
        <w:ind w:left="1440" w:hanging="360"/>
        <w:rPr>
          <w:rFonts w:ascii="Times New Roman" w:hAnsi="Times New Roman" w:cs="Times New Roman"/>
        </w:rPr>
      </w:pPr>
      <w:r w:rsidRPr="002B78EE">
        <w:rPr>
          <w:rFonts w:ascii="Times New Roman" w:hAnsi="Times New Roman" w:cs="Times New Roman"/>
          <w:sz w:val="28"/>
          <w:szCs w:val="28"/>
        </w:rPr>
        <w:t>getAll(): List&lt;Category&gt; – Lấy tất cả các loại sản phẩm.</w:t>
      </w:r>
    </w:p>
    <w:p w14:paraId="6215701D" w14:textId="77777777" w:rsidR="00314B16" w:rsidRPr="002B78EE" w:rsidRDefault="00314B16" w:rsidP="00314B16">
      <w:pPr>
        <w:pStyle w:val="Heading3"/>
        <w:keepNext w:val="0"/>
        <w:keepLines w:val="0"/>
        <w:tabs>
          <w:tab w:val="left" w:pos="1110"/>
        </w:tabs>
        <w:ind w:left="1110" w:hanging="359"/>
        <w:rPr>
          <w:rFonts w:cs="Times New Roman"/>
        </w:rPr>
      </w:pPr>
      <w:bookmarkStart w:id="246" w:name="_8hb6imemjlq0"/>
      <w:bookmarkStart w:id="247" w:name="_Toc185447770"/>
      <w:bookmarkStart w:id="248" w:name="_Toc185534234"/>
      <w:bookmarkEnd w:id="246"/>
      <w:r w:rsidRPr="002B78EE">
        <w:rPr>
          <w:rFonts w:cs="Times New Roman"/>
        </w:rPr>
        <w:t>7. Lớp Order_detail</w:t>
      </w:r>
      <w:bookmarkEnd w:id="247"/>
      <w:bookmarkEnd w:id="248"/>
    </w:p>
    <w:p w14:paraId="6B7AF182" w14:textId="77777777" w:rsidR="00314B16" w:rsidRPr="002B78EE" w:rsidRDefault="00314B16" w:rsidP="00314B16">
      <w:pPr>
        <w:pStyle w:val="normal1"/>
        <w:numPr>
          <w:ilvl w:val="0"/>
          <w:numId w:val="61"/>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 trong đơn hàng.</w:t>
      </w:r>
    </w:p>
    <w:p w14:paraId="668FF46C" w14:textId="77777777" w:rsidR="00314B16" w:rsidRPr="002B78EE" w:rsidRDefault="00314B16" w:rsidP="00314B16">
      <w:pPr>
        <w:pStyle w:val="normal1"/>
        <w:numPr>
          <w:ilvl w:val="0"/>
          <w:numId w:val="61"/>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3BA0B82A"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order_detail_id: Mã định danh.</w:t>
      </w:r>
    </w:p>
    <w:p w14:paraId="1FC5F070"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quantity: Số lượng sản phẩm.</w:t>
      </w:r>
    </w:p>
    <w:p w14:paraId="07A5AF9D"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unit_price: Đơn giá sản phẩm.</w:t>
      </w:r>
    </w:p>
    <w:p w14:paraId="7A4ED2FA"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discount_percentage: Phần trăm giảm giá.</w:t>
      </w:r>
    </w:p>
    <w:p w14:paraId="3D00C2D2"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discount_amount: Số tiền giảm giá.</w:t>
      </w:r>
    </w:p>
    <w:p w14:paraId="613ED1D2"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lastRenderedPageBreak/>
        <w:t>order: Thông tin đơn hàng.</w:t>
      </w:r>
    </w:p>
    <w:p w14:paraId="420455D5"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product: Thông tin sản phẩm.</w:t>
      </w:r>
    </w:p>
    <w:p w14:paraId="3B5D9F7A" w14:textId="77777777" w:rsidR="00314B16" w:rsidRPr="002B78EE" w:rsidRDefault="00314B16" w:rsidP="00314B16">
      <w:pPr>
        <w:pStyle w:val="normal1"/>
        <w:numPr>
          <w:ilvl w:val="0"/>
          <w:numId w:val="61"/>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11BBCFA8"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changeOrderDetail(Order_detail detail): Boolean – Thêm, sửa sản phẩm trong đơn hàng.</w:t>
      </w:r>
    </w:p>
    <w:p w14:paraId="6D1A2CAE" w14:textId="77777777" w:rsidR="00314B16" w:rsidRPr="002B78EE" w:rsidRDefault="00314B16" w:rsidP="00314B16">
      <w:pPr>
        <w:pStyle w:val="normal1"/>
        <w:numPr>
          <w:ilvl w:val="1"/>
          <w:numId w:val="61"/>
        </w:numPr>
        <w:tabs>
          <w:tab w:val="left" w:pos="1110"/>
        </w:tabs>
        <w:spacing w:after="240"/>
        <w:rPr>
          <w:rFonts w:ascii="Times New Roman" w:hAnsi="Times New Roman" w:cs="Times New Roman"/>
        </w:rPr>
      </w:pPr>
      <w:r w:rsidRPr="002B78EE">
        <w:rPr>
          <w:rFonts w:ascii="Times New Roman" w:hAnsi="Times New Roman" w:cs="Times New Roman"/>
          <w:sz w:val="28"/>
          <w:szCs w:val="28"/>
        </w:rPr>
        <w:t>getByOrder(Order order): List&lt;Order_detail&gt; – Lấy danh sách sản phẩm trong đơn hàng.</w:t>
      </w:r>
    </w:p>
    <w:p w14:paraId="20310872" w14:textId="77777777" w:rsidR="00314B16" w:rsidRPr="002B78EE" w:rsidRDefault="00314B16" w:rsidP="00314B16">
      <w:pPr>
        <w:pStyle w:val="Heading3"/>
        <w:keepNext w:val="0"/>
        <w:keepLines w:val="0"/>
        <w:tabs>
          <w:tab w:val="left" w:pos="1110"/>
        </w:tabs>
        <w:ind w:left="1110" w:hanging="359"/>
        <w:rPr>
          <w:rFonts w:cs="Times New Roman"/>
        </w:rPr>
      </w:pPr>
      <w:bookmarkStart w:id="249" w:name="_9f9mmn85qbvx"/>
      <w:bookmarkStart w:id="250" w:name="_Toc185447771"/>
      <w:bookmarkStart w:id="251" w:name="_Toc185534235"/>
      <w:bookmarkEnd w:id="249"/>
      <w:r w:rsidRPr="002B78EE">
        <w:rPr>
          <w:rFonts w:cs="Times New Roman"/>
        </w:rPr>
        <w:t>8. Lớp Order</w:t>
      </w:r>
      <w:bookmarkEnd w:id="250"/>
      <w:bookmarkEnd w:id="251"/>
    </w:p>
    <w:p w14:paraId="141DD35C" w14:textId="77777777" w:rsidR="00314B16" w:rsidRPr="002B78EE" w:rsidRDefault="00314B16" w:rsidP="00314B16">
      <w:pPr>
        <w:pStyle w:val="normal1"/>
        <w:numPr>
          <w:ilvl w:val="0"/>
          <w:numId w:val="62"/>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về đơn hàng.</w:t>
      </w:r>
    </w:p>
    <w:p w14:paraId="57423102" w14:textId="77777777" w:rsidR="00314B16" w:rsidRPr="002B78EE" w:rsidRDefault="00314B16" w:rsidP="00314B16">
      <w:pPr>
        <w:pStyle w:val="normal1"/>
        <w:numPr>
          <w:ilvl w:val="0"/>
          <w:numId w:val="62"/>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15F0999"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order_id: Mã định danh.</w:t>
      </w:r>
    </w:p>
    <w:p w14:paraId="55FFED53"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order_date: Ngày đặt hàng.</w:t>
      </w:r>
    </w:p>
    <w:p w14:paraId="56407293"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shipped_date: Ngày giao hàng.</w:t>
      </w:r>
    </w:p>
    <w:p w14:paraId="0178610D"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note: Ghi chú.</w:t>
      </w:r>
    </w:p>
    <w:p w14:paraId="022FD591"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ship_address: Địa chỉ giao hàng.</w:t>
      </w:r>
    </w:p>
    <w:p w14:paraId="0020C4BE"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ship_fee: Phí giao hàng.</w:t>
      </w:r>
    </w:p>
    <w:p w14:paraId="04285A52"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paid_date: Ngày thanh toán.</w:t>
      </w:r>
    </w:p>
    <w:p w14:paraId="1B1DA3D9"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order_status: Trạng thái đơn hàng.</w:t>
      </w:r>
    </w:p>
    <w:p w14:paraId="5B238C75"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payment_type: Phương thức thanh toán.</w:t>
      </w:r>
    </w:p>
    <w:p w14:paraId="7DD05711"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customer: Thông tin khách hàng.</w:t>
      </w:r>
    </w:p>
    <w:p w14:paraId="3CA91CF7"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order_details: Danh sách sản phẩm trong đơn hàng.</w:t>
      </w:r>
    </w:p>
    <w:p w14:paraId="3EC8F7E3" w14:textId="77777777" w:rsidR="00314B16" w:rsidRPr="002B78EE" w:rsidRDefault="00314B16" w:rsidP="00314B16">
      <w:pPr>
        <w:pStyle w:val="normal1"/>
        <w:numPr>
          <w:ilvl w:val="0"/>
          <w:numId w:val="62"/>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EDA963B"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changeOrder(Order order): Boolean – Thêm, sửa đơn hàng.</w:t>
      </w:r>
    </w:p>
    <w:p w14:paraId="62C23C4F" w14:textId="77777777" w:rsidR="00314B16" w:rsidRPr="002B78EE" w:rsidRDefault="00314B16" w:rsidP="00314B16">
      <w:pPr>
        <w:pStyle w:val="normal1"/>
        <w:numPr>
          <w:ilvl w:val="1"/>
          <w:numId w:val="62"/>
        </w:numPr>
        <w:tabs>
          <w:tab w:val="left" w:pos="1110"/>
        </w:tabs>
        <w:spacing w:after="240"/>
        <w:rPr>
          <w:rFonts w:ascii="Times New Roman" w:hAnsi="Times New Roman" w:cs="Times New Roman"/>
        </w:rPr>
      </w:pPr>
      <w:r w:rsidRPr="002B78EE">
        <w:rPr>
          <w:rFonts w:ascii="Times New Roman" w:hAnsi="Times New Roman" w:cs="Times New Roman"/>
          <w:sz w:val="28"/>
          <w:szCs w:val="28"/>
        </w:rPr>
        <w:t>getByCustomer(Customer customer): List&lt;Order&gt; – Lấy danh sách đơn hàng theo khách hàng.</w:t>
      </w:r>
    </w:p>
    <w:p w14:paraId="50908B99" w14:textId="77777777" w:rsidR="00314B16" w:rsidRPr="002B78EE" w:rsidRDefault="00314B16" w:rsidP="00314B16">
      <w:pPr>
        <w:pStyle w:val="Heading3"/>
        <w:keepNext w:val="0"/>
        <w:keepLines w:val="0"/>
        <w:tabs>
          <w:tab w:val="left" w:pos="1110"/>
        </w:tabs>
        <w:ind w:left="1110" w:hanging="359"/>
        <w:rPr>
          <w:rFonts w:cs="Times New Roman"/>
        </w:rPr>
      </w:pPr>
      <w:bookmarkStart w:id="252" w:name="_9gm4eh2vli6j"/>
      <w:bookmarkStart w:id="253" w:name="_Toc185447772"/>
      <w:bookmarkStart w:id="254" w:name="_Toc185534236"/>
      <w:bookmarkEnd w:id="252"/>
      <w:r w:rsidRPr="002B78EE">
        <w:rPr>
          <w:rFonts w:cs="Times New Roman"/>
        </w:rPr>
        <w:t>9. Lớp Product</w:t>
      </w:r>
      <w:bookmarkEnd w:id="253"/>
      <w:bookmarkEnd w:id="254"/>
    </w:p>
    <w:p w14:paraId="544851CF" w14:textId="77777777" w:rsidR="00314B16" w:rsidRPr="002B78EE" w:rsidRDefault="00314B16" w:rsidP="00314B16">
      <w:pPr>
        <w:pStyle w:val="normal1"/>
        <w:numPr>
          <w:ilvl w:val="0"/>
          <w:numId w:val="63"/>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w:t>
      </w:r>
    </w:p>
    <w:p w14:paraId="75775B3F" w14:textId="77777777" w:rsidR="00314B16" w:rsidRPr="002B78EE" w:rsidRDefault="00314B16" w:rsidP="00314B16">
      <w:pPr>
        <w:pStyle w:val="normal1"/>
        <w:numPr>
          <w:ilvl w:val="0"/>
          <w:numId w:val="63"/>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7EF4730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product_id: Mã định danh.</w:t>
      </w:r>
    </w:p>
    <w:p w14:paraId="02EE9A9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product_name: Tên sản phẩm.</w:t>
      </w:r>
    </w:p>
    <w:p w14:paraId="16AE00E8"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description: Mô tả sản phẩm.</w:t>
      </w:r>
    </w:p>
    <w:p w14:paraId="2C657A88"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standard_cost: Giá gốc.</w:t>
      </w:r>
    </w:p>
    <w:p w14:paraId="4C1A915E"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price: Giá bán.</w:t>
      </w:r>
    </w:p>
    <w:p w14:paraId="32479472"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stock: Số lượng sản phẩm.</w:t>
      </w:r>
    </w:p>
    <w:p w14:paraId="7F16B652"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product_status: Trạng thái sản phẩm.</w:t>
      </w:r>
    </w:p>
    <w:p w14:paraId="255D70F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category: Thông tin loại sản phẩm.</w:t>
      </w:r>
    </w:p>
    <w:p w14:paraId="0CC43D81"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product_discounts: Thông tin giảm giá.</w:t>
      </w:r>
    </w:p>
    <w:p w14:paraId="5F783C0D"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lastRenderedPageBreak/>
        <w:t>product_images: Danh sách hình ảnh sản phẩm.</w:t>
      </w:r>
    </w:p>
    <w:p w14:paraId="22A4B5C9"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product_reviews: Danh sách đánh giá.</w:t>
      </w:r>
    </w:p>
    <w:p w14:paraId="23DEAB8D" w14:textId="77777777" w:rsidR="00314B16" w:rsidRPr="002B78EE" w:rsidRDefault="00314B16" w:rsidP="00314B16">
      <w:pPr>
        <w:pStyle w:val="normal1"/>
        <w:numPr>
          <w:ilvl w:val="0"/>
          <w:numId w:val="63"/>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067F74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changeProduct(Product product): Boolean – Thêm, sửa, xóa sản phẩm.</w:t>
      </w:r>
    </w:p>
    <w:p w14:paraId="1F86E57E"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getByCategory(Category category): List&lt;Product&gt; – Lấy danh sách sản phẩm theo loại.</w:t>
      </w:r>
    </w:p>
    <w:p w14:paraId="151EE62C" w14:textId="77777777" w:rsidR="00314B16" w:rsidRPr="002B78EE" w:rsidRDefault="00314B16" w:rsidP="00314B16">
      <w:pPr>
        <w:pStyle w:val="normal1"/>
        <w:numPr>
          <w:ilvl w:val="1"/>
          <w:numId w:val="63"/>
        </w:numPr>
        <w:tabs>
          <w:tab w:val="left" w:pos="1110"/>
        </w:tabs>
        <w:spacing w:after="240"/>
        <w:rPr>
          <w:rFonts w:ascii="Times New Roman" w:hAnsi="Times New Roman" w:cs="Times New Roman"/>
        </w:rPr>
      </w:pPr>
      <w:r w:rsidRPr="002B78EE">
        <w:rPr>
          <w:rFonts w:ascii="Times New Roman" w:hAnsi="Times New Roman" w:cs="Times New Roman"/>
          <w:sz w:val="28"/>
          <w:szCs w:val="28"/>
        </w:rPr>
        <w:t>getAll(): List&lt;Product&gt; – Lấy tất cả sản phẩm.</w:t>
      </w:r>
    </w:p>
    <w:p w14:paraId="5D70DFD4" w14:textId="77777777" w:rsidR="00314B16" w:rsidRPr="002B78EE" w:rsidRDefault="00314B16" w:rsidP="00314B16">
      <w:pPr>
        <w:pStyle w:val="Heading3"/>
        <w:keepNext w:val="0"/>
        <w:keepLines w:val="0"/>
        <w:tabs>
          <w:tab w:val="left" w:pos="1110"/>
        </w:tabs>
        <w:ind w:left="1110" w:hanging="359"/>
        <w:rPr>
          <w:rFonts w:cs="Times New Roman"/>
        </w:rPr>
      </w:pPr>
      <w:bookmarkStart w:id="255" w:name="_ldji204o7j5q"/>
      <w:bookmarkStart w:id="256" w:name="_Toc185447773"/>
      <w:bookmarkStart w:id="257" w:name="_Toc185534237"/>
      <w:bookmarkEnd w:id="255"/>
      <w:r w:rsidRPr="002B78EE">
        <w:rPr>
          <w:rFonts w:cs="Times New Roman"/>
        </w:rPr>
        <w:t>10. Lớp Customer</w:t>
      </w:r>
      <w:bookmarkEnd w:id="256"/>
      <w:bookmarkEnd w:id="257"/>
    </w:p>
    <w:p w14:paraId="4E47AA8C" w14:textId="77777777" w:rsidR="00314B16" w:rsidRPr="002B78EE" w:rsidRDefault="00314B16" w:rsidP="00314B16">
      <w:pPr>
        <w:pStyle w:val="normal1"/>
        <w:numPr>
          <w:ilvl w:val="0"/>
          <w:numId w:val="64"/>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khách hàng.</w:t>
      </w:r>
    </w:p>
    <w:p w14:paraId="2E66913B" w14:textId="77777777" w:rsidR="00314B16" w:rsidRPr="002B78EE" w:rsidRDefault="00314B16" w:rsidP="00314B16">
      <w:pPr>
        <w:pStyle w:val="normal1"/>
        <w:numPr>
          <w:ilvl w:val="0"/>
          <w:numId w:val="64"/>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FDE4C24"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customer_id: Mã định danh.</w:t>
      </w:r>
    </w:p>
    <w:p w14:paraId="7E1BD465"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username: Tên đăng nhập.</w:t>
      </w:r>
    </w:p>
    <w:p w14:paraId="0CB0264C"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password: Mật khẩu.</w:t>
      </w:r>
    </w:p>
    <w:p w14:paraId="5CB9F1F9"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fullname: Họ và tên.</w:t>
      </w:r>
    </w:p>
    <w:p w14:paraId="6484B86B"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avatar: Ảnh đại diện.</w:t>
      </w:r>
    </w:p>
    <w:p w14:paraId="52A3CE57"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phone: Số điện thoại.</w:t>
      </w:r>
    </w:p>
    <w:p w14:paraId="712FC7E7"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orders: Danh sách đơn hàng của khách hàng.</w:t>
      </w:r>
    </w:p>
    <w:p w14:paraId="5114E320" w14:textId="77777777" w:rsidR="00314B16" w:rsidRPr="002B78EE" w:rsidRDefault="00314B16" w:rsidP="00314B16">
      <w:pPr>
        <w:pStyle w:val="normal1"/>
        <w:numPr>
          <w:ilvl w:val="0"/>
          <w:numId w:val="64"/>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295A265B"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changeCustomer(Customer customer): Boolean – Thêm, sửa, xóa khách hàng.</w:t>
      </w:r>
    </w:p>
    <w:p w14:paraId="027E41D6"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findByUsername(String username): Customer – Tìm khách hàng theo tên đăng nhập.</w:t>
      </w:r>
    </w:p>
    <w:p w14:paraId="40B05AE0" w14:textId="77777777" w:rsidR="00314B16" w:rsidRPr="002B78EE" w:rsidRDefault="00314B16" w:rsidP="00314B16">
      <w:pPr>
        <w:pStyle w:val="normal1"/>
        <w:numPr>
          <w:ilvl w:val="1"/>
          <w:numId w:val="64"/>
        </w:numPr>
        <w:tabs>
          <w:tab w:val="left" w:pos="1110"/>
        </w:tabs>
        <w:rPr>
          <w:rFonts w:ascii="Times New Roman" w:hAnsi="Times New Roman" w:cs="Times New Roman"/>
        </w:rPr>
        <w:sectPr w:rsidR="00314B16" w:rsidRPr="002B78EE" w:rsidSect="00314B16">
          <w:headerReference w:type="even" r:id="rId84"/>
          <w:headerReference w:type="default" r:id="rId85"/>
          <w:footerReference w:type="even" r:id="rId86"/>
          <w:footerReference w:type="default" r:id="rId87"/>
          <w:headerReference w:type="first" r:id="rId88"/>
          <w:footerReference w:type="first" r:id="rId89"/>
          <w:pgSz w:w="12240" w:h="15840"/>
          <w:pgMar w:top="1500" w:right="1320" w:bottom="1280" w:left="1320" w:header="730" w:footer="0" w:gutter="0"/>
          <w:cols w:space="720"/>
          <w:formProt w:val="0"/>
          <w:docGrid w:linePitch="100" w:charSpace="-8193"/>
        </w:sectPr>
      </w:pPr>
      <w:r w:rsidRPr="002B78EE">
        <w:rPr>
          <w:rFonts w:ascii="Times New Roman" w:hAnsi="Times New Roman" w:cs="Times New Roman"/>
          <w:sz w:val="28"/>
          <w:szCs w:val="28"/>
        </w:rPr>
        <w:t>getAll(): List&lt;Customer&gt; – Lấy tất cả khách hàng.</w:t>
      </w:r>
    </w:p>
    <w:p w14:paraId="489B1CB1" w14:textId="77777777" w:rsidR="00314B16" w:rsidRPr="002B78EE" w:rsidRDefault="00314B16" w:rsidP="00314B16">
      <w:pPr>
        <w:pStyle w:val="normal1"/>
        <w:spacing w:before="60"/>
        <w:rPr>
          <w:rFonts w:ascii="Times New Roman" w:hAnsi="Times New Roman" w:cs="Times New Roman"/>
          <w:sz w:val="28"/>
          <w:szCs w:val="28"/>
        </w:rPr>
      </w:pPr>
    </w:p>
    <w:p w14:paraId="01A89091" w14:textId="77777777" w:rsidR="00314B16" w:rsidRPr="002B78EE" w:rsidRDefault="00314B16" w:rsidP="00314B16">
      <w:pPr>
        <w:pStyle w:val="normal1"/>
        <w:rPr>
          <w:rFonts w:ascii="Times New Roman" w:hAnsi="Times New Roman" w:cs="Times New Roman"/>
          <w:sz w:val="28"/>
          <w:szCs w:val="28"/>
        </w:rPr>
      </w:pPr>
    </w:p>
    <w:p w14:paraId="3ABEAB1F"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11. Lớp Staff</w:t>
      </w:r>
    </w:p>
    <w:p w14:paraId="3FB790B1"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Định nghĩa: Thông tin về nhân viên.</w:t>
      </w:r>
    </w:p>
    <w:p w14:paraId="00369FBC"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Thuộc tính:</w:t>
      </w:r>
    </w:p>
    <w:p w14:paraId="4A9AA312"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staff_id: Mã định danh nhân viên.</w:t>
      </w:r>
    </w:p>
    <w:p w14:paraId="296ED716"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username: Tên đăng nhập.</w:t>
      </w:r>
    </w:p>
    <w:p w14:paraId="1C3E3E49"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password: Mật khẩu.</w:t>
      </w:r>
    </w:p>
    <w:p w14:paraId="1AE84173"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fullname: Họ và tên.</w:t>
      </w:r>
    </w:p>
    <w:p w14:paraId="5B23A4D4"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email: Email liên hệ.</w:t>
      </w:r>
    </w:p>
    <w:p w14:paraId="017740DF"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phone: Số điện thoại.</w:t>
      </w:r>
    </w:p>
    <w:p w14:paraId="5700550C"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role: Vai trò của nhân viên (như quản lý, nhân viên bán hàng, v.v.).</w:t>
      </w:r>
    </w:p>
    <w:p w14:paraId="42CB8361"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status: Trạng thái hoạt động của nhân viên (đang làm việc, nghỉ việc, v.v.).</w:t>
      </w:r>
    </w:p>
    <w:p w14:paraId="147BF343"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Phương thức:</w:t>
      </w:r>
    </w:p>
    <w:p w14:paraId="72300EB4"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changeStaff(Staff staff): Boolean – Thêm, sửa, xóa nhân viên.</w:t>
      </w:r>
    </w:p>
    <w:p w14:paraId="38B10687"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findByUsername(String username): Staff – Tìm nhân viên theo tên đăng nhập.</w:t>
      </w:r>
    </w:p>
    <w:p w14:paraId="7A543BB0"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getAll(): List&lt;Staff&gt; – Lấy tất cả nhân viên.</w:t>
      </w:r>
    </w:p>
    <w:p w14:paraId="0C82B631"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12. Lớp Banner</w:t>
      </w:r>
    </w:p>
    <w:p w14:paraId="0D9434F8"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Định nghĩa: Thông tin về banner quảng cáo.</w:t>
      </w:r>
    </w:p>
    <w:p w14:paraId="09C0C64B"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Thuộc tính:</w:t>
      </w:r>
    </w:p>
    <w:p w14:paraId="4383E790"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banner_id: Mã định danh banner.</w:t>
      </w:r>
    </w:p>
    <w:p w14:paraId="3657619F"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title: Tiêu đề banner.</w:t>
      </w:r>
    </w:p>
    <w:p w14:paraId="5148D03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image: Đường dẫn ảnh của banner.</w:t>
      </w:r>
    </w:p>
    <w:p w14:paraId="71691523"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create_at: Ngày tạo banner.</w:t>
      </w:r>
    </w:p>
    <w:p w14:paraId="675CD846"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update_at: Ngày cập nhật banner.</w:t>
      </w:r>
    </w:p>
    <w:p w14:paraId="6FE1D94E"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status: Trạng thái hoạt động của banner (hiển thị hoặc ẩn).</w:t>
      </w:r>
    </w:p>
    <w:p w14:paraId="465A8A69"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Phương thức:</w:t>
      </w:r>
    </w:p>
    <w:p w14:paraId="1A7CA867"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addBanner(Banner banner): Boolean – Thêm banner mới.</w:t>
      </w:r>
    </w:p>
    <w:p w14:paraId="3B552B1E"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updateBanner(Banner banner): Boolean – Cập nhật thông tin banner.</w:t>
      </w:r>
    </w:p>
    <w:p w14:paraId="4D64047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deleteBanner(String banner_id): Boolean – Xóa banner theo mã định danh.</w:t>
      </w:r>
    </w:p>
    <w:p w14:paraId="110C895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getAll(): List&lt;Banner&gt; – Lấy tất cả các banner.</w:t>
      </w:r>
    </w:p>
    <w:p w14:paraId="28FDEAAF"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13. Lớp Event</w:t>
      </w:r>
    </w:p>
    <w:p w14:paraId="3020FCC3"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Định nghĩa: Thông tin về sự kiện.</w:t>
      </w:r>
    </w:p>
    <w:p w14:paraId="7C8D9FB9"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Thuộc tính:</w:t>
      </w:r>
    </w:p>
    <w:p w14:paraId="60358912"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event_id: Mã định danh sự kiện.</w:t>
      </w:r>
    </w:p>
    <w:p w14:paraId="00D863F7"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title: Tiêu đề sự kiện.</w:t>
      </w:r>
    </w:p>
    <w:p w14:paraId="087FA7D7"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description: Mô tả sự kiện.</w:t>
      </w:r>
    </w:p>
    <w:p w14:paraId="2456A3EC"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start_date: Ngày bắt đầu sự kiện.</w:t>
      </w:r>
    </w:p>
    <w:p w14:paraId="2ADB5849"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end_date: Ngày kết thúc sự kiện.</w:t>
      </w:r>
    </w:p>
    <w:p w14:paraId="3BD6A58D"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status: Trạng thái hoạt động của sự kiện (đang diễn ra, đã kết thúc).</w:t>
      </w:r>
    </w:p>
    <w:p w14:paraId="3499D6D2"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Phương thức:</w:t>
      </w:r>
    </w:p>
    <w:p w14:paraId="0CD3081D"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lastRenderedPageBreak/>
        <w:t>addEvent(Event event): Boolean – Thêm sự kiện mới.</w:t>
      </w:r>
    </w:p>
    <w:p w14:paraId="16EB0180"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updateEvent(Event event): Boolean – Cập nhật thông tin sự kiện.</w:t>
      </w:r>
    </w:p>
    <w:p w14:paraId="50A5517B"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deleteEvent(String event_id): Boolean – Xóa sự kiện theo mã định danh.</w:t>
      </w:r>
    </w:p>
    <w:p w14:paraId="7133CE8C"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getAll(): List&lt;Event&gt; – Lấy tất cả các sự kiện.</w:t>
      </w:r>
    </w:p>
    <w:p w14:paraId="6B87BC28"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14. Lớp ProductDiscount</w:t>
      </w:r>
    </w:p>
    <w:p w14:paraId="514A2891"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Định nghĩa: Thông tin giảm giá của sản phẩm.</w:t>
      </w:r>
    </w:p>
    <w:p w14:paraId="25031B05"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Thuộc tính:</w:t>
      </w:r>
    </w:p>
    <w:p w14:paraId="03304837"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productdiscount_id: Mã định danh giảm giá.</w:t>
      </w:r>
    </w:p>
    <w:p w14:paraId="6E4F1EB3"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discount_percentage: Phần trăm giảm giá.</w:t>
      </w:r>
    </w:p>
    <w:p w14:paraId="6C59A61F"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start_date: Ngày bắt đầu giảm giá.</w:t>
      </w:r>
    </w:p>
    <w:p w14:paraId="4646F629"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end_date: Ngày kết thúc giảm giá.</w:t>
      </w:r>
    </w:p>
    <w:p w14:paraId="2B5E6953"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product: Sản phẩm được áp dụng giảm giá.</w:t>
      </w:r>
    </w:p>
    <w:p w14:paraId="5FFB543E"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Phương thức:</w:t>
      </w:r>
    </w:p>
    <w:p w14:paraId="47DBA61D"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addProductDiscount(ProductDiscount discount): Boolean – Thêm giảm giá mới cho sản phẩm.</w:t>
      </w:r>
    </w:p>
    <w:p w14:paraId="50808D56"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updateProductDiscount(ProductDiscount discount): Boolean – Cập nhật thông tin giảm giá.</w:t>
      </w:r>
    </w:p>
    <w:p w14:paraId="6EBAFE2C"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deleteProductDiscount(String productdiscount_id): Boolean – Xóa thông tin giảm giá theo mã định danh.</w:t>
      </w:r>
    </w:p>
    <w:p w14:paraId="16B5C756"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getDiscountByProduct(Product product): List&lt;ProductDiscount&gt; – Lấy các giảm giá theo sản phẩm.</w:t>
      </w:r>
    </w:p>
    <w:p w14:paraId="56ACF0B4"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15. Lớp ProductImage</w:t>
      </w:r>
    </w:p>
    <w:p w14:paraId="439B07A7"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Định nghĩa: Thông tin hình ảnh của sản phẩm.</w:t>
      </w:r>
    </w:p>
    <w:p w14:paraId="2D81587A"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Thuộc tính:</w:t>
      </w:r>
    </w:p>
    <w:p w14:paraId="562C0CBF"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productimage_id: Mã định danh hình ảnh.</w:t>
      </w:r>
    </w:p>
    <w:p w14:paraId="72F1DFB7"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url: Đường dẫn URL của ảnh.</w:t>
      </w:r>
    </w:p>
    <w:p w14:paraId="442051A3"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product: Sản phẩm liên kết với ảnh.</w:t>
      </w:r>
    </w:p>
    <w:p w14:paraId="26E8B242"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Phương thức:</w:t>
      </w:r>
    </w:p>
    <w:p w14:paraId="480B51DD"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addProductImage(ProductImage image): Boolean – Thêm hình ảnh cho sản phẩm.</w:t>
      </w:r>
    </w:p>
    <w:p w14:paraId="7550547D"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deleteProductImage(String productimage_id): Boolean – Xóa hình ảnh theo mã định danh.</w:t>
      </w:r>
    </w:p>
    <w:p w14:paraId="25C62B02"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getImagesByProduct(Product product): List&lt;ProductImage&gt; – Lấy danh sách hình ảnh theo sản phẩm.</w:t>
      </w:r>
    </w:p>
    <w:p w14:paraId="3E6CBF46"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16. Lớp ProductReview</w:t>
      </w:r>
    </w:p>
    <w:p w14:paraId="6CF2A835"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t>Định nghĩa: Đánh giá sản phẩm.</w:t>
      </w:r>
    </w:p>
    <w:p w14:paraId="342BF9E8"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t>Thuộc tính:</w:t>
      </w:r>
    </w:p>
    <w:p w14:paraId="161F0E7A"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review_id: Mã định danh đánh giá.</w:t>
      </w:r>
    </w:p>
    <w:p w14:paraId="407B25F4"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rating: Xếp hạng (1 đến 5 sao).</w:t>
      </w:r>
    </w:p>
    <w:p w14:paraId="4F6BCDFE"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comment: Bình luận đánh giá.</w:t>
      </w:r>
    </w:p>
    <w:p w14:paraId="75CA66A2"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review_date: Ngày đánh giá.</w:t>
      </w:r>
    </w:p>
    <w:p w14:paraId="70D03B20"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customer: Thông tin khách hàng đánh giá.</w:t>
      </w:r>
    </w:p>
    <w:p w14:paraId="7F793893"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product: Thông tin sản phẩm được đánh giá.</w:t>
      </w:r>
    </w:p>
    <w:p w14:paraId="687C6CA4"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lastRenderedPageBreak/>
        <w:t>Phương thức:</w:t>
      </w:r>
    </w:p>
    <w:p w14:paraId="0860B88E"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addReview(ProductReview review): Boolean – Thêm đánh giá mới.</w:t>
      </w:r>
    </w:p>
    <w:p w14:paraId="0194E56C"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deleteReview(String review_id): Boolean – Xóa đánh giá theo mã định danh.</w:t>
      </w:r>
    </w:p>
    <w:p w14:paraId="48321ECD"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getReviewsByProduct(Product product): List&lt;ProductReview&gt; – Lấy danh sách đánh giá theo sản phẩm.</w:t>
      </w:r>
    </w:p>
    <w:p w14:paraId="45D46BA6" w14:textId="77777777" w:rsidR="00314B16" w:rsidRPr="002B78EE" w:rsidRDefault="00314B16" w:rsidP="00314B16">
      <w:pPr>
        <w:pStyle w:val="normal1"/>
        <w:spacing w:before="125"/>
        <w:rPr>
          <w:rFonts w:ascii="Times New Roman" w:hAnsi="Times New Roman" w:cs="Times New Roman"/>
          <w:sz w:val="28"/>
          <w:szCs w:val="28"/>
        </w:rPr>
      </w:pPr>
    </w:p>
    <w:p w14:paraId="0132A80F" w14:textId="449C9CA5" w:rsidR="00314B16" w:rsidRPr="002B78EE" w:rsidRDefault="001D41A5" w:rsidP="001D41A5">
      <w:pPr>
        <w:pStyle w:val="Heading2"/>
        <w:pPrChange w:id="258" w:author="Khanh Cong" w:date="2024-12-19T20:55:00Z" w16du:dateUtc="2024-12-19T13:55:00Z">
          <w:pPr>
            <w:pStyle w:val="normal1"/>
            <w:ind w:left="101"/>
          </w:pPr>
        </w:pPrChange>
      </w:pPr>
      <w:bookmarkStart w:id="259" w:name="_Toc185534238"/>
      <w:ins w:id="260" w:author="Khanh Cong" w:date="2024-12-19T20:54:00Z" w16du:dateUtc="2024-12-19T13:54:00Z">
        <w:r>
          <w:t xml:space="preserve">2.3. </w:t>
        </w:r>
      </w:ins>
      <w:r w:rsidR="00314B16" w:rsidRPr="002B78EE">
        <w:t>Cơ sở dữ liệu toàn hệ thống:</w:t>
      </w:r>
      <w:bookmarkEnd w:id="259"/>
    </w:p>
    <w:p w14:paraId="0F65F861" w14:textId="77777777" w:rsidR="00314B16" w:rsidRPr="002B78EE" w:rsidRDefault="00314B16" w:rsidP="00314B16">
      <w:pPr>
        <w:pStyle w:val="normal1"/>
        <w:spacing w:before="113"/>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90"/>
                    <a:stretch>
                      <a:fillRect/>
                    </a:stretch>
                  </pic:blipFill>
                  <pic:spPr bwMode="auto">
                    <a:xfrm>
                      <a:off x="0" y="0"/>
                      <a:ext cx="8369300" cy="6723380"/>
                    </a:xfrm>
                    <a:prstGeom prst="rect">
                      <a:avLst/>
                    </a:prstGeom>
                    <a:noFill/>
                  </pic:spPr>
                </pic:pic>
              </a:graphicData>
            </a:graphic>
          </wp:anchor>
        </w:drawing>
      </w:r>
    </w:p>
    <w:p w14:paraId="55F66C2B" w14:textId="77777777" w:rsidR="00314B16" w:rsidRPr="002B78EE" w:rsidRDefault="00314B16" w:rsidP="00314B16">
      <w:pPr>
        <w:pStyle w:val="normal1"/>
        <w:rPr>
          <w:rFonts w:ascii="Times New Roman" w:hAnsi="Times New Roman" w:cs="Times New Roman"/>
          <w:sz w:val="28"/>
          <w:szCs w:val="28"/>
        </w:rPr>
      </w:pPr>
    </w:p>
    <w:p w14:paraId="69A0852C"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lastRenderedPageBreak/>
        <w:t>Biều đồ tuần tự</w:t>
      </w:r>
    </w:p>
    <w:p w14:paraId="4E21DF85"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t>1. Chức năng Đăng ký</w:t>
      </w:r>
    </w:p>
    <w:p w14:paraId="0488D8CC" w14:textId="77777777" w:rsidR="00314B16" w:rsidRPr="002B78EE" w:rsidRDefault="00314B16" w:rsidP="00314B16">
      <w:pPr>
        <w:pStyle w:val="normal1"/>
        <w:spacing w:before="217"/>
        <w:rPr>
          <w:rFonts w:ascii="Times New Roman" w:hAnsi="Times New Roman" w:cs="Times New Roman"/>
          <w:b/>
          <w:bCs/>
          <w:sz w:val="28"/>
          <w:szCs w:val="28"/>
        </w:rPr>
      </w:pPr>
      <w:r w:rsidRPr="002B78EE">
        <w:rPr>
          <w:rFonts w:ascii="Times New Roman" w:hAnsi="Times New Roman" w:cs="Times New Roman"/>
          <w:b/>
          <w:bCs/>
          <w:noProof/>
          <w:sz w:val="28"/>
          <w:szCs w:val="28"/>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91"/>
                    <a:stretch>
                      <a:fillRect/>
                    </a:stretch>
                  </pic:blipFill>
                  <pic:spPr bwMode="auto">
                    <a:xfrm>
                      <a:off x="0" y="0"/>
                      <a:ext cx="5858510" cy="5238750"/>
                    </a:xfrm>
                    <a:prstGeom prst="rect">
                      <a:avLst/>
                    </a:prstGeom>
                    <a:noFill/>
                  </pic:spPr>
                </pic:pic>
              </a:graphicData>
            </a:graphic>
          </wp:anchor>
        </w:drawing>
      </w:r>
    </w:p>
    <w:p w14:paraId="10F1B7AB"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t>2. Chức năng đăng nhập</w:t>
      </w:r>
    </w:p>
    <w:p w14:paraId="241FDF62" w14:textId="77777777" w:rsidR="00314B16" w:rsidRPr="002B78EE" w:rsidRDefault="00314B16" w:rsidP="00314B16">
      <w:pPr>
        <w:pStyle w:val="normal1"/>
        <w:spacing w:before="1"/>
        <w:ind w:right="115"/>
        <w:rPr>
          <w:rFonts w:ascii="Times New Roman" w:hAnsi="Times New Roman" w:cs="Times New Roman"/>
          <w:sz w:val="28"/>
          <w:szCs w:val="28"/>
        </w:rPr>
      </w:pPr>
    </w:p>
    <w:p w14:paraId="75C97848"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2"/>
                    <a:stretch>
                      <a:fillRect/>
                    </a:stretch>
                  </pic:blipFill>
                  <pic:spPr bwMode="auto">
                    <a:xfrm>
                      <a:off x="0" y="0"/>
                      <a:ext cx="5857875" cy="3470275"/>
                    </a:xfrm>
                    <a:prstGeom prst="rect">
                      <a:avLst/>
                    </a:prstGeom>
                    <a:noFill/>
                  </pic:spPr>
                </pic:pic>
              </a:graphicData>
            </a:graphic>
          </wp:anchor>
        </w:drawing>
      </w:r>
      <w:r w:rsidRPr="002B78EE">
        <w:rPr>
          <w:rFonts w:ascii="Times New Roman" w:hAnsi="Times New Roman" w:cs="Times New Roman"/>
          <w:sz w:val="28"/>
          <w:szCs w:val="28"/>
        </w:rPr>
        <w:t>3.  Chức năng thêm sửa sản phẩm</w:t>
      </w:r>
    </w:p>
    <w:p w14:paraId="4D185F83"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3"/>
                    <a:stretch>
                      <a:fillRect/>
                    </a:stretch>
                  </pic:blipFill>
                  <pic:spPr bwMode="auto">
                    <a:xfrm>
                      <a:off x="0" y="0"/>
                      <a:ext cx="5856605" cy="5293360"/>
                    </a:xfrm>
                    <a:prstGeom prst="rect">
                      <a:avLst/>
                    </a:prstGeom>
                    <a:noFill/>
                  </pic:spPr>
                </pic:pic>
              </a:graphicData>
            </a:graphic>
          </wp:anchor>
        </w:drawing>
      </w:r>
    </w:p>
    <w:p w14:paraId="3B14FA1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4. Chức năng xoá sản phẩm</w:t>
      </w:r>
    </w:p>
    <w:p w14:paraId="2ECADB23"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4"/>
                    <a:stretch>
                      <a:fillRect/>
                    </a:stretch>
                  </pic:blipFill>
                  <pic:spPr bwMode="auto">
                    <a:xfrm>
                      <a:off x="0" y="0"/>
                      <a:ext cx="5856605" cy="3554095"/>
                    </a:xfrm>
                    <a:prstGeom prst="rect">
                      <a:avLst/>
                    </a:prstGeom>
                    <a:noFill/>
                  </pic:spPr>
                </pic:pic>
              </a:graphicData>
            </a:graphic>
          </wp:anchor>
        </w:drawing>
      </w:r>
      <w:r w:rsidRPr="002B78EE">
        <w:rPr>
          <w:rFonts w:ascii="Times New Roman" w:hAnsi="Times New Roman" w:cs="Times New Roman"/>
          <w:sz w:val="28"/>
          <w:szCs w:val="28"/>
        </w:rPr>
        <w:t>5. Chức năng quản lý giỏ hàng</w:t>
      </w:r>
    </w:p>
    <w:p w14:paraId="3745899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5"/>
                    <a:stretch>
                      <a:fillRect/>
                    </a:stretch>
                  </pic:blipFill>
                  <pic:spPr bwMode="auto">
                    <a:xfrm>
                      <a:off x="0" y="0"/>
                      <a:ext cx="5927090" cy="3989705"/>
                    </a:xfrm>
                    <a:prstGeom prst="rect">
                      <a:avLst/>
                    </a:prstGeom>
                    <a:noFill/>
                  </pic:spPr>
                </pic:pic>
              </a:graphicData>
            </a:graphic>
          </wp:anchor>
        </w:drawing>
      </w:r>
    </w:p>
    <w:p w14:paraId="01BBF7FE"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6. Chức năng chỉnh sửa giỏ hàng</w:t>
      </w:r>
    </w:p>
    <w:p w14:paraId="23257D1A"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6"/>
                    <a:stretch>
                      <a:fillRect/>
                    </a:stretch>
                  </pic:blipFill>
                  <pic:spPr bwMode="auto">
                    <a:xfrm>
                      <a:off x="0" y="0"/>
                      <a:ext cx="5906770" cy="3956685"/>
                    </a:xfrm>
                    <a:prstGeom prst="rect">
                      <a:avLst/>
                    </a:prstGeom>
                    <a:noFill/>
                  </pic:spPr>
                </pic:pic>
              </a:graphicData>
            </a:graphic>
          </wp:anchor>
        </w:drawing>
      </w:r>
    </w:p>
    <w:p w14:paraId="703D204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7. Chức năng thanh toán</w:t>
      </w:r>
    </w:p>
    <w:p w14:paraId="740BCF08"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7"/>
                    <a:stretch>
                      <a:fillRect/>
                    </a:stretch>
                  </pic:blipFill>
                  <pic:spPr bwMode="auto">
                    <a:xfrm>
                      <a:off x="0" y="0"/>
                      <a:ext cx="5923915" cy="4530725"/>
                    </a:xfrm>
                    <a:prstGeom prst="rect">
                      <a:avLst/>
                    </a:prstGeom>
                    <a:noFill/>
                  </pic:spPr>
                </pic:pic>
              </a:graphicData>
            </a:graphic>
          </wp:anchor>
        </w:drawing>
      </w:r>
    </w:p>
    <w:p w14:paraId="04124957"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8. Chức năng quản lý thông tin tài khoản</w:t>
      </w:r>
    </w:p>
    <w:p w14:paraId="4C94439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8"/>
                    <a:stretch>
                      <a:fillRect/>
                    </a:stretch>
                  </pic:blipFill>
                  <pic:spPr bwMode="auto">
                    <a:xfrm>
                      <a:off x="0" y="0"/>
                      <a:ext cx="5826125" cy="4316730"/>
                    </a:xfrm>
                    <a:prstGeom prst="rect">
                      <a:avLst/>
                    </a:prstGeom>
                    <a:noFill/>
                  </pic:spPr>
                </pic:pic>
              </a:graphicData>
            </a:graphic>
          </wp:anchor>
        </w:drawing>
      </w:r>
    </w:p>
    <w:p w14:paraId="6EF16EB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9. Chức năng đánh giá sản phẩm đã mua</w:t>
      </w:r>
    </w:p>
    <w:p w14:paraId="3F31362D"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9"/>
                    <a:stretch>
                      <a:fillRect/>
                    </a:stretch>
                  </pic:blipFill>
                  <pic:spPr bwMode="auto">
                    <a:xfrm>
                      <a:off x="0" y="0"/>
                      <a:ext cx="5969635" cy="4559935"/>
                    </a:xfrm>
                    <a:prstGeom prst="rect">
                      <a:avLst/>
                    </a:prstGeom>
                    <a:noFill/>
                  </pic:spPr>
                </pic:pic>
              </a:graphicData>
            </a:graphic>
          </wp:anchor>
        </w:drawing>
      </w:r>
    </w:p>
    <w:p w14:paraId="5DF8322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10. Chức năng tìm kiếm</w:t>
      </w:r>
    </w:p>
    <w:p w14:paraId="15A86819"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100"/>
                    <a:stretch>
                      <a:fillRect/>
                    </a:stretch>
                  </pic:blipFill>
                  <pic:spPr bwMode="auto">
                    <a:xfrm>
                      <a:off x="0" y="0"/>
                      <a:ext cx="5857875" cy="3591560"/>
                    </a:xfrm>
                    <a:prstGeom prst="rect">
                      <a:avLst/>
                    </a:prstGeom>
                    <a:noFill/>
                  </pic:spPr>
                </pic:pic>
              </a:graphicData>
            </a:graphic>
          </wp:anchor>
        </w:drawing>
      </w:r>
    </w:p>
    <w:p w14:paraId="78AE327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11. Chức năng thêm sản phẩm vào danh sách yêu thích</w:t>
      </w:r>
    </w:p>
    <w:p w14:paraId="4DD2DF9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101"/>
                    <a:stretch>
                      <a:fillRect/>
                    </a:stretch>
                  </pic:blipFill>
                  <pic:spPr bwMode="auto">
                    <a:xfrm>
                      <a:off x="0" y="0"/>
                      <a:ext cx="5862320" cy="3558540"/>
                    </a:xfrm>
                    <a:prstGeom prst="rect">
                      <a:avLst/>
                    </a:prstGeom>
                    <a:noFill/>
                  </pic:spPr>
                </pic:pic>
              </a:graphicData>
            </a:graphic>
          </wp:anchor>
        </w:drawing>
      </w:r>
    </w:p>
    <w:p w14:paraId="2DD86E1C"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12. Chức năng xoá sản phẩm khỏi danh sách yêu thích</w:t>
      </w:r>
    </w:p>
    <w:p w14:paraId="6305023C"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2"/>
                    <a:stretch>
                      <a:fillRect/>
                    </a:stretch>
                  </pic:blipFill>
                  <pic:spPr bwMode="auto">
                    <a:xfrm>
                      <a:off x="0" y="0"/>
                      <a:ext cx="5898515" cy="4719320"/>
                    </a:xfrm>
                    <a:prstGeom prst="rect">
                      <a:avLst/>
                    </a:prstGeom>
                    <a:noFill/>
                  </pic:spPr>
                </pic:pic>
              </a:graphicData>
            </a:graphic>
          </wp:anchor>
        </w:drawing>
      </w:r>
    </w:p>
    <w:p w14:paraId="52339E5F"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13. Chức năng quản lý sản phẩm</w:t>
      </w:r>
    </w:p>
    <w:p w14:paraId="214F95E7"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3"/>
                    <a:stretch>
                      <a:fillRect/>
                    </a:stretch>
                  </pic:blipFill>
                  <pic:spPr bwMode="auto">
                    <a:xfrm>
                      <a:off x="0" y="0"/>
                      <a:ext cx="5897245" cy="4702175"/>
                    </a:xfrm>
                    <a:prstGeom prst="rect">
                      <a:avLst/>
                    </a:prstGeom>
                    <a:noFill/>
                  </pic:spPr>
                </pic:pic>
              </a:graphicData>
            </a:graphic>
          </wp:anchor>
        </w:drawing>
      </w:r>
    </w:p>
    <w:p w14:paraId="05368E4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14. Chức năng thống kê</w:t>
      </w:r>
    </w:p>
    <w:p w14:paraId="18FCAE42"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4"/>
                    <a:stretch>
                      <a:fillRect/>
                    </a:stretch>
                  </pic:blipFill>
                  <pic:spPr bwMode="auto">
                    <a:xfrm>
                      <a:off x="0" y="0"/>
                      <a:ext cx="5928360" cy="4036060"/>
                    </a:xfrm>
                    <a:prstGeom prst="rect">
                      <a:avLst/>
                    </a:prstGeom>
                    <a:noFill/>
                  </pic:spPr>
                </pic:pic>
              </a:graphicData>
            </a:graphic>
          </wp:anchor>
        </w:drawing>
      </w:r>
    </w:p>
    <w:p w14:paraId="30B5CE81"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15. Chức năng quản lý đơn hàng</w:t>
      </w:r>
    </w:p>
    <w:p w14:paraId="49BFEB00"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5"/>
                    <a:stretch>
                      <a:fillRect/>
                    </a:stretch>
                  </pic:blipFill>
                  <pic:spPr bwMode="auto">
                    <a:xfrm>
                      <a:off x="0" y="0"/>
                      <a:ext cx="5894070" cy="4907280"/>
                    </a:xfrm>
                    <a:prstGeom prst="rect">
                      <a:avLst/>
                    </a:prstGeom>
                    <a:noFill/>
                  </pic:spPr>
                </pic:pic>
              </a:graphicData>
            </a:graphic>
          </wp:anchor>
        </w:drawing>
      </w:r>
    </w:p>
    <w:p w14:paraId="62A74B6B" w14:textId="77777777" w:rsidR="00314B16" w:rsidRPr="002B78EE" w:rsidRDefault="00314B16" w:rsidP="00314B16">
      <w:pPr>
        <w:pStyle w:val="normal1"/>
        <w:spacing w:before="1"/>
        <w:ind w:right="115"/>
        <w:rPr>
          <w:rFonts w:ascii="Times New Roman" w:hAnsi="Times New Roman" w:cs="Times New Roman"/>
          <w:sz w:val="28"/>
          <w:szCs w:val="28"/>
        </w:rPr>
      </w:pPr>
    </w:p>
    <w:p w14:paraId="470541B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16.</w:t>
      </w:r>
    </w:p>
    <w:p w14:paraId="2FB67D91" w14:textId="77777777" w:rsidR="00314B16" w:rsidRPr="002B78EE" w:rsidRDefault="00314B16" w:rsidP="00314B16">
      <w:pPr>
        <w:pStyle w:val="normal1"/>
        <w:spacing w:before="1"/>
        <w:ind w:right="115"/>
        <w:rPr>
          <w:rFonts w:ascii="Times New Roman" w:hAnsi="Times New Roman" w:cs="Times New Roman"/>
          <w:sz w:val="28"/>
          <w:szCs w:val="28"/>
        </w:rPr>
      </w:pPr>
    </w:p>
    <w:p w14:paraId="06FC0217" w14:textId="77777777" w:rsidR="00314B16" w:rsidRPr="002B78EE" w:rsidRDefault="00314B16" w:rsidP="00D1452A">
      <w:pPr>
        <w:pStyle w:val="Heading1"/>
      </w:pPr>
      <w:bookmarkStart w:id="261" w:name="__RefHeading___Toc26632_1225579473"/>
      <w:bookmarkStart w:id="262" w:name="_Toc185447774"/>
      <w:bookmarkStart w:id="263" w:name="_Toc185534239"/>
      <w:bookmarkEnd w:id="261"/>
      <w:r w:rsidRPr="002B78EE">
        <w:t>CHƯƠNG 3. CÀI ĐẶT VÀ THỬ NGHIỆM HỆ THỐNG</w:t>
      </w:r>
      <w:bookmarkEnd w:id="262"/>
      <w:bookmarkEnd w:id="263"/>
    </w:p>
    <w:p w14:paraId="0CE8DABD" w14:textId="77777777" w:rsidR="00314B16" w:rsidRPr="002B78EE" w:rsidRDefault="00314B16" w:rsidP="00314B16">
      <w:pPr>
        <w:pStyle w:val="Heading2"/>
        <w:rPr>
          <w:rFonts w:cs="Times New Roman"/>
        </w:rPr>
      </w:pPr>
      <w:bookmarkStart w:id="264" w:name="__RefHeading___Toc26634_1225579473"/>
      <w:bookmarkStart w:id="265" w:name="_Toc185447775"/>
      <w:bookmarkStart w:id="266" w:name="_Toc185534240"/>
      <w:bookmarkEnd w:id="264"/>
      <w:r w:rsidRPr="002B78EE">
        <w:rPr>
          <w:rFonts w:cs="Times New Roman"/>
        </w:rPr>
        <w:t>3.1. Môi trường triển khai hệ thống</w:t>
      </w:r>
      <w:bookmarkEnd w:id="265"/>
      <w:bookmarkEnd w:id="266"/>
    </w:p>
    <w:p w14:paraId="5C1C48D8" w14:textId="77777777" w:rsidR="00314B16" w:rsidRDefault="00314B16" w:rsidP="00314B16">
      <w:pPr>
        <w:pStyle w:val="Heading2"/>
        <w:rPr>
          <w:rFonts w:cs="Times New Roman"/>
        </w:rPr>
      </w:pPr>
      <w:bookmarkStart w:id="267" w:name="__RefHeading___Toc26636_1225579473"/>
      <w:bookmarkStart w:id="268" w:name="_Toc185447776"/>
      <w:bookmarkStart w:id="269" w:name="_Toc185534241"/>
      <w:bookmarkEnd w:id="267"/>
      <w:r w:rsidRPr="002B78EE">
        <w:rPr>
          <w:rFonts w:cs="Times New Roman"/>
        </w:rPr>
        <w:t>3.2. Giao diện hệ thống</w:t>
      </w:r>
      <w:bookmarkEnd w:id="268"/>
      <w:bookmarkEnd w:id="269"/>
    </w:p>
    <w:p w14:paraId="04225379" w14:textId="77777777" w:rsidR="00737680" w:rsidRDefault="00737680" w:rsidP="00737680"/>
    <w:p w14:paraId="0B62A8EC" w14:textId="1EC50463" w:rsidR="00737680" w:rsidRDefault="00737680" w:rsidP="00D1452A">
      <w:pPr>
        <w:pStyle w:val="Heading1"/>
      </w:pPr>
      <w:bookmarkStart w:id="270" w:name="_Toc185447777"/>
      <w:bookmarkStart w:id="271" w:name="_Toc185534242"/>
      <w:r>
        <w:t>KẾT LUẬN</w:t>
      </w:r>
      <w:bookmarkEnd w:id="270"/>
      <w:bookmarkEnd w:id="271"/>
    </w:p>
    <w:p w14:paraId="70969D26" w14:textId="039B8BDD" w:rsidR="00737680" w:rsidRPr="00737680" w:rsidRDefault="00737680" w:rsidP="00D1452A">
      <w:pPr>
        <w:pStyle w:val="Heading1"/>
      </w:pPr>
      <w:bookmarkStart w:id="272" w:name="_Toc185447778"/>
      <w:bookmarkStart w:id="273" w:name="_Toc185534243"/>
      <w:r>
        <w:t>DANH MỤC TÀI LIỆU THAM KHẢO</w:t>
      </w:r>
      <w:bookmarkEnd w:id="272"/>
      <w:bookmarkEnd w:id="273"/>
    </w:p>
    <w:p w14:paraId="44236B8C" w14:textId="77777777" w:rsidR="00314B16" w:rsidRPr="002B78EE" w:rsidRDefault="00314B16" w:rsidP="00314B16">
      <w:pPr>
        <w:pStyle w:val="Heading2"/>
        <w:rPr>
          <w:rFonts w:cs="Times New Roman"/>
        </w:rPr>
      </w:pPr>
    </w:p>
    <w:p w14:paraId="4277CCDA" w14:textId="77777777" w:rsidR="00314B16" w:rsidRPr="002B78EE" w:rsidRDefault="00314B16" w:rsidP="00314B16">
      <w:pPr>
        <w:pStyle w:val="BodyText"/>
        <w:spacing w:after="0"/>
        <w:ind w:right="3"/>
        <w:rPr>
          <w:rFonts w:ascii="Times New Roman" w:hAnsi="Times New Roman" w:cs="Times New Roman"/>
          <w:sz w:val="28"/>
          <w:szCs w:val="28"/>
        </w:rPr>
      </w:pPr>
    </w:p>
    <w:sectPr w:rsidR="00314B16" w:rsidRPr="002B78EE" w:rsidSect="00977C45">
      <w:pgSz w:w="11910" w:h="16840"/>
      <w:pgMar w:top="1134" w:right="1134" w:bottom="1134" w:left="1701"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1EB6E" w14:textId="77777777" w:rsidR="00907DA8" w:rsidRDefault="00907DA8">
      <w:r>
        <w:separator/>
      </w:r>
    </w:p>
  </w:endnote>
  <w:endnote w:type="continuationSeparator" w:id="0">
    <w:p w14:paraId="738F75D8" w14:textId="77777777" w:rsidR="00907DA8" w:rsidRDefault="00907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84"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84"/>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85" w:name="PageNumWizard_FOOTER_Default_Page_Style7"/>
  <w:p w14:paraId="63861818" w14:textId="77777777" w:rsidR="007224D9" w:rsidRDefault="00000000">
    <w:pPr>
      <w:pStyle w:val="Footer"/>
      <w:jc w:val="right"/>
    </w:pPr>
    <w:r>
      <w:fldChar w:fldCharType="begin"/>
    </w:r>
    <w:r>
      <w:instrText xml:space="preserve"> PAGE </w:instrText>
    </w:r>
    <w:r>
      <w:fldChar w:fldCharType="separate"/>
    </w:r>
    <w:r>
      <w:t>15</w:t>
    </w:r>
    <w:r>
      <w:fldChar w:fldCharType="end"/>
    </w:r>
    <w:bookmarkEnd w:id="85"/>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7224D9" w:rsidRDefault="007224D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Default="007224D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7224D9" w:rsidRDefault="007224D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02999B7B">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0"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2DE4E7A3">
              <wp:simplePos x="0" y="0"/>
              <wp:positionH relativeFrom="column">
                <wp:posOffset>0</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59EE8158" id="Shape 7" o:spid="_x0000_s1041" style="position:absolute;margin-left:0;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W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" filled="f" stroked="f" strokeweight="0">
              <v:textbox inset="0,0,0,0">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7224D9" w:rsidRDefault="007224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7224D9" w:rsidRDefault="007224D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276EE" w14:textId="77777777" w:rsidR="00907DA8" w:rsidRDefault="00907DA8">
      <w:r>
        <w:separator/>
      </w:r>
    </w:p>
  </w:footnote>
  <w:footnote w:type="continuationSeparator" w:id="0">
    <w:p w14:paraId="13A4DCE4" w14:textId="77777777" w:rsidR="00907DA8" w:rsidRDefault="00907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8"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9"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0"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1"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4"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6"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7"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9"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1"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3"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4"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7"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9"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0"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1"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3"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4"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6"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9"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0"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1"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3"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5"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7"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0"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52"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3"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4"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5"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8"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9"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1"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2"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4"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5"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6"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8"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9"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0"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1"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3"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4"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5"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6"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8"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1"/>
  </w:num>
  <w:num w:numId="2" w16cid:durableId="10525837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67"/>
  </w:num>
  <w:num w:numId="5" w16cid:durableId="1273709514">
    <w:abstractNumId w:val="46"/>
  </w:num>
  <w:num w:numId="6" w16cid:durableId="1873226795">
    <w:abstractNumId w:val="73"/>
  </w:num>
  <w:num w:numId="7" w16cid:durableId="736174007">
    <w:abstractNumId w:val="54"/>
  </w:num>
  <w:num w:numId="8" w16cid:durableId="1263102666">
    <w:abstractNumId w:val="5"/>
  </w:num>
  <w:num w:numId="9" w16cid:durableId="1926189258">
    <w:abstractNumId w:val="64"/>
  </w:num>
  <w:num w:numId="10" w16cid:durableId="2111387897">
    <w:abstractNumId w:val="51"/>
  </w:num>
  <w:num w:numId="11" w16cid:durableId="571818166">
    <w:abstractNumId w:val="32"/>
  </w:num>
  <w:num w:numId="12" w16cid:durableId="700135384">
    <w:abstractNumId w:val="58"/>
  </w:num>
  <w:num w:numId="13" w16cid:durableId="1759525266">
    <w:abstractNumId w:val="20"/>
  </w:num>
  <w:num w:numId="14" w16cid:durableId="2026133352">
    <w:abstractNumId w:val="78"/>
  </w:num>
  <w:num w:numId="15" w16cid:durableId="299456353">
    <w:abstractNumId w:val="49"/>
  </w:num>
  <w:num w:numId="16" w16cid:durableId="1241450014">
    <w:abstractNumId w:val="12"/>
  </w:num>
  <w:num w:numId="17" w16cid:durableId="2073505888">
    <w:abstractNumId w:val="42"/>
  </w:num>
  <w:num w:numId="18" w16cid:durableId="561328890">
    <w:abstractNumId w:val="13"/>
  </w:num>
  <w:num w:numId="19" w16cid:durableId="1002850586">
    <w:abstractNumId w:val="28"/>
  </w:num>
  <w:num w:numId="20" w16cid:durableId="1430153420">
    <w:abstractNumId w:val="37"/>
  </w:num>
  <w:num w:numId="21" w16cid:durableId="1305937632">
    <w:abstractNumId w:val="75"/>
  </w:num>
  <w:num w:numId="22" w16cid:durableId="2021270819">
    <w:abstractNumId w:val="61"/>
  </w:num>
  <w:num w:numId="23" w16cid:durableId="774447961">
    <w:abstractNumId w:val="6"/>
  </w:num>
  <w:num w:numId="24" w16cid:durableId="517045327">
    <w:abstractNumId w:val="68"/>
  </w:num>
  <w:num w:numId="25" w16cid:durableId="1538620877">
    <w:abstractNumId w:val="53"/>
  </w:num>
  <w:num w:numId="26" w16cid:durableId="1267424003">
    <w:abstractNumId w:val="0"/>
  </w:num>
  <w:num w:numId="27" w16cid:durableId="128327998">
    <w:abstractNumId w:val="35"/>
  </w:num>
  <w:num w:numId="28" w16cid:durableId="547229686">
    <w:abstractNumId w:val="39"/>
  </w:num>
  <w:num w:numId="29" w16cid:durableId="414402482">
    <w:abstractNumId w:val="16"/>
  </w:num>
  <w:num w:numId="30" w16cid:durableId="1036737401">
    <w:abstractNumId w:val="22"/>
  </w:num>
  <w:num w:numId="31" w16cid:durableId="465852127">
    <w:abstractNumId w:val="59"/>
  </w:num>
  <w:num w:numId="32" w16cid:durableId="437263163">
    <w:abstractNumId w:val="18"/>
  </w:num>
  <w:num w:numId="33" w16cid:durableId="387804444">
    <w:abstractNumId w:val="26"/>
  </w:num>
  <w:num w:numId="34" w16cid:durableId="1674212860">
    <w:abstractNumId w:val="60"/>
  </w:num>
  <w:num w:numId="35" w16cid:durableId="60980502">
    <w:abstractNumId w:val="40"/>
  </w:num>
  <w:num w:numId="36" w16cid:durableId="1124234042">
    <w:abstractNumId w:val="69"/>
  </w:num>
  <w:num w:numId="37" w16cid:durableId="335965484">
    <w:abstractNumId w:val="70"/>
  </w:num>
  <w:num w:numId="38" w16cid:durableId="1250773461">
    <w:abstractNumId w:val="31"/>
  </w:num>
  <w:num w:numId="39" w16cid:durableId="969282765">
    <w:abstractNumId w:val="30"/>
  </w:num>
  <w:num w:numId="40" w16cid:durableId="387412322">
    <w:abstractNumId w:val="38"/>
  </w:num>
  <w:num w:numId="41" w16cid:durableId="268319085">
    <w:abstractNumId w:val="44"/>
  </w:num>
  <w:num w:numId="42" w16cid:durableId="128404578">
    <w:abstractNumId w:val="57"/>
  </w:num>
  <w:num w:numId="43" w16cid:durableId="631519122">
    <w:abstractNumId w:val="63"/>
  </w:num>
  <w:num w:numId="44" w16cid:durableId="24261388">
    <w:abstractNumId w:val="10"/>
  </w:num>
  <w:num w:numId="45" w16cid:durableId="1817649006">
    <w:abstractNumId w:val="15"/>
  </w:num>
  <w:num w:numId="46" w16cid:durableId="202836328">
    <w:abstractNumId w:val="4"/>
  </w:num>
  <w:num w:numId="47" w16cid:durableId="1930654316">
    <w:abstractNumId w:val="7"/>
  </w:num>
  <w:num w:numId="48" w16cid:durableId="375664538">
    <w:abstractNumId w:val="29"/>
  </w:num>
  <w:num w:numId="49" w16cid:durableId="1949849605">
    <w:abstractNumId w:val="52"/>
  </w:num>
  <w:num w:numId="50" w16cid:durableId="1896966833">
    <w:abstractNumId w:val="77"/>
  </w:num>
  <w:num w:numId="51" w16cid:durableId="6947466">
    <w:abstractNumId w:val="9"/>
  </w:num>
  <w:num w:numId="52" w16cid:durableId="760755466">
    <w:abstractNumId w:val="48"/>
  </w:num>
  <w:num w:numId="53" w16cid:durableId="1413355510">
    <w:abstractNumId w:val="2"/>
  </w:num>
  <w:num w:numId="54" w16cid:durableId="68116172">
    <w:abstractNumId w:val="11"/>
  </w:num>
  <w:num w:numId="55" w16cid:durableId="1374504016">
    <w:abstractNumId w:val="23"/>
  </w:num>
  <w:num w:numId="56" w16cid:durableId="1634679020">
    <w:abstractNumId w:val="8"/>
  </w:num>
  <w:num w:numId="57" w16cid:durableId="523789784">
    <w:abstractNumId w:val="33"/>
  </w:num>
  <w:num w:numId="58" w16cid:durableId="1933002602">
    <w:abstractNumId w:val="34"/>
  </w:num>
  <w:num w:numId="59" w16cid:durableId="1212688813">
    <w:abstractNumId w:val="56"/>
  </w:num>
  <w:num w:numId="60" w16cid:durableId="1583753049">
    <w:abstractNumId w:val="17"/>
  </w:num>
  <w:num w:numId="61" w16cid:durableId="64184634">
    <w:abstractNumId w:val="47"/>
  </w:num>
  <w:num w:numId="62" w16cid:durableId="72819027">
    <w:abstractNumId w:val="62"/>
  </w:num>
  <w:num w:numId="63" w16cid:durableId="638612986">
    <w:abstractNumId w:val="72"/>
  </w:num>
  <w:num w:numId="64" w16cid:durableId="932783157">
    <w:abstractNumId w:val="19"/>
  </w:num>
  <w:num w:numId="65" w16cid:durableId="935871395">
    <w:abstractNumId w:val="27"/>
  </w:num>
  <w:num w:numId="66" w16cid:durableId="210506832">
    <w:abstractNumId w:val="45"/>
  </w:num>
  <w:num w:numId="67" w16cid:durableId="1885553784">
    <w:abstractNumId w:val="55"/>
  </w:num>
  <w:num w:numId="68" w16cid:durableId="1058934834">
    <w:abstractNumId w:val="41"/>
  </w:num>
  <w:num w:numId="69" w16cid:durableId="472143924">
    <w:abstractNumId w:val="76"/>
  </w:num>
  <w:num w:numId="70" w16cid:durableId="339696777">
    <w:abstractNumId w:val="25"/>
  </w:num>
  <w:num w:numId="71" w16cid:durableId="823818379">
    <w:abstractNumId w:val="43"/>
  </w:num>
  <w:num w:numId="72" w16cid:durableId="899949400">
    <w:abstractNumId w:val="50"/>
  </w:num>
  <w:num w:numId="73" w16cid:durableId="482813545">
    <w:abstractNumId w:val="66"/>
  </w:num>
  <w:num w:numId="74" w16cid:durableId="1432748163">
    <w:abstractNumId w:val="14"/>
  </w:num>
  <w:num w:numId="75" w16cid:durableId="1273777959">
    <w:abstractNumId w:val="24"/>
  </w:num>
  <w:num w:numId="76" w16cid:durableId="576600026">
    <w:abstractNumId w:val="71"/>
  </w:num>
  <w:num w:numId="77" w16cid:durableId="1470513127">
    <w:abstractNumId w:val="1"/>
  </w:num>
  <w:num w:numId="78" w16cid:durableId="502862090">
    <w:abstractNumId w:val="36"/>
  </w:num>
  <w:num w:numId="79" w16cid:durableId="771123318">
    <w:abstractNumId w:val="65"/>
  </w:num>
  <w:num w:numId="80" w16cid:durableId="338505050">
    <w:abstractNumId w:val="7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137256"/>
    <w:rsid w:val="001A7410"/>
    <w:rsid w:val="001D41A5"/>
    <w:rsid w:val="002B78EE"/>
    <w:rsid w:val="00314B16"/>
    <w:rsid w:val="00343127"/>
    <w:rsid w:val="00523CDC"/>
    <w:rsid w:val="005E70E0"/>
    <w:rsid w:val="00652785"/>
    <w:rsid w:val="007224D9"/>
    <w:rsid w:val="007236DE"/>
    <w:rsid w:val="00737680"/>
    <w:rsid w:val="00907DA8"/>
    <w:rsid w:val="00977C45"/>
    <w:rsid w:val="00B01F86"/>
    <w:rsid w:val="00D0642B"/>
    <w:rsid w:val="00D1452A"/>
    <w:rsid w:val="00D7652D"/>
    <w:rsid w:val="00F9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D1452A"/>
    <w:pPr>
      <w:keepNext/>
      <w:keepLines/>
      <w:spacing w:before="360" w:after="80"/>
      <w:jc w:val="center"/>
      <w:outlineLvl w:val="0"/>
      <w:pPrChange w:id="0" w:author="Khanh Cong" w:date="2024-12-19T20:48:00Z">
        <w:pPr>
          <w:keepNext/>
          <w:keepLines/>
          <w:suppressAutoHyphens/>
          <w:spacing w:before="360" w:after="80"/>
          <w:jc w:val="center"/>
          <w:outlineLvl w:val="0"/>
        </w:pPr>
      </w:pPrChange>
    </w:pPr>
    <w:rPr>
      <w:rFonts w:eastAsiaTheme="majorEastAsia" w:cstheme="majorBidi"/>
      <w:color w:val="000000" w:themeColor="text1"/>
      <w:szCs w:val="40"/>
      <w:rPrChange w:id="0" w:author="Khanh Cong" w:date="2024-12-19T20:48:00Z">
        <w:rPr>
          <w:rFonts w:eastAsiaTheme="majorEastAsia" w:cstheme="majorBidi"/>
          <w:color w:val="000000" w:themeColor="text1"/>
          <w:kern w:val="2"/>
          <w:sz w:val="28"/>
          <w:szCs w:val="40"/>
          <w:lang w:val="en-GB" w:eastAsia="zh-CN" w:bidi="hi-IN"/>
        </w:rPr>
      </w:rPrChange>
    </w:rPr>
  </w:style>
  <w:style w:type="paragraph" w:styleId="Heading2">
    <w:name w:val="heading 2"/>
    <w:basedOn w:val="Normal"/>
    <w:next w:val="Normal"/>
    <w:link w:val="Heading2Char"/>
    <w:uiPriority w:val="9"/>
    <w:unhideWhenUsed/>
    <w:qFormat/>
    <w:rsid w:val="00D0642B"/>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unhideWhenUsed/>
    <w:qFormat/>
    <w:rsid w:val="00D0642B"/>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D0642B"/>
    <w:pPr>
      <w:keepNext/>
      <w:keepLines/>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1452A"/>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D0642B"/>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D0642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rsid w:val="00D0642B"/>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D0642B"/>
    <w:pPr>
      <w:spacing w:after="0" w:line="240" w:lineRule="auto"/>
    </w:pPr>
    <w:rPr>
      <w:rFonts w:ascii="Times New Roman" w:hAnsi="Times New Roman"/>
      <w:sz w:val="28"/>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footer" Target="footer23.xml"/><Relationship Id="rId47" Type="http://schemas.openxmlformats.org/officeDocument/2006/relationships/footer" Target="footer27.xml"/><Relationship Id="rId63" Type="http://schemas.openxmlformats.org/officeDocument/2006/relationships/footer" Target="footer39.xml"/><Relationship Id="rId68" Type="http://schemas.openxmlformats.org/officeDocument/2006/relationships/footer" Target="footer44.xml"/><Relationship Id="rId84" Type="http://schemas.openxmlformats.org/officeDocument/2006/relationships/header" Target="header3.xml"/><Relationship Id="rId89" Type="http://schemas.openxmlformats.org/officeDocument/2006/relationships/footer" Target="footer59.xml"/><Relationship Id="rId16" Type="http://schemas.openxmlformats.org/officeDocument/2006/relationships/footer" Target="footer3.xml"/><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footer" Target="footer15.xml"/><Relationship Id="rId37" Type="http://schemas.openxmlformats.org/officeDocument/2006/relationships/footer" Target="footer19.xml"/><Relationship Id="rId53" Type="http://schemas.openxmlformats.org/officeDocument/2006/relationships/footer" Target="footer32.xml"/><Relationship Id="rId58" Type="http://schemas.openxmlformats.org/officeDocument/2006/relationships/image" Target="media/image14.jpeg"/><Relationship Id="rId74" Type="http://schemas.openxmlformats.org/officeDocument/2006/relationships/footer" Target="footer50.xml"/><Relationship Id="rId79" Type="http://schemas.openxmlformats.org/officeDocument/2006/relationships/header" Target="header2.xml"/><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jpeg"/><Relationship Id="rId22" Type="http://schemas.openxmlformats.org/officeDocument/2006/relationships/footer" Target="footer8.xml"/><Relationship Id="rId27" Type="http://schemas.openxmlformats.org/officeDocument/2006/relationships/image" Target="media/image7.jpeg"/><Relationship Id="rId43" Type="http://schemas.openxmlformats.org/officeDocument/2006/relationships/footer" Target="footer24.xml"/><Relationship Id="rId48" Type="http://schemas.openxmlformats.org/officeDocument/2006/relationships/footer" Target="footer28.xml"/><Relationship Id="rId64" Type="http://schemas.openxmlformats.org/officeDocument/2006/relationships/footer" Target="footer40.xml"/><Relationship Id="rId69" Type="http://schemas.openxmlformats.org/officeDocument/2006/relationships/footer" Target="footer45.xml"/><Relationship Id="rId80" Type="http://schemas.openxmlformats.org/officeDocument/2006/relationships/footer" Target="footer54.xml"/><Relationship Id="rId85" Type="http://schemas.openxmlformats.org/officeDocument/2006/relationships/header" Target="header4.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16.xml"/><Relationship Id="rId38" Type="http://schemas.openxmlformats.org/officeDocument/2006/relationships/footer" Target="footer20.xml"/><Relationship Id="rId59" Type="http://schemas.openxmlformats.org/officeDocument/2006/relationships/footer" Target="footer36.xml"/><Relationship Id="rId103" Type="http://schemas.openxmlformats.org/officeDocument/2006/relationships/image" Target="media/image30.jpeg"/><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22.xml"/><Relationship Id="rId54" Type="http://schemas.openxmlformats.org/officeDocument/2006/relationships/image" Target="media/image13.jpeg"/><Relationship Id="rId62" Type="http://schemas.openxmlformats.org/officeDocument/2006/relationships/image" Target="media/image15.jpeg"/><Relationship Id="rId70" Type="http://schemas.openxmlformats.org/officeDocument/2006/relationships/footer" Target="footer46.xml"/><Relationship Id="rId75" Type="http://schemas.openxmlformats.org/officeDocument/2006/relationships/footer" Target="footer51.xml"/><Relationship Id="rId83" Type="http://schemas.openxmlformats.org/officeDocument/2006/relationships/image" Target="media/image16.jpeg"/><Relationship Id="rId88" Type="http://schemas.openxmlformats.org/officeDocument/2006/relationships/header" Target="header5.xml"/><Relationship Id="rId91" Type="http://schemas.openxmlformats.org/officeDocument/2006/relationships/image" Target="media/image18.jpeg"/><Relationship Id="rId96"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footer" Target="footer29.xml"/><Relationship Id="rId57" Type="http://schemas.openxmlformats.org/officeDocument/2006/relationships/footer" Target="footer35.xml"/><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footer" Target="footer25.xml"/><Relationship Id="rId52" Type="http://schemas.openxmlformats.org/officeDocument/2006/relationships/footer" Target="footer31.xml"/><Relationship Id="rId60" Type="http://schemas.openxmlformats.org/officeDocument/2006/relationships/footer" Target="footer37.xml"/><Relationship Id="rId65" Type="http://schemas.openxmlformats.org/officeDocument/2006/relationships/footer" Target="footer41.xml"/><Relationship Id="rId73" Type="http://schemas.openxmlformats.org/officeDocument/2006/relationships/footer" Target="footer49.xml"/><Relationship Id="rId78" Type="http://schemas.openxmlformats.org/officeDocument/2006/relationships/header" Target="header1.xml"/><Relationship Id="rId81" Type="http://schemas.openxmlformats.org/officeDocument/2006/relationships/footer" Target="footer55.xml"/><Relationship Id="rId86" Type="http://schemas.openxmlformats.org/officeDocument/2006/relationships/footer" Target="footer57.xml"/><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0.jpeg"/><Relationship Id="rId34" Type="http://schemas.openxmlformats.org/officeDocument/2006/relationships/footer" Target="footer17.xml"/><Relationship Id="rId50" Type="http://schemas.openxmlformats.org/officeDocument/2006/relationships/image" Target="media/image12.jpeg"/><Relationship Id="rId55" Type="http://schemas.openxmlformats.org/officeDocument/2006/relationships/footer" Target="footer33.xml"/><Relationship Id="rId76" Type="http://schemas.openxmlformats.org/officeDocument/2006/relationships/footer" Target="footer52.xml"/><Relationship Id="rId97" Type="http://schemas.openxmlformats.org/officeDocument/2006/relationships/image" Target="media/image24.jpe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footer" Target="footer47.xm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9.xml"/><Relationship Id="rId40" Type="http://schemas.openxmlformats.org/officeDocument/2006/relationships/footer" Target="footer21.xml"/><Relationship Id="rId45" Type="http://schemas.openxmlformats.org/officeDocument/2006/relationships/footer" Target="footer26.xml"/><Relationship Id="rId66" Type="http://schemas.openxmlformats.org/officeDocument/2006/relationships/footer" Target="footer42.xml"/><Relationship Id="rId87" Type="http://schemas.openxmlformats.org/officeDocument/2006/relationships/footer" Target="footer58.xml"/><Relationship Id="rId61" Type="http://schemas.openxmlformats.org/officeDocument/2006/relationships/footer" Target="footer38.xml"/><Relationship Id="rId82" Type="http://schemas.openxmlformats.org/officeDocument/2006/relationships/footer" Target="footer56.xml"/><Relationship Id="rId19" Type="http://schemas.openxmlformats.org/officeDocument/2006/relationships/image" Target="media/image5.jpeg"/><Relationship Id="rId14" Type="http://schemas.openxmlformats.org/officeDocument/2006/relationships/image" Target="media/image3.png"/><Relationship Id="rId30" Type="http://schemas.openxmlformats.org/officeDocument/2006/relationships/footer" Target="footer14.xml"/><Relationship Id="rId35" Type="http://schemas.openxmlformats.org/officeDocument/2006/relationships/image" Target="media/image9.jpeg"/><Relationship Id="rId56" Type="http://schemas.openxmlformats.org/officeDocument/2006/relationships/footer" Target="footer34.xml"/><Relationship Id="rId77" Type="http://schemas.openxmlformats.org/officeDocument/2006/relationships/footer" Target="footer53.xml"/><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footer" Target="footer30.xml"/><Relationship Id="rId72" Type="http://schemas.openxmlformats.org/officeDocument/2006/relationships/footer" Target="footer48.xml"/><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image" Target="media/image11.jpeg"/><Relationship Id="rId67" Type="http://schemas.openxmlformats.org/officeDocument/2006/relationships/footer" Target="foot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60</Pages>
  <Words>7580</Words>
  <Characters>43208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3</cp:revision>
  <dcterms:created xsi:type="dcterms:W3CDTF">2024-12-18T12:37:00Z</dcterms:created>
  <dcterms:modified xsi:type="dcterms:W3CDTF">2024-12-19T13:57:00Z</dcterms:modified>
</cp:coreProperties>
</file>