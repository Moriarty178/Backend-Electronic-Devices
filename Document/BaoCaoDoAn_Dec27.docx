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header2.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header3.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8.xml" ContentType="application/vnd.openxmlformats-officedocument.wordprocessingml.header+xml"/>
  <Override PartName="/word/footer5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86287914"/>
    <w:bookmarkStart w:id="1" w:name="_Hlk185880862"/>
    <w:p w14:paraId="47DD7526" w14:textId="77777777" w:rsidR="00234EA9" w:rsidRPr="002B78EE" w:rsidRDefault="00234EA9" w:rsidP="00234EA9">
      <w:pPr>
        <w:spacing w:before="1" w:line="420" w:lineRule="auto"/>
        <w:ind w:right="-1"/>
        <w:jc w:val="center"/>
        <w:rPr>
          <w:rFonts w:cs="Times New Roman"/>
        </w:rPr>
      </w:pPr>
      <w:r w:rsidRPr="002B78EE">
        <w:rPr>
          <w:rFonts w:cs="Times New Roman"/>
          <w:noProof/>
        </w:rPr>
        <mc:AlternateContent>
          <mc:Choice Requires="wpg">
            <w:drawing>
              <wp:anchor distT="5080" distB="5715" distL="5080" distR="5715" simplePos="0" relativeHeight="251688960" behindDoc="1" locked="0" layoutInCell="1" allowOverlap="1" wp14:anchorId="3AB996C3" wp14:editId="7CD99373">
                <wp:simplePos x="0" y="0"/>
                <wp:positionH relativeFrom="margin">
                  <wp:align>center</wp:align>
                </wp:positionH>
                <wp:positionV relativeFrom="paragraph">
                  <wp:posOffset>-345661</wp:posOffset>
                </wp:positionV>
                <wp:extent cx="6750657" cy="9255843"/>
                <wp:effectExtent l="0" t="0" r="12700" b="21590"/>
                <wp:wrapNone/>
                <wp:docPr id="1832160343" name="Group 1832160343"/>
                <wp:cNvGraphicFramePr/>
                <a:graphic xmlns:a="http://schemas.openxmlformats.org/drawingml/2006/main">
                  <a:graphicData uri="http://schemas.microsoft.com/office/word/2010/wordprocessingGroup">
                    <wpg:wgp>
                      <wpg:cNvGrpSpPr/>
                      <wpg:grpSpPr>
                        <a:xfrm>
                          <a:off x="0" y="0"/>
                          <a:ext cx="6750657" cy="9255843"/>
                          <a:chOff x="0" y="0"/>
                          <a:chExt cx="6126480" cy="9235440"/>
                        </a:xfrm>
                      </wpg:grpSpPr>
                      <pic:pic xmlns:pic="http://schemas.openxmlformats.org/drawingml/2006/picture">
                        <pic:nvPicPr>
                          <pic:cNvPr id="984145251" name="Image 2"/>
                          <pic:cNvPicPr/>
                        </pic:nvPicPr>
                        <pic:blipFill>
                          <a:blip r:embed="rId8"/>
                          <a:stretch/>
                        </pic:blipFill>
                        <pic:spPr>
                          <a:xfrm>
                            <a:off x="9360" y="9000"/>
                            <a:ext cx="6108120" cy="9216360"/>
                          </a:xfrm>
                          <a:prstGeom prst="rect">
                            <a:avLst/>
                          </a:prstGeom>
                          <a:ln w="0">
                            <a:noFill/>
                          </a:ln>
                        </pic:spPr>
                      </pic:pic>
                      <wps:wsp>
                        <wps:cNvPr id="1628891890" name="Graphic 3"/>
                        <wps:cNvSpPr/>
                        <wps:spPr>
                          <a:xfrm>
                            <a:off x="0" y="0"/>
                            <a:ext cx="6126480" cy="9235440"/>
                          </a:xfrm>
                          <a:custGeom>
                            <a:avLst/>
                            <a:gdLst>
                              <a:gd name="textAreaLeft" fmla="*/ 0 w 3473280"/>
                              <a:gd name="textAreaRight" fmla="*/ 3478320 w 3473280"/>
                              <a:gd name="textAreaTop" fmla="*/ 0 h 5235840"/>
                              <a:gd name="textAreaBottom" fmla="*/ 5240880 h 5235840"/>
                            </a:gdLst>
                            <a:ahLst/>
                            <a:cxnLst/>
                            <a:rect l="textAreaLeft" t="textAreaTop" r="textAreaRight" b="textAreaBottom"/>
                            <a:pathLst>
                              <a:path w="5981065" h="8828405">
                                <a:moveTo>
                                  <a:pt x="0" y="5080"/>
                                </a:moveTo>
                                <a:lnTo>
                                  <a:pt x="5981065" y="5080"/>
                                </a:lnTo>
                              </a:path>
                              <a:path w="5981065" h="8828405">
                                <a:moveTo>
                                  <a:pt x="5976620" y="0"/>
                                </a:moveTo>
                                <a:lnTo>
                                  <a:pt x="5976620" y="8828405"/>
                                </a:lnTo>
                              </a:path>
                              <a:path w="5981065" h="8828405">
                                <a:moveTo>
                                  <a:pt x="5981065" y="8823960"/>
                                </a:moveTo>
                                <a:lnTo>
                                  <a:pt x="0" y="8823960"/>
                                </a:lnTo>
                              </a:path>
                              <a:path w="5981065" h="8828405">
                                <a:moveTo>
                                  <a:pt x="5080" y="8828405"/>
                                </a:moveTo>
                                <a:lnTo>
                                  <a:pt x="5080" y="0"/>
                                </a:lnTo>
                              </a:path>
                            </a:pathLst>
                          </a:custGeom>
                          <a:noFill/>
                          <a:ln w="9525">
                            <a:solidFill>
                              <a:srgbClr val="0000FF"/>
                            </a:solidFill>
                            <a:round/>
                          </a:ln>
                        </wps:spPr>
                        <wps:style>
                          <a:lnRef idx="0">
                            <a:scrgbClr r="0" g="0" b="0"/>
                          </a:lnRef>
                          <a:fillRef idx="0">
                            <a:scrgbClr r="0" g="0" b="0"/>
                          </a:fillRef>
                          <a:effectRef idx="0">
                            <a:scrgbClr r="0" g="0" b="0"/>
                          </a:effectRef>
                          <a:fontRef idx="minor"/>
                        </wps:style>
                        <wps:bodyPr/>
                      </wps:wsp>
                      <wps:wsp>
                        <wps:cNvPr id="2090948785" name="Graphic 4"/>
                        <wps:cNvSpPr/>
                        <wps:spPr>
                          <a:xfrm>
                            <a:off x="2005920" y="1351440"/>
                            <a:ext cx="2080440" cy="720"/>
                          </a:xfrm>
                          <a:custGeom>
                            <a:avLst/>
                            <a:gdLst>
                              <a:gd name="textAreaLeft" fmla="*/ 0 w 1179360"/>
                              <a:gd name="textAreaRight" fmla="*/ 1184400 w 1179360"/>
                              <a:gd name="textAreaTop" fmla="*/ 0 h 360"/>
                              <a:gd name="textAreaBottom" fmla="*/ 5898240 h 360"/>
                            </a:gdLst>
                            <a:ahLst/>
                            <a:cxnLst/>
                            <a:rect l="textAreaLeft" t="textAreaTop" r="textAreaRight" b="textAreaBottom"/>
                            <a:pathLst>
                              <a:path w="2031364">
                                <a:moveTo>
                                  <a:pt x="0" y="0"/>
                                </a:moveTo>
                                <a:lnTo>
                                  <a:pt x="2031226" y="0"/>
                                </a:lnTo>
                              </a:path>
                            </a:pathLst>
                          </a:custGeom>
                          <a:noFill/>
                          <a:ln w="12217">
                            <a:solidFill>
                              <a:srgbClr val="000000"/>
                            </a:solidFill>
                            <a:prstDash val="sysDash"/>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1093035200" name="Image 4"/>
                          <pic:cNvPicPr/>
                        </pic:nvPicPr>
                        <pic:blipFill>
                          <a:blip r:embed="rId9"/>
                          <a:stretch/>
                        </pic:blipFill>
                        <pic:spPr>
                          <a:xfrm>
                            <a:off x="2111400" y="1586160"/>
                            <a:ext cx="1647720" cy="1972800"/>
                          </a:xfrm>
                          <a:prstGeom prst="rect">
                            <a:avLst/>
                          </a:prstGeom>
                          <a:ln w="0">
                            <a:noFill/>
                          </a:ln>
                        </pic:spPr>
                      </pic:pic>
                    </wpg:wgp>
                  </a:graphicData>
                </a:graphic>
                <wp14:sizeRelH relativeFrom="margin">
                  <wp14:pctWidth>0</wp14:pctWidth>
                </wp14:sizeRelH>
                <wp14:sizeRelV relativeFrom="margin">
                  <wp14:pctHeight>0</wp14:pctHeight>
                </wp14:sizeRelV>
              </wp:anchor>
            </w:drawing>
          </mc:Choice>
          <mc:Fallback>
            <w:pict>
              <v:group w14:anchorId="233469B6" id="Group 1832160343" o:spid="_x0000_s1026" style="position:absolute;margin-left:0;margin-top:-27.2pt;width:531.55pt;height:728.8pt;z-index:-251627520;mso-wrap-distance-left:.4pt;mso-wrap-distance-top:.4pt;mso-wrap-distance-right:.45pt;mso-wrap-distance-bottom:.45pt;mso-position-horizontal:center;mso-position-horizontal-relative:margin;mso-width-relative:margin;mso-height-relative:margin" coordsize="61264,9235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Y9fDnj/8A5SPeFP8AsFV9xvXw&#10;54//AOUj3hT/ALBVAH3FH9yvn39vD/k1jx7/ANef/s1fQUf3K+ff28P+TWPHv/Xn/wCzUFR3Pxr+&#10;An/I33f/AF4N/wChxUUfAT/kb7v/AK8G/wDQ4qKgso23/Jcl/wCxi/8Abiv6F9F/5B1p/wBcEr+e&#10;i2/5Lkv/AGMX/txX9C+i/wDIOtP+uCURJkY/xN/5J74j/wCvGX/0Gvmr/gmb/wAkR1P/ALDF1/6H&#10;X0r8Tf8AknviP/rxl/8AQa+av+CZv/JEdT/7DF1/6HQQfX1FFFW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Bj18OeP/APlI94U/&#10;7BVfcb18OeP/APlI94U/7BVAH3FH9yvn39vD/k1jx7/15/8As1fQUf3K+ff28P8Ak1jx7/15/wDs&#10;1BUdz8a/gJ/yN93/ANeDf+hxUUfAT/kb7v8A68G/9DioqCyjbf8AJcl/7GL/ANuK/oX0X/kHWn/X&#10;BK/notv+S5L/ANjF/wC3Ff0L6L/yDrT/AK4JREmRj/E3/knviP8A68Zf/Qa+av8Agmb/AMkR1P8A&#10;7DF1/wCh19K/E3/knviP/rxl/wDQa+av+CZv/JEdT/7DF1/6HQQfX1FFFW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GP&#10;Xw54/wD+Uj3hT/sFV9xvXw54/wD+Uj3hT/sFUAfcUf3K+ff28P8Ak1jx7/15/wDs1fQUf3K+ff28&#10;P+TWPHv/AF5/+zUFR3Pxr+An/I33f/Xg3/ocVFHwE/5G+7/68G/9DioqCyjbf8lyX/sYv/biv6F9&#10;F/5B1p/1wSv56Lb/AJLkv/Yxf+3Ff0L6L/yDrT/rglESZGP8Tf8AknviP/rxl/8AQa+av+CZv/JE&#10;dT/7DF1/6HX0r8Tf+Se+I/8Arxl/9Br5q/4Jm/8AJEdT/wCwxdf+h0EH19RRRVg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x6+HPH/APyke8Kf9gqvuN6+HPH/&#10;APyke8Kf9gqgD7ij+5Xz7+3h/wAmsePf+vP/ANmr6Cj+5Xz7+3h/yax49/68/wD2agqO5+NfwE/5&#10;G+7/AOvBv/Q4qKPgJ/yN93/14N/6HFRUFlG2/wCS5L/2MX/txX9C+i/8g60/64JX89Ft/wAlyX/s&#10;Yv8A24r+hfRf+Qdaf9cEoiTIx/ib/wAk98R/9eMv/oNfNX/BM3/kiOp/9hi6/wDQ6+lfib/yT3xH&#10;/wBeMv8A6DXzV/wTN/5Ijqf/AGGLr/0Ogg+vqKKKs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x6+HPH//ACke8Kf9&#10;gqvuN6+HPH//ACke8Kf9gqgD7ij+5Xz7+3h/yax49/68/wD2avoKP7lfPv7eH/JrHj3/AK8//ZqC&#10;o7n41/AT/kb7v/rwb/0OKij4Cf8AI33f/Xg3/ocVFQWUbb/kuS/9jF/7cV/Qvov/ACDrT/rglfz0&#10;W3/Jcl/7GL/24r+hfRf+Qdaf9cEoiTIx/ib/AMk98R/9eMv/AKDXzV/wTN/5Ijqf/YYuv/Q6+lfi&#10;b/yT3xH/ANeMv/oNfNX/AATN/wCSI6n/ANhi6/8AQ6CD6+oooqw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x6+HPH/8A&#10;yke8Kf8AYKr7jevhzx//AMpHvCn/AGCqAPuKP7lfPv7eH/JrHj3/AK8//Zq+go/uV8+/t4f8mseP&#10;f+vP/wBmoKjufjX8BP8Akb7v/rwb/wBDioo+An/I33f/AF4N/wChxUVBZRtv+S5L/wBjF/7cV/Qv&#10;ov8AyDrT/rglfz0W3/Jcl/7GL/24r+hfRf8AkHWn/XBKIkyMf4m/8k98R/8AXjL/AOg181f8Ezf+&#10;SI6n/wBhi6/9Dr6V+Jv/ACT3xH/14y/+g181f8Ezf+SI6n/2GLr/ANDoIPr6iiir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Mevhz&#10;x/8A8pHvCn/YKr7jevhzx/8A8pHvCn/YKoA+4o/uV8+/t4f8msePf+vP/wBmr6Cj+5Xz7+3h/wAm&#10;sePf+vP/ANmoKjufjX8BP+Rvu/8Arwb/ANDioo+An/I33f8A14N/6HFRUFlG2/5Lkv8A2MX/ALcV&#10;/Qvov/IOtP8Arglfz0W3/Jcl/wCxi/8Abiv6F9F/5B1p/wBcEoiTIx/ib/yT3xH/ANeMv/oNfNX/&#10;AATN/wCSI6n/ANhi6/8AQ6+lfib/AMk98R/9eMv/AKDXzV/wTN/5Ijqf/YYuv/Q6CD6+oooqw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Y9fDnj//AJSPeFP+wVX3G9fDnj//AJSP&#10;eFP+wVQB9xR/cr59/bw/5NY8e/8AXn/7NX0FH9yvn39vD/k1jx7/ANef/s1BUdz8a/gJ/wAjfd/9&#10;eDf+hxUUfAT/AJG+7/68G/8AQ4qKgso23/Jcl/7GL/24r+hfRf8AkHWn/XBK/notv+S5L/2MX/tx&#10;X9C+i/8AIOtP+uCURJkY/wATf+Se+I/+vGX/ANBr5q/4Jm/8kR1P/sMXX/odfSvxN/5J74j/AOvG&#10;X/0Gvmr/AIJm/wDJEdT/AOwxdf8AodBB9f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Bj18OeP/wDlI94U/wCwVX3G9fDn&#10;j/8A5SPeFP8AsFUAfcUf3K+ff28P+TWPHv8A15/+zV9BR/cr59/bw/5NY8e/9ef/ALNQVHc/Gv4C&#10;f8jfd/8AXg3/AKHFRR8BP+Rvu/8Arwb/ANDioqCyjbf8lyX/ALGL/wBuK/oX0X/kHWn/AFwSv56L&#10;b/kuS/8AYxf+3Ff0L6L/AMg60/64JREmRj/E3/knviP/AK8Zf/Qa+av+CZv/ACRHU/8AsMXX/odf&#10;SvxN/wCSe+I/+vGX/wBBr5q/4Jm/8kR1P/sMXX/odBB9fUUUVY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GPXw54/8A+Uj3hT/s&#10;FV9xvXw54/8A+Uj3hT/sFUAfcUf3K+ff28P+TWPHv/Xn/wCzV9BR/cr59/bw/wCTWPHv/Xn/AOzU&#10;FR3Pxr+An/I33f8A14N/6HFRR8BP+Rvu/wDrwb/0OKioLKNt/wAlyX/sYv8A24r+hfRf+Qdaf9cE&#10;r+ei2/5Lkv8A2MX/ALcV/Qvov/IOtP8ArglESZGP8Tf+Se+I/wDrxl/9Br5q/wCCZv8AyRHU/wDs&#10;MXX/AKHX0r8Tf+Se+I/+vGX/ANBr5q/4Jm/8kR1P/sMXX/odBB9fUUUVY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Y9f&#10;Dnj/AP5SPeFP+wVX3G9fDnj/AP5SPeFP+wVQB9xR/cr59/bw/wCTWPHv/Xn/AOzV9BR/cr59/bw/&#10;5NY8e/8AXn/7NQVHc/Gv4Cf8jfd/9eDf+hxUUfAT/kb7v/rwb/0OKioLKNt/yXJf+xi/9uK/oX0X&#10;/kHWn/XBK/notv8AkuS/9jF/7cV/Qvov/IOtP+uCURJkY/xN/wCSe+I/+vGX/wBBr5q/4Jm/8kR1&#10;P/sMXX/odfSvxN/5J74j/wCvGX/0Gvmr/gmb/wAkR1P/ALDF1/6HQQfX1FFFW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GPXw54//wCUj3hT/sFV9xvXw54//wCUj3hT/sFUAfcUf3K+ff28P+TWPHv/AF5/+zV9BR/c&#10;r59/bw/5NY8e/wDXn/7NQVHc/Gv4Cf8AI33f/Xg3/ocVFHwE/wCRvu/+vBv/AEOKioLKNt/yXJf+&#10;xi/9uK/oX0X/AJB1p/1wSv56Lb/kuS/9jF/7cV/Qvov/ACDrT/rglESZGP8AE3/knviP/rxl/wDQ&#10;a+av+CZv/JEdT/7DF1/6HX0r8Tf+Se+I/wDrxl/9Br5q/wCCZv8AyRHU/wDsMXX/AKHQQfX1FFFW&#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DHr4c8f8A/KR7wp/2Cq+43r4c8f8A&#10;/KR7wp/2CqAPuKP7lfPv7eH/ACax49/68/8A2avoKP7lfPv7eH/JrHj3/rz/APZqCo7n41/AT/kb&#10;7v8A68G/9Dioo+An/I33f/Xg3/ocVFQWUbb/AJLkv/Yxf+3Ff0L6L/yDrT/rglfz0W3/ACXJf+xi&#10;/wDbiv6F9F/5B1p/1wSiJMjH+Jv/ACT3xH/14y/+g181f8Ezf+SI6n/2GLr/ANDr6V+Jv/JPfEf/&#10;AF4y/wDoNfNX/BM3/kiOp/8AYYuv/Q6CD6+oooqw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DHr4c8f/8AKR7wp/2C&#10;q+43r4c8f/8AKR7wp/2CqAPuKP7lfPv7eH/JrHj3/rz/APZq+go/uV8+/t4f8msePf8Arz/9moKj&#10;ufjX8BP+Rvu/+vBv/Q4qKPgJ/wAjfd/9eDf+hxUVBZRtv+S5L/2MX/txX9C+i/8AIOtP+uCV/PRb&#10;f8lyX/sYv/biv6F9F/5B1p/1wSiJMjH+Jv8AyT3xH/14y/8AoNfNX/BM3/kiOp/9hi6/9Dr6V+Jv&#10;/JPfEf8A14y/+g181f8ABM3/AJIjqf8A2GLr/wBDoIPr6iiir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DHr4c8f/wDK&#10;R7wp/wBgqvuN6+HPH/8Ayke8Kf8AYKoA+4o/uV8+/t4f8msePf8Arz/9mr6Cj+5Xz7+3h/yax49/&#10;68//AGagqO5+NfwE/wCRvu/+vBv/AEOKij4Cf8jfd/8AXg3/AKHFRUFlG2/5Lkv/AGMX/txX9C+i&#10;/wDIOtP+uCV/PRbf8lyX/sYv/biv6F9F/wCQdaf9cEoiTIx/ib/yT3xH/wBeMv8A6DXzV/wTN/5I&#10;jqf/AGGLr/0OvpX4m/8AJPfEf/XjL/6DXzV/wTN/5Ijqf/YYuv8A0Ogg+vqKKKs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x6+HPH&#10;/wDyke8Kf9gqvuN6+HPH/wDyke8Kf9gqgD7ij+5Xz7+3h/yax49/68//AGavoKP7lfPv7eH/ACax&#10;49/68/8A2agqO5+NfwE/5G+7/wCvBv8A0OKij4Cf8jfd/wDXg3/ocVFQWUbb/kuS/wDYxf8AtxX9&#10;C+i/8g60/wCuCV/PRbf8lyX/ALGL/wBuK/oX0X/kHWn/AFwSiJMjH+Jv/JPfEf8A14y/+g181f8A&#10;BM3/AJIjqf8A2GLr/wBDr6V+Jv8AyT3xH/14y/8AoNfNX/BM3/kiOp/9hi6/9DoIPr6iiir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Bj18OeP/8AlI94U/7BVfcb18OeP/8AlI94&#10;U/7BVAH3FH9yvn39vD/k1jx7/wBef/s1fQUf3K+ff28P+TWPHv8A15/+zUFR3Pxr+An/ACN93/14&#10;N/6HFRR8BP8Akb7v/rwb/wBDioqCyjbf8lyX/sYv/biv6F9F/wCQdaf9cEr+ei2/5Lkv/Yxf+3Ff&#10;0L6L/wAg60/64JREmRj/ABN/5J74j/68Zf8A0Gvmr/gmb/yRHU/+wxdf+h19K/E3/knviP8A68Zf&#10;/Qa+av8Agmb/AMkR1P8A7DF1/wCh0EH19RRRVg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GPXw54//AOUj3hT/ALBVfcb18OeP&#10;/wDlI94U/wCwVQB9xR/cr59/bw/5NY8e/wDXn/7NX0FH9yvn39vD/k1jx7/15/8As1BUdz8a/gJ/&#10;yN93/wBeDf8AocVFHwE/5G+7/wCvBv8A0OKioLKNt/yXJf8AsYv/AG4r+hfRf+Qdaf8AXBK/notv&#10;+S5L/wBjF/7cV/Qvov8AyDrT/rglESZGP8Tf+Se+I/8Arxl/9Br5q/4Jm/8AJEdT/wCwxdf+h19K&#10;/E3/AJJ74j/68Zf/AEGvmr/gmb/yRHU/+wxdf+h0EH19RRRVg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Y9fDnj/wD5SPeFP+wV&#10;X3G9fDnj/wD5SPeFP+wVQB9xR/cr59/bw/5NY8e/9ef/ALNX0FH9yvn39vD/AJNY8e/9ef8A7NQV&#10;Hc/Gv4Cf8jfd/wDXg3/ocVFHwE/5G+7/AOvBv/Q4qKgso23/ACXJf+xi/wDbiv6F9F/5B1p/1wSv&#10;56Lb/kuS/wDYxf8AtxX9C+i/8g60/wCuCURJkY/xN/5J74j/AOvGX/0Gvmr/AIJm/wDJEdT/AOwx&#10;df8AodfSvxN/5J74j/68Zf8A0Gvmr/gmb/yRHU/+wxdf+h0EH19RRRVg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Bj18O&#10;eP8A/lI94U/7BVfcb18OeP8A/lI94U/7BVAH3FH9yvn39vD/AJNY8e/9ef8A7NX0FH9yvn39vD/k&#10;1jx7/wBef/s1BUdz8a/gJ/yN93/14N/6HFRR8BP+Rvu/+vBv/Q4qKgso23/Jcl/7GL/24r+hfRf+&#10;Qdaf9cEr+ei2/wCS5L/2MX/txX9C+i/8g60/64JREmRj/E3/AJJ74j/68Zf/AEGvmr/gmb/yRHU/&#10;+wxdf+h19K/E3/knviP/AK8Zf/Qa+av+CZv/ACRHU/8AsMXX/odBB9fUUUVY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Y9fDnj//AJSPeFP+wVX3G9fDnj//AJSPeFP+wVQB9xR/cr59/bw/5NY8e/8AXn/7NX0FH9yv&#10;n39vD/k1jx7/ANef/s1BUdz8a/gJ/wAjfd/9eDf+hxUUfAT/AJG+7/68G/8AQ4qKgso23/Jcl/7G&#10;L/24r+hfRf8AkHWn/XBK/notv+S5L/2MX/txX9C+i/8AIOtP+uCURJkY/wATf+Se+I/+vGX/ANBr&#10;5q/4Jm/8kR1P/sMXX/odfSvxN/5J74j/AOvGX/0Gvmr/AIJm/wDJEdT/AOwxdf8AodBB9fUUUVY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Mevhzx/wD8pHvCn/YKr7jevhzx/wD8&#10;pHvCn/YKoA+4o/uV8+/t4f8AJrHj3/rz/wDZq+go/uV8+/t4f8msePf+vP8A9moKjufjX8BP+Rvu&#10;/wDrwb/0OKij4Cf8jfd/9eDf+hxUVBZRtv8AkuS/9jF/7cV/Qvov/IOtP+uCV/PRbf8AJcl/7GL/&#10;ANuK/oX0X/kHWn/XBKIkyMf4m/8AJPfEf/XjL/6DXzV/wTN/5Ijqf/YYuv8A0OvpX4m/8k98R/8A&#10;XjL/AOg181f8Ezf+SI6n/wBhi6/9DoIPr6iiir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Mevhzx//wApHvCn/YKr&#10;7jevhzx//wApHvCn/YKoA+4o/uV8+/t4f8msePf+vP8A9mr6Cj+5Xz7+3h/yax49/wCvP/2agqO5&#10;+NfwE/5G+7/68G/9Dioo+An/ACN93/14N/6HFRUFlG2/5Lkv/Yxf+3Ff0L6L/wAg60/64JX89Ft/&#10;yXJf+xi/9uK/oX0X/kHWn/XBKIkyMf4m/wDJPfEf/XjL/wCg181f8Ezf+SI6n/2GLr/0OvpX4m/8&#10;k98R/wDXjL/6DXzV/wAEzf8AkiOp/wDYYuv/AEOgg+vqKKKs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Mevhzx//AMpH&#10;vCn/AGCq+43r4c8f/wDKR7wp/wBgqgD7ij+5Xz7+3h/yax49/wCvP/2avoKP7lfPv7eH/JrHj3/r&#10;z/8AZqCo7n41/AT/AJG+7/68G/8AQ4qKPgJ/yN93/wBeDf8AocVFQWUbb/kuS/8AYxf+3Ff0L6L/&#10;AMg60/64JX89Ft/yXJf+xi/9uK/oX0X/AJB1p/1wSiJMjH+Jv/JPfEf/AF4y/wDoNfNX/BM3/kiO&#10;p/8AYYuv/Q6+lfib/wAk98R/9eMv/oNfNX/BM3/kiOp/9hi6/wDQ6CD6+oooqw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DHr4c8f/&#10;APKR7wp/2Cq+43r4c8f/APKR7wp/2CqAPuKP7lfPv7eH/JrHj3/rz/8AZq+go/uV8+/t4f8AJrHj&#10;3/rz/wDZqCo7n41/AT/kb7v/AK8G/wDQ4qKPgJ/yN93/ANeDf+hxUVBZRtv+S5L/ANjF/wC3Ff0L&#10;6L/yDrT/AK4JX89Ft/yXJf8AsYv/AG4r+hfRf+Qdaf8AXBKIkyMf4m/8k98R/wDXjL/6DXzV/wAE&#10;zf8AkiOp/wDYYuv/AEOvpX4m/wDJPfEf/XjL/wCg181f8Ezf+SI6n/2GLr/0Ogg+vqKKKs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GPXw54//wCUj3hT/sFV9xvXw54//wCUj3hT&#10;/sFUAfcUf3K+ff28P+TWPHv/AF5/+zV9BR/cr59/bw/5NY8e/wDXn/7NQVHc/Gv4Cf8AI33f/Xg3&#10;/ocVFHwE/wCRvu/+vBv/AEOKioLKNt/yXJf+xi/9uK/oX0X/AJB1p/1wSv56Lb/kuS/9jF/7cV/Q&#10;vov/ACDrT/rglESZGP8AE3/knviP/rxl/wDQa+av+CZv/JEdT/7DF1/6HX0r8Tf+Se+I/wDrxl/9&#10;Br5q/wCCZv8AyRHU/wDsMXX/AKHQQfX1FFFW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DHr4c8f8A/KR7wp/2Cq+43r4c8f8A/KR7wp/2CqAPuKP7lfPv7eH/ACax49/68/8A2avo&#10;KP7lfPv7eH/JrHj3/rz/APZqCo7n41/AT/kb7v8A68G/9Dioo+An/I33f/Xg3/ocVFQWUbb/AJLk&#10;v/Yxf+3Ff0L6L/yDrT/rglfz0W3/ACXJf+xi/wDbiv6F9F/5B1p/1wSiJMjH+Jv/ACT3xH/14y/+&#10;g181f8Ezf+SI6n/2GLr/ANDr6V+Jv/JPfEf/AF4y/wDoNfNX/BM3/kiOp/8AYYuv/Q6CD6+oooqw&#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Y9fDnj/8A5SPeFP8AsFV9xvXw54//&#10;AOUj3hT/ALBVAH3FH9yvn39vD/k1jx7/ANef/s1fQUf3K+ff28P+TWPHv/Xn/wCzUFR3Pxr+An/I&#10;33f/AF4N/wChxUUfAT/kb7v/AK8G/wDQ4qKgso23/Jcl/wCxi/8Abiv6F9F/5B1p/wBcEr+ei2/5&#10;Lkv/AGMX/txX9C+i/wDIOtP+uCURJkY/xN/5J74j/wCvGX/0Gvmr/gmb/wAkR1P/ALDF1/6HX0r8&#10;Tf8AknviP/rxl/8AQa+av+CZv/JEdT/7DF1/6HQQfX1FFFW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Bj18OeP/APlI94U/7BVf&#10;cb18OeP/APlI94U/7BVAH3FH9yvn39vD/k1jx7/15/8As1fQUf3K+ff28P8Ak1jx7/15/wDs1BUd&#10;z8a/gJ/yN93/ANeDf+hxUUfAT/kb7v8A68G/9DioqCyjbf8AJcl/7GL/ANuK/oX0X/kHWn/XBK/n&#10;otv+S5L/ANjF/wC3Ff0L6L/yDrT/AK4JREmRj/E3/knviP8A68Zf/Qa+av8Agmb/AMkR1P8A7DF1&#10;/wCh19K/E3/knviP/rxl/wDQa+av+CZv/JEdT/7DF1/6HQQfX1FFFW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GPXw54&#10;/wD+Uj3hT/sFV9xvXw54/wD+Uj3hT/sFUAfcUf3K+ff28P8Ak1jx7/15/wDs1fQUf3K+ff28P+TW&#10;PHv/AF5/+zUFR3Pxr+An/I33f/Xg3/ocVFHwE/5G+7/68G/9DioqCyjbf8lyX/sYv/biv6F9F/5B&#10;1p/1wSv56Lb/AJLkv/Yxf+3Ff0L6L/yDrT/rglESZGP8Tf8AknviP/rxl/8AQa+av+CZv/JEdT/7&#10;DF1/6HX0r8Tf+Se+I/8Arxl/9Br5q/4Jm/8AJEdT/wCwxdf+h0EH19RRRVg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Bj18OeP/8AlI94U/7BVfcb18OeP/8AlI94U/7BVAH3FH9yvn39vD/k1jx7/wBef/s1fQUf3K+f&#10;f28P+TWPHv8A15/+zUFR3Pxr+An/ACN93/14N/6HFRR8BP8Akb7v/rwb/wBDioqCyjbf8lyX/sYv&#10;/biv6F9F/wCQdaf9cEr+ei2/5Lkv/Yxf+3Ff0L6L/wAg60/64JREmRj/ABN/5J74j/68Zf8A0Gvm&#10;r/gmb/yRHU/+wxdf+h19K/E3/knviP8A68Zf/Qa+av8Agmb/AMkR1P8A7DF1/wCh0EH19RRRVg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x6+HPH/APyke8Kf9gqvuN6+HPH/APyk&#10;e8Kf9gqgD7ij+5Xz7+3h/wAmsePf+vP/ANmr6Cj+5Xz7+3h/yax49/68/wD2agqO5+NfwE/5G+7/&#10;AOvBv/Q4qKPgJ/yN93/14N/6HFRUFlG2/wCS5L/2MX/txX9C+i/8g60/64JX89Ft/wAlyX/sYv8A&#10;24r+hfRf+Qdaf9cEoiTIx/ib/wAk98R/9eMv/oNfNX/BM3/kiOp/9hi6/wDQ6+lfib/yT3xH/wBe&#10;Mv8A6DXzV/wTN/5Ijqf/AGGLr/0Ogg+vqKKKs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x6+HPH//ACke8Kf9gqvu&#10;N6+HPH//ACke8Kf9gqgD7ij+5Xz7+3h/yax49/68/wD2avoKP7lfPv7eH/JrHj3/AK8//ZqCo7n4&#10;1/AT/kb7v/rwb/0OKij4Cf8AI33f/Xg3/ocVFQWUbb/kuS/9jF/7cV/Qvov/ACDrT/rglfz0W3/J&#10;cl/7GL/24r+hfRf+Qdaf9cEoiTIx/ib/AMk98R/9eMv/AKDXzV/wTN/5Ijqf/YYuv/Q6+lfib/yT&#10;3xH/ANeMv/oNfNX/AATN/wCSI6n/ANhi6/8AQ6CD6+oooqw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x6+HPH/8Ayke8&#10;Kf8AYKr7jevhzx//AMpHvCn/AGCqAPuKP7lfPv7eH/JrHj3/AK8//Zq+go/uV8+/t4f8msePf+vP&#10;/wBmoKjufjX8BP8Akb7v/rwb/wBDioo+An/I33f/AF4N/wChxUVBZRtv+S5L/wBjF/7cV/Qvov8A&#10;yDrT/rglfz0W3/Jcl/7GL/24r+hfRf8AkHWn/XBKIkyMf4m/8k98R/8AXjL/AOg181f8Ezf+SI6n&#10;/wBhi6/9Dr6V+Jv/ACT3xH/14y/+g181f8Ezf+SI6n/2GLr/ANDoIPr6iiir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Mevhzx/8A&#10;8pHvCn/YKr7jevhzx/8A8pHvCn/YKoA+4o/uV8+/t4f8msePf+vP/wBmr6Cj+5Xz7+3h/wAmsePf&#10;+vP/ANmoKjufjX8BP+Rvu/8Arwb/ANDioo+An/I33f8A14N/6HFRUFlG2/5Lkv8A2MX/ALcV/Qvo&#10;v/IOtP8Arglfz0W3/Jcl/wCxi/8Abiv6F9F/5B1p/wBcEoiTIx/ib/yT3xH/ANeMv/oNfNX/AATN&#10;/wCSI6n/ANhi6/8AQ6+lfib/AMk98R/9eMv/AKDXzV/wTN/5Ijqf/YYuv/Q6CD6+oooqw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Y9fDnj//AJSPeFP+wVX3G9fDnj//AJSPeFP+&#10;wVQB9xR/cr59/bw/5NY8e/8AXn/7NX0FH9yvn39vD/k1jx7/ANef/s1BUdz8a/gJ/wAjfd/9eDf+&#10;hxUUfAT/AJG+7/68G/8AQ4qKgso23/Jcl/7GL/24r+hfRf8AkHWn/XBK/notv+S5L/2MX/txX9C+&#10;i/8AIOtP+uCURJkY/wATf+Se+I/+vGX/ANBr5q/4Jm/8kR1P/sMXX/odfSvxN/5J74j/AOvGX/0G&#10;vmr/AIJm/wDJEdT/AOwxdf8AodBB9fUUUVY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Mevhzx/wD8pHvCn/YKr7jevhzx/wD8pHvCn/YKoA+4o/uV8+/t4f8AJrHj3/rz/wDZq+go&#10;/uV8+/t4f8msePf+vP8A9moKjufjX8BP+Rvu/wDrwb/0OKij4Cf8jfd/9eDf+hxUVBZRtv8AkuS/&#10;9jF/7cV/Qvov/IOtP+uCV/PRbf8AJcl/7GL/ANuK/oX0X/kHWn/XBKIkyMf4m/8AJPfEf/XjL/6D&#10;XzV/wTN/5Ijqf/YYuv8A0OvpX4m/8k98R/8AXjL/AOg181f8Ezf+SI6n/wBhi6/9DoIPr6iiir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Bj18OeP/wDlI94U/wCwVX3G9fDnj/8A&#10;5SPeFP8AsFUAfcUf3K+ff28P+TWPHv8A15/+zV9BR/cr59/bw/5NY8e/9ef/ALNQVHc/Gv4Cf8jf&#10;d/8AXg3/AKHFRR8BP+Rvu/8Arwb/ANDioqCyjbf8lyX/ALGL/wBuK/oX0X/kHWn/AFwSv56Lb/ku&#10;S/8AYxf+3Ff0L6L/AMg60/64JREmRj/E3/knviP/AK8Zf/Qa+av+CZv/ACRHU/8AsMXX/odfSvxN&#10;/wCSe+I/+vGX/wBBr5q/4Jm/8kR1P/sMXX/odBB9fUUUVY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GPXw54/8A+Uj3hT/sFV9x&#10;vXw54/8A+Uj3hT/sFUAfcUf3K+ff28P+TWPHv/Xn/wCzV9BR/cr59/bw/wCTWPHv/Xn/AOzUFR3P&#10;xr+An/I33f8A14N/6HFRR8BP+Rvu/wDrwb/0OKioLKNt/wAlyX/sYv8A24r+hfRf+Qdaf9cEr+ei&#10;2/5Lkv8A2MX/ALcV/Qvov/IOtP8ArglESZGP8Tf+Se+I/wDrxl/9Br5q/wCCZv8AyRHU/wDsMXX/&#10;AKHX0r8Tf+Se+I/+vGX/ANBr5q/4Jm/8kR1P/sMXX/odBB9fUUUVY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Y9fDnj/&#10;AP5SPeFP+wVX3G9fDnj/AP5SPeFP+wVQB9xR/cr59/bw/wCTWPHv/Xn/AOzV9BR/cr59/bw/5NY8&#10;e/8AXn/7NQVHc/Gv4Cf8jfd/9eDf+hxUUfAT/kb7v/rwb/0OKioLKNt/yXJf+xi/9uK/oX0X/kHW&#10;n/XBK/notv8AkuS/9jF/7cV/Qvov/IOtP+uCURJkY/xN/wCSe+I/+vGX/wBBr5q/4Jm/8kR1P/sM&#10;XX/odfSvxN/5J74j/wCvGX/0Gvmr/gmb/wAkR1P/ALDF1/6HQQfX1FFFW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GPXw54//wCUj3hT/sFV9xvXw54//wCUj3hT/sFUAfcUf3K+ff28P+TWPHv/AF5/+zV9BR/cr59/&#10;bw/5NY8e/wDXn/7NQVHc/Gv4Cf8AI33f/Xg3/ocVFHwE/wCRvu/+vBv/AEOKioLKNt/yXJf+xi/9&#10;uK/oX0X/AJB1p/1wSv56Lb/kuS/9jF/7cV/Qvov/ACDrT/rglESZGP8AE3/knviP/rxl/wDQa+av&#10;+CZv/JEdT/7DF1/6HX0r8Tf+Se+I/wDrxl/9Br5q/wCCZv8AyRHU/wDsMXX/AKHQQfX1FFFW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DHr4c8f8A/KR7wp/2Cq+43r4c8f8A/KR7&#10;wp/2CqAPuKP7lfPv7eH/ACax49/68/8A2avoKP7lfPv7eH/JrHj3/rz/APZqCo7n41/AT/kb7v8A&#10;68G/9Dioo+An/I33f/Xg3/ocVFQWUbb/AJLkv/Yxf+3Ff0L6L/yDrT/rglfz0W3/ACXJf+xi/wDb&#10;iv6F9F/5B1p/1wSiJMjH+Jv/ACT3xH/14y/+g181f8Ezf+SI6n/2GLr/ANDr6V+Jv/JPfEf/AF4y&#10;/wDoNfNX/BM3/kiOp/8AYYuv/Q6CD6+oooqw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DHr4c8f/8AKR7wp/2Cq+43&#10;r4c8f/8AKR7wp/2CqAPuKP7lfPv7eH/JrHj3/rz/APZq+go/uV8+/t4f8msePf8Arz/9moKjufjX&#10;8BP+Rvu/+vBv/Q4qKPgJ/wAjfd/9eDf+hxUVBZRtv+S5L/2MX/txX9C+i/8AIOtP+uCV/PRbf8ly&#10;X/sYv/biv6F9F/5B1p/1wSiJMjH+Jv8AyT3xH/14y/8AoNfNX/BM3/kiOp/9hi6/9Dr6V+Jv/JPf&#10;Ef8A14y/+g181f8ABM3/AJIjqf8A2GLr/wBDoIPr6iiir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DHr4c8f/wDKR7wp&#10;/wBgqvuN6+HPH/8Ayke8Kf8AYKoA+4o/uV8+/t4f8msePf8Arz/9mr6Cj+5Xz7+3h/yax49/68//&#10;AGagqO5+NfwE/wCRvu/+vBv/AEOKij4Cf8jfd/8AXg3/AKHFRUFlG2/5Lkv/AGMX/txX9C+i/wDI&#10;OtP+uCV/PRbf8lyX/sYv/biv6F9F/wCQdaf9cEoiTIx/ib/yT3xH/wBeMv8A6DXzV/wTN/5Ijqf/&#10;AGGLr/0OvpX4m/8AJPfEf/XjL/6DXzV/wTN/5Ijqf/YYuv8A0Ogg+vqKKKs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x6+HPH/wDy&#10;ke8Kf9gqvuN6+HPH/wDyke8Kf9gqgD7ij+5Xz7+3h/yax49/68//AGavoKP7lfPv7eH/ACax49/6&#10;8/8A2agqO5+NfwE/5G+7/wCvBv8A0OKij4Cf8jfd/wDXg3/ocVFQWUbb/kuS/wDYxf8AtxX9C+i/&#10;8g60/wCuCV/PRbf8lyX/ALGL/wBuK/oX0X/kHWn/AFwSiJMjH+Jv/JPfEf8A14y/+g181f8ABM3/&#10;AJIjqf8A2GLr/wBDr6V+Jv8AyT3xH/14y/8AoNfNX/BM3/kiOp/9hi6/9DoIPr6iiir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Bj18OeP/8AlI94U/7BVfcb18OeP/8AlI94U/7B&#10;VAH3FH9yvn39vD/k1jx7/wBef/s1fQUf3K+ff28P+TWPHv8A15/+zUFR3Pxr+An/ACN93/14N/6H&#10;FRR8BP8Akb7v/rwb/wBDioqCyjbf8lyX/sYv/biv6F9F/wCQdaf9cEr+ei2/5Lkv/Yxf+3Ff0L6L&#10;/wAg60/64JREmRj/ABN/5J74j/68Zf8A0Gvmr/gmb/yRHU/+wxdf+h19K/E3/knviP8A68Zf/Qa+&#10;av8Agmb/AMkR1P8A7DF1/wCh0EH19RRRVg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x6+HPH/APyke8Kf9gqvuN6+HPH/APyke8Kf9gqgD7ij+5Xz7+3h/wAmsePf+vP/ANmr6Cj+&#10;5Xz7+3h/yax49/68/wD2agqO5+NfwE/5G+7/AOvBv/Q4qKPgJ/yN93/14N/6HFRUFlG2/wCS5L/2&#10;MX/txX9C+i/8g60/64JX89Ft/wAlyX/sYv8A24r+hfRf+Qdaf9cEoiTIx/ib/wAk98R/9eMv/oNf&#10;NX/BM3/kiOp/9hi6/wDQ6+lfib/yT3xH/wBeMv8A6DXzV/wTN/5Ijqf/AGGLr/0Ogg+vqKKKs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GPXw54//AOUj3hT/ALBVfcb18OeP/wDl&#10;I94U/wCwVQB9xR/cr59/bw/5NY8e/wDXn/7NX0FH9yvn39vD/k1jx7/15/8As1BUdz8a/gJ/yN93&#10;/wBeDf8AocVFHwE/5G+7/wCvBv8A0OKioLKNt/yXJf8AsYv/AG4r+hfRf+Qdaf8AXBK/notv+S5L&#10;/wBjF/7cV/Qvov8AyDrT/rglESZGP8Tf+Se+I/8Arxl/9Br5q/4Jm/8AJEdT/wCwxdf+h19K/E3/&#10;AJJ74j/68Zf/AEGvmr/gmb/yRHU/+wxdf+h0EH19RRRVg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Y9fDnj/wD5SPeFP+wVX3G9&#10;fDnj/wD5SPeFP+wVQB9xR/cr59/bw/5NY8e/9ef/ALNX0FH9yvn39vD/AJNY8e/9ef8A7NQVHc/G&#10;v4Cf8jfd/wDXg3/ocVFHwE/5G+7/AOvBv/Q4qKgso23/ACXJf+xi/wDbiv6F9F/5B1p/1wSv56Lb&#10;/kuS/wDYxf8AtxX9C+i/8g60/wCuCURJkY/xN/5J74j/AOvGX/0Gvmr/AIJm/wDJEdT/AOwxdf8A&#10;odfSvxN/5J74j/68Zf8A0Gvmr/gmb/yRHU/+wxdf+h0EH19RRRVg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Bj18OeP8A&#10;/lI94U/7BVfcb18OeP8A/lI94U/7BVAH3FH9yvn39vD/AJNY8e/9ef8A7NX0FH9yvn39vD/k1jx7&#10;/wBef/s1BUdz8a/gJ/yN93/14N/6HFRR8BP+Rvu/+vBv/Q4qKgso23/Jcl/7GL/24r+hfRf+Qdaf&#10;9cEr+ei2/wCS5L/2MX/txX9C+i/8g60/64JREmRj/E3/AJJ74j/68Zf/AEGvmr/gmb/yRHU/+wxd&#10;f+h19K/E3/knviP/AK8Zf/Qa+av+CZv/ACRHU/8AsMXX/odBB9fUUUVY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Y9fDnj//AJSPeFP+wVX3G9fDnj//AJSPeFP+wVQB9xR/cr59/bw/5NY8e/8AXn/7NX0FH9yvn39v&#10;D/k1jx7/ANef/s1BUdz8a/gJ/wAjfd/9eDf+hxUUfAT/AJG+7/68G/8AQ4qKgso23/Jcl/7GL/24&#10;r+hfRf8AkHWn/XBK/notv+S5L/2MX/txX9C+i/8AIOtP+uCURJkY/wATf+Se+I/+vGX/ANBr5q/4&#10;Jm/8kR1P/sMXX/odfSvxN/5J74j/AOvGX/0Gvmr/AIJm/wDJEdT/AOwxdf8AodBB9fUUUVY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Mevhzx/wD8pHvCn/YKr7jevhzx/wD8pHvC&#10;n/YKoA+4o/uV8+/t4f8AJrHj3/rz/wDZq+go/uV8+/t4f8msePf+vP8A9moKjufjX8BP+Rvu/wDr&#10;wb/0OKij4Cf8jfd/9eDf+hxUVBZRtv8AkuS/9jF/7cV/Qvov/IOtP+uCV/PRbf8AJcl/7GL/ANuK&#10;/oX0X/kHWn/XBKIkyMf4m/8AJPfEf/XjL/6DXzV/wTN/5Ijqf/YYuv8A0OvpX4m/8k98R/8AXjL/&#10;AOg181f8Ezf+SI6n/wBhi6/9DoIPr6iiir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93;top:90;width:61081;height:92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" strokeweight="0">
                  <v:imagedata r:id="rId10" o:title=""/>
                </v:shape>
                <v:shape id="Graphic 3" o:spid="_x0000_s1028" style="position:absolute;width:61264;height:92354;visibility:visible;mso-wrap-style:square;v-text-anchor:top" coordsize="5981065,8828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" path="m,5080r5981065,em5976620,r,8828405em5981065,8823960l,8823960em5080,8828405l5080,e" filled="f" strokecolor="blue">
                  <v:path arrowok="t" textboxrect="0,0,5989744,8836903"/>
                </v:shape>
                <v:shape id="Graphic 4" o:spid="_x0000_s1029" style="position:absolute;left:20059;top:13514;width:20804;height:7;visibility:visible;mso-wrap-style:square;v-text-anchor:top" coordsize="203136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" path="m,l2031226,e" filled="f" strokeweight=".33936mm">
                  <v:stroke dashstyle="3 1"/>
                  <v:path arrowok="t" textboxrect="0,0,2040045,11796480"/>
                </v:shape>
                <v:shape id="Image 4" o:spid="_x0000_s1030" type="#_x0000_t75" style="position:absolute;left:21114;top:15861;width:16477;height:19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" strokeweight="0">
                  <v:imagedata r:id="rId11" o:title=""/>
                </v:shape>
                <w10:wrap anchorx="margin"/>
              </v:group>
            </w:pict>
          </mc:Fallback>
        </mc:AlternateContent>
      </w:r>
      <w:r w:rsidRPr="002B78EE">
        <w:rPr>
          <w:rFonts w:cs="Times New Roman"/>
          <w:b/>
        </w:rPr>
        <w:t>HỌC</w:t>
      </w:r>
      <w:r w:rsidRPr="002B78EE">
        <w:rPr>
          <w:rFonts w:cs="Times New Roman"/>
          <w:b/>
          <w:spacing w:val="-7"/>
        </w:rPr>
        <w:t xml:space="preserve"> </w:t>
      </w:r>
      <w:r w:rsidRPr="002B78EE">
        <w:rPr>
          <w:rFonts w:cs="Times New Roman"/>
          <w:b/>
        </w:rPr>
        <w:t>VIỆN</w:t>
      </w:r>
      <w:r w:rsidRPr="002B78EE">
        <w:rPr>
          <w:rFonts w:cs="Times New Roman"/>
          <w:b/>
          <w:spacing w:val="-5"/>
        </w:rPr>
        <w:t xml:space="preserve"> </w:t>
      </w:r>
      <w:r w:rsidRPr="002B78EE">
        <w:rPr>
          <w:rFonts w:cs="Times New Roman"/>
          <w:b/>
        </w:rPr>
        <w:t>CÔNG</w:t>
      </w:r>
      <w:r w:rsidRPr="002B78EE">
        <w:rPr>
          <w:rFonts w:cs="Times New Roman"/>
          <w:b/>
          <w:spacing w:val="-6"/>
        </w:rPr>
        <w:t xml:space="preserve"> </w:t>
      </w:r>
      <w:r w:rsidRPr="002B78EE">
        <w:rPr>
          <w:rFonts w:cs="Times New Roman"/>
          <w:b/>
        </w:rPr>
        <w:t>NGHỆ</w:t>
      </w:r>
      <w:r w:rsidRPr="002B78EE">
        <w:rPr>
          <w:rFonts w:cs="Times New Roman"/>
          <w:b/>
          <w:spacing w:val="-7"/>
        </w:rPr>
        <w:t xml:space="preserve"> </w:t>
      </w:r>
      <w:r w:rsidRPr="002B78EE">
        <w:rPr>
          <w:rFonts w:cs="Times New Roman"/>
          <w:b/>
        </w:rPr>
        <w:t>BƯU</w:t>
      </w:r>
      <w:r w:rsidRPr="002B78EE">
        <w:rPr>
          <w:rFonts w:cs="Times New Roman"/>
          <w:b/>
          <w:spacing w:val="-5"/>
        </w:rPr>
        <w:t xml:space="preserve"> </w:t>
      </w:r>
      <w:r w:rsidRPr="002B78EE">
        <w:rPr>
          <w:rFonts w:cs="Times New Roman"/>
          <w:b/>
        </w:rPr>
        <w:t>CHÍNH</w:t>
      </w:r>
      <w:r w:rsidRPr="002B78EE">
        <w:rPr>
          <w:rFonts w:cs="Times New Roman"/>
          <w:b/>
          <w:spacing w:val="-4"/>
        </w:rPr>
        <w:t xml:space="preserve"> </w:t>
      </w:r>
      <w:r w:rsidRPr="002B78EE">
        <w:rPr>
          <w:rFonts w:cs="Times New Roman"/>
          <w:b/>
        </w:rPr>
        <w:t>VIỄN</w:t>
      </w:r>
      <w:r w:rsidRPr="002B78EE">
        <w:rPr>
          <w:rFonts w:cs="Times New Roman"/>
          <w:b/>
          <w:spacing w:val="-5"/>
        </w:rPr>
        <w:t xml:space="preserve"> </w:t>
      </w:r>
      <w:r w:rsidRPr="002B78EE">
        <w:rPr>
          <w:rFonts w:cs="Times New Roman"/>
          <w:b/>
        </w:rPr>
        <w:t xml:space="preserve">THÔNG </w:t>
      </w:r>
    </w:p>
    <w:p w14:paraId="15E40A40" w14:textId="77777777" w:rsidR="00234EA9" w:rsidRPr="002B78EE" w:rsidRDefault="00234EA9" w:rsidP="00234EA9">
      <w:pPr>
        <w:spacing w:before="1" w:line="420" w:lineRule="auto"/>
        <w:ind w:right="-1"/>
        <w:jc w:val="center"/>
        <w:rPr>
          <w:rFonts w:cs="Times New Roman"/>
        </w:rPr>
      </w:pPr>
      <w:r w:rsidRPr="002B78EE">
        <w:rPr>
          <w:rFonts w:cs="Times New Roman"/>
          <w:b/>
        </w:rPr>
        <w:t>KHOA CÔNG NGHỆ THÔNG TIN 1</w:t>
      </w:r>
    </w:p>
    <w:p w14:paraId="6869EBC0" w14:textId="77777777" w:rsidR="00234EA9" w:rsidRPr="002B78EE" w:rsidRDefault="00234EA9" w:rsidP="00234EA9">
      <w:pPr>
        <w:pStyle w:val="BodyText"/>
        <w:spacing w:after="0"/>
        <w:jc w:val="center"/>
        <w:rPr>
          <w:rFonts w:ascii="Times New Roman" w:hAnsi="Times New Roman" w:cs="Times New Roman"/>
          <w:b/>
          <w:sz w:val="60"/>
        </w:rPr>
      </w:pPr>
    </w:p>
    <w:p w14:paraId="42860EEC" w14:textId="77777777" w:rsidR="00234EA9" w:rsidRPr="002B78EE" w:rsidRDefault="00234EA9" w:rsidP="00234EA9">
      <w:pPr>
        <w:pStyle w:val="BodyText"/>
        <w:spacing w:after="0"/>
        <w:jc w:val="center"/>
        <w:rPr>
          <w:rFonts w:ascii="Times New Roman" w:hAnsi="Times New Roman" w:cs="Times New Roman"/>
          <w:b/>
          <w:sz w:val="60"/>
        </w:rPr>
      </w:pPr>
    </w:p>
    <w:p w14:paraId="2BF75C56" w14:textId="77777777" w:rsidR="00234EA9" w:rsidRPr="002B78EE" w:rsidRDefault="00234EA9" w:rsidP="00234EA9">
      <w:pPr>
        <w:pStyle w:val="BodyText"/>
        <w:spacing w:after="0"/>
        <w:jc w:val="center"/>
        <w:rPr>
          <w:rFonts w:ascii="Times New Roman" w:hAnsi="Times New Roman" w:cs="Times New Roman"/>
          <w:b/>
          <w:sz w:val="60"/>
        </w:rPr>
      </w:pPr>
    </w:p>
    <w:p w14:paraId="4B9E1899" w14:textId="77777777" w:rsidR="00234EA9" w:rsidRPr="002B78EE" w:rsidRDefault="00234EA9" w:rsidP="00234EA9">
      <w:pPr>
        <w:pStyle w:val="BodyText"/>
        <w:spacing w:after="0"/>
        <w:jc w:val="center"/>
        <w:rPr>
          <w:rFonts w:ascii="Times New Roman" w:hAnsi="Times New Roman" w:cs="Times New Roman"/>
          <w:b/>
          <w:sz w:val="60"/>
        </w:rPr>
      </w:pPr>
    </w:p>
    <w:p w14:paraId="0B2278C2" w14:textId="77777777" w:rsidR="00234EA9" w:rsidRPr="002B78EE" w:rsidRDefault="00234EA9" w:rsidP="00234EA9">
      <w:pPr>
        <w:pStyle w:val="BodyText"/>
        <w:spacing w:before="310" w:after="0"/>
        <w:jc w:val="center"/>
        <w:rPr>
          <w:rFonts w:ascii="Times New Roman" w:hAnsi="Times New Roman" w:cs="Times New Roman"/>
          <w:b/>
          <w:sz w:val="60"/>
        </w:rPr>
      </w:pPr>
    </w:p>
    <w:p w14:paraId="447F4F6B" w14:textId="77777777" w:rsidR="00234EA9" w:rsidRPr="002B78EE" w:rsidRDefault="00234EA9" w:rsidP="00234EA9">
      <w:pPr>
        <w:pStyle w:val="Title"/>
        <w:jc w:val="center"/>
        <w:rPr>
          <w:rFonts w:ascii="Times New Roman" w:hAnsi="Times New Roman" w:cs="Times New Roman"/>
          <w:b/>
          <w:bCs/>
        </w:rPr>
      </w:pPr>
      <w:r w:rsidRPr="002B78EE">
        <w:rPr>
          <w:rFonts w:ascii="Times New Roman" w:hAnsi="Times New Roman" w:cs="Times New Roman"/>
          <w:b/>
          <w:bCs/>
          <w:sz w:val="40"/>
          <w:szCs w:val="40"/>
        </w:rPr>
        <w:t>ĐỒ</w:t>
      </w:r>
      <w:r w:rsidRPr="002B78EE">
        <w:rPr>
          <w:rFonts w:ascii="Times New Roman" w:hAnsi="Times New Roman" w:cs="Times New Roman"/>
          <w:b/>
          <w:bCs/>
          <w:spacing w:val="-2"/>
          <w:sz w:val="40"/>
          <w:szCs w:val="40"/>
        </w:rPr>
        <w:t xml:space="preserve"> </w:t>
      </w:r>
      <w:r w:rsidRPr="002B78EE">
        <w:rPr>
          <w:rFonts w:ascii="Times New Roman" w:hAnsi="Times New Roman" w:cs="Times New Roman"/>
          <w:b/>
          <w:bCs/>
          <w:spacing w:val="-5"/>
          <w:sz w:val="40"/>
          <w:szCs w:val="40"/>
        </w:rPr>
        <w:t>ÁN</w:t>
      </w:r>
    </w:p>
    <w:p w14:paraId="63168466" w14:textId="77777777" w:rsidR="00234EA9" w:rsidRPr="002B78EE" w:rsidRDefault="00234EA9" w:rsidP="00234EA9">
      <w:pPr>
        <w:pStyle w:val="Title"/>
        <w:spacing w:before="240"/>
        <w:ind w:right="-1"/>
        <w:jc w:val="center"/>
        <w:rPr>
          <w:rFonts w:ascii="Times New Roman" w:hAnsi="Times New Roman" w:cs="Times New Roman"/>
          <w:b/>
          <w:bCs/>
        </w:rPr>
      </w:pPr>
      <w:r w:rsidRPr="002B78EE">
        <w:rPr>
          <w:rFonts w:ascii="Times New Roman" w:hAnsi="Times New Roman" w:cs="Times New Roman"/>
          <w:b/>
          <w:bCs/>
          <w:sz w:val="40"/>
          <w:szCs w:val="40"/>
        </w:rPr>
        <w:t>TỐT</w:t>
      </w:r>
      <w:r w:rsidRPr="002B78EE">
        <w:rPr>
          <w:rFonts w:ascii="Times New Roman" w:hAnsi="Times New Roman" w:cs="Times New Roman"/>
          <w:b/>
          <w:bCs/>
          <w:spacing w:val="-3"/>
          <w:sz w:val="40"/>
          <w:szCs w:val="40"/>
        </w:rPr>
        <w:t xml:space="preserve"> </w:t>
      </w:r>
      <w:r w:rsidRPr="002B78EE">
        <w:rPr>
          <w:rFonts w:ascii="Times New Roman" w:hAnsi="Times New Roman" w:cs="Times New Roman"/>
          <w:b/>
          <w:bCs/>
          <w:sz w:val="40"/>
          <w:szCs w:val="40"/>
        </w:rPr>
        <w:t>NGHIỆP</w:t>
      </w:r>
      <w:r w:rsidRPr="002B78EE">
        <w:rPr>
          <w:rFonts w:ascii="Times New Roman" w:hAnsi="Times New Roman" w:cs="Times New Roman"/>
          <w:b/>
          <w:bCs/>
          <w:spacing w:val="-4"/>
          <w:sz w:val="40"/>
          <w:szCs w:val="40"/>
        </w:rPr>
        <w:t xml:space="preserve"> </w:t>
      </w:r>
      <w:r w:rsidRPr="002B78EE">
        <w:rPr>
          <w:rFonts w:ascii="Times New Roman" w:hAnsi="Times New Roman" w:cs="Times New Roman"/>
          <w:b/>
          <w:bCs/>
          <w:sz w:val="40"/>
          <w:szCs w:val="40"/>
        </w:rPr>
        <w:t>ĐẠI</w:t>
      </w:r>
      <w:r w:rsidRPr="002B78EE">
        <w:rPr>
          <w:rFonts w:ascii="Times New Roman" w:hAnsi="Times New Roman" w:cs="Times New Roman"/>
          <w:b/>
          <w:bCs/>
          <w:spacing w:val="-4"/>
          <w:sz w:val="40"/>
          <w:szCs w:val="40"/>
        </w:rPr>
        <w:t xml:space="preserve"> </w:t>
      </w:r>
      <w:r w:rsidRPr="002B78EE">
        <w:rPr>
          <w:rFonts w:ascii="Times New Roman" w:hAnsi="Times New Roman" w:cs="Times New Roman"/>
          <w:b/>
          <w:bCs/>
          <w:spacing w:val="-5"/>
          <w:sz w:val="40"/>
          <w:szCs w:val="40"/>
        </w:rPr>
        <w:t>HỌC</w:t>
      </w:r>
    </w:p>
    <w:p w14:paraId="71E236A9" w14:textId="77777777" w:rsidR="00234EA9" w:rsidRPr="002B78EE" w:rsidRDefault="00234EA9" w:rsidP="00234EA9">
      <w:pPr>
        <w:pStyle w:val="Title"/>
        <w:spacing w:before="240"/>
        <w:ind w:right="-1"/>
        <w:jc w:val="center"/>
        <w:rPr>
          <w:rFonts w:ascii="Times New Roman" w:hAnsi="Times New Roman" w:cs="Times New Roman"/>
          <w:b/>
          <w:bCs/>
        </w:rPr>
      </w:pPr>
      <w:r w:rsidRPr="002B78EE">
        <w:rPr>
          <w:rFonts w:ascii="Times New Roman" w:hAnsi="Times New Roman" w:cs="Times New Roman"/>
          <w:b/>
          <w:bCs/>
          <w:sz w:val="32"/>
        </w:rPr>
        <w:t>XÂY</w:t>
      </w:r>
      <w:r w:rsidRPr="002B78EE">
        <w:rPr>
          <w:rFonts w:ascii="Times New Roman" w:hAnsi="Times New Roman" w:cs="Times New Roman"/>
          <w:b/>
          <w:bCs/>
          <w:spacing w:val="-2"/>
          <w:sz w:val="32"/>
        </w:rPr>
        <w:t xml:space="preserve"> </w:t>
      </w:r>
      <w:r w:rsidRPr="002B78EE">
        <w:rPr>
          <w:rFonts w:ascii="Times New Roman" w:hAnsi="Times New Roman" w:cs="Times New Roman"/>
          <w:b/>
          <w:bCs/>
          <w:sz w:val="32"/>
        </w:rPr>
        <w:t>DỰNG</w:t>
      </w:r>
      <w:r w:rsidRPr="002B78EE">
        <w:rPr>
          <w:rFonts w:ascii="Times New Roman" w:hAnsi="Times New Roman" w:cs="Times New Roman"/>
          <w:b/>
          <w:bCs/>
          <w:spacing w:val="-3"/>
          <w:sz w:val="32"/>
        </w:rPr>
        <w:t xml:space="preserve"> </w:t>
      </w:r>
      <w:r w:rsidRPr="002B78EE">
        <w:rPr>
          <w:rFonts w:ascii="Times New Roman" w:hAnsi="Times New Roman" w:cs="Times New Roman"/>
          <w:b/>
          <w:bCs/>
          <w:sz w:val="32"/>
        </w:rPr>
        <w:t>WEBSITE</w:t>
      </w:r>
      <w:r w:rsidRPr="002B78EE">
        <w:rPr>
          <w:rFonts w:ascii="Times New Roman" w:hAnsi="Times New Roman" w:cs="Times New Roman"/>
          <w:b/>
          <w:bCs/>
          <w:spacing w:val="-2"/>
          <w:sz w:val="32"/>
        </w:rPr>
        <w:t xml:space="preserve"> </w:t>
      </w:r>
      <w:r w:rsidRPr="002B78EE">
        <w:rPr>
          <w:rFonts w:ascii="Times New Roman" w:hAnsi="Times New Roman" w:cs="Times New Roman"/>
          <w:b/>
          <w:bCs/>
          <w:sz w:val="32"/>
        </w:rPr>
        <w:t>BÁN</w:t>
      </w:r>
      <w:r w:rsidRPr="002B78EE">
        <w:rPr>
          <w:rFonts w:ascii="Times New Roman" w:hAnsi="Times New Roman" w:cs="Times New Roman"/>
          <w:b/>
          <w:bCs/>
          <w:spacing w:val="-2"/>
          <w:sz w:val="32"/>
        </w:rPr>
        <w:t xml:space="preserve"> </w:t>
      </w:r>
      <w:r w:rsidRPr="002B78EE">
        <w:rPr>
          <w:rFonts w:ascii="Times New Roman" w:hAnsi="Times New Roman" w:cs="Times New Roman"/>
          <w:b/>
          <w:bCs/>
          <w:sz w:val="32"/>
        </w:rPr>
        <w:t>ĐỒ</w:t>
      </w:r>
      <w:r w:rsidRPr="002B78EE">
        <w:rPr>
          <w:rFonts w:ascii="Times New Roman" w:hAnsi="Times New Roman" w:cs="Times New Roman"/>
          <w:b/>
          <w:bCs/>
          <w:spacing w:val="-3"/>
          <w:sz w:val="32"/>
        </w:rPr>
        <w:t xml:space="preserve"> ĐIỆN TỬ</w:t>
      </w:r>
    </w:p>
    <w:p w14:paraId="0E57EA08" w14:textId="77777777" w:rsidR="00234EA9" w:rsidRPr="002B78EE" w:rsidRDefault="00234EA9" w:rsidP="00234EA9">
      <w:pPr>
        <w:pStyle w:val="BodyText"/>
        <w:spacing w:after="0"/>
        <w:jc w:val="center"/>
        <w:rPr>
          <w:rFonts w:ascii="Times New Roman" w:hAnsi="Times New Roman" w:cs="Times New Roman"/>
          <w:b/>
          <w:sz w:val="32"/>
        </w:rPr>
      </w:pPr>
    </w:p>
    <w:p w14:paraId="5DB9F977" w14:textId="77777777" w:rsidR="00234EA9" w:rsidRPr="002B78EE" w:rsidRDefault="00234EA9" w:rsidP="00234EA9">
      <w:pPr>
        <w:pStyle w:val="BodyText"/>
        <w:spacing w:before="43" w:after="0"/>
        <w:jc w:val="center"/>
        <w:rPr>
          <w:rFonts w:ascii="Times New Roman" w:hAnsi="Times New Roman" w:cs="Times New Roman"/>
          <w:b/>
          <w:sz w:val="32"/>
        </w:rPr>
      </w:pPr>
    </w:p>
    <w:tbl>
      <w:tblPr>
        <w:tblW w:w="7824" w:type="dxa"/>
        <w:tblInd w:w="1357" w:type="dxa"/>
        <w:tblLayout w:type="fixed"/>
        <w:tblCellMar>
          <w:top w:w="55" w:type="dxa"/>
          <w:left w:w="55" w:type="dxa"/>
          <w:bottom w:w="55" w:type="dxa"/>
          <w:right w:w="55" w:type="dxa"/>
        </w:tblCellMar>
        <w:tblLook w:val="0000" w:firstRow="0" w:lastRow="0" w:firstColumn="0" w:lastColumn="0" w:noHBand="0" w:noVBand="0"/>
      </w:tblPr>
      <w:tblGrid>
        <w:gridCol w:w="3033"/>
        <w:gridCol w:w="4791"/>
      </w:tblGrid>
      <w:tr w:rsidR="00234EA9" w:rsidRPr="002B78EE" w14:paraId="7918C3BE" w14:textId="77777777" w:rsidTr="003E33D6">
        <w:tc>
          <w:tcPr>
            <w:tcW w:w="3033" w:type="dxa"/>
            <w:tcBorders>
              <w:top w:val="single" w:sz="4" w:space="0" w:color="FFFFFF"/>
              <w:left w:val="single" w:sz="4" w:space="0" w:color="FFFFFF"/>
              <w:bottom w:val="single" w:sz="4" w:space="0" w:color="FFFFFF"/>
            </w:tcBorders>
          </w:tcPr>
          <w:p w14:paraId="42A42BCA" w14:textId="77777777" w:rsidR="00234EA9" w:rsidRPr="00790665" w:rsidRDefault="00234EA9" w:rsidP="003E33D6">
            <w:pPr>
              <w:pStyle w:val="TableContents"/>
              <w:rPr>
                <w:rFonts w:cs="Times New Roman"/>
                <w:sz w:val="26"/>
                <w:szCs w:val="26"/>
              </w:rPr>
            </w:pPr>
            <w:r w:rsidRPr="00790665">
              <w:rPr>
                <w:rFonts w:cs="Times New Roman"/>
                <w:b/>
                <w:bCs/>
                <w:sz w:val="26"/>
                <w:szCs w:val="26"/>
              </w:rPr>
              <w:t>Giảng viên hướng dẫn:</w:t>
            </w:r>
          </w:p>
        </w:tc>
        <w:tc>
          <w:tcPr>
            <w:tcW w:w="4791" w:type="dxa"/>
            <w:tcBorders>
              <w:top w:val="single" w:sz="4" w:space="0" w:color="FFFFFF"/>
              <w:left w:val="single" w:sz="4" w:space="0" w:color="FFFFFF"/>
              <w:bottom w:val="single" w:sz="4" w:space="0" w:color="FFFFFF"/>
              <w:right w:val="single" w:sz="4" w:space="0" w:color="FFFFFF"/>
            </w:tcBorders>
          </w:tcPr>
          <w:p w14:paraId="2F30AAE4" w14:textId="77777777" w:rsidR="00234EA9" w:rsidRPr="00790665" w:rsidRDefault="00234EA9" w:rsidP="003E33D6">
            <w:pPr>
              <w:pStyle w:val="TableContents"/>
              <w:rPr>
                <w:rFonts w:cs="Times New Roman"/>
                <w:sz w:val="26"/>
                <w:szCs w:val="26"/>
              </w:rPr>
            </w:pPr>
            <w:r w:rsidRPr="00790665">
              <w:rPr>
                <w:rFonts w:cs="Times New Roman"/>
                <w:b/>
                <w:bCs/>
                <w:sz w:val="26"/>
                <w:szCs w:val="26"/>
              </w:rPr>
              <w:t>Bùi Văn Kiên</w:t>
            </w:r>
          </w:p>
        </w:tc>
      </w:tr>
      <w:tr w:rsidR="00234EA9" w:rsidRPr="002B78EE" w14:paraId="51325CE7" w14:textId="77777777" w:rsidTr="003E33D6">
        <w:tc>
          <w:tcPr>
            <w:tcW w:w="3033" w:type="dxa"/>
            <w:tcBorders>
              <w:left w:val="single" w:sz="4" w:space="0" w:color="FFFFFF"/>
              <w:bottom w:val="single" w:sz="4" w:space="0" w:color="FFFFFF"/>
            </w:tcBorders>
          </w:tcPr>
          <w:p w14:paraId="461A44D6" w14:textId="77777777" w:rsidR="00234EA9" w:rsidRPr="00790665" w:rsidRDefault="00234EA9" w:rsidP="003E33D6">
            <w:pPr>
              <w:pStyle w:val="TableContents"/>
              <w:rPr>
                <w:rFonts w:cs="Times New Roman"/>
                <w:sz w:val="26"/>
                <w:szCs w:val="26"/>
              </w:rPr>
            </w:pPr>
            <w:r w:rsidRPr="00790665">
              <w:rPr>
                <w:rFonts w:cs="Times New Roman"/>
                <w:b/>
                <w:bCs/>
                <w:sz w:val="26"/>
                <w:szCs w:val="26"/>
              </w:rPr>
              <w:t>Sinh viên thực hiện:</w:t>
            </w:r>
          </w:p>
        </w:tc>
        <w:tc>
          <w:tcPr>
            <w:tcW w:w="4791" w:type="dxa"/>
            <w:tcBorders>
              <w:left w:val="single" w:sz="4" w:space="0" w:color="FFFFFF"/>
              <w:bottom w:val="single" w:sz="4" w:space="0" w:color="FFFFFF"/>
              <w:right w:val="single" w:sz="4" w:space="0" w:color="FFFFFF"/>
            </w:tcBorders>
          </w:tcPr>
          <w:p w14:paraId="78CFA679" w14:textId="77777777" w:rsidR="00234EA9" w:rsidRPr="00790665" w:rsidRDefault="00234EA9" w:rsidP="003E33D6">
            <w:pPr>
              <w:pStyle w:val="TableContents"/>
              <w:rPr>
                <w:rFonts w:cs="Times New Roman"/>
                <w:sz w:val="26"/>
                <w:szCs w:val="26"/>
              </w:rPr>
            </w:pPr>
            <w:r w:rsidRPr="00790665">
              <w:rPr>
                <w:rFonts w:cs="Times New Roman"/>
                <w:b/>
                <w:bCs/>
                <w:sz w:val="26"/>
                <w:szCs w:val="26"/>
              </w:rPr>
              <w:t>Nguyễn Ngọc Anh - B20DCCN059</w:t>
            </w:r>
          </w:p>
        </w:tc>
      </w:tr>
      <w:tr w:rsidR="00234EA9" w:rsidRPr="002B78EE" w14:paraId="3E84C412" w14:textId="77777777" w:rsidTr="003E33D6">
        <w:tc>
          <w:tcPr>
            <w:tcW w:w="3033" w:type="dxa"/>
            <w:tcBorders>
              <w:left w:val="single" w:sz="4" w:space="0" w:color="FFFFFF"/>
              <w:bottom w:val="single" w:sz="4" w:space="0" w:color="FFFFFF"/>
            </w:tcBorders>
          </w:tcPr>
          <w:p w14:paraId="1422E7F5" w14:textId="77777777" w:rsidR="00234EA9" w:rsidRPr="00790665" w:rsidRDefault="00234EA9" w:rsidP="003E33D6">
            <w:pPr>
              <w:pStyle w:val="TableContents"/>
              <w:rPr>
                <w:rFonts w:cs="Times New Roman"/>
                <w:sz w:val="26"/>
                <w:szCs w:val="26"/>
              </w:rPr>
            </w:pPr>
          </w:p>
        </w:tc>
        <w:tc>
          <w:tcPr>
            <w:tcW w:w="4791" w:type="dxa"/>
            <w:tcBorders>
              <w:left w:val="single" w:sz="4" w:space="0" w:color="FFFFFF"/>
              <w:bottom w:val="single" w:sz="4" w:space="0" w:color="FFFFFF"/>
              <w:right w:val="single" w:sz="4" w:space="0" w:color="FFFFFF"/>
            </w:tcBorders>
          </w:tcPr>
          <w:p w14:paraId="1A2953E9" w14:textId="77777777" w:rsidR="00234EA9" w:rsidRPr="00790665" w:rsidRDefault="00234EA9" w:rsidP="003E33D6">
            <w:pPr>
              <w:pStyle w:val="TableContents"/>
              <w:rPr>
                <w:rFonts w:cs="Times New Roman"/>
                <w:sz w:val="26"/>
                <w:szCs w:val="26"/>
              </w:rPr>
            </w:pPr>
            <w:r w:rsidRPr="00790665">
              <w:rPr>
                <w:rFonts w:cs="Times New Roman"/>
                <w:b/>
                <w:bCs/>
                <w:sz w:val="26"/>
                <w:szCs w:val="26"/>
              </w:rPr>
              <w:t>Nguyễn Công Khánh – B20DCCN375</w:t>
            </w:r>
          </w:p>
        </w:tc>
      </w:tr>
      <w:tr w:rsidR="00234EA9" w:rsidRPr="002B78EE" w14:paraId="0725EA5F" w14:textId="77777777" w:rsidTr="003E33D6">
        <w:tc>
          <w:tcPr>
            <w:tcW w:w="3033" w:type="dxa"/>
            <w:tcBorders>
              <w:left w:val="single" w:sz="4" w:space="0" w:color="FFFFFF"/>
              <w:bottom w:val="single" w:sz="4" w:space="0" w:color="FFFFFF"/>
            </w:tcBorders>
          </w:tcPr>
          <w:p w14:paraId="0662C9BF" w14:textId="77777777" w:rsidR="00234EA9" w:rsidRPr="00790665" w:rsidRDefault="00234EA9" w:rsidP="003E33D6">
            <w:pPr>
              <w:pStyle w:val="TableContents"/>
              <w:rPr>
                <w:rFonts w:cs="Times New Roman"/>
                <w:sz w:val="26"/>
                <w:szCs w:val="26"/>
              </w:rPr>
            </w:pPr>
          </w:p>
        </w:tc>
        <w:tc>
          <w:tcPr>
            <w:tcW w:w="4791" w:type="dxa"/>
            <w:tcBorders>
              <w:left w:val="single" w:sz="4" w:space="0" w:color="FFFFFF"/>
              <w:bottom w:val="single" w:sz="4" w:space="0" w:color="FFFFFF"/>
              <w:right w:val="single" w:sz="4" w:space="0" w:color="FFFFFF"/>
            </w:tcBorders>
          </w:tcPr>
          <w:p w14:paraId="16E26ABF" w14:textId="77777777" w:rsidR="00234EA9" w:rsidRPr="00790665" w:rsidRDefault="00234EA9" w:rsidP="003E33D6">
            <w:pPr>
              <w:pStyle w:val="TableContents"/>
              <w:rPr>
                <w:rFonts w:cs="Times New Roman"/>
                <w:sz w:val="26"/>
                <w:szCs w:val="26"/>
              </w:rPr>
            </w:pPr>
            <w:r w:rsidRPr="00790665">
              <w:rPr>
                <w:rFonts w:cs="Times New Roman"/>
                <w:b/>
                <w:bCs/>
                <w:sz w:val="26"/>
                <w:szCs w:val="26"/>
              </w:rPr>
              <w:t>Nguyễn Hải Phong – B20DCCN495</w:t>
            </w:r>
          </w:p>
        </w:tc>
      </w:tr>
      <w:tr w:rsidR="00234EA9" w:rsidRPr="002B78EE" w14:paraId="08EBF61D" w14:textId="77777777" w:rsidTr="003E33D6">
        <w:tc>
          <w:tcPr>
            <w:tcW w:w="3033" w:type="dxa"/>
            <w:tcBorders>
              <w:left w:val="single" w:sz="4" w:space="0" w:color="FFFFFF"/>
              <w:bottom w:val="single" w:sz="4" w:space="0" w:color="FFFFFF"/>
            </w:tcBorders>
          </w:tcPr>
          <w:p w14:paraId="549CEED7" w14:textId="77777777" w:rsidR="00234EA9" w:rsidRPr="00790665" w:rsidRDefault="00234EA9" w:rsidP="003E33D6">
            <w:pPr>
              <w:pStyle w:val="TableContents"/>
              <w:rPr>
                <w:rFonts w:cs="Times New Roman"/>
                <w:sz w:val="26"/>
                <w:szCs w:val="26"/>
              </w:rPr>
            </w:pPr>
            <w:r w:rsidRPr="00790665">
              <w:rPr>
                <w:rFonts w:cs="Times New Roman"/>
                <w:b/>
                <w:bCs/>
                <w:sz w:val="26"/>
                <w:szCs w:val="26"/>
              </w:rPr>
              <w:t>Niên khoá:</w:t>
            </w:r>
          </w:p>
        </w:tc>
        <w:tc>
          <w:tcPr>
            <w:tcW w:w="4791" w:type="dxa"/>
            <w:tcBorders>
              <w:left w:val="single" w:sz="4" w:space="0" w:color="FFFFFF"/>
              <w:bottom w:val="single" w:sz="4" w:space="0" w:color="FFFFFF"/>
              <w:right w:val="single" w:sz="4" w:space="0" w:color="FFFFFF"/>
            </w:tcBorders>
          </w:tcPr>
          <w:p w14:paraId="23838E04" w14:textId="77777777" w:rsidR="00234EA9" w:rsidRPr="00790665" w:rsidRDefault="00234EA9" w:rsidP="003E33D6">
            <w:pPr>
              <w:pStyle w:val="TableContents"/>
              <w:rPr>
                <w:rFonts w:cs="Times New Roman"/>
                <w:sz w:val="26"/>
                <w:szCs w:val="26"/>
              </w:rPr>
            </w:pPr>
            <w:r w:rsidRPr="00790665">
              <w:rPr>
                <w:rFonts w:cs="Times New Roman"/>
                <w:b/>
                <w:bCs/>
                <w:sz w:val="26"/>
                <w:szCs w:val="26"/>
              </w:rPr>
              <w:t>2020-2025</w:t>
            </w:r>
          </w:p>
        </w:tc>
      </w:tr>
      <w:tr w:rsidR="00234EA9" w:rsidRPr="002B78EE" w14:paraId="4A8CCE28" w14:textId="77777777" w:rsidTr="003E33D6">
        <w:tc>
          <w:tcPr>
            <w:tcW w:w="3033" w:type="dxa"/>
            <w:tcBorders>
              <w:left w:val="single" w:sz="4" w:space="0" w:color="FFFFFF"/>
              <w:bottom w:val="single" w:sz="4" w:space="0" w:color="FFFFFF"/>
            </w:tcBorders>
          </w:tcPr>
          <w:p w14:paraId="5F4D7506" w14:textId="77777777" w:rsidR="00234EA9" w:rsidRPr="00790665" w:rsidRDefault="00234EA9" w:rsidP="003E33D6">
            <w:pPr>
              <w:pStyle w:val="TableContents"/>
              <w:rPr>
                <w:rFonts w:cs="Times New Roman"/>
                <w:sz w:val="26"/>
                <w:szCs w:val="26"/>
              </w:rPr>
            </w:pPr>
            <w:r w:rsidRPr="00790665">
              <w:rPr>
                <w:rFonts w:cs="Times New Roman"/>
                <w:b/>
                <w:bCs/>
                <w:sz w:val="26"/>
                <w:szCs w:val="26"/>
              </w:rPr>
              <w:t>Hệ đào tạo:</w:t>
            </w:r>
          </w:p>
        </w:tc>
        <w:tc>
          <w:tcPr>
            <w:tcW w:w="4791" w:type="dxa"/>
            <w:tcBorders>
              <w:left w:val="single" w:sz="4" w:space="0" w:color="FFFFFF"/>
              <w:bottom w:val="single" w:sz="4" w:space="0" w:color="FFFFFF"/>
              <w:right w:val="single" w:sz="4" w:space="0" w:color="FFFFFF"/>
            </w:tcBorders>
          </w:tcPr>
          <w:p w14:paraId="398F53C0" w14:textId="77777777" w:rsidR="00234EA9" w:rsidRPr="00790665" w:rsidRDefault="00234EA9" w:rsidP="003E33D6">
            <w:pPr>
              <w:pStyle w:val="TableContents"/>
              <w:rPr>
                <w:rFonts w:cs="Times New Roman"/>
                <w:sz w:val="26"/>
                <w:szCs w:val="26"/>
              </w:rPr>
            </w:pPr>
            <w:r w:rsidRPr="00790665">
              <w:rPr>
                <w:rFonts w:cs="Times New Roman"/>
                <w:b/>
                <w:bCs/>
                <w:sz w:val="26"/>
                <w:szCs w:val="26"/>
              </w:rPr>
              <w:t>Đại học chính quy</w:t>
            </w:r>
          </w:p>
        </w:tc>
      </w:tr>
      <w:tr w:rsidR="00234EA9" w:rsidRPr="002B78EE" w14:paraId="55A3B907" w14:textId="77777777" w:rsidTr="003E33D6">
        <w:tc>
          <w:tcPr>
            <w:tcW w:w="3033" w:type="dxa"/>
            <w:tcBorders>
              <w:left w:val="single" w:sz="4" w:space="0" w:color="FFFFFF"/>
              <w:bottom w:val="single" w:sz="4" w:space="0" w:color="FFFFFF"/>
            </w:tcBorders>
          </w:tcPr>
          <w:p w14:paraId="16CDB378" w14:textId="77777777" w:rsidR="00234EA9" w:rsidRPr="002B78EE" w:rsidRDefault="00234EA9" w:rsidP="003E33D6">
            <w:pPr>
              <w:pStyle w:val="TableContents"/>
              <w:rPr>
                <w:rFonts w:cs="Times New Roman"/>
              </w:rPr>
            </w:pPr>
          </w:p>
        </w:tc>
        <w:tc>
          <w:tcPr>
            <w:tcW w:w="4791" w:type="dxa"/>
            <w:tcBorders>
              <w:left w:val="single" w:sz="4" w:space="0" w:color="FFFFFF"/>
              <w:bottom w:val="single" w:sz="4" w:space="0" w:color="FFFFFF"/>
              <w:right w:val="single" w:sz="4" w:space="0" w:color="FFFFFF"/>
            </w:tcBorders>
          </w:tcPr>
          <w:p w14:paraId="6C6ABB63" w14:textId="77777777" w:rsidR="00234EA9" w:rsidRPr="002B78EE" w:rsidRDefault="00234EA9" w:rsidP="003E33D6">
            <w:pPr>
              <w:pStyle w:val="TableContents"/>
              <w:rPr>
                <w:rFonts w:cs="Times New Roman"/>
              </w:rPr>
            </w:pPr>
          </w:p>
        </w:tc>
      </w:tr>
    </w:tbl>
    <w:p w14:paraId="04FE2953" w14:textId="77777777" w:rsidR="00234EA9" w:rsidRPr="002B78EE" w:rsidRDefault="00234EA9" w:rsidP="00234EA9">
      <w:pPr>
        <w:tabs>
          <w:tab w:val="left" w:pos="5897"/>
        </w:tabs>
        <w:spacing w:line="420" w:lineRule="auto"/>
        <w:ind w:left="1356" w:right="2120"/>
        <w:jc w:val="center"/>
        <w:rPr>
          <w:rFonts w:cs="Times New Roman"/>
          <w:b/>
        </w:rPr>
      </w:pPr>
    </w:p>
    <w:p w14:paraId="2583F839" w14:textId="77777777" w:rsidR="00234EA9" w:rsidRPr="002B78EE" w:rsidRDefault="00234EA9" w:rsidP="00234EA9">
      <w:pPr>
        <w:pStyle w:val="BodyText"/>
        <w:spacing w:after="0"/>
        <w:jc w:val="center"/>
        <w:rPr>
          <w:rFonts w:ascii="Times New Roman" w:hAnsi="Times New Roman" w:cs="Times New Roman"/>
          <w:b/>
        </w:rPr>
      </w:pPr>
    </w:p>
    <w:p w14:paraId="52D6567B" w14:textId="77777777" w:rsidR="00234EA9" w:rsidRPr="002B78EE" w:rsidRDefault="00234EA9" w:rsidP="00234EA9">
      <w:pPr>
        <w:pStyle w:val="BodyText"/>
        <w:spacing w:after="0"/>
        <w:jc w:val="center"/>
        <w:rPr>
          <w:rFonts w:ascii="Times New Roman" w:hAnsi="Times New Roman" w:cs="Times New Roman"/>
          <w:b/>
        </w:rPr>
      </w:pPr>
    </w:p>
    <w:p w14:paraId="03C09A3C" w14:textId="77777777" w:rsidR="00234EA9" w:rsidRPr="002B78EE" w:rsidRDefault="00234EA9" w:rsidP="00234EA9">
      <w:pPr>
        <w:pStyle w:val="BodyText"/>
        <w:spacing w:after="0"/>
        <w:ind w:right="3"/>
        <w:jc w:val="center"/>
        <w:rPr>
          <w:rFonts w:ascii="Times New Roman" w:hAnsi="Times New Roman" w:cs="Times New Roman"/>
          <w:b/>
          <w:spacing w:val="-4"/>
          <w:sz w:val="28"/>
          <w:szCs w:val="28"/>
        </w:rPr>
      </w:pPr>
      <w:r w:rsidRPr="002B78EE">
        <w:rPr>
          <w:rFonts w:ascii="Times New Roman" w:hAnsi="Times New Roman" w:cs="Times New Roman"/>
          <w:b/>
          <w:sz w:val="28"/>
          <w:szCs w:val="28"/>
        </w:rPr>
        <w:t>Hà</w:t>
      </w:r>
      <w:r w:rsidRPr="002B78EE">
        <w:rPr>
          <w:rFonts w:ascii="Times New Roman" w:hAnsi="Times New Roman" w:cs="Times New Roman"/>
          <w:b/>
          <w:spacing w:val="-1"/>
          <w:sz w:val="28"/>
          <w:szCs w:val="28"/>
        </w:rPr>
        <w:t xml:space="preserve"> </w:t>
      </w:r>
      <w:r w:rsidRPr="002B78EE">
        <w:rPr>
          <w:rFonts w:ascii="Times New Roman" w:hAnsi="Times New Roman" w:cs="Times New Roman"/>
          <w:b/>
          <w:sz w:val="28"/>
          <w:szCs w:val="28"/>
        </w:rPr>
        <w:t>Nội</w:t>
      </w:r>
      <w:r w:rsidRPr="002B78EE">
        <w:rPr>
          <w:rFonts w:ascii="Times New Roman" w:hAnsi="Times New Roman" w:cs="Times New Roman"/>
          <w:b/>
          <w:spacing w:val="-3"/>
          <w:sz w:val="28"/>
          <w:szCs w:val="28"/>
        </w:rPr>
        <w:t xml:space="preserve"> </w:t>
      </w:r>
      <w:r w:rsidRPr="002B78EE">
        <w:rPr>
          <w:rFonts w:ascii="Times New Roman" w:hAnsi="Times New Roman" w:cs="Times New Roman"/>
          <w:b/>
          <w:sz w:val="28"/>
          <w:szCs w:val="28"/>
        </w:rPr>
        <w:t xml:space="preserve">– </w:t>
      </w:r>
      <w:r w:rsidRPr="002B78EE">
        <w:rPr>
          <w:rFonts w:ascii="Times New Roman" w:hAnsi="Times New Roman" w:cs="Times New Roman"/>
          <w:b/>
          <w:spacing w:val="-4"/>
          <w:sz w:val="28"/>
          <w:szCs w:val="28"/>
        </w:rPr>
        <w:t>2024</w:t>
      </w:r>
    </w:p>
    <w:p w14:paraId="0EE99258" w14:textId="77777777" w:rsidR="00234EA9" w:rsidRPr="002B78EE" w:rsidRDefault="00234EA9" w:rsidP="00234EA9">
      <w:pPr>
        <w:pStyle w:val="BodyText"/>
        <w:spacing w:after="0"/>
        <w:ind w:right="3"/>
        <w:jc w:val="center"/>
        <w:rPr>
          <w:rFonts w:ascii="Times New Roman" w:hAnsi="Times New Roman" w:cs="Times New Roman"/>
          <w:b/>
          <w:spacing w:val="-4"/>
          <w:sz w:val="28"/>
          <w:szCs w:val="28"/>
        </w:rPr>
      </w:pPr>
    </w:p>
    <w:p w14:paraId="319FE355" w14:textId="77777777" w:rsidR="00234EA9" w:rsidRPr="002B78EE" w:rsidDel="00537F18" w:rsidRDefault="00234EA9" w:rsidP="00234EA9">
      <w:pPr>
        <w:pStyle w:val="BodyText"/>
        <w:spacing w:after="0"/>
        <w:ind w:right="3"/>
        <w:jc w:val="center"/>
        <w:rPr>
          <w:del w:id="2" w:author="Khanh Cong" w:date="2024-12-28T13:49:00Z" w16du:dateUtc="2024-12-28T06:49:00Z"/>
          <w:rFonts w:ascii="Times New Roman" w:hAnsi="Times New Roman" w:cs="Times New Roman"/>
          <w:b/>
          <w:spacing w:val="-4"/>
          <w:sz w:val="28"/>
          <w:szCs w:val="28"/>
        </w:rPr>
      </w:pPr>
    </w:p>
    <w:p w14:paraId="5DE0F18B" w14:textId="77777777" w:rsidR="00234EA9" w:rsidDel="00537F18" w:rsidRDefault="00234EA9" w:rsidP="00234EA9">
      <w:pPr>
        <w:pStyle w:val="BodyText"/>
        <w:spacing w:after="0"/>
        <w:ind w:right="3"/>
        <w:jc w:val="center"/>
        <w:rPr>
          <w:del w:id="3" w:author="Khanh Cong" w:date="2024-12-28T13:49:00Z" w16du:dateUtc="2024-12-28T06:49:00Z"/>
          <w:rFonts w:ascii="Times New Roman" w:hAnsi="Times New Roman" w:cs="Times New Roman"/>
          <w:b/>
          <w:spacing w:val="-4"/>
          <w:sz w:val="28"/>
          <w:szCs w:val="28"/>
        </w:rPr>
      </w:pPr>
    </w:p>
    <w:p w14:paraId="199F4E25" w14:textId="77777777" w:rsidR="00234EA9" w:rsidDel="00537F18" w:rsidRDefault="00234EA9" w:rsidP="00234EA9">
      <w:pPr>
        <w:pStyle w:val="BodyText"/>
        <w:spacing w:after="0"/>
        <w:ind w:right="3"/>
        <w:jc w:val="center"/>
        <w:rPr>
          <w:del w:id="4" w:author="Khanh Cong" w:date="2024-12-28T13:49:00Z" w16du:dateUtc="2024-12-28T06:49:00Z"/>
          <w:rFonts w:ascii="Times New Roman" w:hAnsi="Times New Roman" w:cs="Times New Roman"/>
          <w:b/>
          <w:spacing w:val="-4"/>
          <w:sz w:val="28"/>
          <w:szCs w:val="28"/>
        </w:rPr>
      </w:pPr>
    </w:p>
    <w:p w14:paraId="0F85A375" w14:textId="77777777" w:rsidR="00234EA9" w:rsidRPr="002B78EE" w:rsidDel="00537F18" w:rsidRDefault="00234EA9">
      <w:pPr>
        <w:pStyle w:val="BodyText"/>
        <w:spacing w:after="0"/>
        <w:ind w:right="3"/>
        <w:rPr>
          <w:del w:id="5" w:author="Khanh Cong" w:date="2024-12-28T13:49:00Z" w16du:dateUtc="2024-12-28T06:49:00Z"/>
          <w:rFonts w:ascii="Times New Roman" w:hAnsi="Times New Roman" w:cs="Times New Roman"/>
          <w:b/>
          <w:spacing w:val="-4"/>
          <w:sz w:val="28"/>
          <w:szCs w:val="28"/>
        </w:rPr>
        <w:pPrChange w:id="6" w:author="Khanh Cong" w:date="2024-12-28T13:49:00Z" w16du:dateUtc="2024-12-28T06:49:00Z">
          <w:pPr>
            <w:pStyle w:val="BodyText"/>
            <w:spacing w:after="0"/>
            <w:ind w:right="3"/>
            <w:jc w:val="center"/>
          </w:pPr>
        </w:pPrChange>
      </w:pPr>
    </w:p>
    <w:p w14:paraId="14DC73F5" w14:textId="77777777" w:rsidR="00234EA9" w:rsidRPr="002B78EE" w:rsidRDefault="00234EA9">
      <w:pPr>
        <w:pStyle w:val="BodyText"/>
        <w:spacing w:after="0"/>
        <w:ind w:right="3"/>
        <w:rPr>
          <w:rFonts w:ascii="Times New Roman" w:hAnsi="Times New Roman" w:cs="Times New Roman"/>
          <w:b/>
          <w:spacing w:val="-4"/>
          <w:sz w:val="28"/>
          <w:szCs w:val="28"/>
        </w:rPr>
        <w:pPrChange w:id="7" w:author="Khanh Cong" w:date="2024-12-28T13:49:00Z" w16du:dateUtc="2024-12-28T06:49:00Z">
          <w:pPr>
            <w:pStyle w:val="BodyText"/>
            <w:spacing w:after="0"/>
            <w:ind w:right="3"/>
            <w:jc w:val="center"/>
          </w:pPr>
        </w:pPrChange>
      </w:pPr>
    </w:p>
    <w:bookmarkEnd w:id="0"/>
    <w:p w14:paraId="6859372C" w14:textId="77777777" w:rsidR="00234EA9" w:rsidRPr="006454E5" w:rsidRDefault="00234EA9" w:rsidP="00234EA9">
      <w:pPr>
        <w:pStyle w:val="NoSpacing"/>
        <w:jc w:val="center"/>
      </w:pPr>
      <w:r w:rsidRPr="006454E5">
        <w:lastRenderedPageBreak/>
        <w:t>NHẬN XÉT, ĐÁNH GIÁ, CHO ĐIỂM</w:t>
      </w:r>
    </w:p>
    <w:p w14:paraId="41A68387" w14:textId="77777777" w:rsidR="00234EA9" w:rsidRPr="00A60732" w:rsidRDefault="00234EA9" w:rsidP="00234EA9">
      <w:pPr>
        <w:pStyle w:val="NoSpacing"/>
        <w:jc w:val="center"/>
        <w:rPr>
          <w:szCs w:val="26"/>
        </w:rPr>
      </w:pPr>
      <w:r w:rsidRPr="00A60732">
        <w:rPr>
          <w:szCs w:val="26"/>
        </w:rPr>
        <w:t>(CỦA GIẢNG VIÊN HƯỚNG DẪN)</w:t>
      </w:r>
    </w:p>
    <w:p w14:paraId="2C10A524" w14:textId="77777777" w:rsidR="00234EA9" w:rsidRPr="002B78EE" w:rsidRDefault="00234EA9" w:rsidP="00234EA9">
      <w:pPr>
        <w:pStyle w:val="BodyText"/>
        <w:spacing w:before="208" w:after="0"/>
        <w:rPr>
          <w:rFonts w:ascii="Times New Roman" w:hAnsi="Times New Roman" w:cs="Times New Roman"/>
          <w:b/>
        </w:rPr>
      </w:pPr>
    </w:p>
    <w:p w14:paraId="159C1A6A" w14:textId="77777777" w:rsidR="00234EA9" w:rsidRPr="002B78EE" w:rsidRDefault="00234EA9" w:rsidP="00234EA9">
      <w:pPr>
        <w:ind w:left="120"/>
        <w:jc w:val="center"/>
        <w:rPr>
          <w:rFonts w:cs="Times New Roman"/>
        </w:rPr>
      </w:pPr>
      <w:r w:rsidRPr="002B78EE">
        <w:rPr>
          <w:rFonts w:cs="Times New Roman"/>
          <w:b/>
          <w:spacing w:val="-2"/>
          <w:sz w:val="26"/>
        </w:rPr>
        <w:t>.............................................................................................................................................</w:t>
      </w:r>
    </w:p>
    <w:p w14:paraId="20AE2129" w14:textId="77777777" w:rsidR="00234EA9" w:rsidRPr="002B78EE" w:rsidRDefault="00234EA9" w:rsidP="00234EA9">
      <w:pPr>
        <w:spacing w:before="209"/>
        <w:ind w:left="120"/>
        <w:jc w:val="center"/>
        <w:rPr>
          <w:rFonts w:cs="Times New Roman"/>
        </w:rPr>
      </w:pPr>
      <w:r w:rsidRPr="002B78EE">
        <w:rPr>
          <w:rFonts w:cs="Times New Roman"/>
          <w:b/>
          <w:spacing w:val="-2"/>
          <w:sz w:val="26"/>
        </w:rPr>
        <w:t>.............................................................................................................................................</w:t>
      </w:r>
    </w:p>
    <w:p w14:paraId="533AF4C4" w14:textId="77777777" w:rsidR="00234EA9" w:rsidRPr="002B78EE" w:rsidRDefault="00234EA9">
      <w:pPr>
        <w:spacing w:before="209"/>
        <w:jc w:val="center"/>
        <w:rPr>
          <w:rFonts w:cs="Times New Roman"/>
        </w:rPr>
        <w:pPrChange w:id="8" w:author="Khanh Cong" w:date="2024-12-28T14:12:00Z" w16du:dateUtc="2024-12-28T07:12:00Z">
          <w:pPr>
            <w:spacing w:before="209"/>
            <w:ind w:left="120"/>
            <w:jc w:val="center"/>
          </w:pPr>
        </w:pPrChange>
      </w:pPr>
      <w:r w:rsidRPr="002B78EE">
        <w:rPr>
          <w:rFonts w:cs="Times New Roman"/>
          <w:b/>
          <w:spacing w:val="-2"/>
          <w:sz w:val="26"/>
        </w:rPr>
        <w:t>.............................................................................................................................................</w:t>
      </w:r>
    </w:p>
    <w:p w14:paraId="17CCD900" w14:textId="77777777" w:rsidR="00234EA9" w:rsidRPr="002B78EE" w:rsidRDefault="00234EA9" w:rsidP="00234EA9">
      <w:pPr>
        <w:spacing w:before="209"/>
        <w:ind w:left="120"/>
        <w:jc w:val="center"/>
        <w:rPr>
          <w:rFonts w:cs="Times New Roman"/>
        </w:rPr>
      </w:pPr>
      <w:r w:rsidRPr="002B78EE">
        <w:rPr>
          <w:rFonts w:cs="Times New Roman"/>
          <w:b/>
          <w:spacing w:val="-2"/>
          <w:sz w:val="26"/>
        </w:rPr>
        <w:t>.............................................................................................................................................</w:t>
      </w:r>
    </w:p>
    <w:p w14:paraId="28AD87A7" w14:textId="77777777" w:rsidR="00234EA9" w:rsidRPr="002B78EE" w:rsidRDefault="00234EA9" w:rsidP="00234EA9">
      <w:pPr>
        <w:spacing w:before="209"/>
        <w:ind w:left="120"/>
        <w:jc w:val="center"/>
        <w:rPr>
          <w:rFonts w:cs="Times New Roman"/>
        </w:rPr>
      </w:pPr>
      <w:r w:rsidRPr="002B78EE">
        <w:rPr>
          <w:rFonts w:cs="Times New Roman"/>
          <w:b/>
          <w:spacing w:val="-2"/>
          <w:sz w:val="26"/>
        </w:rPr>
        <w:t>.............................................................................................................................................</w:t>
      </w:r>
    </w:p>
    <w:p w14:paraId="2439E36B" w14:textId="77777777" w:rsidR="00234EA9" w:rsidRPr="002B78EE" w:rsidRDefault="00234EA9" w:rsidP="00234EA9">
      <w:pPr>
        <w:spacing w:before="209"/>
        <w:ind w:left="120"/>
        <w:jc w:val="center"/>
        <w:rPr>
          <w:rFonts w:cs="Times New Roman"/>
        </w:rPr>
      </w:pPr>
      <w:r w:rsidRPr="002B78EE">
        <w:rPr>
          <w:rFonts w:cs="Times New Roman"/>
          <w:b/>
          <w:spacing w:val="-2"/>
          <w:sz w:val="26"/>
        </w:rPr>
        <w:t>.............................................................................................................................................</w:t>
      </w:r>
    </w:p>
    <w:p w14:paraId="5BD639DD" w14:textId="77777777" w:rsidR="00234EA9" w:rsidRPr="002B78EE" w:rsidRDefault="00234EA9" w:rsidP="00234EA9">
      <w:pPr>
        <w:spacing w:before="209"/>
        <w:ind w:left="120"/>
        <w:jc w:val="center"/>
        <w:rPr>
          <w:rFonts w:cs="Times New Roman"/>
        </w:rPr>
      </w:pPr>
      <w:r w:rsidRPr="002B78EE">
        <w:rPr>
          <w:rFonts w:cs="Times New Roman"/>
          <w:b/>
          <w:spacing w:val="-2"/>
          <w:sz w:val="26"/>
        </w:rPr>
        <w:t>.............................................................................................................................................</w:t>
      </w:r>
    </w:p>
    <w:p w14:paraId="4476C3C1" w14:textId="77777777" w:rsidR="00234EA9" w:rsidRPr="002B78EE" w:rsidRDefault="00234EA9" w:rsidP="00234EA9">
      <w:pPr>
        <w:spacing w:before="209"/>
        <w:ind w:left="120"/>
        <w:jc w:val="center"/>
        <w:rPr>
          <w:rFonts w:cs="Times New Roman"/>
        </w:rPr>
      </w:pPr>
      <w:r w:rsidRPr="002B78EE">
        <w:rPr>
          <w:rFonts w:cs="Times New Roman"/>
          <w:b/>
          <w:spacing w:val="-2"/>
          <w:sz w:val="26"/>
        </w:rPr>
        <w:t>.............................................................................................................................................</w:t>
      </w:r>
    </w:p>
    <w:p w14:paraId="1B408F3E" w14:textId="77777777" w:rsidR="00234EA9" w:rsidRPr="002B78EE" w:rsidRDefault="00234EA9" w:rsidP="00234EA9">
      <w:pPr>
        <w:spacing w:before="209"/>
        <w:ind w:left="120"/>
        <w:jc w:val="center"/>
        <w:rPr>
          <w:rFonts w:cs="Times New Roman"/>
        </w:rPr>
      </w:pPr>
      <w:r w:rsidRPr="002B78EE">
        <w:rPr>
          <w:rFonts w:cs="Times New Roman"/>
          <w:b/>
          <w:spacing w:val="-2"/>
          <w:sz w:val="26"/>
        </w:rPr>
        <w:t>.............................................................................................................................................</w:t>
      </w:r>
    </w:p>
    <w:p w14:paraId="16C405FB" w14:textId="77777777" w:rsidR="00234EA9" w:rsidRPr="002B78EE" w:rsidRDefault="00234EA9" w:rsidP="00234EA9">
      <w:pPr>
        <w:spacing w:before="209"/>
        <w:ind w:left="120"/>
        <w:jc w:val="center"/>
        <w:rPr>
          <w:rFonts w:cs="Times New Roman"/>
        </w:rPr>
      </w:pPr>
      <w:r w:rsidRPr="002B78EE">
        <w:rPr>
          <w:rFonts w:cs="Times New Roman"/>
          <w:b/>
          <w:spacing w:val="-2"/>
          <w:sz w:val="26"/>
        </w:rPr>
        <w:t>.............................................................................................................................................</w:t>
      </w:r>
    </w:p>
    <w:p w14:paraId="79263A75" w14:textId="77777777" w:rsidR="00234EA9" w:rsidRPr="002B78EE" w:rsidRDefault="00234EA9">
      <w:pPr>
        <w:spacing w:before="209"/>
        <w:jc w:val="center"/>
        <w:rPr>
          <w:rFonts w:cs="Times New Roman"/>
        </w:rPr>
        <w:pPrChange w:id="9" w:author="Khanh Cong" w:date="2024-12-28T13:50:00Z" w16du:dateUtc="2024-12-28T06:50:00Z">
          <w:pPr>
            <w:spacing w:before="209"/>
            <w:ind w:left="120"/>
            <w:jc w:val="center"/>
          </w:pPr>
        </w:pPrChange>
      </w:pPr>
      <w:r w:rsidRPr="002B78EE">
        <w:rPr>
          <w:rFonts w:cs="Times New Roman"/>
          <w:b/>
          <w:spacing w:val="-2"/>
          <w:sz w:val="26"/>
        </w:rPr>
        <w:t>.............................................................................................................................................</w:t>
      </w:r>
    </w:p>
    <w:p w14:paraId="4A9D9742" w14:textId="77777777" w:rsidR="00234EA9" w:rsidRPr="002B78EE" w:rsidRDefault="00234EA9" w:rsidP="00234EA9">
      <w:pPr>
        <w:spacing w:before="209"/>
        <w:ind w:left="120"/>
        <w:jc w:val="center"/>
        <w:rPr>
          <w:rFonts w:cs="Times New Roman"/>
        </w:rPr>
      </w:pPr>
      <w:r w:rsidRPr="002B78EE">
        <w:rPr>
          <w:rFonts w:cs="Times New Roman"/>
          <w:b/>
          <w:spacing w:val="-2"/>
          <w:sz w:val="26"/>
        </w:rPr>
        <w:t>.............................................................................................................................................</w:t>
      </w:r>
    </w:p>
    <w:p w14:paraId="1AC0A974" w14:textId="77777777" w:rsidR="00234EA9" w:rsidRPr="002B78EE" w:rsidRDefault="00234EA9" w:rsidP="00234EA9">
      <w:pPr>
        <w:spacing w:before="209"/>
        <w:ind w:left="120"/>
        <w:jc w:val="center"/>
        <w:rPr>
          <w:rFonts w:cs="Times New Roman"/>
        </w:rPr>
      </w:pPr>
      <w:r w:rsidRPr="002B78EE">
        <w:rPr>
          <w:rFonts w:cs="Times New Roman"/>
          <w:b/>
          <w:spacing w:val="-2"/>
          <w:sz w:val="26"/>
        </w:rPr>
        <w:t>.............................................................................................................................................</w:t>
      </w:r>
    </w:p>
    <w:p w14:paraId="6C317EE3" w14:textId="77777777" w:rsidR="00234EA9" w:rsidRPr="006454E5" w:rsidRDefault="00234EA9" w:rsidP="00234EA9">
      <w:pPr>
        <w:tabs>
          <w:tab w:val="left" w:leader="dot" w:pos="7951"/>
        </w:tabs>
        <w:spacing w:before="209"/>
        <w:ind w:left="688"/>
        <w:rPr>
          <w:rFonts w:cs="Times New Roman"/>
          <w:sz w:val="26"/>
          <w:szCs w:val="26"/>
        </w:rPr>
      </w:pPr>
      <w:r w:rsidRPr="00F06492">
        <w:rPr>
          <w:rFonts w:cs="Times New Roman"/>
          <w:b/>
          <w:sz w:val="26"/>
          <w:szCs w:val="26"/>
        </w:rPr>
        <w:t>Điểm:</w:t>
      </w:r>
      <w:r w:rsidRPr="00F06492">
        <w:rPr>
          <w:rFonts w:cs="Times New Roman"/>
          <w:b/>
          <w:spacing w:val="30"/>
          <w:sz w:val="26"/>
          <w:szCs w:val="26"/>
        </w:rPr>
        <w:t xml:space="preserve"> </w:t>
      </w:r>
      <w:r w:rsidRPr="00F06492">
        <w:rPr>
          <w:rFonts w:cs="Times New Roman"/>
          <w:b/>
          <w:sz w:val="26"/>
          <w:szCs w:val="26"/>
        </w:rPr>
        <w:t>...............................(</w:t>
      </w:r>
      <w:r w:rsidRPr="00F06492">
        <w:rPr>
          <w:rFonts w:cs="Times New Roman"/>
          <w:sz w:val="26"/>
          <w:szCs w:val="26"/>
        </w:rPr>
        <w:t>bằng</w:t>
      </w:r>
      <w:r w:rsidRPr="00F06492">
        <w:rPr>
          <w:rFonts w:cs="Times New Roman"/>
          <w:spacing w:val="31"/>
          <w:sz w:val="26"/>
          <w:szCs w:val="26"/>
        </w:rPr>
        <w:t xml:space="preserve"> </w:t>
      </w:r>
      <w:r w:rsidRPr="00F06492">
        <w:rPr>
          <w:rFonts w:cs="Times New Roman"/>
          <w:spacing w:val="-5"/>
          <w:sz w:val="26"/>
          <w:szCs w:val="26"/>
        </w:rPr>
        <w:t>chữ</w:t>
      </w:r>
      <w:r w:rsidRPr="00F06492">
        <w:rPr>
          <w:rFonts w:cs="Times New Roman"/>
          <w:sz w:val="26"/>
          <w:szCs w:val="26"/>
        </w:rPr>
        <w:tab/>
      </w:r>
      <w:r w:rsidRPr="00F06492">
        <w:rPr>
          <w:rFonts w:cs="Times New Roman"/>
          <w:spacing w:val="-10"/>
          <w:sz w:val="26"/>
          <w:szCs w:val="26"/>
        </w:rPr>
        <w:t>)</w:t>
      </w:r>
    </w:p>
    <w:p w14:paraId="41DDA9B3" w14:textId="77777777" w:rsidR="00234EA9" w:rsidRPr="006454E5" w:rsidRDefault="00234EA9" w:rsidP="00234EA9">
      <w:pPr>
        <w:spacing w:before="210"/>
        <w:ind w:left="688"/>
        <w:rPr>
          <w:rFonts w:cs="Times New Roman"/>
          <w:sz w:val="26"/>
          <w:szCs w:val="26"/>
        </w:rPr>
      </w:pPr>
      <w:r w:rsidRPr="00F06492">
        <w:rPr>
          <w:rFonts w:cs="Times New Roman"/>
          <w:b/>
          <w:sz w:val="26"/>
          <w:szCs w:val="26"/>
        </w:rPr>
        <w:t>Đồng</w:t>
      </w:r>
      <w:r w:rsidRPr="00F06492">
        <w:rPr>
          <w:rFonts w:cs="Times New Roman"/>
          <w:b/>
          <w:spacing w:val="-4"/>
          <w:sz w:val="26"/>
          <w:szCs w:val="26"/>
        </w:rPr>
        <w:t xml:space="preserve"> </w:t>
      </w:r>
      <w:r w:rsidRPr="00F06492">
        <w:rPr>
          <w:rFonts w:cs="Times New Roman"/>
          <w:b/>
          <w:sz w:val="26"/>
          <w:szCs w:val="26"/>
        </w:rPr>
        <w:t>ý/</w:t>
      </w:r>
      <w:r w:rsidRPr="00F06492">
        <w:rPr>
          <w:rFonts w:cs="Times New Roman"/>
          <w:b/>
          <w:spacing w:val="-2"/>
          <w:sz w:val="26"/>
          <w:szCs w:val="26"/>
        </w:rPr>
        <w:t xml:space="preserve"> </w:t>
      </w:r>
      <w:r w:rsidRPr="00F06492">
        <w:rPr>
          <w:rFonts w:cs="Times New Roman"/>
          <w:b/>
          <w:sz w:val="26"/>
          <w:szCs w:val="26"/>
        </w:rPr>
        <w:t>Không</w:t>
      </w:r>
      <w:r w:rsidRPr="00F06492">
        <w:rPr>
          <w:rFonts w:cs="Times New Roman"/>
          <w:b/>
          <w:spacing w:val="-2"/>
          <w:sz w:val="26"/>
          <w:szCs w:val="26"/>
        </w:rPr>
        <w:t xml:space="preserve"> </w:t>
      </w:r>
      <w:r w:rsidRPr="00F06492">
        <w:rPr>
          <w:rFonts w:cs="Times New Roman"/>
          <w:b/>
          <w:sz w:val="26"/>
          <w:szCs w:val="26"/>
        </w:rPr>
        <w:t>đồng</w:t>
      </w:r>
      <w:r w:rsidRPr="00F06492">
        <w:rPr>
          <w:rFonts w:cs="Times New Roman"/>
          <w:b/>
          <w:spacing w:val="-1"/>
          <w:sz w:val="26"/>
          <w:szCs w:val="26"/>
        </w:rPr>
        <w:t xml:space="preserve"> </w:t>
      </w:r>
      <w:r w:rsidRPr="00F06492">
        <w:rPr>
          <w:rFonts w:cs="Times New Roman"/>
          <w:b/>
          <w:sz w:val="26"/>
          <w:szCs w:val="26"/>
        </w:rPr>
        <w:t xml:space="preserve">ý </w:t>
      </w:r>
      <w:r w:rsidRPr="00F06492">
        <w:rPr>
          <w:rFonts w:cs="Times New Roman"/>
          <w:sz w:val="26"/>
          <w:szCs w:val="26"/>
        </w:rPr>
        <w:t>cho</w:t>
      </w:r>
      <w:r w:rsidRPr="00F06492">
        <w:rPr>
          <w:rFonts w:cs="Times New Roman"/>
          <w:spacing w:val="-2"/>
          <w:sz w:val="26"/>
          <w:szCs w:val="26"/>
        </w:rPr>
        <w:t xml:space="preserve"> </w:t>
      </w:r>
      <w:r w:rsidRPr="00F06492">
        <w:rPr>
          <w:rFonts w:cs="Times New Roman"/>
          <w:sz w:val="26"/>
          <w:szCs w:val="26"/>
        </w:rPr>
        <w:t>sinh</w:t>
      </w:r>
      <w:r w:rsidRPr="00F06492">
        <w:rPr>
          <w:rFonts w:cs="Times New Roman"/>
          <w:spacing w:val="-3"/>
          <w:sz w:val="26"/>
          <w:szCs w:val="26"/>
        </w:rPr>
        <w:t xml:space="preserve"> </w:t>
      </w:r>
      <w:r w:rsidRPr="00F06492">
        <w:rPr>
          <w:rFonts w:cs="Times New Roman"/>
          <w:sz w:val="26"/>
          <w:szCs w:val="26"/>
        </w:rPr>
        <w:t>viên</w:t>
      </w:r>
      <w:r w:rsidRPr="00F06492">
        <w:rPr>
          <w:rFonts w:cs="Times New Roman"/>
          <w:spacing w:val="-4"/>
          <w:sz w:val="26"/>
          <w:szCs w:val="26"/>
        </w:rPr>
        <w:t xml:space="preserve"> </w:t>
      </w:r>
      <w:r w:rsidRPr="00F06492">
        <w:rPr>
          <w:rFonts w:cs="Times New Roman"/>
          <w:sz w:val="26"/>
          <w:szCs w:val="26"/>
        </w:rPr>
        <w:t>bảo</w:t>
      </w:r>
      <w:r w:rsidRPr="00F06492">
        <w:rPr>
          <w:rFonts w:cs="Times New Roman"/>
          <w:spacing w:val="-2"/>
          <w:sz w:val="26"/>
          <w:szCs w:val="26"/>
        </w:rPr>
        <w:t xml:space="preserve"> </w:t>
      </w:r>
      <w:r w:rsidRPr="00F06492">
        <w:rPr>
          <w:rFonts w:cs="Times New Roman"/>
          <w:sz w:val="26"/>
          <w:szCs w:val="26"/>
        </w:rPr>
        <w:t>vệ</w:t>
      </w:r>
      <w:r w:rsidRPr="00F06492">
        <w:rPr>
          <w:rFonts w:cs="Times New Roman"/>
          <w:spacing w:val="-1"/>
          <w:sz w:val="26"/>
          <w:szCs w:val="26"/>
        </w:rPr>
        <w:t xml:space="preserve"> </w:t>
      </w:r>
      <w:r w:rsidRPr="00F06492">
        <w:rPr>
          <w:rFonts w:cs="Times New Roman"/>
          <w:sz w:val="26"/>
          <w:szCs w:val="26"/>
        </w:rPr>
        <w:t>trước</w:t>
      </w:r>
      <w:r w:rsidRPr="00F06492">
        <w:rPr>
          <w:rFonts w:cs="Times New Roman"/>
          <w:spacing w:val="-2"/>
          <w:sz w:val="26"/>
          <w:szCs w:val="26"/>
        </w:rPr>
        <w:t xml:space="preserve"> </w:t>
      </w:r>
      <w:r w:rsidRPr="00F06492">
        <w:rPr>
          <w:rFonts w:cs="Times New Roman"/>
          <w:sz w:val="26"/>
          <w:szCs w:val="26"/>
        </w:rPr>
        <w:t>hội</w:t>
      </w:r>
      <w:r w:rsidRPr="00F06492">
        <w:rPr>
          <w:rFonts w:cs="Times New Roman"/>
          <w:spacing w:val="-2"/>
          <w:sz w:val="26"/>
          <w:szCs w:val="26"/>
        </w:rPr>
        <w:t xml:space="preserve"> </w:t>
      </w:r>
      <w:r w:rsidRPr="00F06492">
        <w:rPr>
          <w:rFonts w:cs="Times New Roman"/>
          <w:sz w:val="26"/>
          <w:szCs w:val="26"/>
        </w:rPr>
        <w:t>đồng</w:t>
      </w:r>
      <w:r w:rsidRPr="00F06492">
        <w:rPr>
          <w:rFonts w:cs="Times New Roman"/>
          <w:spacing w:val="-2"/>
          <w:sz w:val="26"/>
          <w:szCs w:val="26"/>
        </w:rPr>
        <w:t xml:space="preserve"> </w:t>
      </w:r>
      <w:r w:rsidRPr="00F06492">
        <w:rPr>
          <w:rFonts w:cs="Times New Roman"/>
          <w:sz w:val="26"/>
          <w:szCs w:val="26"/>
        </w:rPr>
        <w:t>chấm</w:t>
      </w:r>
      <w:r w:rsidRPr="00F06492">
        <w:rPr>
          <w:rFonts w:cs="Times New Roman"/>
          <w:spacing w:val="-3"/>
          <w:sz w:val="26"/>
          <w:szCs w:val="26"/>
        </w:rPr>
        <w:t xml:space="preserve"> </w:t>
      </w:r>
      <w:r w:rsidRPr="00F06492">
        <w:rPr>
          <w:rFonts w:cs="Times New Roman"/>
          <w:sz w:val="26"/>
          <w:szCs w:val="26"/>
        </w:rPr>
        <w:t>đồ</w:t>
      </w:r>
      <w:r w:rsidRPr="00F06492">
        <w:rPr>
          <w:rFonts w:cs="Times New Roman"/>
          <w:spacing w:val="-2"/>
          <w:sz w:val="26"/>
          <w:szCs w:val="26"/>
        </w:rPr>
        <w:t xml:space="preserve"> </w:t>
      </w:r>
      <w:r w:rsidRPr="00F06492">
        <w:rPr>
          <w:rFonts w:cs="Times New Roman"/>
          <w:sz w:val="26"/>
          <w:szCs w:val="26"/>
        </w:rPr>
        <w:t>án</w:t>
      </w:r>
      <w:r w:rsidRPr="00F06492">
        <w:rPr>
          <w:rFonts w:cs="Times New Roman"/>
          <w:spacing w:val="-4"/>
          <w:sz w:val="26"/>
          <w:szCs w:val="26"/>
        </w:rPr>
        <w:t xml:space="preserve"> </w:t>
      </w:r>
      <w:r w:rsidRPr="00F06492">
        <w:rPr>
          <w:rFonts w:cs="Times New Roman"/>
          <w:sz w:val="26"/>
          <w:szCs w:val="26"/>
        </w:rPr>
        <w:t>tốt</w:t>
      </w:r>
      <w:r w:rsidRPr="00F06492">
        <w:rPr>
          <w:rFonts w:cs="Times New Roman"/>
          <w:spacing w:val="-1"/>
          <w:sz w:val="26"/>
          <w:szCs w:val="26"/>
        </w:rPr>
        <w:t xml:space="preserve"> </w:t>
      </w:r>
      <w:r w:rsidRPr="00F06492">
        <w:rPr>
          <w:rFonts w:cs="Times New Roman"/>
          <w:spacing w:val="-2"/>
          <w:sz w:val="26"/>
          <w:szCs w:val="26"/>
        </w:rPr>
        <w:t>nghiệp.</w:t>
      </w:r>
    </w:p>
    <w:p w14:paraId="6FC40CC5" w14:textId="77777777" w:rsidR="00234EA9" w:rsidRPr="006454E5" w:rsidRDefault="00234EA9" w:rsidP="00234EA9">
      <w:pPr>
        <w:spacing w:before="210"/>
        <w:ind w:left="688"/>
        <w:rPr>
          <w:rFonts w:cs="Times New Roman"/>
          <w:sz w:val="26"/>
          <w:szCs w:val="26"/>
        </w:rPr>
      </w:pPr>
    </w:p>
    <w:p w14:paraId="4F2ACC1D" w14:textId="77777777" w:rsidR="00234EA9" w:rsidRPr="006454E5" w:rsidRDefault="00234EA9">
      <w:pPr>
        <w:spacing w:before="1"/>
        <w:ind w:left="-90"/>
        <w:jc w:val="right"/>
        <w:rPr>
          <w:rFonts w:cs="Times New Roman"/>
          <w:sz w:val="26"/>
          <w:szCs w:val="26"/>
        </w:rPr>
        <w:pPrChange w:id="10" w:author="Khanh Cong" w:date="2024-12-28T13:49:00Z" w16du:dateUtc="2024-12-28T06:49:00Z">
          <w:pPr>
            <w:spacing w:before="1"/>
            <w:ind w:left="4890"/>
          </w:pPr>
        </w:pPrChange>
      </w:pPr>
      <w:r w:rsidRPr="006454E5">
        <w:rPr>
          <w:rFonts w:cs="Times New Roman"/>
          <w:sz w:val="26"/>
          <w:szCs w:val="26"/>
        </w:rPr>
        <w:t>..................,</w:t>
      </w:r>
      <w:r w:rsidRPr="006454E5">
        <w:rPr>
          <w:rFonts w:cs="Times New Roman"/>
          <w:spacing w:val="-1"/>
          <w:sz w:val="26"/>
          <w:szCs w:val="26"/>
        </w:rPr>
        <w:t xml:space="preserve"> </w:t>
      </w:r>
      <w:r w:rsidRPr="006454E5">
        <w:rPr>
          <w:rFonts w:cs="Times New Roman"/>
          <w:sz w:val="26"/>
          <w:szCs w:val="26"/>
        </w:rPr>
        <w:t>ngày</w:t>
      </w:r>
      <w:r w:rsidRPr="006454E5">
        <w:rPr>
          <w:rFonts w:cs="Times New Roman"/>
          <w:spacing w:val="1"/>
          <w:sz w:val="26"/>
          <w:szCs w:val="26"/>
        </w:rPr>
        <w:t xml:space="preserve"> </w:t>
      </w:r>
      <w:r w:rsidRPr="006454E5">
        <w:rPr>
          <w:rFonts w:cs="Times New Roman"/>
          <w:sz w:val="26"/>
          <w:szCs w:val="26"/>
        </w:rPr>
        <w:t>….</w:t>
      </w:r>
      <w:r w:rsidRPr="006454E5">
        <w:rPr>
          <w:rFonts w:cs="Times New Roman"/>
          <w:spacing w:val="1"/>
          <w:sz w:val="26"/>
          <w:szCs w:val="26"/>
        </w:rPr>
        <w:t xml:space="preserve"> </w:t>
      </w:r>
      <w:r w:rsidRPr="006454E5">
        <w:rPr>
          <w:rFonts w:cs="Times New Roman"/>
          <w:sz w:val="26"/>
          <w:szCs w:val="26"/>
        </w:rPr>
        <w:t>tháng</w:t>
      </w:r>
      <w:r w:rsidRPr="006454E5">
        <w:rPr>
          <w:rFonts w:cs="Times New Roman"/>
          <w:spacing w:val="-1"/>
          <w:sz w:val="26"/>
          <w:szCs w:val="26"/>
        </w:rPr>
        <w:t xml:space="preserve"> </w:t>
      </w:r>
      <w:r w:rsidRPr="006454E5">
        <w:rPr>
          <w:rFonts w:cs="Times New Roman"/>
          <w:sz w:val="26"/>
          <w:szCs w:val="26"/>
        </w:rPr>
        <w:t>….</w:t>
      </w:r>
      <w:r w:rsidRPr="006454E5">
        <w:rPr>
          <w:rFonts w:cs="Times New Roman"/>
          <w:spacing w:val="-1"/>
          <w:sz w:val="26"/>
          <w:szCs w:val="26"/>
        </w:rPr>
        <w:t xml:space="preserve"> </w:t>
      </w:r>
      <w:r w:rsidRPr="006454E5">
        <w:rPr>
          <w:rFonts w:cs="Times New Roman"/>
          <w:sz w:val="26"/>
          <w:szCs w:val="26"/>
        </w:rPr>
        <w:t>năm</w:t>
      </w:r>
      <w:r w:rsidRPr="006454E5">
        <w:rPr>
          <w:rFonts w:cs="Times New Roman"/>
          <w:spacing w:val="-1"/>
          <w:sz w:val="26"/>
          <w:szCs w:val="26"/>
        </w:rPr>
        <w:t xml:space="preserve"> </w:t>
      </w:r>
      <w:r w:rsidRPr="006454E5">
        <w:rPr>
          <w:rFonts w:cs="Times New Roman"/>
          <w:spacing w:val="-5"/>
          <w:sz w:val="26"/>
          <w:szCs w:val="26"/>
        </w:rPr>
        <w:t>…..</w:t>
      </w:r>
    </w:p>
    <w:p w14:paraId="37E559C4" w14:textId="77777777" w:rsidR="00234EA9" w:rsidRPr="006454E5" w:rsidRDefault="00234EA9" w:rsidP="00234EA9">
      <w:pPr>
        <w:pStyle w:val="NoSpacing"/>
        <w:jc w:val="right"/>
        <w:rPr>
          <w:szCs w:val="26"/>
        </w:rPr>
      </w:pPr>
      <w:r w:rsidRPr="006454E5">
        <w:rPr>
          <w:szCs w:val="26"/>
        </w:rPr>
        <w:t>CÁN</w:t>
      </w:r>
      <w:r w:rsidRPr="006454E5">
        <w:rPr>
          <w:spacing w:val="-5"/>
          <w:szCs w:val="26"/>
        </w:rPr>
        <w:t xml:space="preserve"> </w:t>
      </w:r>
      <w:r w:rsidRPr="006454E5">
        <w:rPr>
          <w:szCs w:val="26"/>
        </w:rPr>
        <w:t>BỘ</w:t>
      </w:r>
      <w:r w:rsidRPr="006454E5">
        <w:rPr>
          <w:spacing w:val="-5"/>
          <w:szCs w:val="26"/>
        </w:rPr>
        <w:t xml:space="preserve"> </w:t>
      </w:r>
      <w:r w:rsidRPr="006454E5">
        <w:rPr>
          <w:szCs w:val="26"/>
        </w:rPr>
        <w:t>GIẢNG</w:t>
      </w:r>
      <w:r w:rsidRPr="006454E5">
        <w:rPr>
          <w:spacing w:val="-8"/>
          <w:szCs w:val="26"/>
        </w:rPr>
        <w:t xml:space="preserve"> </w:t>
      </w:r>
      <w:r w:rsidRPr="006454E5">
        <w:rPr>
          <w:szCs w:val="26"/>
        </w:rPr>
        <w:t>VIÊN</w:t>
      </w:r>
      <w:r w:rsidRPr="006454E5">
        <w:rPr>
          <w:spacing w:val="-3"/>
          <w:szCs w:val="26"/>
        </w:rPr>
        <w:t xml:space="preserve"> </w:t>
      </w:r>
      <w:r w:rsidRPr="006454E5">
        <w:rPr>
          <w:szCs w:val="26"/>
        </w:rPr>
        <w:t xml:space="preserve">HƯỚNG </w:t>
      </w:r>
      <w:r w:rsidRPr="006454E5">
        <w:rPr>
          <w:spacing w:val="-5"/>
          <w:szCs w:val="26"/>
        </w:rPr>
        <w:t>DẪN</w:t>
      </w:r>
    </w:p>
    <w:p w14:paraId="74B176E3" w14:textId="77777777" w:rsidR="00234EA9" w:rsidRPr="001D767D" w:rsidDel="00537F18" w:rsidRDefault="00234EA9" w:rsidP="00234EA9">
      <w:pPr>
        <w:jc w:val="right"/>
        <w:rPr>
          <w:del w:id="11" w:author="Khanh Cong" w:date="2024-12-28T13:49:00Z" w16du:dateUtc="2024-12-28T06:49:00Z"/>
          <w:rFonts w:cs="Times New Roman"/>
          <w:sz w:val="24"/>
        </w:rPr>
      </w:pPr>
      <w:r w:rsidRPr="006454E5">
        <w:rPr>
          <w:rFonts w:cs="Times New Roman"/>
          <w:sz w:val="26"/>
          <w:szCs w:val="26"/>
        </w:rPr>
        <w:t>(ký, họ tên)</w:t>
      </w:r>
      <w:r w:rsidRPr="006454E5">
        <w:rPr>
          <w:rFonts w:cs="Times New Roman"/>
          <w:sz w:val="26"/>
          <w:szCs w:val="26"/>
        </w:rPr>
        <w:tab/>
      </w:r>
      <w:r>
        <w:rPr>
          <w:rFonts w:cs="Times New Roman"/>
          <w:sz w:val="24"/>
        </w:rPr>
        <w:tab/>
      </w:r>
      <w:r>
        <w:rPr>
          <w:rFonts w:cs="Times New Roman"/>
          <w:sz w:val="24"/>
        </w:rPr>
        <w:tab/>
      </w:r>
    </w:p>
    <w:p w14:paraId="572AD5A1" w14:textId="77777777" w:rsidR="00234EA9" w:rsidRPr="002B78EE" w:rsidRDefault="00234EA9">
      <w:pPr>
        <w:jc w:val="right"/>
        <w:pPrChange w:id="12" w:author="Khanh Cong" w:date="2024-12-28T13:49:00Z" w16du:dateUtc="2024-12-28T06:49:00Z">
          <w:pPr>
            <w:pStyle w:val="BodyText"/>
            <w:jc w:val="right"/>
          </w:pPr>
        </w:pPrChange>
      </w:pPr>
      <w:r w:rsidRPr="002B78EE">
        <w:br w:type="page"/>
      </w:r>
    </w:p>
    <w:p w14:paraId="2152625F" w14:textId="77777777" w:rsidR="00234EA9" w:rsidRPr="006454E5" w:rsidRDefault="00234EA9" w:rsidP="00234EA9">
      <w:pPr>
        <w:pStyle w:val="NoSpacing"/>
        <w:jc w:val="center"/>
      </w:pPr>
      <w:r w:rsidRPr="00F06492">
        <w:lastRenderedPageBreak/>
        <w:t>NHẬN XÉT, ĐÁNH GIÁ, CHO ĐIỂM</w:t>
      </w:r>
    </w:p>
    <w:p w14:paraId="7094AB07" w14:textId="77777777" w:rsidR="00234EA9" w:rsidRPr="00863B69" w:rsidRDefault="00234EA9" w:rsidP="00234EA9">
      <w:pPr>
        <w:pStyle w:val="NoSpacing"/>
        <w:jc w:val="center"/>
      </w:pPr>
      <w:r w:rsidRPr="003E33D6">
        <w:t>(CỦA GIẢNG VIÊN PHẢN BIỆN)</w:t>
      </w:r>
    </w:p>
    <w:p w14:paraId="1272278D" w14:textId="77777777" w:rsidR="00234EA9" w:rsidRPr="00F06492" w:rsidRDefault="00234EA9" w:rsidP="00234EA9">
      <w:pPr>
        <w:pStyle w:val="BodyText"/>
        <w:jc w:val="center"/>
        <w:rPr>
          <w:rFonts w:ascii="Times New Roman" w:hAnsi="Times New Roman" w:cs="Times New Roman"/>
          <w:b/>
          <w:bCs/>
          <w:sz w:val="26"/>
          <w:szCs w:val="26"/>
        </w:rPr>
      </w:pPr>
    </w:p>
    <w:p w14:paraId="40641760" w14:textId="77777777" w:rsidR="00234EA9" w:rsidRPr="006454E5" w:rsidRDefault="00234EA9" w:rsidP="00234EA9">
      <w:pPr>
        <w:ind w:left="120"/>
        <w:jc w:val="center"/>
        <w:rPr>
          <w:rFonts w:cs="Times New Roman"/>
          <w:sz w:val="26"/>
          <w:szCs w:val="26"/>
        </w:rPr>
      </w:pPr>
      <w:r w:rsidRPr="00F06492">
        <w:rPr>
          <w:rFonts w:cs="Times New Roman"/>
          <w:b/>
          <w:spacing w:val="-2"/>
          <w:sz w:val="26"/>
          <w:szCs w:val="26"/>
        </w:rPr>
        <w:t>.............................................................................................................................................</w:t>
      </w:r>
    </w:p>
    <w:p w14:paraId="5AE19ED5" w14:textId="77777777" w:rsidR="00234EA9" w:rsidRPr="006454E5" w:rsidRDefault="00234EA9" w:rsidP="00234EA9">
      <w:pPr>
        <w:spacing w:before="209"/>
        <w:ind w:left="120"/>
        <w:jc w:val="center"/>
        <w:rPr>
          <w:rFonts w:cs="Times New Roman"/>
          <w:sz w:val="26"/>
          <w:szCs w:val="26"/>
        </w:rPr>
      </w:pPr>
      <w:r w:rsidRPr="00F06492">
        <w:rPr>
          <w:rFonts w:cs="Times New Roman"/>
          <w:b/>
          <w:spacing w:val="-2"/>
          <w:sz w:val="26"/>
          <w:szCs w:val="26"/>
        </w:rPr>
        <w:t>.............................................................................................................................................</w:t>
      </w:r>
    </w:p>
    <w:p w14:paraId="1C972CDE" w14:textId="77777777" w:rsidR="00234EA9" w:rsidRPr="006454E5" w:rsidRDefault="00234EA9" w:rsidP="00234EA9">
      <w:pPr>
        <w:spacing w:before="209"/>
        <w:ind w:left="120"/>
        <w:jc w:val="center"/>
        <w:rPr>
          <w:rFonts w:cs="Times New Roman"/>
          <w:sz w:val="26"/>
          <w:szCs w:val="26"/>
        </w:rPr>
      </w:pPr>
      <w:r w:rsidRPr="00F06492">
        <w:rPr>
          <w:rFonts w:cs="Times New Roman"/>
          <w:b/>
          <w:spacing w:val="-2"/>
          <w:sz w:val="26"/>
          <w:szCs w:val="26"/>
        </w:rPr>
        <w:t>.............................................................................................................................................</w:t>
      </w:r>
    </w:p>
    <w:p w14:paraId="6EA1122B" w14:textId="77777777" w:rsidR="00234EA9" w:rsidRPr="006454E5" w:rsidRDefault="00234EA9">
      <w:pPr>
        <w:spacing w:before="209"/>
        <w:ind w:firstLine="120"/>
        <w:jc w:val="center"/>
        <w:rPr>
          <w:rFonts w:cs="Times New Roman"/>
          <w:sz w:val="26"/>
          <w:szCs w:val="26"/>
        </w:rPr>
        <w:pPrChange w:id="13" w:author="Khanh Cong" w:date="2024-12-28T13:50:00Z" w16du:dateUtc="2024-12-28T06:50:00Z">
          <w:pPr>
            <w:spacing w:before="209"/>
            <w:ind w:left="120"/>
            <w:jc w:val="center"/>
          </w:pPr>
        </w:pPrChange>
      </w:pPr>
      <w:r w:rsidRPr="00F06492">
        <w:rPr>
          <w:rFonts w:cs="Times New Roman"/>
          <w:b/>
          <w:spacing w:val="-2"/>
          <w:sz w:val="26"/>
          <w:szCs w:val="26"/>
        </w:rPr>
        <w:t>.............................................................................................................................................</w:t>
      </w:r>
    </w:p>
    <w:p w14:paraId="3442ED70" w14:textId="77777777" w:rsidR="00234EA9" w:rsidRPr="006454E5" w:rsidRDefault="00234EA9" w:rsidP="00234EA9">
      <w:pPr>
        <w:spacing w:before="209"/>
        <w:ind w:left="120"/>
        <w:jc w:val="center"/>
        <w:rPr>
          <w:rFonts w:cs="Times New Roman"/>
          <w:sz w:val="26"/>
          <w:szCs w:val="26"/>
        </w:rPr>
      </w:pPr>
      <w:r w:rsidRPr="00F06492">
        <w:rPr>
          <w:rFonts w:cs="Times New Roman"/>
          <w:b/>
          <w:spacing w:val="-2"/>
          <w:sz w:val="26"/>
          <w:szCs w:val="26"/>
        </w:rPr>
        <w:t>.............................................................................................................................................</w:t>
      </w:r>
    </w:p>
    <w:p w14:paraId="069BB83C" w14:textId="77777777" w:rsidR="00234EA9" w:rsidRPr="006454E5" w:rsidRDefault="00234EA9" w:rsidP="00234EA9">
      <w:pPr>
        <w:spacing w:before="209"/>
        <w:ind w:left="120"/>
        <w:jc w:val="center"/>
        <w:rPr>
          <w:rFonts w:cs="Times New Roman"/>
          <w:sz w:val="26"/>
          <w:szCs w:val="26"/>
        </w:rPr>
      </w:pPr>
      <w:r w:rsidRPr="00F06492">
        <w:rPr>
          <w:rFonts w:cs="Times New Roman"/>
          <w:b/>
          <w:spacing w:val="-2"/>
          <w:sz w:val="26"/>
          <w:szCs w:val="26"/>
        </w:rPr>
        <w:t>.............................................................................................................................................</w:t>
      </w:r>
    </w:p>
    <w:p w14:paraId="1EF78168" w14:textId="77777777" w:rsidR="00234EA9" w:rsidRPr="006454E5" w:rsidRDefault="00234EA9" w:rsidP="00234EA9">
      <w:pPr>
        <w:spacing w:before="209"/>
        <w:ind w:left="120"/>
        <w:jc w:val="center"/>
        <w:rPr>
          <w:rFonts w:cs="Times New Roman"/>
          <w:sz w:val="26"/>
          <w:szCs w:val="26"/>
        </w:rPr>
      </w:pPr>
      <w:r w:rsidRPr="00F06492">
        <w:rPr>
          <w:rFonts w:cs="Times New Roman"/>
          <w:b/>
          <w:spacing w:val="-2"/>
          <w:sz w:val="26"/>
          <w:szCs w:val="26"/>
        </w:rPr>
        <w:t>.............................................................................................................................................</w:t>
      </w:r>
    </w:p>
    <w:p w14:paraId="182C41AF" w14:textId="77777777" w:rsidR="00234EA9" w:rsidRPr="006454E5" w:rsidRDefault="00234EA9" w:rsidP="00234EA9">
      <w:pPr>
        <w:spacing w:before="209"/>
        <w:ind w:left="120"/>
        <w:jc w:val="center"/>
        <w:rPr>
          <w:rFonts w:cs="Times New Roman"/>
          <w:sz w:val="26"/>
          <w:szCs w:val="26"/>
        </w:rPr>
      </w:pPr>
      <w:r w:rsidRPr="00F06492">
        <w:rPr>
          <w:rFonts w:cs="Times New Roman"/>
          <w:b/>
          <w:spacing w:val="-2"/>
          <w:sz w:val="26"/>
          <w:szCs w:val="26"/>
        </w:rPr>
        <w:t>.............................................................................................................................................</w:t>
      </w:r>
    </w:p>
    <w:p w14:paraId="74E09450" w14:textId="77777777" w:rsidR="00234EA9" w:rsidRPr="006454E5" w:rsidRDefault="00234EA9" w:rsidP="00234EA9">
      <w:pPr>
        <w:spacing w:before="209"/>
        <w:ind w:left="120"/>
        <w:jc w:val="center"/>
        <w:rPr>
          <w:rFonts w:cs="Times New Roman"/>
          <w:sz w:val="26"/>
          <w:szCs w:val="26"/>
        </w:rPr>
      </w:pPr>
      <w:r w:rsidRPr="00F06492">
        <w:rPr>
          <w:rFonts w:cs="Times New Roman"/>
          <w:b/>
          <w:spacing w:val="-2"/>
          <w:sz w:val="26"/>
          <w:szCs w:val="26"/>
        </w:rPr>
        <w:t>.............................................................................................................................................</w:t>
      </w:r>
    </w:p>
    <w:p w14:paraId="66A6B4AD" w14:textId="77777777" w:rsidR="00234EA9" w:rsidRPr="006454E5" w:rsidRDefault="00234EA9" w:rsidP="00234EA9">
      <w:pPr>
        <w:spacing w:before="209"/>
        <w:ind w:left="120"/>
        <w:jc w:val="center"/>
        <w:rPr>
          <w:rFonts w:cs="Times New Roman"/>
          <w:sz w:val="26"/>
          <w:szCs w:val="26"/>
        </w:rPr>
      </w:pPr>
      <w:r w:rsidRPr="00F06492">
        <w:rPr>
          <w:rFonts w:cs="Times New Roman"/>
          <w:b/>
          <w:spacing w:val="-2"/>
          <w:sz w:val="26"/>
          <w:szCs w:val="26"/>
        </w:rPr>
        <w:t>.............................................................................................................................................</w:t>
      </w:r>
    </w:p>
    <w:p w14:paraId="246E352E" w14:textId="77777777" w:rsidR="00234EA9" w:rsidRPr="006454E5" w:rsidRDefault="00234EA9" w:rsidP="00234EA9">
      <w:pPr>
        <w:spacing w:before="209"/>
        <w:ind w:left="120"/>
        <w:jc w:val="center"/>
        <w:rPr>
          <w:rFonts w:cs="Times New Roman"/>
          <w:sz w:val="26"/>
          <w:szCs w:val="26"/>
        </w:rPr>
      </w:pPr>
      <w:r w:rsidRPr="00F06492">
        <w:rPr>
          <w:rFonts w:cs="Times New Roman"/>
          <w:b/>
          <w:spacing w:val="-2"/>
          <w:sz w:val="26"/>
          <w:szCs w:val="26"/>
        </w:rPr>
        <w:t>.............................................................................................................................................</w:t>
      </w:r>
    </w:p>
    <w:p w14:paraId="32FAE181" w14:textId="77777777" w:rsidR="00234EA9" w:rsidRPr="006454E5" w:rsidRDefault="00234EA9" w:rsidP="00234EA9">
      <w:pPr>
        <w:spacing w:before="209"/>
        <w:ind w:left="120"/>
        <w:jc w:val="center"/>
        <w:rPr>
          <w:rFonts w:cs="Times New Roman"/>
          <w:sz w:val="26"/>
          <w:szCs w:val="26"/>
        </w:rPr>
      </w:pPr>
      <w:r w:rsidRPr="00F06492">
        <w:rPr>
          <w:rFonts w:cs="Times New Roman"/>
          <w:b/>
          <w:spacing w:val="-2"/>
          <w:sz w:val="26"/>
          <w:szCs w:val="26"/>
        </w:rPr>
        <w:t>.............................................................................................................................................</w:t>
      </w:r>
    </w:p>
    <w:p w14:paraId="5DA9E9C1" w14:textId="77777777" w:rsidR="00234EA9" w:rsidRPr="006454E5" w:rsidRDefault="00234EA9" w:rsidP="00234EA9">
      <w:pPr>
        <w:spacing w:before="209"/>
        <w:ind w:left="120"/>
        <w:jc w:val="center"/>
        <w:rPr>
          <w:rFonts w:cs="Times New Roman"/>
          <w:sz w:val="26"/>
          <w:szCs w:val="26"/>
        </w:rPr>
      </w:pPr>
      <w:r w:rsidRPr="00F06492">
        <w:rPr>
          <w:rFonts w:cs="Times New Roman"/>
          <w:b/>
          <w:spacing w:val="-2"/>
          <w:sz w:val="26"/>
          <w:szCs w:val="26"/>
        </w:rPr>
        <w:t>.............................................................................................................................................</w:t>
      </w:r>
    </w:p>
    <w:p w14:paraId="5A796D6C" w14:textId="77777777" w:rsidR="00234EA9" w:rsidRPr="006454E5" w:rsidRDefault="00234EA9" w:rsidP="00234EA9">
      <w:pPr>
        <w:tabs>
          <w:tab w:val="left" w:leader="dot" w:pos="7951"/>
        </w:tabs>
        <w:spacing w:before="209"/>
        <w:ind w:left="688"/>
        <w:rPr>
          <w:rFonts w:cs="Times New Roman"/>
          <w:sz w:val="26"/>
          <w:szCs w:val="26"/>
        </w:rPr>
      </w:pPr>
      <w:r w:rsidRPr="00F06492">
        <w:rPr>
          <w:rFonts w:cs="Times New Roman"/>
          <w:b/>
          <w:sz w:val="26"/>
          <w:szCs w:val="26"/>
        </w:rPr>
        <w:t>Điểm:</w:t>
      </w:r>
      <w:r w:rsidRPr="00F06492">
        <w:rPr>
          <w:rFonts w:cs="Times New Roman"/>
          <w:b/>
          <w:spacing w:val="30"/>
          <w:sz w:val="26"/>
          <w:szCs w:val="26"/>
        </w:rPr>
        <w:t xml:space="preserve"> </w:t>
      </w:r>
      <w:r w:rsidRPr="00F06492">
        <w:rPr>
          <w:rFonts w:cs="Times New Roman"/>
          <w:b/>
          <w:sz w:val="26"/>
          <w:szCs w:val="26"/>
        </w:rPr>
        <w:t>...............................(</w:t>
      </w:r>
      <w:r w:rsidRPr="00F06492">
        <w:rPr>
          <w:rFonts w:cs="Times New Roman"/>
          <w:sz w:val="26"/>
          <w:szCs w:val="26"/>
        </w:rPr>
        <w:t>bằng</w:t>
      </w:r>
      <w:r w:rsidRPr="00F06492">
        <w:rPr>
          <w:rFonts w:cs="Times New Roman"/>
          <w:spacing w:val="31"/>
          <w:sz w:val="26"/>
          <w:szCs w:val="26"/>
        </w:rPr>
        <w:t xml:space="preserve"> </w:t>
      </w:r>
      <w:r w:rsidRPr="00F06492">
        <w:rPr>
          <w:rFonts w:cs="Times New Roman"/>
          <w:spacing w:val="-5"/>
          <w:sz w:val="26"/>
          <w:szCs w:val="26"/>
        </w:rPr>
        <w:t>chữ</w:t>
      </w:r>
      <w:r w:rsidRPr="00F06492">
        <w:rPr>
          <w:rFonts w:cs="Times New Roman"/>
          <w:sz w:val="26"/>
          <w:szCs w:val="26"/>
        </w:rPr>
        <w:tab/>
      </w:r>
      <w:r w:rsidRPr="00F06492">
        <w:rPr>
          <w:rFonts w:cs="Times New Roman"/>
          <w:spacing w:val="-10"/>
          <w:sz w:val="26"/>
          <w:szCs w:val="26"/>
        </w:rPr>
        <w:t>)</w:t>
      </w:r>
    </w:p>
    <w:p w14:paraId="7F67C00B" w14:textId="77777777" w:rsidR="00234EA9" w:rsidRPr="006454E5" w:rsidRDefault="00234EA9" w:rsidP="00234EA9">
      <w:pPr>
        <w:spacing w:before="210"/>
        <w:ind w:left="688"/>
        <w:rPr>
          <w:rFonts w:cs="Times New Roman"/>
          <w:sz w:val="26"/>
          <w:szCs w:val="26"/>
        </w:rPr>
      </w:pPr>
      <w:r w:rsidRPr="006454E5">
        <w:rPr>
          <w:rFonts w:cs="Times New Roman"/>
          <w:sz w:val="26"/>
          <w:szCs w:val="26"/>
        </w:rPr>
        <w:t>Đồng</w:t>
      </w:r>
      <w:r w:rsidRPr="006454E5">
        <w:rPr>
          <w:rFonts w:cs="Times New Roman"/>
          <w:spacing w:val="-4"/>
          <w:sz w:val="26"/>
          <w:szCs w:val="26"/>
        </w:rPr>
        <w:t xml:space="preserve"> </w:t>
      </w:r>
      <w:r w:rsidRPr="006454E5">
        <w:rPr>
          <w:rFonts w:cs="Times New Roman"/>
          <w:sz w:val="26"/>
          <w:szCs w:val="26"/>
        </w:rPr>
        <w:t>ý/</w:t>
      </w:r>
      <w:r w:rsidRPr="006454E5">
        <w:rPr>
          <w:rFonts w:cs="Times New Roman"/>
          <w:spacing w:val="-2"/>
          <w:sz w:val="26"/>
          <w:szCs w:val="26"/>
        </w:rPr>
        <w:t xml:space="preserve"> </w:t>
      </w:r>
      <w:r w:rsidRPr="006454E5">
        <w:rPr>
          <w:rFonts w:cs="Times New Roman"/>
          <w:sz w:val="26"/>
          <w:szCs w:val="26"/>
        </w:rPr>
        <w:t>Không</w:t>
      </w:r>
      <w:r w:rsidRPr="006454E5">
        <w:rPr>
          <w:rFonts w:cs="Times New Roman"/>
          <w:spacing w:val="-2"/>
          <w:sz w:val="26"/>
          <w:szCs w:val="26"/>
        </w:rPr>
        <w:t xml:space="preserve"> </w:t>
      </w:r>
      <w:r w:rsidRPr="006454E5">
        <w:rPr>
          <w:rFonts w:cs="Times New Roman"/>
          <w:sz w:val="26"/>
          <w:szCs w:val="26"/>
        </w:rPr>
        <w:t>đồng</w:t>
      </w:r>
      <w:r w:rsidRPr="006454E5">
        <w:rPr>
          <w:rFonts w:cs="Times New Roman"/>
          <w:spacing w:val="-1"/>
          <w:sz w:val="26"/>
          <w:szCs w:val="26"/>
        </w:rPr>
        <w:t xml:space="preserve"> </w:t>
      </w:r>
      <w:r w:rsidRPr="006454E5">
        <w:rPr>
          <w:rFonts w:cs="Times New Roman"/>
          <w:sz w:val="26"/>
          <w:szCs w:val="26"/>
        </w:rPr>
        <w:t>ý cho</w:t>
      </w:r>
      <w:r w:rsidRPr="006454E5">
        <w:rPr>
          <w:rFonts w:cs="Times New Roman"/>
          <w:spacing w:val="-2"/>
          <w:sz w:val="26"/>
          <w:szCs w:val="26"/>
        </w:rPr>
        <w:t xml:space="preserve"> </w:t>
      </w:r>
      <w:r w:rsidRPr="006454E5">
        <w:rPr>
          <w:rFonts w:cs="Times New Roman"/>
          <w:sz w:val="26"/>
          <w:szCs w:val="26"/>
        </w:rPr>
        <w:t>sinh</w:t>
      </w:r>
      <w:r w:rsidRPr="006454E5">
        <w:rPr>
          <w:rFonts w:cs="Times New Roman"/>
          <w:spacing w:val="-3"/>
          <w:sz w:val="26"/>
          <w:szCs w:val="26"/>
        </w:rPr>
        <w:t xml:space="preserve"> </w:t>
      </w:r>
      <w:r w:rsidRPr="006454E5">
        <w:rPr>
          <w:rFonts w:cs="Times New Roman"/>
          <w:sz w:val="26"/>
          <w:szCs w:val="26"/>
        </w:rPr>
        <w:t>viên</w:t>
      </w:r>
      <w:r w:rsidRPr="006454E5">
        <w:rPr>
          <w:rFonts w:cs="Times New Roman"/>
          <w:spacing w:val="-4"/>
          <w:sz w:val="26"/>
          <w:szCs w:val="26"/>
        </w:rPr>
        <w:t xml:space="preserve"> </w:t>
      </w:r>
      <w:r w:rsidRPr="006454E5">
        <w:rPr>
          <w:rFonts w:cs="Times New Roman"/>
          <w:sz w:val="26"/>
          <w:szCs w:val="26"/>
        </w:rPr>
        <w:t>bảo</w:t>
      </w:r>
      <w:r w:rsidRPr="006454E5">
        <w:rPr>
          <w:rFonts w:cs="Times New Roman"/>
          <w:spacing w:val="-2"/>
          <w:sz w:val="26"/>
          <w:szCs w:val="26"/>
        </w:rPr>
        <w:t xml:space="preserve"> </w:t>
      </w:r>
      <w:r w:rsidRPr="006454E5">
        <w:rPr>
          <w:rFonts w:cs="Times New Roman"/>
          <w:sz w:val="26"/>
          <w:szCs w:val="26"/>
        </w:rPr>
        <w:t>vệ</w:t>
      </w:r>
      <w:r w:rsidRPr="006454E5">
        <w:rPr>
          <w:rFonts w:cs="Times New Roman"/>
          <w:spacing w:val="-1"/>
          <w:sz w:val="26"/>
          <w:szCs w:val="26"/>
        </w:rPr>
        <w:t xml:space="preserve"> </w:t>
      </w:r>
      <w:r w:rsidRPr="006454E5">
        <w:rPr>
          <w:rFonts w:cs="Times New Roman"/>
          <w:sz w:val="26"/>
          <w:szCs w:val="26"/>
        </w:rPr>
        <w:t>trước</w:t>
      </w:r>
      <w:r w:rsidRPr="006454E5">
        <w:rPr>
          <w:rFonts w:cs="Times New Roman"/>
          <w:spacing w:val="-2"/>
          <w:sz w:val="26"/>
          <w:szCs w:val="26"/>
        </w:rPr>
        <w:t xml:space="preserve"> </w:t>
      </w:r>
      <w:r w:rsidRPr="006454E5">
        <w:rPr>
          <w:rFonts w:cs="Times New Roman"/>
          <w:sz w:val="26"/>
          <w:szCs w:val="26"/>
        </w:rPr>
        <w:t>hội</w:t>
      </w:r>
      <w:r w:rsidRPr="006454E5">
        <w:rPr>
          <w:rFonts w:cs="Times New Roman"/>
          <w:spacing w:val="-2"/>
          <w:sz w:val="26"/>
          <w:szCs w:val="26"/>
        </w:rPr>
        <w:t xml:space="preserve"> </w:t>
      </w:r>
      <w:r w:rsidRPr="006454E5">
        <w:rPr>
          <w:rFonts w:cs="Times New Roman"/>
          <w:sz w:val="26"/>
          <w:szCs w:val="26"/>
        </w:rPr>
        <w:t>đồng</w:t>
      </w:r>
      <w:r w:rsidRPr="006454E5">
        <w:rPr>
          <w:rFonts w:cs="Times New Roman"/>
          <w:spacing w:val="-2"/>
          <w:sz w:val="26"/>
          <w:szCs w:val="26"/>
        </w:rPr>
        <w:t xml:space="preserve"> </w:t>
      </w:r>
      <w:r w:rsidRPr="006454E5">
        <w:rPr>
          <w:rFonts w:cs="Times New Roman"/>
          <w:sz w:val="26"/>
          <w:szCs w:val="26"/>
        </w:rPr>
        <w:t>chấm</w:t>
      </w:r>
      <w:r w:rsidRPr="006454E5">
        <w:rPr>
          <w:rFonts w:cs="Times New Roman"/>
          <w:spacing w:val="-3"/>
          <w:sz w:val="26"/>
          <w:szCs w:val="26"/>
        </w:rPr>
        <w:t xml:space="preserve"> </w:t>
      </w:r>
      <w:r w:rsidRPr="006454E5">
        <w:rPr>
          <w:rFonts w:cs="Times New Roman"/>
          <w:sz w:val="26"/>
          <w:szCs w:val="26"/>
        </w:rPr>
        <w:t>đồ</w:t>
      </w:r>
      <w:r w:rsidRPr="006454E5">
        <w:rPr>
          <w:rFonts w:cs="Times New Roman"/>
          <w:spacing w:val="-2"/>
          <w:sz w:val="26"/>
          <w:szCs w:val="26"/>
        </w:rPr>
        <w:t xml:space="preserve"> </w:t>
      </w:r>
      <w:r w:rsidRPr="006454E5">
        <w:rPr>
          <w:rFonts w:cs="Times New Roman"/>
          <w:sz w:val="26"/>
          <w:szCs w:val="26"/>
        </w:rPr>
        <w:t>án</w:t>
      </w:r>
      <w:r w:rsidRPr="006454E5">
        <w:rPr>
          <w:rFonts w:cs="Times New Roman"/>
          <w:spacing w:val="-4"/>
          <w:sz w:val="26"/>
          <w:szCs w:val="26"/>
        </w:rPr>
        <w:t xml:space="preserve"> </w:t>
      </w:r>
      <w:r w:rsidRPr="006454E5">
        <w:rPr>
          <w:rFonts w:cs="Times New Roman"/>
          <w:sz w:val="26"/>
          <w:szCs w:val="26"/>
        </w:rPr>
        <w:t>tốt</w:t>
      </w:r>
      <w:r w:rsidRPr="006454E5">
        <w:rPr>
          <w:rFonts w:cs="Times New Roman"/>
          <w:spacing w:val="-1"/>
          <w:sz w:val="26"/>
          <w:szCs w:val="26"/>
        </w:rPr>
        <w:t xml:space="preserve"> </w:t>
      </w:r>
      <w:r w:rsidRPr="006454E5">
        <w:rPr>
          <w:rFonts w:cs="Times New Roman"/>
          <w:spacing w:val="-2"/>
          <w:sz w:val="26"/>
          <w:szCs w:val="26"/>
        </w:rPr>
        <w:t>nghiệp.</w:t>
      </w:r>
    </w:p>
    <w:p w14:paraId="4A3F50D8" w14:textId="77777777" w:rsidR="00234EA9" w:rsidRPr="006454E5" w:rsidRDefault="00234EA9" w:rsidP="00234EA9">
      <w:pPr>
        <w:spacing w:before="210"/>
        <w:ind w:left="688"/>
        <w:rPr>
          <w:rFonts w:cs="Times New Roman"/>
          <w:spacing w:val="-2"/>
          <w:sz w:val="26"/>
          <w:szCs w:val="26"/>
        </w:rPr>
      </w:pPr>
    </w:p>
    <w:p w14:paraId="7A0D4934" w14:textId="77777777" w:rsidR="00234EA9" w:rsidRPr="006454E5" w:rsidRDefault="00234EA9" w:rsidP="00234EA9">
      <w:pPr>
        <w:spacing w:before="210"/>
        <w:ind w:left="688"/>
        <w:rPr>
          <w:rFonts w:cs="Times New Roman"/>
          <w:spacing w:val="-2"/>
          <w:sz w:val="26"/>
          <w:szCs w:val="26"/>
        </w:rPr>
      </w:pPr>
    </w:p>
    <w:p w14:paraId="6ABE4ED1" w14:textId="77777777" w:rsidR="00234EA9" w:rsidRPr="006454E5" w:rsidRDefault="00234EA9">
      <w:pPr>
        <w:pStyle w:val="BodyText"/>
        <w:spacing w:before="1" w:after="0"/>
        <w:jc w:val="right"/>
        <w:rPr>
          <w:rFonts w:ascii="Times New Roman" w:hAnsi="Times New Roman" w:cs="Times New Roman"/>
          <w:sz w:val="26"/>
          <w:szCs w:val="26"/>
        </w:rPr>
        <w:pPrChange w:id="14" w:author="Khanh Cong" w:date="2024-12-28T13:49:00Z" w16du:dateUtc="2024-12-28T06:49:00Z">
          <w:pPr>
            <w:pStyle w:val="BodyText"/>
            <w:spacing w:before="1" w:after="0"/>
            <w:ind w:left="4890"/>
            <w:jc w:val="right"/>
          </w:pPr>
        </w:pPrChange>
      </w:pPr>
      <w:r w:rsidRPr="006454E5">
        <w:rPr>
          <w:rFonts w:ascii="Times New Roman" w:hAnsi="Times New Roman" w:cs="Times New Roman"/>
          <w:sz w:val="26"/>
          <w:szCs w:val="26"/>
        </w:rPr>
        <w:t>...................,</w:t>
      </w:r>
      <w:r w:rsidRPr="006454E5">
        <w:rPr>
          <w:rFonts w:ascii="Times New Roman" w:hAnsi="Times New Roman" w:cs="Times New Roman"/>
          <w:spacing w:val="-1"/>
          <w:sz w:val="26"/>
          <w:szCs w:val="26"/>
        </w:rPr>
        <w:t xml:space="preserve"> </w:t>
      </w:r>
      <w:r w:rsidRPr="006454E5">
        <w:rPr>
          <w:rFonts w:ascii="Times New Roman" w:hAnsi="Times New Roman" w:cs="Times New Roman"/>
          <w:sz w:val="26"/>
          <w:szCs w:val="26"/>
        </w:rPr>
        <w:t>ngày</w:t>
      </w:r>
      <w:r w:rsidRPr="006454E5">
        <w:rPr>
          <w:rFonts w:ascii="Times New Roman" w:hAnsi="Times New Roman" w:cs="Times New Roman"/>
          <w:spacing w:val="1"/>
          <w:sz w:val="26"/>
          <w:szCs w:val="26"/>
        </w:rPr>
        <w:t xml:space="preserve"> </w:t>
      </w:r>
      <w:r w:rsidRPr="006454E5">
        <w:rPr>
          <w:rFonts w:ascii="Times New Roman" w:hAnsi="Times New Roman" w:cs="Times New Roman"/>
          <w:sz w:val="26"/>
          <w:szCs w:val="26"/>
        </w:rPr>
        <w:t>….</w:t>
      </w:r>
      <w:r w:rsidRPr="006454E5">
        <w:rPr>
          <w:rFonts w:ascii="Times New Roman" w:hAnsi="Times New Roman" w:cs="Times New Roman"/>
          <w:spacing w:val="1"/>
          <w:sz w:val="26"/>
          <w:szCs w:val="26"/>
        </w:rPr>
        <w:t xml:space="preserve"> </w:t>
      </w:r>
      <w:r w:rsidRPr="006454E5">
        <w:rPr>
          <w:rFonts w:ascii="Times New Roman" w:hAnsi="Times New Roman" w:cs="Times New Roman"/>
          <w:sz w:val="26"/>
          <w:szCs w:val="26"/>
        </w:rPr>
        <w:t>tháng</w:t>
      </w:r>
      <w:r w:rsidRPr="006454E5">
        <w:rPr>
          <w:rFonts w:ascii="Times New Roman" w:hAnsi="Times New Roman" w:cs="Times New Roman"/>
          <w:spacing w:val="-1"/>
          <w:sz w:val="26"/>
          <w:szCs w:val="26"/>
        </w:rPr>
        <w:t xml:space="preserve"> </w:t>
      </w:r>
      <w:r w:rsidRPr="006454E5">
        <w:rPr>
          <w:rFonts w:ascii="Times New Roman" w:hAnsi="Times New Roman" w:cs="Times New Roman"/>
          <w:sz w:val="26"/>
          <w:szCs w:val="26"/>
        </w:rPr>
        <w:t>….</w:t>
      </w:r>
      <w:r w:rsidRPr="006454E5">
        <w:rPr>
          <w:rFonts w:ascii="Times New Roman" w:hAnsi="Times New Roman" w:cs="Times New Roman"/>
          <w:spacing w:val="-1"/>
          <w:sz w:val="26"/>
          <w:szCs w:val="26"/>
        </w:rPr>
        <w:t xml:space="preserve"> </w:t>
      </w:r>
      <w:r w:rsidRPr="006454E5">
        <w:rPr>
          <w:rFonts w:ascii="Times New Roman" w:hAnsi="Times New Roman" w:cs="Times New Roman"/>
          <w:sz w:val="26"/>
          <w:szCs w:val="26"/>
        </w:rPr>
        <w:t>năm</w:t>
      </w:r>
      <w:r w:rsidRPr="006454E5">
        <w:rPr>
          <w:rFonts w:ascii="Times New Roman" w:hAnsi="Times New Roman" w:cs="Times New Roman"/>
          <w:spacing w:val="-1"/>
          <w:sz w:val="26"/>
          <w:szCs w:val="26"/>
        </w:rPr>
        <w:t xml:space="preserve"> </w:t>
      </w:r>
      <w:r w:rsidRPr="006454E5">
        <w:rPr>
          <w:rFonts w:ascii="Times New Roman" w:hAnsi="Times New Roman" w:cs="Times New Roman"/>
          <w:spacing w:val="-5"/>
          <w:sz w:val="26"/>
          <w:szCs w:val="26"/>
        </w:rPr>
        <w:t>…..</w:t>
      </w:r>
    </w:p>
    <w:p w14:paraId="21E29CBE" w14:textId="77777777" w:rsidR="00234EA9" w:rsidRPr="00863B69" w:rsidRDefault="00234EA9">
      <w:pPr>
        <w:spacing w:before="209"/>
        <w:jc w:val="right"/>
        <w:rPr>
          <w:rFonts w:cs="Times New Roman"/>
          <w:bCs/>
          <w:sz w:val="26"/>
          <w:szCs w:val="26"/>
        </w:rPr>
        <w:pPrChange w:id="15" w:author="Khanh Cong" w:date="2024-12-28T13:49:00Z" w16du:dateUtc="2024-12-28T06:49:00Z">
          <w:pPr>
            <w:spacing w:before="209"/>
            <w:ind w:left="5362"/>
            <w:jc w:val="right"/>
          </w:pPr>
        </w:pPrChange>
      </w:pPr>
      <w:r w:rsidRPr="003E33D6">
        <w:rPr>
          <w:rFonts w:cs="Times New Roman"/>
          <w:bCs/>
          <w:spacing w:val="-2"/>
          <w:sz w:val="26"/>
          <w:szCs w:val="26"/>
        </w:rPr>
        <w:t>CÁN</w:t>
      </w:r>
      <w:r w:rsidRPr="003E33D6">
        <w:rPr>
          <w:rFonts w:cs="Times New Roman"/>
          <w:bCs/>
          <w:spacing w:val="-5"/>
          <w:sz w:val="26"/>
          <w:szCs w:val="26"/>
        </w:rPr>
        <w:t xml:space="preserve"> </w:t>
      </w:r>
      <w:r w:rsidRPr="003E33D6">
        <w:rPr>
          <w:rFonts w:cs="Times New Roman"/>
          <w:bCs/>
          <w:spacing w:val="-2"/>
          <w:sz w:val="26"/>
          <w:szCs w:val="26"/>
        </w:rPr>
        <w:t>BỘ</w:t>
      </w:r>
      <w:r w:rsidRPr="003E33D6">
        <w:rPr>
          <w:rFonts w:cs="Times New Roman"/>
          <w:bCs/>
          <w:spacing w:val="-4"/>
          <w:sz w:val="26"/>
          <w:szCs w:val="26"/>
        </w:rPr>
        <w:t xml:space="preserve"> </w:t>
      </w:r>
      <w:r w:rsidRPr="003E33D6">
        <w:rPr>
          <w:rFonts w:cs="Times New Roman"/>
          <w:bCs/>
          <w:spacing w:val="-2"/>
          <w:sz w:val="26"/>
          <w:szCs w:val="26"/>
        </w:rPr>
        <w:t>GIẢNG</w:t>
      </w:r>
      <w:r w:rsidRPr="003E33D6">
        <w:rPr>
          <w:rFonts w:cs="Times New Roman"/>
          <w:bCs/>
          <w:spacing w:val="-8"/>
          <w:sz w:val="26"/>
          <w:szCs w:val="26"/>
        </w:rPr>
        <w:t xml:space="preserve"> </w:t>
      </w:r>
      <w:r w:rsidRPr="003E33D6">
        <w:rPr>
          <w:rFonts w:cs="Times New Roman"/>
          <w:bCs/>
          <w:spacing w:val="-2"/>
          <w:sz w:val="26"/>
          <w:szCs w:val="26"/>
        </w:rPr>
        <w:t xml:space="preserve">VIÊN PHẢN </w:t>
      </w:r>
      <w:r w:rsidRPr="003E33D6">
        <w:rPr>
          <w:rFonts w:cs="Times New Roman"/>
          <w:bCs/>
          <w:spacing w:val="-4"/>
          <w:sz w:val="26"/>
          <w:szCs w:val="26"/>
        </w:rPr>
        <w:t>BIỆN</w:t>
      </w:r>
    </w:p>
    <w:p w14:paraId="0DA3DF52" w14:textId="77777777" w:rsidR="00234EA9" w:rsidRPr="002B78EE" w:rsidRDefault="00234EA9" w:rsidP="00234EA9">
      <w:pPr>
        <w:spacing w:before="209"/>
        <w:ind w:left="5362"/>
        <w:jc w:val="right"/>
        <w:rPr>
          <w:rFonts w:cs="Times New Roman"/>
          <w:b/>
          <w:spacing w:val="-4"/>
          <w:sz w:val="26"/>
        </w:rPr>
      </w:pPr>
    </w:p>
    <w:p w14:paraId="62BB0C67" w14:textId="77777777" w:rsidR="00234EA9" w:rsidRDefault="00234EA9" w:rsidP="00234EA9">
      <w:pPr>
        <w:spacing w:after="160" w:line="259" w:lineRule="auto"/>
        <w:rPr>
          <w:ins w:id="16" w:author="Khanh Cong" w:date="2024-12-28T13:49:00Z" w16du:dateUtc="2024-12-28T06:49:00Z"/>
          <w:rFonts w:cs="Times New Roman"/>
        </w:rPr>
      </w:pPr>
      <w:del w:id="17" w:author="Khanh Cong" w:date="2024-12-28T13:49:00Z" w16du:dateUtc="2024-12-28T06:49:00Z">
        <w:r w:rsidDel="00537F18">
          <w:rPr>
            <w:rFonts w:cs="Times New Roman"/>
          </w:rPr>
          <w:br w:type="page"/>
        </w:r>
      </w:del>
    </w:p>
    <w:p w14:paraId="0D8A1E94" w14:textId="77777777" w:rsidR="00537F18" w:rsidRDefault="00537F18" w:rsidP="00234EA9">
      <w:pPr>
        <w:spacing w:after="160" w:line="259" w:lineRule="auto"/>
        <w:rPr>
          <w:rFonts w:cs="Times New Roman"/>
        </w:rPr>
      </w:pPr>
    </w:p>
    <w:p w14:paraId="3CD7AD6D" w14:textId="593527FC" w:rsidR="00234EA9" w:rsidRPr="00462FF3" w:rsidRDefault="00234EA9" w:rsidP="00155A54">
      <w:pPr>
        <w:pStyle w:val="NoSpacing"/>
        <w:jc w:val="center"/>
      </w:pPr>
      <w:bookmarkStart w:id="18" w:name="_Toc185881023"/>
      <w:r w:rsidRPr="00462FF3">
        <w:lastRenderedPageBreak/>
        <w:t>LỜI CẢM ƠN</w:t>
      </w:r>
      <w:bookmarkEnd w:id="18"/>
    </w:p>
    <w:p w14:paraId="3924F88D" w14:textId="77777777" w:rsidR="00234EA9" w:rsidRPr="006454E5" w:rsidDel="00537F18" w:rsidRDefault="00234EA9" w:rsidP="00234EA9">
      <w:pPr>
        <w:pStyle w:val="normal1"/>
        <w:rPr>
          <w:del w:id="19" w:author="Khanh Cong" w:date="2024-12-28T13:40:00Z" w16du:dateUtc="2024-12-28T06:40:00Z"/>
          <w:rFonts w:ascii="Times New Roman" w:hAnsi="Times New Roman" w:cs="Times New Roman"/>
          <w:sz w:val="26"/>
          <w:szCs w:val="26"/>
        </w:rPr>
      </w:pPr>
      <w:r w:rsidRPr="006454E5">
        <w:rPr>
          <w:rFonts w:ascii="Times New Roman" w:hAnsi="Times New Roman" w:cs="Times New Roman"/>
          <w:sz w:val="26"/>
          <w:szCs w:val="26"/>
        </w:rPr>
        <w:tab/>
        <w:t>Trước hết, nhóm em xin gửi lời cảm ơn sâu sắc đến quý thầy cô của Học viện Công nghệ Bưu chính Viễn thông, đặc biệt là các thầy cô khoa Công nghệ thông tin I. Chính nhờ sự hướng dẫn tận tình và kiến thức quý báu mà các thầy cô đã truyền đạt, nhóm em mới có thể hoàn thành tốt quá trình học tập và nghiên cứu tại trường.</w:t>
      </w:r>
    </w:p>
    <w:p w14:paraId="5A601DC6" w14:textId="77777777" w:rsidR="00234EA9" w:rsidRPr="006454E5" w:rsidRDefault="00234EA9" w:rsidP="00234EA9">
      <w:pPr>
        <w:pStyle w:val="normal1"/>
        <w:rPr>
          <w:rFonts w:ascii="Times New Roman" w:hAnsi="Times New Roman" w:cs="Times New Roman"/>
          <w:sz w:val="26"/>
          <w:szCs w:val="26"/>
        </w:rPr>
      </w:pPr>
    </w:p>
    <w:p w14:paraId="34632BFE" w14:textId="77777777" w:rsidR="00234EA9" w:rsidRPr="006454E5" w:rsidDel="00537F18" w:rsidRDefault="00234EA9" w:rsidP="00234EA9">
      <w:pPr>
        <w:pStyle w:val="normal1"/>
        <w:rPr>
          <w:del w:id="20" w:author="Khanh Cong" w:date="2024-12-28T13:40:00Z" w16du:dateUtc="2024-12-28T06:40:00Z"/>
          <w:rFonts w:ascii="Times New Roman" w:hAnsi="Times New Roman" w:cs="Times New Roman"/>
          <w:sz w:val="26"/>
          <w:szCs w:val="26"/>
        </w:rPr>
      </w:pPr>
      <w:r w:rsidRPr="006454E5">
        <w:rPr>
          <w:rFonts w:ascii="Times New Roman" w:hAnsi="Times New Roman" w:cs="Times New Roman"/>
          <w:sz w:val="26"/>
          <w:szCs w:val="26"/>
        </w:rPr>
        <w:tab/>
        <w:t>Nhóm em cũng xin bày tỏ lòng biết ơn đặc biệt đến thầy giáo Bùi Văn Kiên, người đã trực tiếp chỉ dẫn và hỗ trợ nhóm trong những lúc gặp khó khăn, giúp nhóm em có định hướng và hoàn thành đồ án đúng tiến độ.</w:t>
      </w:r>
    </w:p>
    <w:p w14:paraId="5B9B7ACD" w14:textId="77777777" w:rsidR="00234EA9" w:rsidRPr="006454E5" w:rsidRDefault="00234EA9" w:rsidP="00234EA9">
      <w:pPr>
        <w:pStyle w:val="normal1"/>
        <w:rPr>
          <w:rFonts w:ascii="Times New Roman" w:hAnsi="Times New Roman" w:cs="Times New Roman"/>
          <w:sz w:val="26"/>
          <w:szCs w:val="26"/>
        </w:rPr>
      </w:pPr>
    </w:p>
    <w:p w14:paraId="76C2E7E8" w14:textId="77777777" w:rsidR="00234EA9" w:rsidRPr="006454E5" w:rsidDel="00537F18" w:rsidRDefault="00234EA9" w:rsidP="00234EA9">
      <w:pPr>
        <w:pStyle w:val="normal1"/>
        <w:rPr>
          <w:del w:id="21" w:author="Khanh Cong" w:date="2024-12-28T13:40:00Z" w16du:dateUtc="2024-12-28T06:40:00Z"/>
          <w:rFonts w:ascii="Times New Roman" w:hAnsi="Times New Roman" w:cs="Times New Roman"/>
          <w:sz w:val="26"/>
          <w:szCs w:val="26"/>
        </w:rPr>
      </w:pPr>
      <w:r w:rsidRPr="006454E5">
        <w:rPr>
          <w:rFonts w:ascii="Times New Roman" w:hAnsi="Times New Roman" w:cs="Times New Roman"/>
          <w:sz w:val="26"/>
          <w:szCs w:val="26"/>
        </w:rPr>
        <w:tab/>
        <w:t>Bên cạnh đó, nhóm em chân thành cảm ơn gia đình, bạn bè và các anh chị khóa trên đã luôn đồng hành, động viên và hỗ trợ nhóm em trong suốt hành trình thực hiện đồ án này.</w:t>
      </w:r>
    </w:p>
    <w:p w14:paraId="2E479C87" w14:textId="77777777" w:rsidR="00234EA9" w:rsidRPr="006454E5" w:rsidRDefault="00234EA9" w:rsidP="00234EA9">
      <w:pPr>
        <w:pStyle w:val="normal1"/>
        <w:rPr>
          <w:rFonts w:ascii="Times New Roman" w:hAnsi="Times New Roman" w:cs="Times New Roman"/>
          <w:sz w:val="26"/>
          <w:szCs w:val="26"/>
        </w:rPr>
      </w:pPr>
    </w:p>
    <w:p w14:paraId="0C4CBA97" w14:textId="77777777" w:rsidR="00234EA9" w:rsidRPr="006454E5" w:rsidRDefault="00234EA9" w:rsidP="00234EA9">
      <w:pPr>
        <w:pStyle w:val="normal1"/>
        <w:rPr>
          <w:rFonts w:ascii="Times New Roman" w:hAnsi="Times New Roman" w:cs="Times New Roman"/>
          <w:sz w:val="26"/>
          <w:szCs w:val="26"/>
        </w:rPr>
      </w:pPr>
      <w:r w:rsidRPr="006454E5">
        <w:rPr>
          <w:rFonts w:ascii="Times New Roman" w:hAnsi="Times New Roman" w:cs="Times New Roman"/>
          <w:sz w:val="26"/>
          <w:szCs w:val="26"/>
        </w:rPr>
        <w:tab/>
        <w:t>Mặc dù đã nỗ lực hết mình, nhưng vì thời gian và kinh nghiệm còn hạn chế nên chắc chắn đồ án vẫn còn nhiều thiếu sót. Nhóm em rất mong nhận được những góp ý và chỉ dẫn quý báu từ các thầy cô để có thể hoàn thiện hơn.</w:t>
      </w:r>
    </w:p>
    <w:p w14:paraId="769EFAA2" w14:textId="77777777" w:rsidR="00234EA9" w:rsidRPr="006454E5" w:rsidRDefault="00234EA9" w:rsidP="00234EA9">
      <w:pPr>
        <w:pStyle w:val="normal1"/>
        <w:rPr>
          <w:rFonts w:ascii="Times New Roman" w:hAnsi="Times New Roman" w:cs="Times New Roman"/>
          <w:sz w:val="26"/>
          <w:szCs w:val="26"/>
        </w:rPr>
      </w:pPr>
    </w:p>
    <w:p w14:paraId="4C021981" w14:textId="77777777" w:rsidR="00234EA9" w:rsidRPr="006454E5" w:rsidRDefault="00234EA9" w:rsidP="00234EA9">
      <w:pPr>
        <w:pStyle w:val="normal1"/>
        <w:rPr>
          <w:rFonts w:ascii="Times New Roman" w:hAnsi="Times New Roman" w:cs="Times New Roman"/>
          <w:sz w:val="26"/>
          <w:szCs w:val="26"/>
        </w:rPr>
      </w:pPr>
      <w:r w:rsidRPr="006454E5">
        <w:rPr>
          <w:rFonts w:ascii="Times New Roman" w:hAnsi="Times New Roman" w:cs="Times New Roman"/>
          <w:sz w:val="26"/>
          <w:szCs w:val="26"/>
        </w:rPr>
        <w:tab/>
        <w:t>Nhóm em xin chân thành cảm ơn!</w:t>
      </w:r>
    </w:p>
    <w:p w14:paraId="07993F0F" w14:textId="77777777" w:rsidR="00234EA9" w:rsidRDefault="00234EA9" w:rsidP="00234EA9">
      <w:pPr>
        <w:pStyle w:val="normal1"/>
        <w:rPr>
          <w:rFonts w:ascii="Times New Roman" w:hAnsi="Times New Roman" w:cs="Times New Roman"/>
          <w:sz w:val="26"/>
          <w:szCs w:val="26"/>
        </w:rPr>
      </w:pPr>
    </w:p>
    <w:p w14:paraId="1D14EA15" w14:textId="77777777" w:rsidR="00234EA9" w:rsidRDefault="00234EA9" w:rsidP="00234EA9">
      <w:pPr>
        <w:pStyle w:val="normal1"/>
        <w:rPr>
          <w:rFonts w:ascii="Times New Roman" w:hAnsi="Times New Roman" w:cs="Times New Roman"/>
          <w:sz w:val="26"/>
          <w:szCs w:val="26"/>
        </w:rPr>
      </w:pPr>
    </w:p>
    <w:p w14:paraId="4664F3FB" w14:textId="77777777" w:rsidR="00234EA9" w:rsidRDefault="00234EA9" w:rsidP="00234EA9">
      <w:pPr>
        <w:pStyle w:val="normal1"/>
        <w:rPr>
          <w:rFonts w:ascii="Times New Roman" w:hAnsi="Times New Roman" w:cs="Times New Roman"/>
          <w:sz w:val="26"/>
          <w:szCs w:val="26"/>
        </w:rPr>
      </w:pPr>
    </w:p>
    <w:p w14:paraId="29F0C18C" w14:textId="77777777" w:rsidR="00234EA9" w:rsidRDefault="00234EA9" w:rsidP="00234EA9">
      <w:pPr>
        <w:pStyle w:val="normal1"/>
        <w:rPr>
          <w:rFonts w:ascii="Times New Roman" w:hAnsi="Times New Roman" w:cs="Times New Roman"/>
          <w:sz w:val="26"/>
          <w:szCs w:val="26"/>
        </w:rPr>
      </w:pPr>
    </w:p>
    <w:p w14:paraId="143DD7C7" w14:textId="77777777" w:rsidR="00234EA9" w:rsidRDefault="00234EA9" w:rsidP="00234EA9">
      <w:pPr>
        <w:pStyle w:val="normal1"/>
        <w:rPr>
          <w:rFonts w:ascii="Times New Roman" w:hAnsi="Times New Roman" w:cs="Times New Roman"/>
          <w:sz w:val="26"/>
          <w:szCs w:val="26"/>
        </w:rPr>
      </w:pPr>
    </w:p>
    <w:p w14:paraId="238B9E73" w14:textId="77777777" w:rsidR="00234EA9" w:rsidRDefault="00234EA9" w:rsidP="00234EA9">
      <w:pPr>
        <w:pStyle w:val="normal1"/>
        <w:rPr>
          <w:rFonts w:ascii="Times New Roman" w:hAnsi="Times New Roman" w:cs="Times New Roman"/>
          <w:sz w:val="26"/>
          <w:szCs w:val="26"/>
        </w:rPr>
      </w:pPr>
    </w:p>
    <w:p w14:paraId="3E4A5B3F" w14:textId="77777777" w:rsidR="00234EA9" w:rsidRPr="006454E5" w:rsidRDefault="00234EA9" w:rsidP="00234EA9">
      <w:pPr>
        <w:pStyle w:val="normal1"/>
        <w:rPr>
          <w:rFonts w:ascii="Times New Roman" w:hAnsi="Times New Roman" w:cs="Times New Roman"/>
          <w:sz w:val="26"/>
          <w:szCs w:val="26"/>
        </w:rPr>
      </w:pPr>
    </w:p>
    <w:p w14:paraId="459B65F0" w14:textId="77777777" w:rsidR="00234EA9" w:rsidRPr="006454E5" w:rsidRDefault="00234EA9" w:rsidP="00234EA9">
      <w:pPr>
        <w:pStyle w:val="normal1"/>
        <w:jc w:val="right"/>
        <w:rPr>
          <w:rFonts w:ascii="Times New Roman" w:hAnsi="Times New Roman" w:cs="Times New Roman"/>
          <w:sz w:val="26"/>
          <w:szCs w:val="26"/>
        </w:rPr>
      </w:pPr>
      <w:r w:rsidRPr="006454E5">
        <w:rPr>
          <w:rFonts w:ascii="Times New Roman" w:hAnsi="Times New Roman" w:cs="Times New Roman"/>
          <w:sz w:val="26"/>
          <w:szCs w:val="26"/>
        </w:rPr>
        <w:t>Hà Nội, tháng 12 năm 2024</w:t>
      </w:r>
    </w:p>
    <w:p w14:paraId="75A29129" w14:textId="77777777" w:rsidR="00234EA9" w:rsidRPr="006454E5" w:rsidRDefault="00234EA9" w:rsidP="00234EA9">
      <w:pPr>
        <w:pStyle w:val="normal1"/>
        <w:jc w:val="right"/>
        <w:rPr>
          <w:rFonts w:ascii="Times New Roman" w:hAnsi="Times New Roman" w:cs="Times New Roman"/>
          <w:sz w:val="26"/>
          <w:szCs w:val="26"/>
        </w:rPr>
      </w:pPr>
      <w:r w:rsidRPr="006454E5">
        <w:rPr>
          <w:rFonts w:ascii="Times New Roman" w:hAnsi="Times New Roman" w:cs="Times New Roman"/>
          <w:sz w:val="26"/>
          <w:szCs w:val="26"/>
        </w:rPr>
        <w:t>Nhóm sinh viên thực hiện</w:t>
      </w:r>
    </w:p>
    <w:p w14:paraId="78A7BE16" w14:textId="77777777" w:rsidR="00234EA9" w:rsidRDefault="00234EA9" w:rsidP="00234EA9">
      <w:pPr>
        <w:pStyle w:val="NoSpacing"/>
      </w:pPr>
    </w:p>
    <w:p w14:paraId="56345D48" w14:textId="77777777" w:rsidR="00234EA9" w:rsidRDefault="00234EA9" w:rsidP="00234EA9">
      <w:pPr>
        <w:pStyle w:val="NoSpacing"/>
      </w:pPr>
    </w:p>
    <w:p w14:paraId="31EB86C6" w14:textId="77777777" w:rsidR="00234EA9" w:rsidRDefault="00234EA9" w:rsidP="00234EA9">
      <w:pPr>
        <w:pStyle w:val="NoSpacing"/>
      </w:pPr>
    </w:p>
    <w:p w14:paraId="339E17D2" w14:textId="77777777" w:rsidR="00234EA9" w:rsidRPr="00462FF3" w:rsidRDefault="00234EA9" w:rsidP="00234EA9">
      <w:pPr>
        <w:pStyle w:val="NoSpacing"/>
      </w:pPr>
    </w:p>
    <w:p w14:paraId="5304AE7A" w14:textId="77777777" w:rsidR="00234EA9" w:rsidRPr="00462FF3" w:rsidRDefault="00234EA9" w:rsidP="00234EA9">
      <w:pPr>
        <w:pStyle w:val="NoSpacing"/>
      </w:pPr>
    </w:p>
    <w:p w14:paraId="75A65A54" w14:textId="77777777" w:rsidR="00234EA9" w:rsidRPr="006454E5" w:rsidRDefault="00234EA9" w:rsidP="00234EA9">
      <w:pPr>
        <w:pStyle w:val="BodyText"/>
        <w:jc w:val="right"/>
        <w:rPr>
          <w:rFonts w:ascii="Times New Roman" w:hAnsi="Times New Roman" w:cs="Times New Roman"/>
          <w:b/>
          <w:bCs/>
          <w:sz w:val="26"/>
          <w:szCs w:val="26"/>
        </w:rPr>
      </w:pPr>
      <w:r w:rsidRPr="006454E5">
        <w:rPr>
          <w:rFonts w:ascii="Times New Roman" w:hAnsi="Times New Roman" w:cs="Times New Roman"/>
          <w:b/>
          <w:bCs/>
          <w:sz w:val="26"/>
          <w:szCs w:val="26"/>
        </w:rPr>
        <w:t>Nguyễn Ngọc Anh</w:t>
      </w:r>
    </w:p>
    <w:p w14:paraId="09E44AD2" w14:textId="77777777" w:rsidR="00234EA9" w:rsidRPr="006454E5" w:rsidRDefault="00234EA9" w:rsidP="00234EA9">
      <w:pPr>
        <w:pStyle w:val="BodyText"/>
        <w:jc w:val="right"/>
        <w:rPr>
          <w:rFonts w:ascii="Times New Roman" w:hAnsi="Times New Roman" w:cs="Times New Roman"/>
          <w:b/>
          <w:bCs/>
          <w:sz w:val="26"/>
          <w:szCs w:val="26"/>
        </w:rPr>
      </w:pPr>
      <w:r w:rsidRPr="006454E5">
        <w:rPr>
          <w:rFonts w:ascii="Times New Roman" w:hAnsi="Times New Roman" w:cs="Times New Roman"/>
          <w:b/>
          <w:bCs/>
          <w:sz w:val="26"/>
          <w:szCs w:val="26"/>
        </w:rPr>
        <w:t>Nguyễn Công Khánh</w:t>
      </w:r>
    </w:p>
    <w:p w14:paraId="161708F9" w14:textId="77777777" w:rsidR="00234EA9" w:rsidRPr="006454E5" w:rsidRDefault="00234EA9" w:rsidP="00234EA9">
      <w:pPr>
        <w:pStyle w:val="BodyText"/>
        <w:jc w:val="right"/>
        <w:rPr>
          <w:rFonts w:ascii="Times New Roman" w:hAnsi="Times New Roman" w:cs="Times New Roman"/>
          <w:b/>
          <w:bCs/>
          <w:sz w:val="26"/>
          <w:szCs w:val="26"/>
        </w:rPr>
      </w:pPr>
      <w:r w:rsidRPr="006454E5">
        <w:rPr>
          <w:rFonts w:ascii="Times New Roman" w:hAnsi="Times New Roman" w:cs="Times New Roman"/>
          <w:b/>
          <w:bCs/>
          <w:sz w:val="26"/>
          <w:szCs w:val="26"/>
        </w:rPr>
        <w:t>Nguyễn Hải Phong</w:t>
      </w:r>
    </w:p>
    <w:p w14:paraId="0CBFF228" w14:textId="77777777" w:rsidR="00234EA9" w:rsidRDefault="00234EA9" w:rsidP="00234EA9"/>
    <w:p w14:paraId="43109691" w14:textId="77777777" w:rsidR="00C871E7" w:rsidRDefault="00C871E7">
      <w:pPr>
        <w:spacing w:after="160" w:line="259" w:lineRule="auto"/>
        <w:rPr>
          <w:rFonts w:cs="Times New Roman"/>
          <w:b/>
        </w:rPr>
      </w:pPr>
      <w:bookmarkStart w:id="22" w:name="__RefHeading___Toc26554_1225579473"/>
      <w:bookmarkStart w:id="23" w:name="__RefHeading___Toc26556_1225579473"/>
      <w:bookmarkStart w:id="24" w:name="__RefHeading___Toc26550_1225579473"/>
      <w:bookmarkEnd w:id="1"/>
      <w:bookmarkEnd w:id="22"/>
      <w:bookmarkEnd w:id="23"/>
      <w:bookmarkEnd w:id="24"/>
    </w:p>
    <w:p w14:paraId="692726BA" w14:textId="77777777" w:rsidR="00234EA9" w:rsidRPr="00155A54" w:rsidRDefault="00234EA9" w:rsidP="00155A54">
      <w:pPr>
        <w:suppressAutoHyphens/>
        <w:spacing w:line="240" w:lineRule="auto"/>
        <w:rPr>
          <w:rFonts w:cs="Times New Roman"/>
        </w:rPr>
      </w:pPr>
    </w:p>
    <w:p w14:paraId="586FF30D" w14:textId="77777777" w:rsidR="00234EA9" w:rsidRPr="00155A54" w:rsidRDefault="00234EA9" w:rsidP="00155A54">
      <w:pPr>
        <w:suppressAutoHyphens/>
        <w:spacing w:line="240" w:lineRule="auto"/>
        <w:rPr>
          <w:rFonts w:cs="Times New Roman"/>
        </w:rPr>
      </w:pPr>
    </w:p>
    <w:p w14:paraId="08A963DD" w14:textId="77777777" w:rsidR="00234EA9" w:rsidRPr="00155A54" w:rsidRDefault="00234EA9" w:rsidP="00155A54">
      <w:pPr>
        <w:suppressAutoHyphens/>
        <w:spacing w:line="240" w:lineRule="auto"/>
        <w:rPr>
          <w:rFonts w:cs="Times New Roman"/>
        </w:rPr>
      </w:pPr>
    </w:p>
    <w:p w14:paraId="7EEDBDE4" w14:textId="77777777" w:rsidR="00234EA9" w:rsidRPr="00155A54" w:rsidRDefault="00234EA9" w:rsidP="00155A54">
      <w:pPr>
        <w:suppressAutoHyphens/>
        <w:spacing w:line="240" w:lineRule="auto"/>
        <w:rPr>
          <w:rFonts w:cs="Times New Roman"/>
        </w:rPr>
      </w:pPr>
    </w:p>
    <w:p w14:paraId="288EEDA4" w14:textId="77777777" w:rsidR="00234EA9" w:rsidRDefault="00234EA9" w:rsidP="00234EA9">
      <w:pPr>
        <w:rPr>
          <w:rFonts w:cs="Times New Roman"/>
          <w:b/>
        </w:rPr>
      </w:pPr>
    </w:p>
    <w:p w14:paraId="35767B29" w14:textId="77777777" w:rsidR="00234EA9" w:rsidDel="00921705" w:rsidRDefault="00234EA9" w:rsidP="00155A54">
      <w:pPr>
        <w:jc w:val="center"/>
        <w:rPr>
          <w:del w:id="25" w:author="Khanh Cong" w:date="2024-12-28T00:03:00Z" w16du:dateUtc="2024-12-27T17:03:00Z"/>
          <w:rFonts w:cs="Times New Roman"/>
          <w:b/>
        </w:rPr>
      </w:pPr>
    </w:p>
    <w:p w14:paraId="1C99F6AB" w14:textId="1D5F920D" w:rsidR="00E62129" w:rsidRPr="00155A54" w:rsidRDefault="00234EA9" w:rsidP="00155A54">
      <w:pPr>
        <w:tabs>
          <w:tab w:val="center" w:pos="4819"/>
        </w:tabs>
        <w:suppressAutoHyphens/>
        <w:spacing w:line="240" w:lineRule="auto"/>
        <w:rPr>
          <w:rFonts w:cs="Times New Roman"/>
        </w:rPr>
        <w:sectPr w:rsidR="00E62129" w:rsidRPr="00155A54" w:rsidSect="00537F18">
          <w:footerReference w:type="even" r:id="rId12"/>
          <w:footerReference w:type="default" r:id="rId13"/>
          <w:pgSz w:w="11906" w:h="16838"/>
          <w:pgMar w:top="1440" w:right="1152" w:bottom="1440" w:left="1699" w:header="0" w:footer="1134" w:gutter="0"/>
          <w:cols w:space="720"/>
          <w:formProt w:val="0"/>
          <w:docGrid w:linePitch="100" w:charSpace="-8193"/>
          <w:sectPrChange w:id="27" w:author="Khanh Cong" w:date="2024-12-28T13:48:00Z" w16du:dateUtc="2024-12-28T06:48:00Z">
            <w:sectPr w:rsidR="00E62129" w:rsidRPr="00155A54" w:rsidSect="00537F18">
              <w:pgMar w:top="1134" w:right="1134" w:bottom="1191" w:left="1134" w:header="0" w:footer="1134" w:gutter="0"/>
            </w:sectPr>
          </w:sectPrChange>
        </w:sectPr>
      </w:pPr>
      <w:del w:id="28" w:author="Khanh Cong" w:date="2024-12-28T00:03:00Z" w16du:dateUtc="2024-12-27T17:03:00Z">
        <w:r w:rsidDel="00921705">
          <w:rPr>
            <w:rFonts w:cs="Times New Roman"/>
          </w:rPr>
          <w:tab/>
        </w:r>
      </w:del>
    </w:p>
    <w:sdt>
      <w:sdtPr>
        <w:rPr>
          <w:rFonts w:eastAsia="NSimSun"/>
          <w:b w:val="0"/>
          <w:bCs w:val="0"/>
          <w:sz w:val="28"/>
          <w:szCs w:val="24"/>
        </w:rPr>
        <w:id w:val="-1855101176"/>
        <w:docPartObj>
          <w:docPartGallery w:val="Table of Contents"/>
          <w:docPartUnique/>
        </w:docPartObj>
      </w:sdtPr>
      <w:sdtEndPr>
        <w:rPr>
          <w:noProof/>
        </w:rPr>
      </w:sdtEndPr>
      <w:sdtContent>
        <w:p w14:paraId="7082F56B" w14:textId="5EFC1882" w:rsidR="0048246D" w:rsidRPr="00155A54" w:rsidRDefault="0048246D" w:rsidP="00155A54">
          <w:pPr>
            <w:pStyle w:val="TOCHeading"/>
            <w:jc w:val="center"/>
            <w:rPr>
              <w:b w:val="0"/>
              <w:bCs w:val="0"/>
            </w:rPr>
          </w:pPr>
          <w:r>
            <w:rPr>
              <w:b w:val="0"/>
              <w:bCs w:val="0"/>
            </w:rPr>
            <w:t>MỤC LỤC</w:t>
          </w:r>
        </w:p>
        <w:p w14:paraId="29CF8BD1" w14:textId="19412949" w:rsidR="0048246D" w:rsidRDefault="0048246D">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r>
            <w:fldChar w:fldCharType="begin"/>
          </w:r>
          <w:r>
            <w:instrText xml:space="preserve"> TOC \o "1-3" \h \z \u </w:instrText>
          </w:r>
          <w:r>
            <w:fldChar w:fldCharType="separate"/>
          </w:r>
          <w:r>
            <w:fldChar w:fldCharType="begin"/>
          </w:r>
          <w:r>
            <w:instrText>HYPERLINK \l "_Toc185881103"</w:instrText>
          </w:r>
          <w:r>
            <w:fldChar w:fldCharType="separate"/>
          </w:r>
          <w:r w:rsidRPr="00857348">
            <w:rPr>
              <w:rStyle w:val="Hyperlink"/>
              <w:noProof/>
            </w:rPr>
            <w:t>DANH</w:t>
          </w:r>
          <w:r w:rsidRPr="00857348">
            <w:rPr>
              <w:rStyle w:val="Hyperlink"/>
              <w:noProof/>
              <w:spacing w:val="-3"/>
            </w:rPr>
            <w:t xml:space="preserve"> </w:t>
          </w:r>
          <w:r w:rsidRPr="00857348">
            <w:rPr>
              <w:rStyle w:val="Hyperlink"/>
              <w:noProof/>
            </w:rPr>
            <w:t>MỤC</w:t>
          </w:r>
          <w:r w:rsidRPr="00857348">
            <w:rPr>
              <w:rStyle w:val="Hyperlink"/>
              <w:noProof/>
              <w:spacing w:val="-3"/>
            </w:rPr>
            <w:t xml:space="preserve"> </w:t>
          </w:r>
          <w:r w:rsidRPr="00857348">
            <w:rPr>
              <w:rStyle w:val="Hyperlink"/>
              <w:noProof/>
            </w:rPr>
            <w:t>KÝ</w:t>
          </w:r>
          <w:r w:rsidRPr="00857348">
            <w:rPr>
              <w:rStyle w:val="Hyperlink"/>
              <w:noProof/>
              <w:spacing w:val="-4"/>
            </w:rPr>
            <w:t xml:space="preserve"> </w:t>
          </w:r>
          <w:r w:rsidRPr="00857348">
            <w:rPr>
              <w:rStyle w:val="Hyperlink"/>
              <w:noProof/>
            </w:rPr>
            <w:t>HIỆU</w:t>
          </w:r>
          <w:r w:rsidRPr="00857348">
            <w:rPr>
              <w:rStyle w:val="Hyperlink"/>
              <w:noProof/>
              <w:spacing w:val="-7"/>
            </w:rPr>
            <w:t xml:space="preserve"> </w:t>
          </w:r>
          <w:r w:rsidRPr="00857348">
            <w:rPr>
              <w:rStyle w:val="Hyperlink"/>
              <w:noProof/>
            </w:rPr>
            <w:t>VÀ</w:t>
          </w:r>
          <w:r w:rsidRPr="00857348">
            <w:rPr>
              <w:rStyle w:val="Hyperlink"/>
              <w:noProof/>
              <w:spacing w:val="-3"/>
            </w:rPr>
            <w:t xml:space="preserve"> </w:t>
          </w:r>
          <w:r w:rsidRPr="00857348">
            <w:rPr>
              <w:rStyle w:val="Hyperlink"/>
              <w:noProof/>
            </w:rPr>
            <w:t>CHỮ</w:t>
          </w:r>
          <w:r w:rsidRPr="00857348">
            <w:rPr>
              <w:rStyle w:val="Hyperlink"/>
              <w:noProof/>
              <w:spacing w:val="-7"/>
            </w:rPr>
            <w:t xml:space="preserve"> </w:t>
          </w:r>
          <w:r w:rsidRPr="00857348">
            <w:rPr>
              <w:rStyle w:val="Hyperlink"/>
              <w:noProof/>
            </w:rPr>
            <w:t>VIẾT</w:t>
          </w:r>
          <w:r w:rsidRPr="00857348">
            <w:rPr>
              <w:rStyle w:val="Hyperlink"/>
              <w:noProof/>
              <w:spacing w:val="-9"/>
            </w:rPr>
            <w:t xml:space="preserve"> </w:t>
          </w:r>
          <w:r w:rsidRPr="00857348">
            <w:rPr>
              <w:rStyle w:val="Hyperlink"/>
              <w:noProof/>
              <w:spacing w:val="-5"/>
            </w:rPr>
            <w:t>TẮT</w:t>
          </w:r>
          <w:r>
            <w:rPr>
              <w:noProof/>
              <w:webHidden/>
            </w:rPr>
            <w:tab/>
          </w:r>
          <w:r>
            <w:rPr>
              <w:noProof/>
              <w:webHidden/>
            </w:rPr>
            <w:fldChar w:fldCharType="begin"/>
          </w:r>
          <w:r>
            <w:rPr>
              <w:noProof/>
              <w:webHidden/>
            </w:rPr>
            <w:instrText xml:space="preserve"> PAGEREF _Toc185881103 \h </w:instrText>
          </w:r>
          <w:r>
            <w:rPr>
              <w:noProof/>
              <w:webHidden/>
            </w:rPr>
          </w:r>
          <w:r>
            <w:rPr>
              <w:noProof/>
              <w:webHidden/>
            </w:rPr>
            <w:fldChar w:fldCharType="separate"/>
          </w:r>
          <w:r>
            <w:rPr>
              <w:noProof/>
              <w:webHidden/>
            </w:rPr>
            <w:t>ii</w:t>
          </w:r>
          <w:r>
            <w:rPr>
              <w:noProof/>
              <w:webHidden/>
            </w:rPr>
            <w:fldChar w:fldCharType="end"/>
          </w:r>
          <w:r>
            <w:rPr>
              <w:noProof/>
            </w:rPr>
            <w:fldChar w:fldCharType="end"/>
          </w:r>
        </w:p>
        <w:p w14:paraId="1A3398DC" w14:textId="43DCE398" w:rsidR="0048246D" w:rsidRDefault="0048246D">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"_Toc185881104"</w:instrText>
          </w:r>
          <w:r>
            <w:fldChar w:fldCharType="separate"/>
          </w:r>
          <w:r w:rsidRPr="00857348">
            <w:rPr>
              <w:rStyle w:val="Hyperlink"/>
              <w:noProof/>
            </w:rPr>
            <w:t>LỜI MỞ ĐẦU</w:t>
          </w:r>
          <w:r>
            <w:rPr>
              <w:noProof/>
              <w:webHidden/>
            </w:rPr>
            <w:tab/>
          </w:r>
          <w:r>
            <w:rPr>
              <w:noProof/>
              <w:webHidden/>
            </w:rPr>
            <w:fldChar w:fldCharType="begin"/>
          </w:r>
          <w:r>
            <w:rPr>
              <w:noProof/>
              <w:webHidden/>
            </w:rPr>
            <w:instrText xml:space="preserve"> PAGEREF _Toc185881104 \h </w:instrText>
          </w:r>
          <w:r>
            <w:rPr>
              <w:noProof/>
              <w:webHidden/>
            </w:rPr>
          </w:r>
          <w:r>
            <w:rPr>
              <w:noProof/>
              <w:webHidden/>
            </w:rPr>
            <w:fldChar w:fldCharType="separate"/>
          </w:r>
          <w:r>
            <w:rPr>
              <w:noProof/>
              <w:webHidden/>
            </w:rPr>
            <w:t>iii</w:t>
          </w:r>
          <w:r>
            <w:rPr>
              <w:noProof/>
              <w:webHidden/>
            </w:rPr>
            <w:fldChar w:fldCharType="end"/>
          </w:r>
          <w:r>
            <w:rPr>
              <w:noProof/>
            </w:rPr>
            <w:fldChar w:fldCharType="end"/>
          </w:r>
        </w:p>
        <w:p w14:paraId="487BF1C9" w14:textId="6551496F" w:rsidR="0048246D" w:rsidRDefault="0048246D">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"_Toc185881105"</w:instrText>
          </w:r>
          <w:r>
            <w:fldChar w:fldCharType="separate"/>
          </w:r>
          <w:r w:rsidRPr="00857348">
            <w:rPr>
              <w:rStyle w:val="Hyperlink"/>
              <w:noProof/>
            </w:rPr>
            <w:t>CHƯƠNG 1.</w:t>
          </w:r>
          <w:r w:rsidRPr="00857348">
            <w:rPr>
              <w:rStyle w:val="Hyperlink"/>
              <w:noProof/>
              <w:lang w:val="en-US"/>
            </w:rPr>
            <w:t xml:space="preserve"> GIỚI THIỆU BÀI TOÁN VÀ CÔNG NGHỆ LIÊN QUAN</w:t>
          </w:r>
          <w:r>
            <w:rPr>
              <w:noProof/>
              <w:webHidden/>
            </w:rPr>
            <w:tab/>
          </w:r>
          <w:r>
            <w:rPr>
              <w:noProof/>
              <w:webHidden/>
            </w:rPr>
            <w:fldChar w:fldCharType="begin"/>
          </w:r>
          <w:r>
            <w:rPr>
              <w:noProof/>
              <w:webHidden/>
            </w:rPr>
            <w:instrText xml:space="preserve"> PAGEREF _Toc185881105 \h </w:instrText>
          </w:r>
          <w:r>
            <w:rPr>
              <w:noProof/>
              <w:webHidden/>
            </w:rPr>
          </w:r>
          <w:r>
            <w:rPr>
              <w:noProof/>
              <w:webHidden/>
            </w:rPr>
            <w:fldChar w:fldCharType="separate"/>
          </w:r>
          <w:r>
            <w:rPr>
              <w:noProof/>
              <w:webHidden/>
            </w:rPr>
            <w:t>1</w:t>
          </w:r>
          <w:r>
            <w:rPr>
              <w:noProof/>
              <w:webHidden/>
            </w:rPr>
            <w:fldChar w:fldCharType="end"/>
          </w:r>
          <w:r>
            <w:rPr>
              <w:noProof/>
            </w:rPr>
            <w:fldChar w:fldCharType="end"/>
          </w:r>
        </w:p>
        <w:p w14:paraId="55F778E5" w14:textId="2907A2C5" w:rsidR="0048246D" w:rsidRDefault="0048246D">
          <w:pPr>
            <w:pStyle w:val="TOC2"/>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"_Toc185881106"</w:instrText>
          </w:r>
          <w:r>
            <w:fldChar w:fldCharType="separate"/>
          </w:r>
          <w:r w:rsidRPr="00857348">
            <w:rPr>
              <w:rStyle w:val="Hyperlink"/>
              <w:rFonts w:cs="Times New Roman"/>
              <w:noProof/>
            </w:rPr>
            <w:t>1.1 Giới thiệu bài toán</w:t>
          </w:r>
          <w:r>
            <w:rPr>
              <w:noProof/>
              <w:webHidden/>
            </w:rPr>
            <w:tab/>
          </w:r>
          <w:r>
            <w:rPr>
              <w:noProof/>
              <w:webHidden/>
            </w:rPr>
            <w:fldChar w:fldCharType="begin"/>
          </w:r>
          <w:r>
            <w:rPr>
              <w:noProof/>
              <w:webHidden/>
            </w:rPr>
            <w:instrText xml:space="preserve"> PAGEREF _Toc185881106 \h </w:instrText>
          </w:r>
          <w:r>
            <w:rPr>
              <w:noProof/>
              <w:webHidden/>
            </w:rPr>
          </w:r>
          <w:r>
            <w:rPr>
              <w:noProof/>
              <w:webHidden/>
            </w:rPr>
            <w:fldChar w:fldCharType="separate"/>
          </w:r>
          <w:r>
            <w:rPr>
              <w:noProof/>
              <w:webHidden/>
            </w:rPr>
            <w:t>1</w:t>
          </w:r>
          <w:r>
            <w:rPr>
              <w:noProof/>
              <w:webHidden/>
            </w:rPr>
            <w:fldChar w:fldCharType="end"/>
          </w:r>
          <w:r>
            <w:rPr>
              <w:noProof/>
            </w:rPr>
            <w:fldChar w:fldCharType="end"/>
          </w:r>
        </w:p>
        <w:p w14:paraId="11E5D0F8" w14:textId="575D22E3" w:rsidR="0048246D" w:rsidRDefault="0048246D">
          <w:pPr>
            <w:pStyle w:val="TOC2"/>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"_Toc185881107"</w:instrText>
          </w:r>
          <w:r>
            <w:fldChar w:fldCharType="separate"/>
          </w:r>
          <w:r w:rsidRPr="00857348">
            <w:rPr>
              <w:rStyle w:val="Hyperlink"/>
              <w:rFonts w:cs="Times New Roman"/>
              <w:noProof/>
            </w:rPr>
            <w:t>1.2. Khảo sát</w:t>
          </w:r>
          <w:r>
            <w:rPr>
              <w:noProof/>
              <w:webHidden/>
            </w:rPr>
            <w:tab/>
          </w:r>
          <w:r>
            <w:rPr>
              <w:noProof/>
              <w:webHidden/>
            </w:rPr>
            <w:fldChar w:fldCharType="begin"/>
          </w:r>
          <w:r>
            <w:rPr>
              <w:noProof/>
              <w:webHidden/>
            </w:rPr>
            <w:instrText xml:space="preserve"> PAGEREF _Toc185881107 \h </w:instrText>
          </w:r>
          <w:r>
            <w:rPr>
              <w:noProof/>
              <w:webHidden/>
            </w:rPr>
          </w:r>
          <w:r>
            <w:rPr>
              <w:noProof/>
              <w:webHidden/>
            </w:rPr>
            <w:fldChar w:fldCharType="separate"/>
          </w:r>
          <w:r>
            <w:rPr>
              <w:noProof/>
              <w:webHidden/>
            </w:rPr>
            <w:t>1</w:t>
          </w:r>
          <w:r>
            <w:rPr>
              <w:noProof/>
              <w:webHidden/>
            </w:rPr>
            <w:fldChar w:fldCharType="end"/>
          </w:r>
          <w:r>
            <w:rPr>
              <w:noProof/>
            </w:rPr>
            <w:fldChar w:fldCharType="end"/>
          </w:r>
        </w:p>
        <w:p w14:paraId="388E8386" w14:textId="6622ABDE" w:rsidR="0048246D" w:rsidRDefault="0048246D">
          <w:pPr>
            <w:pStyle w:val="TOC3"/>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"_Toc185881108"</w:instrText>
          </w:r>
          <w:r>
            <w:fldChar w:fldCharType="separate"/>
          </w:r>
          <w:r w:rsidRPr="00857348">
            <w:rPr>
              <w:rStyle w:val="Hyperlink"/>
              <w:rFonts w:cs="Times New Roman"/>
              <w:noProof/>
            </w:rPr>
            <w:t>1.2.1. Phần Mua Sắm Của Khách Hàng</w:t>
          </w:r>
          <w:r>
            <w:rPr>
              <w:noProof/>
              <w:webHidden/>
            </w:rPr>
            <w:tab/>
          </w:r>
          <w:r>
            <w:rPr>
              <w:noProof/>
              <w:webHidden/>
            </w:rPr>
            <w:fldChar w:fldCharType="begin"/>
          </w:r>
          <w:r>
            <w:rPr>
              <w:noProof/>
              <w:webHidden/>
            </w:rPr>
            <w:instrText xml:space="preserve"> PAGEREF _Toc185881108 \h </w:instrText>
          </w:r>
          <w:r>
            <w:rPr>
              <w:noProof/>
              <w:webHidden/>
            </w:rPr>
          </w:r>
          <w:r>
            <w:rPr>
              <w:noProof/>
              <w:webHidden/>
            </w:rPr>
            <w:fldChar w:fldCharType="separate"/>
          </w:r>
          <w:r>
            <w:rPr>
              <w:noProof/>
              <w:webHidden/>
            </w:rPr>
            <w:t>1</w:t>
          </w:r>
          <w:r>
            <w:rPr>
              <w:noProof/>
              <w:webHidden/>
            </w:rPr>
            <w:fldChar w:fldCharType="end"/>
          </w:r>
          <w:r>
            <w:rPr>
              <w:noProof/>
            </w:rPr>
            <w:fldChar w:fldCharType="end"/>
          </w:r>
        </w:p>
        <w:p w14:paraId="4E5885D1" w14:textId="647AA2BC" w:rsidR="0048246D" w:rsidRDefault="0048246D">
          <w:pPr>
            <w:pStyle w:val="TOC3"/>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"_Toc185881109"</w:instrText>
          </w:r>
          <w:r>
            <w:fldChar w:fldCharType="separate"/>
          </w:r>
          <w:r w:rsidRPr="00857348">
            <w:rPr>
              <w:rStyle w:val="Hyperlink"/>
              <w:rFonts w:cs="Times New Roman"/>
              <w:noProof/>
            </w:rPr>
            <w:t>1.2.2. Phần Quản Trị Viên Của Website Bán Linh Kiện Điện Tử</w:t>
          </w:r>
          <w:r>
            <w:rPr>
              <w:noProof/>
              <w:webHidden/>
            </w:rPr>
            <w:tab/>
          </w:r>
          <w:r>
            <w:rPr>
              <w:noProof/>
              <w:webHidden/>
            </w:rPr>
            <w:fldChar w:fldCharType="begin"/>
          </w:r>
          <w:r>
            <w:rPr>
              <w:noProof/>
              <w:webHidden/>
            </w:rPr>
            <w:instrText xml:space="preserve"> PAGEREF _Toc185881109 \h </w:instrText>
          </w:r>
          <w:r>
            <w:rPr>
              <w:noProof/>
              <w:webHidden/>
            </w:rPr>
          </w:r>
          <w:r>
            <w:rPr>
              <w:noProof/>
              <w:webHidden/>
            </w:rPr>
            <w:fldChar w:fldCharType="separate"/>
          </w:r>
          <w:r>
            <w:rPr>
              <w:noProof/>
              <w:webHidden/>
            </w:rPr>
            <w:t>2</w:t>
          </w:r>
          <w:r>
            <w:rPr>
              <w:noProof/>
              <w:webHidden/>
            </w:rPr>
            <w:fldChar w:fldCharType="end"/>
          </w:r>
          <w:r>
            <w:rPr>
              <w:noProof/>
            </w:rPr>
            <w:fldChar w:fldCharType="end"/>
          </w:r>
        </w:p>
        <w:p w14:paraId="35129079" w14:textId="608286D6" w:rsidR="0048246D" w:rsidRDefault="0048246D">
          <w:pPr>
            <w:pStyle w:val="TOC2"/>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"_Toc185881110"</w:instrText>
          </w:r>
          <w:r>
            <w:fldChar w:fldCharType="separate"/>
          </w:r>
          <w:r w:rsidRPr="00857348">
            <w:rPr>
              <w:rStyle w:val="Hyperlink"/>
              <w:rFonts w:cs="Times New Roman"/>
              <w:noProof/>
            </w:rPr>
            <w:t>1.3. Giải pháp công nghệ cho bài toán</w:t>
          </w:r>
          <w:r>
            <w:rPr>
              <w:noProof/>
              <w:webHidden/>
            </w:rPr>
            <w:tab/>
          </w:r>
          <w:r>
            <w:rPr>
              <w:noProof/>
              <w:webHidden/>
            </w:rPr>
            <w:fldChar w:fldCharType="begin"/>
          </w:r>
          <w:r>
            <w:rPr>
              <w:noProof/>
              <w:webHidden/>
            </w:rPr>
            <w:instrText xml:space="preserve"> PAGEREF _Toc185881110 \h </w:instrText>
          </w:r>
          <w:r>
            <w:rPr>
              <w:noProof/>
              <w:webHidden/>
            </w:rPr>
          </w:r>
          <w:r>
            <w:rPr>
              <w:noProof/>
              <w:webHidden/>
            </w:rPr>
            <w:fldChar w:fldCharType="separate"/>
          </w:r>
          <w:r>
            <w:rPr>
              <w:noProof/>
              <w:webHidden/>
            </w:rPr>
            <w:t>3</w:t>
          </w:r>
          <w:r>
            <w:rPr>
              <w:noProof/>
              <w:webHidden/>
            </w:rPr>
            <w:fldChar w:fldCharType="end"/>
          </w:r>
          <w:r>
            <w:rPr>
              <w:noProof/>
            </w:rPr>
            <w:fldChar w:fldCharType="end"/>
          </w:r>
        </w:p>
        <w:p w14:paraId="243D3ADD" w14:textId="44A77429" w:rsidR="0048246D" w:rsidRDefault="0048246D">
          <w:pPr>
            <w:pStyle w:val="TOC3"/>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"_Toc185881111"</w:instrText>
          </w:r>
          <w:r>
            <w:fldChar w:fldCharType="separate"/>
          </w:r>
          <w:r w:rsidRPr="00857348">
            <w:rPr>
              <w:rStyle w:val="Hyperlink"/>
              <w:rFonts w:cs="Times New Roman"/>
              <w:noProof/>
            </w:rPr>
            <w:t>1.3.1. Kiến trúc hệ thống</w:t>
          </w:r>
          <w:r>
            <w:rPr>
              <w:noProof/>
              <w:webHidden/>
            </w:rPr>
            <w:tab/>
          </w:r>
          <w:r>
            <w:rPr>
              <w:noProof/>
              <w:webHidden/>
            </w:rPr>
            <w:fldChar w:fldCharType="begin"/>
          </w:r>
          <w:r>
            <w:rPr>
              <w:noProof/>
              <w:webHidden/>
            </w:rPr>
            <w:instrText xml:space="preserve"> PAGEREF _Toc185881111 \h </w:instrText>
          </w:r>
          <w:r>
            <w:rPr>
              <w:noProof/>
              <w:webHidden/>
            </w:rPr>
          </w:r>
          <w:r>
            <w:rPr>
              <w:noProof/>
              <w:webHidden/>
            </w:rPr>
            <w:fldChar w:fldCharType="separate"/>
          </w:r>
          <w:r>
            <w:rPr>
              <w:noProof/>
              <w:webHidden/>
            </w:rPr>
            <w:t>3</w:t>
          </w:r>
          <w:r>
            <w:rPr>
              <w:noProof/>
              <w:webHidden/>
            </w:rPr>
            <w:fldChar w:fldCharType="end"/>
          </w:r>
          <w:r>
            <w:rPr>
              <w:noProof/>
            </w:rPr>
            <w:fldChar w:fldCharType="end"/>
          </w:r>
        </w:p>
        <w:p w14:paraId="5C080002" w14:textId="1E7512EA" w:rsidR="0048246D" w:rsidRDefault="0048246D">
          <w:pPr>
            <w:pStyle w:val="TOC3"/>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"_Toc185881112"</w:instrText>
          </w:r>
          <w:r>
            <w:fldChar w:fldCharType="separate"/>
          </w:r>
          <w:r w:rsidRPr="00857348">
            <w:rPr>
              <w:rStyle w:val="Hyperlink"/>
              <w:rFonts w:cs="Times New Roman"/>
              <w:bCs/>
              <w:noProof/>
            </w:rPr>
            <w:t>1.3.2. Lập trình giao diện với ReactJS</w:t>
          </w:r>
          <w:r>
            <w:rPr>
              <w:noProof/>
              <w:webHidden/>
            </w:rPr>
            <w:tab/>
          </w:r>
          <w:r>
            <w:rPr>
              <w:noProof/>
              <w:webHidden/>
            </w:rPr>
            <w:fldChar w:fldCharType="begin"/>
          </w:r>
          <w:r>
            <w:rPr>
              <w:noProof/>
              <w:webHidden/>
            </w:rPr>
            <w:instrText xml:space="preserve"> PAGEREF _Toc185881112 \h </w:instrText>
          </w:r>
          <w:r>
            <w:rPr>
              <w:noProof/>
              <w:webHidden/>
            </w:rPr>
          </w:r>
          <w:r>
            <w:rPr>
              <w:noProof/>
              <w:webHidden/>
            </w:rPr>
            <w:fldChar w:fldCharType="separate"/>
          </w:r>
          <w:r>
            <w:rPr>
              <w:noProof/>
              <w:webHidden/>
            </w:rPr>
            <w:t>4</w:t>
          </w:r>
          <w:r>
            <w:rPr>
              <w:noProof/>
              <w:webHidden/>
            </w:rPr>
            <w:fldChar w:fldCharType="end"/>
          </w:r>
          <w:r>
            <w:rPr>
              <w:noProof/>
            </w:rPr>
            <w:fldChar w:fldCharType="end"/>
          </w:r>
        </w:p>
        <w:p w14:paraId="39F530C2" w14:textId="3F8A3961" w:rsidR="0048246D" w:rsidRDefault="0048246D">
          <w:pPr>
            <w:pStyle w:val="TOC3"/>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"_Toc185881113"</w:instrText>
          </w:r>
          <w:r>
            <w:fldChar w:fldCharType="separate"/>
          </w:r>
          <w:r w:rsidRPr="00857348">
            <w:rPr>
              <w:rStyle w:val="Hyperlink"/>
              <w:rFonts w:cs="Times New Roman"/>
              <w:noProof/>
            </w:rPr>
            <w:t>1.3.3. Lập trình backend với Java Spring Boot</w:t>
          </w:r>
          <w:r>
            <w:rPr>
              <w:noProof/>
              <w:webHidden/>
            </w:rPr>
            <w:tab/>
          </w:r>
          <w:r>
            <w:rPr>
              <w:noProof/>
              <w:webHidden/>
            </w:rPr>
            <w:fldChar w:fldCharType="begin"/>
          </w:r>
          <w:r>
            <w:rPr>
              <w:noProof/>
              <w:webHidden/>
            </w:rPr>
            <w:instrText xml:space="preserve"> PAGEREF _Toc185881113 \h </w:instrText>
          </w:r>
          <w:r>
            <w:rPr>
              <w:noProof/>
              <w:webHidden/>
            </w:rPr>
          </w:r>
          <w:r>
            <w:rPr>
              <w:noProof/>
              <w:webHidden/>
            </w:rPr>
            <w:fldChar w:fldCharType="separate"/>
          </w:r>
          <w:r>
            <w:rPr>
              <w:noProof/>
              <w:webHidden/>
            </w:rPr>
            <w:t>5</w:t>
          </w:r>
          <w:r>
            <w:rPr>
              <w:noProof/>
              <w:webHidden/>
            </w:rPr>
            <w:fldChar w:fldCharType="end"/>
          </w:r>
          <w:r>
            <w:rPr>
              <w:noProof/>
            </w:rPr>
            <w:fldChar w:fldCharType="end"/>
          </w:r>
        </w:p>
        <w:p w14:paraId="0E5C48C3" w14:textId="7F91D938" w:rsidR="0048246D" w:rsidRDefault="0048246D">
          <w:pPr>
            <w:pStyle w:val="TOC2"/>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"_Toc185881114"</w:instrText>
          </w:r>
          <w:r>
            <w:fldChar w:fldCharType="separate"/>
          </w:r>
          <w:r w:rsidRPr="00857348">
            <w:rPr>
              <w:rStyle w:val="Hyperlink"/>
              <w:rFonts w:cs="Times New Roman"/>
              <w:noProof/>
            </w:rPr>
            <w:t>1.4. Xác định yêu cầu của hệ thống</w:t>
          </w:r>
          <w:r>
            <w:rPr>
              <w:noProof/>
              <w:webHidden/>
            </w:rPr>
            <w:tab/>
          </w:r>
          <w:r>
            <w:rPr>
              <w:noProof/>
              <w:webHidden/>
            </w:rPr>
            <w:fldChar w:fldCharType="begin"/>
          </w:r>
          <w:r>
            <w:rPr>
              <w:noProof/>
              <w:webHidden/>
            </w:rPr>
            <w:instrText xml:space="preserve"> PAGEREF _Toc185881114 \h </w:instrText>
          </w:r>
          <w:r>
            <w:rPr>
              <w:noProof/>
              <w:webHidden/>
            </w:rPr>
          </w:r>
          <w:r>
            <w:rPr>
              <w:noProof/>
              <w:webHidden/>
            </w:rPr>
            <w:fldChar w:fldCharType="separate"/>
          </w:r>
          <w:r>
            <w:rPr>
              <w:noProof/>
              <w:webHidden/>
            </w:rPr>
            <w:t>7</w:t>
          </w:r>
          <w:r>
            <w:rPr>
              <w:noProof/>
              <w:webHidden/>
            </w:rPr>
            <w:fldChar w:fldCharType="end"/>
          </w:r>
          <w:r>
            <w:rPr>
              <w:noProof/>
            </w:rPr>
            <w:fldChar w:fldCharType="end"/>
          </w:r>
        </w:p>
        <w:p w14:paraId="056022DB" w14:textId="7381BFCB" w:rsidR="0048246D" w:rsidRDefault="0048246D">
          <w:pPr>
            <w:pStyle w:val="TOC3"/>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"_Toc185881115"</w:instrText>
          </w:r>
          <w:r>
            <w:fldChar w:fldCharType="separate"/>
          </w:r>
          <w:r w:rsidRPr="00857348">
            <w:rPr>
              <w:rStyle w:val="Hyperlink"/>
              <w:rFonts w:cs="Times New Roman"/>
              <w:noProof/>
              <w:spacing w:val="-4"/>
            </w:rPr>
            <w:t>1.4.1. Mô tả hệ thống</w:t>
          </w:r>
          <w:r>
            <w:rPr>
              <w:noProof/>
              <w:webHidden/>
            </w:rPr>
            <w:tab/>
          </w:r>
          <w:r>
            <w:rPr>
              <w:noProof/>
              <w:webHidden/>
            </w:rPr>
            <w:fldChar w:fldCharType="begin"/>
          </w:r>
          <w:r>
            <w:rPr>
              <w:noProof/>
              <w:webHidden/>
            </w:rPr>
            <w:instrText xml:space="preserve"> PAGEREF _Toc185881115 \h </w:instrText>
          </w:r>
          <w:r>
            <w:rPr>
              <w:noProof/>
              <w:webHidden/>
            </w:rPr>
          </w:r>
          <w:r>
            <w:rPr>
              <w:noProof/>
              <w:webHidden/>
            </w:rPr>
            <w:fldChar w:fldCharType="separate"/>
          </w:r>
          <w:r>
            <w:rPr>
              <w:noProof/>
              <w:webHidden/>
            </w:rPr>
            <w:t>7</w:t>
          </w:r>
          <w:r>
            <w:rPr>
              <w:noProof/>
              <w:webHidden/>
            </w:rPr>
            <w:fldChar w:fldCharType="end"/>
          </w:r>
          <w:r>
            <w:rPr>
              <w:noProof/>
            </w:rPr>
            <w:fldChar w:fldCharType="end"/>
          </w:r>
        </w:p>
        <w:p w14:paraId="5425E002" w14:textId="1F1D941F" w:rsidR="0048246D" w:rsidRDefault="0048246D">
          <w:pPr>
            <w:pStyle w:val="TOC3"/>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"_Toc185881116"</w:instrText>
          </w:r>
          <w:r>
            <w:fldChar w:fldCharType="separate"/>
          </w:r>
          <w:r w:rsidRPr="00857348">
            <w:rPr>
              <w:rStyle w:val="Hyperlink"/>
              <w:rFonts w:cs="Times New Roman"/>
              <w:noProof/>
              <w:spacing w:val="-4"/>
            </w:rPr>
            <w:t>1.4.2. Xác định chức năng</w:t>
          </w:r>
          <w:r>
            <w:rPr>
              <w:noProof/>
              <w:webHidden/>
            </w:rPr>
            <w:tab/>
          </w:r>
          <w:r>
            <w:rPr>
              <w:noProof/>
              <w:webHidden/>
            </w:rPr>
            <w:fldChar w:fldCharType="begin"/>
          </w:r>
          <w:r>
            <w:rPr>
              <w:noProof/>
              <w:webHidden/>
            </w:rPr>
            <w:instrText xml:space="preserve"> PAGEREF _Toc185881116 \h </w:instrText>
          </w:r>
          <w:r>
            <w:rPr>
              <w:noProof/>
              <w:webHidden/>
            </w:rPr>
          </w:r>
          <w:r>
            <w:rPr>
              <w:noProof/>
              <w:webHidden/>
            </w:rPr>
            <w:fldChar w:fldCharType="separate"/>
          </w:r>
          <w:r>
            <w:rPr>
              <w:noProof/>
              <w:webHidden/>
            </w:rPr>
            <w:t>7</w:t>
          </w:r>
          <w:r>
            <w:rPr>
              <w:noProof/>
              <w:webHidden/>
            </w:rPr>
            <w:fldChar w:fldCharType="end"/>
          </w:r>
          <w:r>
            <w:rPr>
              <w:noProof/>
            </w:rPr>
            <w:fldChar w:fldCharType="end"/>
          </w:r>
        </w:p>
        <w:p w14:paraId="4C0F8C42" w14:textId="0DE13B36" w:rsidR="0048246D" w:rsidRDefault="0048246D">
          <w:pPr>
            <w:pStyle w:val="TOC2"/>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"_Toc185881117"</w:instrText>
          </w:r>
          <w:r>
            <w:fldChar w:fldCharType="separate"/>
          </w:r>
          <w:r w:rsidRPr="00857348">
            <w:rPr>
              <w:rStyle w:val="Hyperlink"/>
              <w:noProof/>
            </w:rPr>
            <w:t>1.5. Kết luận chương</w:t>
          </w:r>
          <w:r>
            <w:rPr>
              <w:noProof/>
              <w:webHidden/>
            </w:rPr>
            <w:tab/>
          </w:r>
          <w:r>
            <w:rPr>
              <w:noProof/>
              <w:webHidden/>
            </w:rPr>
            <w:fldChar w:fldCharType="begin"/>
          </w:r>
          <w:r>
            <w:rPr>
              <w:noProof/>
              <w:webHidden/>
            </w:rPr>
            <w:instrText xml:space="preserve"> PAGEREF _Toc185881117 \h </w:instrText>
          </w:r>
          <w:r>
            <w:rPr>
              <w:noProof/>
              <w:webHidden/>
            </w:rPr>
          </w:r>
          <w:r>
            <w:rPr>
              <w:noProof/>
              <w:webHidden/>
            </w:rPr>
            <w:fldChar w:fldCharType="separate"/>
          </w:r>
          <w:r>
            <w:rPr>
              <w:noProof/>
              <w:webHidden/>
            </w:rPr>
            <w:t>8</w:t>
          </w:r>
          <w:r>
            <w:rPr>
              <w:noProof/>
              <w:webHidden/>
            </w:rPr>
            <w:fldChar w:fldCharType="end"/>
          </w:r>
          <w:r>
            <w:rPr>
              <w:noProof/>
            </w:rPr>
            <w:fldChar w:fldCharType="end"/>
          </w:r>
        </w:p>
        <w:p w14:paraId="0B84B086" w14:textId="585EAD5B" w:rsidR="0048246D" w:rsidRDefault="0048246D">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"_Toc185881118"</w:instrText>
          </w:r>
          <w:r>
            <w:fldChar w:fldCharType="separate"/>
          </w:r>
          <w:r w:rsidRPr="00857348">
            <w:rPr>
              <w:rStyle w:val="Hyperlink"/>
              <w:noProof/>
            </w:rPr>
            <w:t>CHƯƠNG 2. PHÂN TÍCH VÀ THIẾT KẾ HỆ THỐNG</w:t>
          </w:r>
          <w:r>
            <w:rPr>
              <w:noProof/>
              <w:webHidden/>
            </w:rPr>
            <w:tab/>
          </w:r>
          <w:r>
            <w:rPr>
              <w:noProof/>
              <w:webHidden/>
            </w:rPr>
            <w:fldChar w:fldCharType="begin"/>
          </w:r>
          <w:r>
            <w:rPr>
              <w:noProof/>
              <w:webHidden/>
            </w:rPr>
            <w:instrText xml:space="preserve"> PAGEREF _Toc185881118 \h </w:instrText>
          </w:r>
          <w:r>
            <w:rPr>
              <w:noProof/>
              <w:webHidden/>
            </w:rPr>
          </w:r>
          <w:r>
            <w:rPr>
              <w:noProof/>
              <w:webHidden/>
            </w:rPr>
            <w:fldChar w:fldCharType="separate"/>
          </w:r>
          <w:r>
            <w:rPr>
              <w:noProof/>
              <w:webHidden/>
            </w:rPr>
            <w:t>8</w:t>
          </w:r>
          <w:r>
            <w:rPr>
              <w:noProof/>
              <w:webHidden/>
            </w:rPr>
            <w:fldChar w:fldCharType="end"/>
          </w:r>
          <w:r>
            <w:rPr>
              <w:noProof/>
            </w:rPr>
            <w:fldChar w:fldCharType="end"/>
          </w:r>
        </w:p>
        <w:p w14:paraId="7C74B169" w14:textId="1B0271A1" w:rsidR="0048246D" w:rsidRDefault="0048246D">
          <w:pPr>
            <w:pStyle w:val="TOC2"/>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"_Toc185881119"</w:instrText>
          </w:r>
          <w:r>
            <w:fldChar w:fldCharType="separate"/>
          </w:r>
          <w:r w:rsidRPr="00857348">
            <w:rPr>
              <w:rStyle w:val="Hyperlink"/>
              <w:rFonts w:cs="Times New Roman"/>
              <w:noProof/>
            </w:rPr>
            <w:t>2.1. Biểu đồ use case và kịch bản</w:t>
          </w:r>
          <w:r>
            <w:rPr>
              <w:noProof/>
              <w:webHidden/>
            </w:rPr>
            <w:tab/>
          </w:r>
          <w:r>
            <w:rPr>
              <w:noProof/>
              <w:webHidden/>
            </w:rPr>
            <w:fldChar w:fldCharType="begin"/>
          </w:r>
          <w:r>
            <w:rPr>
              <w:noProof/>
              <w:webHidden/>
            </w:rPr>
            <w:instrText xml:space="preserve"> PAGEREF _Toc185881119 \h </w:instrText>
          </w:r>
          <w:r>
            <w:rPr>
              <w:noProof/>
              <w:webHidden/>
            </w:rPr>
          </w:r>
          <w:r>
            <w:rPr>
              <w:noProof/>
              <w:webHidden/>
            </w:rPr>
            <w:fldChar w:fldCharType="separate"/>
          </w:r>
          <w:r>
            <w:rPr>
              <w:noProof/>
              <w:webHidden/>
            </w:rPr>
            <w:t>8</w:t>
          </w:r>
          <w:r>
            <w:rPr>
              <w:noProof/>
              <w:webHidden/>
            </w:rPr>
            <w:fldChar w:fldCharType="end"/>
          </w:r>
          <w:r>
            <w:rPr>
              <w:noProof/>
            </w:rPr>
            <w:fldChar w:fldCharType="end"/>
          </w:r>
        </w:p>
        <w:p w14:paraId="23C6F3D8" w14:textId="6263168D" w:rsidR="0048246D" w:rsidRDefault="0048246D">
          <w:pPr>
            <w:pStyle w:val="TOC3"/>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"_Toc185881120"</w:instrText>
          </w:r>
          <w:r>
            <w:fldChar w:fldCharType="separate"/>
          </w:r>
          <w:r w:rsidRPr="00857348">
            <w:rPr>
              <w:rStyle w:val="Hyperlink"/>
              <w:rFonts w:cs="Times New Roman"/>
              <w:noProof/>
            </w:rPr>
            <w:t>2.1.1. Biểu đồ use case tổng quát</w:t>
          </w:r>
          <w:r>
            <w:rPr>
              <w:noProof/>
              <w:webHidden/>
            </w:rPr>
            <w:tab/>
          </w:r>
          <w:r>
            <w:rPr>
              <w:noProof/>
              <w:webHidden/>
            </w:rPr>
            <w:fldChar w:fldCharType="begin"/>
          </w:r>
          <w:r>
            <w:rPr>
              <w:noProof/>
              <w:webHidden/>
            </w:rPr>
            <w:instrText xml:space="preserve"> PAGEREF _Toc185881120 \h </w:instrText>
          </w:r>
          <w:r>
            <w:rPr>
              <w:noProof/>
              <w:webHidden/>
            </w:rPr>
          </w:r>
          <w:r>
            <w:rPr>
              <w:noProof/>
              <w:webHidden/>
            </w:rPr>
            <w:fldChar w:fldCharType="separate"/>
          </w:r>
          <w:r>
            <w:rPr>
              <w:noProof/>
              <w:webHidden/>
            </w:rPr>
            <w:t>8</w:t>
          </w:r>
          <w:r>
            <w:rPr>
              <w:noProof/>
              <w:webHidden/>
            </w:rPr>
            <w:fldChar w:fldCharType="end"/>
          </w:r>
          <w:r>
            <w:rPr>
              <w:noProof/>
            </w:rPr>
            <w:fldChar w:fldCharType="end"/>
          </w:r>
        </w:p>
        <w:p w14:paraId="2285721F" w14:textId="7B52FD0F" w:rsidR="0048246D" w:rsidRDefault="0048246D">
          <w:pPr>
            <w:pStyle w:val="TOC3"/>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"_Toc185881121"</w:instrText>
          </w:r>
          <w:r>
            <w:fldChar w:fldCharType="separate"/>
          </w:r>
          <w:r w:rsidRPr="00857348">
            <w:rPr>
              <w:rStyle w:val="Hyperlink"/>
              <w:rFonts w:cs="Times New Roman"/>
              <w:noProof/>
            </w:rPr>
            <w:t>2.1.2. Biểu đồ phân rã và kịch bản UC Đăng ký</w:t>
          </w:r>
          <w:r>
            <w:rPr>
              <w:noProof/>
              <w:webHidden/>
            </w:rPr>
            <w:tab/>
          </w:r>
          <w:r>
            <w:rPr>
              <w:noProof/>
              <w:webHidden/>
            </w:rPr>
            <w:fldChar w:fldCharType="begin"/>
          </w:r>
          <w:r>
            <w:rPr>
              <w:noProof/>
              <w:webHidden/>
            </w:rPr>
            <w:instrText xml:space="preserve"> PAGEREF _Toc185881121 \h </w:instrText>
          </w:r>
          <w:r>
            <w:rPr>
              <w:noProof/>
              <w:webHidden/>
            </w:rPr>
          </w:r>
          <w:r>
            <w:rPr>
              <w:noProof/>
              <w:webHidden/>
            </w:rPr>
            <w:fldChar w:fldCharType="separate"/>
          </w:r>
          <w:r>
            <w:rPr>
              <w:noProof/>
              <w:webHidden/>
            </w:rPr>
            <w:t>10</w:t>
          </w:r>
          <w:r>
            <w:rPr>
              <w:noProof/>
              <w:webHidden/>
            </w:rPr>
            <w:fldChar w:fldCharType="end"/>
          </w:r>
          <w:r>
            <w:rPr>
              <w:noProof/>
            </w:rPr>
            <w:fldChar w:fldCharType="end"/>
          </w:r>
        </w:p>
        <w:p w14:paraId="7477E221" w14:textId="6708030F" w:rsidR="0048246D" w:rsidRDefault="0048246D">
          <w:pPr>
            <w:pStyle w:val="TOC3"/>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"_Toc185881122"</w:instrText>
          </w:r>
          <w:r>
            <w:fldChar w:fldCharType="separate"/>
          </w:r>
          <w:r w:rsidRPr="00857348">
            <w:rPr>
              <w:rStyle w:val="Hyperlink"/>
              <w:rFonts w:cs="Times New Roman"/>
              <w:noProof/>
            </w:rPr>
            <w:t>2.1.3. Biểu đồ phân rã và kịch bản UC Đăng nhập</w:t>
          </w:r>
          <w:r>
            <w:rPr>
              <w:noProof/>
              <w:webHidden/>
            </w:rPr>
            <w:tab/>
          </w:r>
          <w:r>
            <w:rPr>
              <w:noProof/>
              <w:webHidden/>
            </w:rPr>
            <w:fldChar w:fldCharType="begin"/>
          </w:r>
          <w:r>
            <w:rPr>
              <w:noProof/>
              <w:webHidden/>
            </w:rPr>
            <w:instrText xml:space="preserve"> PAGEREF _Toc185881122 \h </w:instrText>
          </w:r>
          <w:r>
            <w:rPr>
              <w:noProof/>
              <w:webHidden/>
            </w:rPr>
          </w:r>
          <w:r>
            <w:rPr>
              <w:noProof/>
              <w:webHidden/>
            </w:rPr>
            <w:fldChar w:fldCharType="separate"/>
          </w:r>
          <w:r>
            <w:rPr>
              <w:noProof/>
              <w:webHidden/>
            </w:rPr>
            <w:t>11</w:t>
          </w:r>
          <w:r>
            <w:rPr>
              <w:noProof/>
              <w:webHidden/>
            </w:rPr>
            <w:fldChar w:fldCharType="end"/>
          </w:r>
          <w:r>
            <w:rPr>
              <w:noProof/>
            </w:rPr>
            <w:fldChar w:fldCharType="end"/>
          </w:r>
        </w:p>
        <w:p w14:paraId="362B0825" w14:textId="6B8B5C56" w:rsidR="0048246D" w:rsidRDefault="0048246D">
          <w:pPr>
            <w:pStyle w:val="TOC3"/>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"_Toc185881123"</w:instrText>
          </w:r>
          <w:r>
            <w:fldChar w:fldCharType="separate"/>
          </w:r>
          <w:r w:rsidRPr="00857348">
            <w:rPr>
              <w:rStyle w:val="Hyperlink"/>
              <w:rFonts w:cs="Times New Roman"/>
              <w:noProof/>
            </w:rPr>
            <w:t>2.1.4. Biểu đồ phân rã và kịch bản UC quản lý sản phẩm</w:t>
          </w:r>
          <w:r>
            <w:rPr>
              <w:noProof/>
              <w:webHidden/>
            </w:rPr>
            <w:tab/>
          </w:r>
          <w:r>
            <w:rPr>
              <w:noProof/>
              <w:webHidden/>
            </w:rPr>
            <w:fldChar w:fldCharType="begin"/>
          </w:r>
          <w:r>
            <w:rPr>
              <w:noProof/>
              <w:webHidden/>
            </w:rPr>
            <w:instrText xml:space="preserve"> PAGEREF _Toc185881123 \h </w:instrText>
          </w:r>
          <w:r>
            <w:rPr>
              <w:noProof/>
              <w:webHidden/>
            </w:rPr>
          </w:r>
          <w:r>
            <w:rPr>
              <w:noProof/>
              <w:webHidden/>
            </w:rPr>
            <w:fldChar w:fldCharType="separate"/>
          </w:r>
          <w:r>
            <w:rPr>
              <w:noProof/>
              <w:webHidden/>
            </w:rPr>
            <w:t>12</w:t>
          </w:r>
          <w:r>
            <w:rPr>
              <w:noProof/>
              <w:webHidden/>
            </w:rPr>
            <w:fldChar w:fldCharType="end"/>
          </w:r>
          <w:r>
            <w:rPr>
              <w:noProof/>
            </w:rPr>
            <w:fldChar w:fldCharType="end"/>
          </w:r>
        </w:p>
        <w:p w14:paraId="2BE44C88" w14:textId="1B5E22CB" w:rsidR="0048246D" w:rsidRDefault="0048246D">
          <w:pPr>
            <w:pStyle w:val="TOC2"/>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"_Toc185881124"</w:instrText>
          </w:r>
          <w:r>
            <w:fldChar w:fldCharType="separate"/>
          </w:r>
          <w:r w:rsidRPr="00857348">
            <w:rPr>
              <w:rStyle w:val="Hyperlink"/>
              <w:rFonts w:cs="Times New Roman"/>
              <w:noProof/>
            </w:rPr>
            <w:t>Kịch bản UC thêm/sửa sản phẩm</w:t>
          </w:r>
          <w:r>
            <w:rPr>
              <w:noProof/>
              <w:webHidden/>
            </w:rPr>
            <w:tab/>
          </w:r>
          <w:r>
            <w:rPr>
              <w:noProof/>
              <w:webHidden/>
            </w:rPr>
            <w:fldChar w:fldCharType="begin"/>
          </w:r>
          <w:r>
            <w:rPr>
              <w:noProof/>
              <w:webHidden/>
            </w:rPr>
            <w:instrText xml:space="preserve"> PAGEREF _Toc185881124 \h </w:instrText>
          </w:r>
          <w:r>
            <w:rPr>
              <w:noProof/>
              <w:webHidden/>
            </w:rPr>
          </w:r>
          <w:r>
            <w:rPr>
              <w:noProof/>
              <w:webHidden/>
            </w:rPr>
            <w:fldChar w:fldCharType="separate"/>
          </w:r>
          <w:r>
            <w:rPr>
              <w:noProof/>
              <w:webHidden/>
            </w:rPr>
            <w:t>12</w:t>
          </w:r>
          <w:r>
            <w:rPr>
              <w:noProof/>
              <w:webHidden/>
            </w:rPr>
            <w:fldChar w:fldCharType="end"/>
          </w:r>
          <w:r>
            <w:rPr>
              <w:noProof/>
            </w:rPr>
            <w:fldChar w:fldCharType="end"/>
          </w:r>
        </w:p>
        <w:p w14:paraId="7058D61E" w14:textId="3B863CFA" w:rsidR="0048246D" w:rsidRDefault="0048246D">
          <w:pPr>
            <w:pStyle w:val="TOC3"/>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"_Toc185881125"</w:instrText>
          </w:r>
          <w:r>
            <w:fldChar w:fldCharType="separate"/>
          </w:r>
          <w:r w:rsidRPr="00857348">
            <w:rPr>
              <w:rStyle w:val="Hyperlink"/>
              <w:rFonts w:cs="Times New Roman"/>
              <w:noProof/>
            </w:rPr>
            <w:t>2.1.5. Kịch bản UC xóa sản phẩm</w:t>
          </w:r>
          <w:r>
            <w:rPr>
              <w:noProof/>
              <w:webHidden/>
            </w:rPr>
            <w:tab/>
          </w:r>
          <w:r>
            <w:rPr>
              <w:noProof/>
              <w:webHidden/>
            </w:rPr>
            <w:fldChar w:fldCharType="begin"/>
          </w:r>
          <w:r>
            <w:rPr>
              <w:noProof/>
              <w:webHidden/>
            </w:rPr>
            <w:instrText xml:space="preserve"> PAGEREF _Toc185881125 \h </w:instrText>
          </w:r>
          <w:r>
            <w:rPr>
              <w:noProof/>
              <w:webHidden/>
            </w:rPr>
          </w:r>
          <w:r>
            <w:rPr>
              <w:noProof/>
              <w:webHidden/>
            </w:rPr>
            <w:fldChar w:fldCharType="separate"/>
          </w:r>
          <w:r>
            <w:rPr>
              <w:noProof/>
              <w:webHidden/>
            </w:rPr>
            <w:t>13</w:t>
          </w:r>
          <w:r>
            <w:rPr>
              <w:noProof/>
              <w:webHidden/>
            </w:rPr>
            <w:fldChar w:fldCharType="end"/>
          </w:r>
          <w:r>
            <w:rPr>
              <w:noProof/>
            </w:rPr>
            <w:fldChar w:fldCharType="end"/>
          </w:r>
        </w:p>
        <w:p w14:paraId="1B1B3F80" w14:textId="184C103D" w:rsidR="0048246D" w:rsidRDefault="0048246D">
          <w:pPr>
            <w:pStyle w:val="TOC3"/>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"_Toc185881126"</w:instrText>
          </w:r>
          <w:r>
            <w:fldChar w:fldCharType="separate"/>
          </w:r>
          <w:r w:rsidRPr="00857348">
            <w:rPr>
              <w:rStyle w:val="Hyperlink"/>
              <w:rFonts w:cs="Times New Roman"/>
              <w:noProof/>
            </w:rPr>
            <w:t>2.1.6. Biểu đồ phân rã và kịch bản UC quản lý giỏ hàng</w:t>
          </w:r>
          <w:r>
            <w:rPr>
              <w:noProof/>
              <w:webHidden/>
            </w:rPr>
            <w:tab/>
          </w:r>
          <w:r>
            <w:rPr>
              <w:noProof/>
              <w:webHidden/>
            </w:rPr>
            <w:fldChar w:fldCharType="begin"/>
          </w:r>
          <w:r>
            <w:rPr>
              <w:noProof/>
              <w:webHidden/>
            </w:rPr>
            <w:instrText xml:space="preserve"> PAGEREF _Toc185881126 \h </w:instrText>
          </w:r>
          <w:r>
            <w:rPr>
              <w:noProof/>
              <w:webHidden/>
            </w:rPr>
          </w:r>
          <w:r>
            <w:rPr>
              <w:noProof/>
              <w:webHidden/>
            </w:rPr>
            <w:fldChar w:fldCharType="separate"/>
          </w:r>
          <w:r>
            <w:rPr>
              <w:noProof/>
              <w:webHidden/>
            </w:rPr>
            <w:t>13</w:t>
          </w:r>
          <w:r>
            <w:rPr>
              <w:noProof/>
              <w:webHidden/>
            </w:rPr>
            <w:fldChar w:fldCharType="end"/>
          </w:r>
          <w:r>
            <w:rPr>
              <w:noProof/>
            </w:rPr>
            <w:fldChar w:fldCharType="end"/>
          </w:r>
        </w:p>
        <w:p w14:paraId="7F5FDC0D" w14:textId="2019622F" w:rsidR="0048246D" w:rsidRDefault="0048246D">
          <w:pPr>
            <w:pStyle w:val="TOC3"/>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"_Toc185881127"</w:instrText>
          </w:r>
          <w:r>
            <w:fldChar w:fldCharType="separate"/>
          </w:r>
          <w:r w:rsidRPr="00857348">
            <w:rPr>
              <w:rStyle w:val="Hyperlink"/>
              <w:rFonts w:cs="Times New Roman"/>
              <w:noProof/>
            </w:rPr>
            <w:t>2.1.7. Kịch bản UC thêm sản phẩm giỏ hàng</w:t>
          </w:r>
          <w:r>
            <w:rPr>
              <w:noProof/>
              <w:webHidden/>
            </w:rPr>
            <w:tab/>
          </w:r>
          <w:r>
            <w:rPr>
              <w:noProof/>
              <w:webHidden/>
            </w:rPr>
            <w:fldChar w:fldCharType="begin"/>
          </w:r>
          <w:r>
            <w:rPr>
              <w:noProof/>
              <w:webHidden/>
            </w:rPr>
            <w:instrText xml:space="preserve"> PAGEREF _Toc185881127 \h </w:instrText>
          </w:r>
          <w:r>
            <w:rPr>
              <w:noProof/>
              <w:webHidden/>
            </w:rPr>
          </w:r>
          <w:r>
            <w:rPr>
              <w:noProof/>
              <w:webHidden/>
            </w:rPr>
            <w:fldChar w:fldCharType="separate"/>
          </w:r>
          <w:r>
            <w:rPr>
              <w:noProof/>
              <w:webHidden/>
            </w:rPr>
            <w:t>13</w:t>
          </w:r>
          <w:r>
            <w:rPr>
              <w:noProof/>
              <w:webHidden/>
            </w:rPr>
            <w:fldChar w:fldCharType="end"/>
          </w:r>
          <w:r>
            <w:rPr>
              <w:noProof/>
            </w:rPr>
            <w:fldChar w:fldCharType="end"/>
          </w:r>
        </w:p>
        <w:p w14:paraId="1B89D4AA" w14:textId="1FC1141B" w:rsidR="0048246D" w:rsidRDefault="0048246D">
          <w:pPr>
            <w:pStyle w:val="TOC3"/>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"_Toc185881128"</w:instrText>
          </w:r>
          <w:r>
            <w:fldChar w:fldCharType="separate"/>
          </w:r>
          <w:r w:rsidRPr="00857348">
            <w:rPr>
              <w:rStyle w:val="Hyperlink"/>
              <w:rFonts w:cs="Times New Roman"/>
              <w:noProof/>
            </w:rPr>
            <w:t>2.1.8. Kịch bản UC chỉnh sửa giỏ hàng</w:t>
          </w:r>
          <w:r>
            <w:rPr>
              <w:noProof/>
              <w:webHidden/>
            </w:rPr>
            <w:tab/>
          </w:r>
          <w:r>
            <w:rPr>
              <w:noProof/>
              <w:webHidden/>
            </w:rPr>
            <w:fldChar w:fldCharType="begin"/>
          </w:r>
          <w:r>
            <w:rPr>
              <w:noProof/>
              <w:webHidden/>
            </w:rPr>
            <w:instrText xml:space="preserve"> PAGEREF _Toc185881128 \h </w:instrText>
          </w:r>
          <w:r>
            <w:rPr>
              <w:noProof/>
              <w:webHidden/>
            </w:rPr>
          </w:r>
          <w:r>
            <w:rPr>
              <w:noProof/>
              <w:webHidden/>
            </w:rPr>
            <w:fldChar w:fldCharType="separate"/>
          </w:r>
          <w:r>
            <w:rPr>
              <w:noProof/>
              <w:webHidden/>
            </w:rPr>
            <w:t>15</w:t>
          </w:r>
          <w:r>
            <w:rPr>
              <w:noProof/>
              <w:webHidden/>
            </w:rPr>
            <w:fldChar w:fldCharType="end"/>
          </w:r>
          <w:r>
            <w:rPr>
              <w:noProof/>
            </w:rPr>
            <w:fldChar w:fldCharType="end"/>
          </w:r>
        </w:p>
        <w:p w14:paraId="11B02DA4" w14:textId="13927A83" w:rsidR="0048246D" w:rsidRDefault="0048246D">
          <w:pPr>
            <w:pStyle w:val="TOC3"/>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"_Toc185881129"</w:instrText>
          </w:r>
          <w:r>
            <w:fldChar w:fldCharType="separate"/>
          </w:r>
          <w:r w:rsidRPr="00857348">
            <w:rPr>
              <w:rStyle w:val="Hyperlink"/>
              <w:rFonts w:cs="Times New Roman"/>
              <w:noProof/>
            </w:rPr>
            <w:t>2.1.9. Biểu đồ phân rã và kịch bản UC thanh toán</w:t>
          </w:r>
          <w:r>
            <w:rPr>
              <w:noProof/>
              <w:webHidden/>
            </w:rPr>
            <w:tab/>
          </w:r>
          <w:r>
            <w:rPr>
              <w:noProof/>
              <w:webHidden/>
            </w:rPr>
            <w:fldChar w:fldCharType="begin"/>
          </w:r>
          <w:r>
            <w:rPr>
              <w:noProof/>
              <w:webHidden/>
            </w:rPr>
            <w:instrText xml:space="preserve"> PAGEREF _Toc185881129 \h </w:instrText>
          </w:r>
          <w:r>
            <w:rPr>
              <w:noProof/>
              <w:webHidden/>
            </w:rPr>
          </w:r>
          <w:r>
            <w:rPr>
              <w:noProof/>
              <w:webHidden/>
            </w:rPr>
            <w:fldChar w:fldCharType="separate"/>
          </w:r>
          <w:r>
            <w:rPr>
              <w:noProof/>
              <w:webHidden/>
            </w:rPr>
            <w:t>15</w:t>
          </w:r>
          <w:r>
            <w:rPr>
              <w:noProof/>
              <w:webHidden/>
            </w:rPr>
            <w:fldChar w:fldCharType="end"/>
          </w:r>
          <w:r>
            <w:rPr>
              <w:noProof/>
            </w:rPr>
            <w:fldChar w:fldCharType="end"/>
          </w:r>
        </w:p>
        <w:p w14:paraId="2ED3A2AD" w14:textId="0AF6A6D3" w:rsidR="0048246D" w:rsidRDefault="0048246D">
          <w:pPr>
            <w:pStyle w:val="TOC3"/>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"_Toc185881130"</w:instrText>
          </w:r>
          <w:r>
            <w:fldChar w:fldCharType="separate"/>
          </w:r>
          <w:r w:rsidRPr="00857348">
            <w:rPr>
              <w:rStyle w:val="Hyperlink"/>
              <w:rFonts w:cs="Times New Roman"/>
              <w:noProof/>
            </w:rPr>
            <w:t>2.1.10. Biểu đồ phân rã và kịch bản UC Quản lý thông tin tài khoản</w:t>
          </w:r>
          <w:r>
            <w:rPr>
              <w:noProof/>
              <w:webHidden/>
            </w:rPr>
            <w:tab/>
          </w:r>
          <w:r>
            <w:rPr>
              <w:noProof/>
              <w:webHidden/>
            </w:rPr>
            <w:fldChar w:fldCharType="begin"/>
          </w:r>
          <w:r>
            <w:rPr>
              <w:noProof/>
              <w:webHidden/>
            </w:rPr>
            <w:instrText xml:space="preserve"> PAGEREF _Toc185881130 \h </w:instrText>
          </w:r>
          <w:r>
            <w:rPr>
              <w:noProof/>
              <w:webHidden/>
            </w:rPr>
          </w:r>
          <w:r>
            <w:rPr>
              <w:noProof/>
              <w:webHidden/>
            </w:rPr>
            <w:fldChar w:fldCharType="separate"/>
          </w:r>
          <w:r>
            <w:rPr>
              <w:noProof/>
              <w:webHidden/>
            </w:rPr>
            <w:t>17</w:t>
          </w:r>
          <w:r>
            <w:rPr>
              <w:noProof/>
              <w:webHidden/>
            </w:rPr>
            <w:fldChar w:fldCharType="end"/>
          </w:r>
          <w:r>
            <w:rPr>
              <w:noProof/>
            </w:rPr>
            <w:fldChar w:fldCharType="end"/>
          </w:r>
        </w:p>
        <w:p w14:paraId="0814A63C" w14:textId="121E5126" w:rsidR="0048246D" w:rsidRDefault="0048246D">
          <w:pPr>
            <w:pStyle w:val="TOC3"/>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"_Toc185881131"</w:instrText>
          </w:r>
          <w:r>
            <w:fldChar w:fldCharType="separate"/>
          </w:r>
          <w:r w:rsidRPr="00857348">
            <w:rPr>
              <w:rStyle w:val="Hyperlink"/>
              <w:rFonts w:cs="Times New Roman"/>
              <w:noProof/>
            </w:rPr>
            <w:t>2.1.11. Biểu đồ phân rã và kịch bản UC Khách hàng quản lý đơn hàng</w:t>
          </w:r>
          <w:r>
            <w:rPr>
              <w:noProof/>
              <w:webHidden/>
            </w:rPr>
            <w:tab/>
          </w:r>
          <w:r>
            <w:rPr>
              <w:noProof/>
              <w:webHidden/>
            </w:rPr>
            <w:fldChar w:fldCharType="begin"/>
          </w:r>
          <w:r>
            <w:rPr>
              <w:noProof/>
              <w:webHidden/>
            </w:rPr>
            <w:instrText xml:space="preserve"> PAGEREF _Toc185881131 \h </w:instrText>
          </w:r>
          <w:r>
            <w:rPr>
              <w:noProof/>
              <w:webHidden/>
            </w:rPr>
          </w:r>
          <w:r>
            <w:rPr>
              <w:noProof/>
              <w:webHidden/>
            </w:rPr>
            <w:fldChar w:fldCharType="separate"/>
          </w:r>
          <w:r>
            <w:rPr>
              <w:noProof/>
              <w:webHidden/>
            </w:rPr>
            <w:t>19</w:t>
          </w:r>
          <w:r>
            <w:rPr>
              <w:noProof/>
              <w:webHidden/>
            </w:rPr>
            <w:fldChar w:fldCharType="end"/>
          </w:r>
          <w:r>
            <w:rPr>
              <w:noProof/>
            </w:rPr>
            <w:fldChar w:fldCharType="end"/>
          </w:r>
        </w:p>
        <w:p w14:paraId="1B3A080B" w14:textId="53A7152A" w:rsidR="0048246D" w:rsidRDefault="0048246D">
          <w:pPr>
            <w:pStyle w:val="TOC3"/>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"_Toc185881132"</w:instrText>
          </w:r>
          <w:r>
            <w:fldChar w:fldCharType="separate"/>
          </w:r>
          <w:r w:rsidRPr="00857348">
            <w:rPr>
              <w:rStyle w:val="Hyperlink"/>
              <w:rFonts w:cs="Times New Roman"/>
              <w:noProof/>
            </w:rPr>
            <w:t>2.1.12. Biểu đồ phân rã và kịch bản UC Tìm kiếm</w:t>
          </w:r>
          <w:r>
            <w:rPr>
              <w:noProof/>
              <w:webHidden/>
            </w:rPr>
            <w:tab/>
          </w:r>
          <w:r>
            <w:rPr>
              <w:noProof/>
              <w:webHidden/>
            </w:rPr>
            <w:fldChar w:fldCharType="begin"/>
          </w:r>
          <w:r>
            <w:rPr>
              <w:noProof/>
              <w:webHidden/>
            </w:rPr>
            <w:instrText xml:space="preserve"> PAGEREF _Toc185881132 \h </w:instrText>
          </w:r>
          <w:r>
            <w:rPr>
              <w:noProof/>
              <w:webHidden/>
            </w:rPr>
          </w:r>
          <w:r>
            <w:rPr>
              <w:noProof/>
              <w:webHidden/>
            </w:rPr>
            <w:fldChar w:fldCharType="separate"/>
          </w:r>
          <w:r>
            <w:rPr>
              <w:noProof/>
              <w:webHidden/>
            </w:rPr>
            <w:t>21</w:t>
          </w:r>
          <w:r>
            <w:rPr>
              <w:noProof/>
              <w:webHidden/>
            </w:rPr>
            <w:fldChar w:fldCharType="end"/>
          </w:r>
          <w:r>
            <w:rPr>
              <w:noProof/>
            </w:rPr>
            <w:fldChar w:fldCharType="end"/>
          </w:r>
        </w:p>
        <w:p w14:paraId="1C5342F9" w14:textId="6A593B34" w:rsidR="0048246D" w:rsidRDefault="0048246D">
          <w:pPr>
            <w:pStyle w:val="TOC3"/>
            <w:rPr>
              <w:rFonts w:asciiTheme="minorHAnsi" w:eastAsiaTheme="minorEastAsia" w:hAnsiTheme="minorHAnsi" w:cstheme="minorBidi"/>
              <w:noProof/>
              <w:sz w:val="24"/>
              <w:lang w:val="en-US" w:eastAsia="en-US" w:bidi="ar-SA"/>
              <w14:ligatures w14:val="standardContextual"/>
            </w:rPr>
          </w:pPr>
          <w:r>
            <w:lastRenderedPageBreak/>
            <w:fldChar w:fldCharType="begin"/>
          </w:r>
          <w:r>
            <w:instrText>HYPERLINK \l "_Toc185881133"</w:instrText>
          </w:r>
          <w:r>
            <w:fldChar w:fldCharType="separate"/>
          </w:r>
          <w:r w:rsidRPr="00857348">
            <w:rPr>
              <w:rStyle w:val="Hyperlink"/>
              <w:rFonts w:cs="Times New Roman"/>
              <w:noProof/>
            </w:rPr>
            <w:t>2.1.13. Biểu đồ phân rã và kịch bản UC quản lý danh sách yêu thích</w:t>
          </w:r>
          <w:r>
            <w:rPr>
              <w:noProof/>
              <w:webHidden/>
            </w:rPr>
            <w:tab/>
          </w:r>
          <w:r>
            <w:rPr>
              <w:noProof/>
              <w:webHidden/>
            </w:rPr>
            <w:fldChar w:fldCharType="begin"/>
          </w:r>
          <w:r>
            <w:rPr>
              <w:noProof/>
              <w:webHidden/>
            </w:rPr>
            <w:instrText xml:space="preserve"> PAGEREF _Toc185881133 \h </w:instrText>
          </w:r>
          <w:r>
            <w:rPr>
              <w:noProof/>
              <w:webHidden/>
            </w:rPr>
          </w:r>
          <w:r>
            <w:rPr>
              <w:noProof/>
              <w:webHidden/>
            </w:rPr>
            <w:fldChar w:fldCharType="separate"/>
          </w:r>
          <w:r>
            <w:rPr>
              <w:noProof/>
              <w:webHidden/>
            </w:rPr>
            <w:t>22</w:t>
          </w:r>
          <w:r>
            <w:rPr>
              <w:noProof/>
              <w:webHidden/>
            </w:rPr>
            <w:fldChar w:fldCharType="end"/>
          </w:r>
          <w:r>
            <w:rPr>
              <w:noProof/>
            </w:rPr>
            <w:fldChar w:fldCharType="end"/>
          </w:r>
        </w:p>
        <w:p w14:paraId="413D0E0B" w14:textId="2FA3071E" w:rsidR="0048246D" w:rsidRDefault="0048246D">
          <w:pPr>
            <w:pStyle w:val="TOC3"/>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"_Toc185881134"</w:instrText>
          </w:r>
          <w:r>
            <w:fldChar w:fldCharType="separate"/>
          </w:r>
          <w:r w:rsidRPr="00857348">
            <w:rPr>
              <w:rStyle w:val="Hyperlink"/>
              <w:rFonts w:cs="Times New Roman"/>
              <w:noProof/>
            </w:rPr>
            <w:t>2.1.14. Biểu đồ phân rã và kịch bản UC quản lý sản phẩm</w:t>
          </w:r>
          <w:r>
            <w:rPr>
              <w:noProof/>
              <w:webHidden/>
            </w:rPr>
            <w:tab/>
          </w:r>
          <w:r>
            <w:rPr>
              <w:noProof/>
              <w:webHidden/>
            </w:rPr>
            <w:fldChar w:fldCharType="begin"/>
          </w:r>
          <w:r>
            <w:rPr>
              <w:noProof/>
              <w:webHidden/>
            </w:rPr>
            <w:instrText xml:space="preserve"> PAGEREF _Toc185881134 \h </w:instrText>
          </w:r>
          <w:r>
            <w:rPr>
              <w:noProof/>
              <w:webHidden/>
            </w:rPr>
          </w:r>
          <w:r>
            <w:rPr>
              <w:noProof/>
              <w:webHidden/>
            </w:rPr>
            <w:fldChar w:fldCharType="separate"/>
          </w:r>
          <w:r>
            <w:rPr>
              <w:noProof/>
              <w:webHidden/>
            </w:rPr>
            <w:t>25</w:t>
          </w:r>
          <w:r>
            <w:rPr>
              <w:noProof/>
              <w:webHidden/>
            </w:rPr>
            <w:fldChar w:fldCharType="end"/>
          </w:r>
          <w:r>
            <w:rPr>
              <w:noProof/>
            </w:rPr>
            <w:fldChar w:fldCharType="end"/>
          </w:r>
        </w:p>
        <w:p w14:paraId="5E508FB1" w14:textId="426ADC03" w:rsidR="0048246D" w:rsidRDefault="0048246D">
          <w:pPr>
            <w:pStyle w:val="TOC3"/>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"_Toc185881135"</w:instrText>
          </w:r>
          <w:r>
            <w:fldChar w:fldCharType="separate"/>
          </w:r>
          <w:r w:rsidRPr="00857348">
            <w:rPr>
              <w:rStyle w:val="Hyperlink"/>
              <w:rFonts w:cs="Times New Roman"/>
              <w:noProof/>
            </w:rPr>
            <w:t>2.1.15. Biểu đồ phân rã và kịch bản UC admin thống kê</w:t>
          </w:r>
          <w:r>
            <w:rPr>
              <w:noProof/>
              <w:webHidden/>
            </w:rPr>
            <w:tab/>
          </w:r>
          <w:r>
            <w:rPr>
              <w:noProof/>
              <w:webHidden/>
            </w:rPr>
            <w:fldChar w:fldCharType="begin"/>
          </w:r>
          <w:r>
            <w:rPr>
              <w:noProof/>
              <w:webHidden/>
            </w:rPr>
            <w:instrText xml:space="preserve"> PAGEREF _Toc185881135 \h </w:instrText>
          </w:r>
          <w:r>
            <w:rPr>
              <w:noProof/>
              <w:webHidden/>
            </w:rPr>
          </w:r>
          <w:r>
            <w:rPr>
              <w:noProof/>
              <w:webHidden/>
            </w:rPr>
            <w:fldChar w:fldCharType="separate"/>
          </w:r>
          <w:r>
            <w:rPr>
              <w:noProof/>
              <w:webHidden/>
            </w:rPr>
            <w:t>25</w:t>
          </w:r>
          <w:r>
            <w:rPr>
              <w:noProof/>
              <w:webHidden/>
            </w:rPr>
            <w:fldChar w:fldCharType="end"/>
          </w:r>
          <w:r>
            <w:rPr>
              <w:noProof/>
            </w:rPr>
            <w:fldChar w:fldCharType="end"/>
          </w:r>
        </w:p>
        <w:p w14:paraId="53A54F05" w14:textId="51D7A454" w:rsidR="0048246D" w:rsidRDefault="0048246D">
          <w:pPr>
            <w:pStyle w:val="TOC3"/>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"_Toc185881136"</w:instrText>
          </w:r>
          <w:r>
            <w:fldChar w:fldCharType="separate"/>
          </w:r>
          <w:r w:rsidRPr="00857348">
            <w:rPr>
              <w:rStyle w:val="Hyperlink"/>
              <w:rFonts w:cs="Times New Roman"/>
              <w:noProof/>
            </w:rPr>
            <w:t>2.1.16. Biểu đồ phân rã và kịch bản UC staff thống kê</w:t>
          </w:r>
          <w:r>
            <w:rPr>
              <w:noProof/>
              <w:webHidden/>
            </w:rPr>
            <w:tab/>
          </w:r>
          <w:r>
            <w:rPr>
              <w:noProof/>
              <w:webHidden/>
            </w:rPr>
            <w:fldChar w:fldCharType="begin"/>
          </w:r>
          <w:r>
            <w:rPr>
              <w:noProof/>
              <w:webHidden/>
            </w:rPr>
            <w:instrText xml:space="preserve"> PAGEREF _Toc185881136 \h </w:instrText>
          </w:r>
          <w:r>
            <w:rPr>
              <w:noProof/>
              <w:webHidden/>
            </w:rPr>
          </w:r>
          <w:r>
            <w:rPr>
              <w:noProof/>
              <w:webHidden/>
            </w:rPr>
            <w:fldChar w:fldCharType="separate"/>
          </w:r>
          <w:r>
            <w:rPr>
              <w:noProof/>
              <w:webHidden/>
            </w:rPr>
            <w:t>26</w:t>
          </w:r>
          <w:r>
            <w:rPr>
              <w:noProof/>
              <w:webHidden/>
            </w:rPr>
            <w:fldChar w:fldCharType="end"/>
          </w:r>
          <w:r>
            <w:rPr>
              <w:noProof/>
            </w:rPr>
            <w:fldChar w:fldCharType="end"/>
          </w:r>
        </w:p>
        <w:p w14:paraId="07D544DE" w14:textId="6C36033E" w:rsidR="0048246D" w:rsidRDefault="0048246D">
          <w:pPr>
            <w:pStyle w:val="TOC2"/>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"_Toc185881137"</w:instrText>
          </w:r>
          <w:r>
            <w:fldChar w:fldCharType="separate"/>
          </w:r>
          <w:r w:rsidRPr="00857348">
            <w:rPr>
              <w:rStyle w:val="Hyperlink"/>
              <w:rFonts w:cs="Times New Roman"/>
              <w:noProof/>
            </w:rPr>
            <w:t>2.2. Xây dựng biểu đồ lớp</w:t>
          </w:r>
          <w:r>
            <w:rPr>
              <w:noProof/>
              <w:webHidden/>
            </w:rPr>
            <w:tab/>
          </w:r>
          <w:r>
            <w:rPr>
              <w:noProof/>
              <w:webHidden/>
            </w:rPr>
            <w:fldChar w:fldCharType="begin"/>
          </w:r>
          <w:r>
            <w:rPr>
              <w:noProof/>
              <w:webHidden/>
            </w:rPr>
            <w:instrText xml:space="preserve"> PAGEREF _Toc185881137 \h </w:instrText>
          </w:r>
          <w:r>
            <w:rPr>
              <w:noProof/>
              <w:webHidden/>
            </w:rPr>
          </w:r>
          <w:r>
            <w:rPr>
              <w:noProof/>
              <w:webHidden/>
            </w:rPr>
            <w:fldChar w:fldCharType="separate"/>
          </w:r>
          <w:r>
            <w:rPr>
              <w:noProof/>
              <w:webHidden/>
            </w:rPr>
            <w:t>27</w:t>
          </w:r>
          <w:r>
            <w:rPr>
              <w:noProof/>
              <w:webHidden/>
            </w:rPr>
            <w:fldChar w:fldCharType="end"/>
          </w:r>
          <w:r>
            <w:rPr>
              <w:noProof/>
            </w:rPr>
            <w:fldChar w:fldCharType="end"/>
          </w:r>
        </w:p>
        <w:p w14:paraId="1BBFA828" w14:textId="622EA86B" w:rsidR="0048246D" w:rsidRDefault="0048246D">
          <w:pPr>
            <w:pStyle w:val="TOC2"/>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"_Toc185881138"</w:instrText>
          </w:r>
          <w:r>
            <w:fldChar w:fldCharType="separate"/>
          </w:r>
          <w:r w:rsidRPr="00857348">
            <w:rPr>
              <w:rStyle w:val="Hyperlink"/>
              <w:rFonts w:cs="Times New Roman"/>
              <w:noProof/>
            </w:rPr>
            <w:t>2.3. Cơ sở dữ liệu toàn hệ thống:</w:t>
          </w:r>
          <w:r>
            <w:rPr>
              <w:noProof/>
              <w:webHidden/>
            </w:rPr>
            <w:tab/>
          </w:r>
          <w:r>
            <w:rPr>
              <w:noProof/>
              <w:webHidden/>
            </w:rPr>
            <w:fldChar w:fldCharType="begin"/>
          </w:r>
          <w:r>
            <w:rPr>
              <w:noProof/>
              <w:webHidden/>
            </w:rPr>
            <w:instrText xml:space="preserve"> PAGEREF _Toc185881138 \h </w:instrText>
          </w:r>
          <w:r>
            <w:rPr>
              <w:noProof/>
              <w:webHidden/>
            </w:rPr>
          </w:r>
          <w:r>
            <w:rPr>
              <w:noProof/>
              <w:webHidden/>
            </w:rPr>
            <w:fldChar w:fldCharType="separate"/>
          </w:r>
          <w:r>
            <w:rPr>
              <w:noProof/>
              <w:webHidden/>
            </w:rPr>
            <w:t>37</w:t>
          </w:r>
          <w:r>
            <w:rPr>
              <w:noProof/>
              <w:webHidden/>
            </w:rPr>
            <w:fldChar w:fldCharType="end"/>
          </w:r>
          <w:r>
            <w:rPr>
              <w:noProof/>
            </w:rPr>
            <w:fldChar w:fldCharType="end"/>
          </w:r>
        </w:p>
        <w:p w14:paraId="22A2C027" w14:textId="68F77F62" w:rsidR="0048246D" w:rsidRDefault="0048246D">
          <w:pPr>
            <w:pStyle w:val="TOC2"/>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"_Toc185881139"</w:instrText>
          </w:r>
          <w:r>
            <w:fldChar w:fldCharType="separate"/>
          </w:r>
          <w:r w:rsidRPr="00857348">
            <w:rPr>
              <w:rStyle w:val="Hyperlink"/>
              <w:noProof/>
            </w:rPr>
            <w:t>2.4. Biều đồ tuần tự</w:t>
          </w:r>
          <w:r>
            <w:rPr>
              <w:noProof/>
              <w:webHidden/>
            </w:rPr>
            <w:tab/>
          </w:r>
          <w:r>
            <w:rPr>
              <w:noProof/>
              <w:webHidden/>
            </w:rPr>
            <w:fldChar w:fldCharType="begin"/>
          </w:r>
          <w:r>
            <w:rPr>
              <w:noProof/>
              <w:webHidden/>
            </w:rPr>
            <w:instrText xml:space="preserve"> PAGEREF _Toc185881139 \h </w:instrText>
          </w:r>
          <w:r>
            <w:rPr>
              <w:noProof/>
              <w:webHidden/>
            </w:rPr>
          </w:r>
          <w:r>
            <w:rPr>
              <w:noProof/>
              <w:webHidden/>
            </w:rPr>
            <w:fldChar w:fldCharType="separate"/>
          </w:r>
          <w:r>
            <w:rPr>
              <w:noProof/>
              <w:webHidden/>
            </w:rPr>
            <w:t>38</w:t>
          </w:r>
          <w:r>
            <w:rPr>
              <w:noProof/>
              <w:webHidden/>
            </w:rPr>
            <w:fldChar w:fldCharType="end"/>
          </w:r>
          <w:r>
            <w:rPr>
              <w:noProof/>
            </w:rPr>
            <w:fldChar w:fldCharType="end"/>
          </w:r>
        </w:p>
        <w:p w14:paraId="58B265CB" w14:textId="204CBBC3" w:rsidR="0048246D" w:rsidRDefault="0048246D">
          <w:pPr>
            <w:pStyle w:val="TOC3"/>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"_Toc185881140"</w:instrText>
          </w:r>
          <w:r>
            <w:fldChar w:fldCharType="separate"/>
          </w:r>
          <w:r w:rsidRPr="00857348">
            <w:rPr>
              <w:rStyle w:val="Hyperlink"/>
              <w:noProof/>
            </w:rPr>
            <w:t>2.4.1. Chức năng Đăng ký</w:t>
          </w:r>
          <w:r>
            <w:rPr>
              <w:noProof/>
              <w:webHidden/>
            </w:rPr>
            <w:tab/>
          </w:r>
          <w:r>
            <w:rPr>
              <w:noProof/>
              <w:webHidden/>
            </w:rPr>
            <w:fldChar w:fldCharType="begin"/>
          </w:r>
          <w:r>
            <w:rPr>
              <w:noProof/>
              <w:webHidden/>
            </w:rPr>
            <w:instrText xml:space="preserve"> PAGEREF _Toc185881140 \h </w:instrText>
          </w:r>
          <w:r>
            <w:rPr>
              <w:noProof/>
              <w:webHidden/>
            </w:rPr>
          </w:r>
          <w:r>
            <w:rPr>
              <w:noProof/>
              <w:webHidden/>
            </w:rPr>
            <w:fldChar w:fldCharType="separate"/>
          </w:r>
          <w:r>
            <w:rPr>
              <w:noProof/>
              <w:webHidden/>
            </w:rPr>
            <w:t>38</w:t>
          </w:r>
          <w:r>
            <w:rPr>
              <w:noProof/>
              <w:webHidden/>
            </w:rPr>
            <w:fldChar w:fldCharType="end"/>
          </w:r>
          <w:r>
            <w:rPr>
              <w:noProof/>
            </w:rPr>
            <w:fldChar w:fldCharType="end"/>
          </w:r>
        </w:p>
        <w:p w14:paraId="4EF7FD7A" w14:textId="11A541FA" w:rsidR="0048246D" w:rsidRDefault="0048246D">
          <w:pPr>
            <w:pStyle w:val="TOC3"/>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"_Toc185881141"</w:instrText>
          </w:r>
          <w:r>
            <w:fldChar w:fldCharType="separate"/>
          </w:r>
          <w:r w:rsidRPr="00857348">
            <w:rPr>
              <w:rStyle w:val="Hyperlink"/>
              <w:noProof/>
            </w:rPr>
            <w:t>2.4.2. Chức năng đăng nhập</w:t>
          </w:r>
          <w:r>
            <w:rPr>
              <w:noProof/>
              <w:webHidden/>
            </w:rPr>
            <w:tab/>
          </w:r>
          <w:r>
            <w:rPr>
              <w:noProof/>
              <w:webHidden/>
            </w:rPr>
            <w:fldChar w:fldCharType="begin"/>
          </w:r>
          <w:r>
            <w:rPr>
              <w:noProof/>
              <w:webHidden/>
            </w:rPr>
            <w:instrText xml:space="preserve"> PAGEREF _Toc185881141 \h </w:instrText>
          </w:r>
          <w:r>
            <w:rPr>
              <w:noProof/>
              <w:webHidden/>
            </w:rPr>
          </w:r>
          <w:r>
            <w:rPr>
              <w:noProof/>
              <w:webHidden/>
            </w:rPr>
            <w:fldChar w:fldCharType="separate"/>
          </w:r>
          <w:r>
            <w:rPr>
              <w:noProof/>
              <w:webHidden/>
            </w:rPr>
            <w:t>38</w:t>
          </w:r>
          <w:r>
            <w:rPr>
              <w:noProof/>
              <w:webHidden/>
            </w:rPr>
            <w:fldChar w:fldCharType="end"/>
          </w:r>
          <w:r>
            <w:rPr>
              <w:noProof/>
            </w:rPr>
            <w:fldChar w:fldCharType="end"/>
          </w:r>
        </w:p>
        <w:p w14:paraId="1AC41E45" w14:textId="498C9203" w:rsidR="0048246D" w:rsidRDefault="0048246D">
          <w:pPr>
            <w:pStyle w:val="TOC3"/>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"_Toc185881142"</w:instrText>
          </w:r>
          <w:r>
            <w:fldChar w:fldCharType="separate"/>
          </w:r>
          <w:r w:rsidRPr="00857348">
            <w:rPr>
              <w:rStyle w:val="Hyperlink"/>
              <w:noProof/>
            </w:rPr>
            <w:t>2.4.3. Chức năng thêm sửa sản phẩm</w:t>
          </w:r>
          <w:r>
            <w:rPr>
              <w:noProof/>
              <w:webHidden/>
            </w:rPr>
            <w:tab/>
          </w:r>
          <w:r>
            <w:rPr>
              <w:noProof/>
              <w:webHidden/>
            </w:rPr>
            <w:fldChar w:fldCharType="begin"/>
          </w:r>
          <w:r>
            <w:rPr>
              <w:noProof/>
              <w:webHidden/>
            </w:rPr>
            <w:instrText xml:space="preserve"> PAGEREF _Toc185881142 \h </w:instrText>
          </w:r>
          <w:r>
            <w:rPr>
              <w:noProof/>
              <w:webHidden/>
            </w:rPr>
          </w:r>
          <w:r>
            <w:rPr>
              <w:noProof/>
              <w:webHidden/>
            </w:rPr>
            <w:fldChar w:fldCharType="separate"/>
          </w:r>
          <w:r>
            <w:rPr>
              <w:noProof/>
              <w:webHidden/>
            </w:rPr>
            <w:t>39</w:t>
          </w:r>
          <w:r>
            <w:rPr>
              <w:noProof/>
              <w:webHidden/>
            </w:rPr>
            <w:fldChar w:fldCharType="end"/>
          </w:r>
          <w:r>
            <w:rPr>
              <w:noProof/>
            </w:rPr>
            <w:fldChar w:fldCharType="end"/>
          </w:r>
        </w:p>
        <w:p w14:paraId="70C9F496" w14:textId="1A4B36F6" w:rsidR="0048246D" w:rsidRDefault="0048246D">
          <w:pPr>
            <w:pStyle w:val="TOC3"/>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"_Toc185881143"</w:instrText>
          </w:r>
          <w:r>
            <w:fldChar w:fldCharType="separate"/>
          </w:r>
          <w:r w:rsidRPr="00857348">
            <w:rPr>
              <w:rStyle w:val="Hyperlink"/>
              <w:noProof/>
            </w:rPr>
            <w:t>2.4.4. Chức năng xoá sản phẩm</w:t>
          </w:r>
          <w:r>
            <w:rPr>
              <w:noProof/>
              <w:webHidden/>
            </w:rPr>
            <w:tab/>
          </w:r>
          <w:r>
            <w:rPr>
              <w:noProof/>
              <w:webHidden/>
            </w:rPr>
            <w:fldChar w:fldCharType="begin"/>
          </w:r>
          <w:r>
            <w:rPr>
              <w:noProof/>
              <w:webHidden/>
            </w:rPr>
            <w:instrText xml:space="preserve"> PAGEREF _Toc185881143 \h </w:instrText>
          </w:r>
          <w:r>
            <w:rPr>
              <w:noProof/>
              <w:webHidden/>
            </w:rPr>
          </w:r>
          <w:r>
            <w:rPr>
              <w:noProof/>
              <w:webHidden/>
            </w:rPr>
            <w:fldChar w:fldCharType="separate"/>
          </w:r>
          <w:r>
            <w:rPr>
              <w:noProof/>
              <w:webHidden/>
            </w:rPr>
            <w:t>41</w:t>
          </w:r>
          <w:r>
            <w:rPr>
              <w:noProof/>
              <w:webHidden/>
            </w:rPr>
            <w:fldChar w:fldCharType="end"/>
          </w:r>
          <w:r>
            <w:rPr>
              <w:noProof/>
            </w:rPr>
            <w:fldChar w:fldCharType="end"/>
          </w:r>
        </w:p>
        <w:p w14:paraId="0EB90F30" w14:textId="79EBF783" w:rsidR="0048246D" w:rsidRDefault="0048246D">
          <w:pPr>
            <w:pStyle w:val="TOC3"/>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"_Toc185881144"</w:instrText>
          </w:r>
          <w:r>
            <w:fldChar w:fldCharType="separate"/>
          </w:r>
          <w:r w:rsidRPr="00857348">
            <w:rPr>
              <w:rStyle w:val="Hyperlink"/>
              <w:noProof/>
            </w:rPr>
            <w:t>2.4.5. Chức năng quản lý giỏ hàng</w:t>
          </w:r>
          <w:r>
            <w:rPr>
              <w:noProof/>
              <w:webHidden/>
            </w:rPr>
            <w:tab/>
          </w:r>
          <w:r>
            <w:rPr>
              <w:noProof/>
              <w:webHidden/>
            </w:rPr>
            <w:fldChar w:fldCharType="begin"/>
          </w:r>
          <w:r>
            <w:rPr>
              <w:noProof/>
              <w:webHidden/>
            </w:rPr>
            <w:instrText xml:space="preserve"> PAGEREF _Toc185881144 \h </w:instrText>
          </w:r>
          <w:r>
            <w:rPr>
              <w:noProof/>
              <w:webHidden/>
            </w:rPr>
          </w:r>
          <w:r>
            <w:rPr>
              <w:noProof/>
              <w:webHidden/>
            </w:rPr>
            <w:fldChar w:fldCharType="separate"/>
          </w:r>
          <w:r>
            <w:rPr>
              <w:noProof/>
              <w:webHidden/>
            </w:rPr>
            <w:t>41</w:t>
          </w:r>
          <w:r>
            <w:rPr>
              <w:noProof/>
              <w:webHidden/>
            </w:rPr>
            <w:fldChar w:fldCharType="end"/>
          </w:r>
          <w:r>
            <w:rPr>
              <w:noProof/>
            </w:rPr>
            <w:fldChar w:fldCharType="end"/>
          </w:r>
        </w:p>
        <w:p w14:paraId="6C885F1B" w14:textId="1971E165" w:rsidR="0048246D" w:rsidRDefault="0048246D">
          <w:pPr>
            <w:pStyle w:val="TOC3"/>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"_Toc185881145"</w:instrText>
          </w:r>
          <w:r>
            <w:fldChar w:fldCharType="separate"/>
          </w:r>
          <w:r w:rsidRPr="00857348">
            <w:rPr>
              <w:rStyle w:val="Hyperlink"/>
              <w:noProof/>
            </w:rPr>
            <w:t>2.4.6. Chức năng chỉnh sửa giỏ hàng</w:t>
          </w:r>
          <w:r>
            <w:rPr>
              <w:noProof/>
              <w:webHidden/>
            </w:rPr>
            <w:tab/>
          </w:r>
          <w:r>
            <w:rPr>
              <w:noProof/>
              <w:webHidden/>
            </w:rPr>
            <w:fldChar w:fldCharType="begin"/>
          </w:r>
          <w:r>
            <w:rPr>
              <w:noProof/>
              <w:webHidden/>
            </w:rPr>
            <w:instrText xml:space="preserve"> PAGEREF _Toc185881145 \h </w:instrText>
          </w:r>
          <w:r>
            <w:rPr>
              <w:noProof/>
              <w:webHidden/>
            </w:rPr>
          </w:r>
          <w:r>
            <w:rPr>
              <w:noProof/>
              <w:webHidden/>
            </w:rPr>
            <w:fldChar w:fldCharType="separate"/>
          </w:r>
          <w:r>
            <w:rPr>
              <w:noProof/>
              <w:webHidden/>
            </w:rPr>
            <w:t>42</w:t>
          </w:r>
          <w:r>
            <w:rPr>
              <w:noProof/>
              <w:webHidden/>
            </w:rPr>
            <w:fldChar w:fldCharType="end"/>
          </w:r>
          <w:r>
            <w:rPr>
              <w:noProof/>
            </w:rPr>
            <w:fldChar w:fldCharType="end"/>
          </w:r>
        </w:p>
        <w:p w14:paraId="46B57144" w14:textId="4A07DE62" w:rsidR="0048246D" w:rsidRDefault="0048246D">
          <w:pPr>
            <w:pStyle w:val="TOC3"/>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"_Toc185881146"</w:instrText>
          </w:r>
          <w:r>
            <w:fldChar w:fldCharType="separate"/>
          </w:r>
          <w:r w:rsidRPr="00857348">
            <w:rPr>
              <w:rStyle w:val="Hyperlink"/>
              <w:noProof/>
            </w:rPr>
            <w:t>2.4.7. Chức năng thanh toán</w:t>
          </w:r>
          <w:r>
            <w:rPr>
              <w:noProof/>
              <w:webHidden/>
            </w:rPr>
            <w:tab/>
          </w:r>
          <w:r>
            <w:rPr>
              <w:noProof/>
              <w:webHidden/>
            </w:rPr>
            <w:fldChar w:fldCharType="begin"/>
          </w:r>
          <w:r>
            <w:rPr>
              <w:noProof/>
              <w:webHidden/>
            </w:rPr>
            <w:instrText xml:space="preserve"> PAGEREF _Toc185881146 \h </w:instrText>
          </w:r>
          <w:r>
            <w:rPr>
              <w:noProof/>
              <w:webHidden/>
            </w:rPr>
          </w:r>
          <w:r>
            <w:rPr>
              <w:noProof/>
              <w:webHidden/>
            </w:rPr>
            <w:fldChar w:fldCharType="separate"/>
          </w:r>
          <w:r>
            <w:rPr>
              <w:noProof/>
              <w:webHidden/>
            </w:rPr>
            <w:t>43</w:t>
          </w:r>
          <w:r>
            <w:rPr>
              <w:noProof/>
              <w:webHidden/>
            </w:rPr>
            <w:fldChar w:fldCharType="end"/>
          </w:r>
          <w:r>
            <w:rPr>
              <w:noProof/>
            </w:rPr>
            <w:fldChar w:fldCharType="end"/>
          </w:r>
        </w:p>
        <w:p w14:paraId="39C70B41" w14:textId="3968E137" w:rsidR="0048246D" w:rsidRDefault="0048246D">
          <w:pPr>
            <w:pStyle w:val="TOC3"/>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"_Toc185881147"</w:instrText>
          </w:r>
          <w:r>
            <w:fldChar w:fldCharType="separate"/>
          </w:r>
          <w:r w:rsidRPr="00857348">
            <w:rPr>
              <w:rStyle w:val="Hyperlink"/>
              <w:noProof/>
            </w:rPr>
            <w:t>2.4.8. Chức năng quản lý thông tin tài khoản</w:t>
          </w:r>
          <w:r>
            <w:rPr>
              <w:noProof/>
              <w:webHidden/>
            </w:rPr>
            <w:tab/>
          </w:r>
          <w:r>
            <w:rPr>
              <w:noProof/>
              <w:webHidden/>
            </w:rPr>
            <w:fldChar w:fldCharType="begin"/>
          </w:r>
          <w:r>
            <w:rPr>
              <w:noProof/>
              <w:webHidden/>
            </w:rPr>
            <w:instrText xml:space="preserve"> PAGEREF _Toc185881147 \h </w:instrText>
          </w:r>
          <w:r>
            <w:rPr>
              <w:noProof/>
              <w:webHidden/>
            </w:rPr>
          </w:r>
          <w:r>
            <w:rPr>
              <w:noProof/>
              <w:webHidden/>
            </w:rPr>
            <w:fldChar w:fldCharType="separate"/>
          </w:r>
          <w:r>
            <w:rPr>
              <w:noProof/>
              <w:webHidden/>
            </w:rPr>
            <w:t>44</w:t>
          </w:r>
          <w:r>
            <w:rPr>
              <w:noProof/>
              <w:webHidden/>
            </w:rPr>
            <w:fldChar w:fldCharType="end"/>
          </w:r>
          <w:r>
            <w:rPr>
              <w:noProof/>
            </w:rPr>
            <w:fldChar w:fldCharType="end"/>
          </w:r>
        </w:p>
        <w:p w14:paraId="24079661" w14:textId="297368D4" w:rsidR="0048246D" w:rsidRDefault="0048246D">
          <w:pPr>
            <w:pStyle w:val="TOC3"/>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"_Toc185881148"</w:instrText>
          </w:r>
          <w:r>
            <w:fldChar w:fldCharType="separate"/>
          </w:r>
          <w:r w:rsidRPr="00857348">
            <w:rPr>
              <w:rStyle w:val="Hyperlink"/>
              <w:noProof/>
            </w:rPr>
            <w:t>2.4.9. Chức năng đánh giá sản phẩm đã mua</w:t>
          </w:r>
          <w:r>
            <w:rPr>
              <w:noProof/>
              <w:webHidden/>
            </w:rPr>
            <w:tab/>
          </w:r>
          <w:r>
            <w:rPr>
              <w:noProof/>
              <w:webHidden/>
            </w:rPr>
            <w:fldChar w:fldCharType="begin"/>
          </w:r>
          <w:r>
            <w:rPr>
              <w:noProof/>
              <w:webHidden/>
            </w:rPr>
            <w:instrText xml:space="preserve"> PAGEREF _Toc185881148 \h </w:instrText>
          </w:r>
          <w:r>
            <w:rPr>
              <w:noProof/>
              <w:webHidden/>
            </w:rPr>
          </w:r>
          <w:r>
            <w:rPr>
              <w:noProof/>
              <w:webHidden/>
            </w:rPr>
            <w:fldChar w:fldCharType="separate"/>
          </w:r>
          <w:r>
            <w:rPr>
              <w:noProof/>
              <w:webHidden/>
            </w:rPr>
            <w:t>45</w:t>
          </w:r>
          <w:r>
            <w:rPr>
              <w:noProof/>
              <w:webHidden/>
            </w:rPr>
            <w:fldChar w:fldCharType="end"/>
          </w:r>
          <w:r>
            <w:rPr>
              <w:noProof/>
            </w:rPr>
            <w:fldChar w:fldCharType="end"/>
          </w:r>
        </w:p>
        <w:p w14:paraId="5220D1F1" w14:textId="576EE1F1" w:rsidR="0048246D" w:rsidRDefault="0048246D">
          <w:pPr>
            <w:pStyle w:val="TOC3"/>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"_Toc185881149"</w:instrText>
          </w:r>
          <w:r>
            <w:fldChar w:fldCharType="separate"/>
          </w:r>
          <w:r w:rsidRPr="00857348">
            <w:rPr>
              <w:rStyle w:val="Hyperlink"/>
              <w:noProof/>
            </w:rPr>
            <w:t>2.4.10. Chức năng tìm kiếm</w:t>
          </w:r>
          <w:r>
            <w:rPr>
              <w:noProof/>
              <w:webHidden/>
            </w:rPr>
            <w:tab/>
          </w:r>
          <w:r>
            <w:rPr>
              <w:noProof/>
              <w:webHidden/>
            </w:rPr>
            <w:fldChar w:fldCharType="begin"/>
          </w:r>
          <w:r>
            <w:rPr>
              <w:noProof/>
              <w:webHidden/>
            </w:rPr>
            <w:instrText xml:space="preserve"> PAGEREF _Toc185881149 \h </w:instrText>
          </w:r>
          <w:r>
            <w:rPr>
              <w:noProof/>
              <w:webHidden/>
            </w:rPr>
          </w:r>
          <w:r>
            <w:rPr>
              <w:noProof/>
              <w:webHidden/>
            </w:rPr>
            <w:fldChar w:fldCharType="separate"/>
          </w:r>
          <w:r>
            <w:rPr>
              <w:noProof/>
              <w:webHidden/>
            </w:rPr>
            <w:t>46</w:t>
          </w:r>
          <w:r>
            <w:rPr>
              <w:noProof/>
              <w:webHidden/>
            </w:rPr>
            <w:fldChar w:fldCharType="end"/>
          </w:r>
          <w:r>
            <w:rPr>
              <w:noProof/>
            </w:rPr>
            <w:fldChar w:fldCharType="end"/>
          </w:r>
        </w:p>
        <w:p w14:paraId="5022E810" w14:textId="1BB954DC" w:rsidR="0048246D" w:rsidRDefault="0048246D">
          <w:pPr>
            <w:pStyle w:val="TOC3"/>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"_Toc185881150"</w:instrText>
          </w:r>
          <w:r>
            <w:fldChar w:fldCharType="separate"/>
          </w:r>
          <w:r w:rsidRPr="00857348">
            <w:rPr>
              <w:rStyle w:val="Hyperlink"/>
              <w:noProof/>
            </w:rPr>
            <w:t>2.4.11. Chức năng thêm sản phẩm vào danh sách yêu thích</w:t>
          </w:r>
          <w:r>
            <w:rPr>
              <w:noProof/>
              <w:webHidden/>
            </w:rPr>
            <w:tab/>
          </w:r>
          <w:r>
            <w:rPr>
              <w:noProof/>
              <w:webHidden/>
            </w:rPr>
            <w:fldChar w:fldCharType="begin"/>
          </w:r>
          <w:r>
            <w:rPr>
              <w:noProof/>
              <w:webHidden/>
            </w:rPr>
            <w:instrText xml:space="preserve"> PAGEREF _Toc185881150 \h </w:instrText>
          </w:r>
          <w:r>
            <w:rPr>
              <w:noProof/>
              <w:webHidden/>
            </w:rPr>
          </w:r>
          <w:r>
            <w:rPr>
              <w:noProof/>
              <w:webHidden/>
            </w:rPr>
            <w:fldChar w:fldCharType="separate"/>
          </w:r>
          <w:r>
            <w:rPr>
              <w:noProof/>
              <w:webHidden/>
            </w:rPr>
            <w:t>46</w:t>
          </w:r>
          <w:r>
            <w:rPr>
              <w:noProof/>
              <w:webHidden/>
            </w:rPr>
            <w:fldChar w:fldCharType="end"/>
          </w:r>
          <w:r>
            <w:rPr>
              <w:noProof/>
            </w:rPr>
            <w:fldChar w:fldCharType="end"/>
          </w:r>
        </w:p>
        <w:p w14:paraId="662D7BA9" w14:textId="6B015442" w:rsidR="0048246D" w:rsidRDefault="0048246D">
          <w:pPr>
            <w:pStyle w:val="TOC3"/>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"_Toc185881151"</w:instrText>
          </w:r>
          <w:r>
            <w:fldChar w:fldCharType="separate"/>
          </w:r>
          <w:r w:rsidRPr="00857348">
            <w:rPr>
              <w:rStyle w:val="Hyperlink"/>
              <w:noProof/>
            </w:rPr>
            <w:t>2.4.12. Chức năng xoá sản phẩm khỏi danh sách yêu thích</w:t>
          </w:r>
          <w:r>
            <w:rPr>
              <w:noProof/>
              <w:webHidden/>
            </w:rPr>
            <w:tab/>
          </w:r>
          <w:r>
            <w:rPr>
              <w:noProof/>
              <w:webHidden/>
            </w:rPr>
            <w:fldChar w:fldCharType="begin"/>
          </w:r>
          <w:r>
            <w:rPr>
              <w:noProof/>
              <w:webHidden/>
            </w:rPr>
            <w:instrText xml:space="preserve"> PAGEREF _Toc185881151 \h </w:instrText>
          </w:r>
          <w:r>
            <w:rPr>
              <w:noProof/>
              <w:webHidden/>
            </w:rPr>
          </w:r>
          <w:r>
            <w:rPr>
              <w:noProof/>
              <w:webHidden/>
            </w:rPr>
            <w:fldChar w:fldCharType="separate"/>
          </w:r>
          <w:r>
            <w:rPr>
              <w:noProof/>
              <w:webHidden/>
            </w:rPr>
            <w:t>47</w:t>
          </w:r>
          <w:r>
            <w:rPr>
              <w:noProof/>
              <w:webHidden/>
            </w:rPr>
            <w:fldChar w:fldCharType="end"/>
          </w:r>
          <w:r>
            <w:rPr>
              <w:noProof/>
            </w:rPr>
            <w:fldChar w:fldCharType="end"/>
          </w:r>
        </w:p>
        <w:p w14:paraId="79EDF807" w14:textId="25F0954C" w:rsidR="0048246D" w:rsidRDefault="0048246D">
          <w:pPr>
            <w:pStyle w:val="TOC3"/>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"_Toc185881152"</w:instrText>
          </w:r>
          <w:r>
            <w:fldChar w:fldCharType="separate"/>
          </w:r>
          <w:r w:rsidRPr="00857348">
            <w:rPr>
              <w:rStyle w:val="Hyperlink"/>
              <w:noProof/>
            </w:rPr>
            <w:t>2.4.13. Chức năng quản lý sản phẩm</w:t>
          </w:r>
          <w:r>
            <w:rPr>
              <w:noProof/>
              <w:webHidden/>
            </w:rPr>
            <w:tab/>
          </w:r>
          <w:r>
            <w:rPr>
              <w:noProof/>
              <w:webHidden/>
            </w:rPr>
            <w:fldChar w:fldCharType="begin"/>
          </w:r>
          <w:r>
            <w:rPr>
              <w:noProof/>
              <w:webHidden/>
            </w:rPr>
            <w:instrText xml:space="preserve"> PAGEREF _Toc185881152 \h </w:instrText>
          </w:r>
          <w:r>
            <w:rPr>
              <w:noProof/>
              <w:webHidden/>
            </w:rPr>
          </w:r>
          <w:r>
            <w:rPr>
              <w:noProof/>
              <w:webHidden/>
            </w:rPr>
            <w:fldChar w:fldCharType="separate"/>
          </w:r>
          <w:r>
            <w:rPr>
              <w:noProof/>
              <w:webHidden/>
            </w:rPr>
            <w:t>48</w:t>
          </w:r>
          <w:r>
            <w:rPr>
              <w:noProof/>
              <w:webHidden/>
            </w:rPr>
            <w:fldChar w:fldCharType="end"/>
          </w:r>
          <w:r>
            <w:rPr>
              <w:noProof/>
            </w:rPr>
            <w:fldChar w:fldCharType="end"/>
          </w:r>
        </w:p>
        <w:p w14:paraId="39512B7D" w14:textId="671CFF9B" w:rsidR="0048246D" w:rsidRDefault="0048246D">
          <w:pPr>
            <w:pStyle w:val="TOC3"/>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"_Toc185881153"</w:instrText>
          </w:r>
          <w:r>
            <w:fldChar w:fldCharType="separate"/>
          </w:r>
          <w:r w:rsidRPr="00857348">
            <w:rPr>
              <w:rStyle w:val="Hyperlink"/>
              <w:noProof/>
            </w:rPr>
            <w:t>2.4.14. Chức năng thống kê</w:t>
          </w:r>
          <w:r>
            <w:rPr>
              <w:noProof/>
              <w:webHidden/>
            </w:rPr>
            <w:tab/>
          </w:r>
          <w:r>
            <w:rPr>
              <w:noProof/>
              <w:webHidden/>
            </w:rPr>
            <w:fldChar w:fldCharType="begin"/>
          </w:r>
          <w:r>
            <w:rPr>
              <w:noProof/>
              <w:webHidden/>
            </w:rPr>
            <w:instrText xml:space="preserve"> PAGEREF _Toc185881153 \h </w:instrText>
          </w:r>
          <w:r>
            <w:rPr>
              <w:noProof/>
              <w:webHidden/>
            </w:rPr>
          </w:r>
          <w:r>
            <w:rPr>
              <w:noProof/>
              <w:webHidden/>
            </w:rPr>
            <w:fldChar w:fldCharType="separate"/>
          </w:r>
          <w:r>
            <w:rPr>
              <w:noProof/>
              <w:webHidden/>
            </w:rPr>
            <w:t>49</w:t>
          </w:r>
          <w:r>
            <w:rPr>
              <w:noProof/>
              <w:webHidden/>
            </w:rPr>
            <w:fldChar w:fldCharType="end"/>
          </w:r>
          <w:r>
            <w:rPr>
              <w:noProof/>
            </w:rPr>
            <w:fldChar w:fldCharType="end"/>
          </w:r>
        </w:p>
        <w:p w14:paraId="79FE397E" w14:textId="01868F40" w:rsidR="0048246D" w:rsidRDefault="0048246D">
          <w:pPr>
            <w:pStyle w:val="TOC3"/>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"_Toc185881154"</w:instrText>
          </w:r>
          <w:r>
            <w:fldChar w:fldCharType="separate"/>
          </w:r>
          <w:r w:rsidRPr="00857348">
            <w:rPr>
              <w:rStyle w:val="Hyperlink"/>
              <w:noProof/>
            </w:rPr>
            <w:t>2.4.15. Chức năng quản lý đơn hàng</w:t>
          </w:r>
          <w:r>
            <w:rPr>
              <w:noProof/>
              <w:webHidden/>
            </w:rPr>
            <w:tab/>
          </w:r>
          <w:r>
            <w:rPr>
              <w:noProof/>
              <w:webHidden/>
            </w:rPr>
            <w:fldChar w:fldCharType="begin"/>
          </w:r>
          <w:r>
            <w:rPr>
              <w:noProof/>
              <w:webHidden/>
            </w:rPr>
            <w:instrText xml:space="preserve"> PAGEREF _Toc185881154 \h </w:instrText>
          </w:r>
          <w:r>
            <w:rPr>
              <w:noProof/>
              <w:webHidden/>
            </w:rPr>
          </w:r>
          <w:r>
            <w:rPr>
              <w:noProof/>
              <w:webHidden/>
            </w:rPr>
            <w:fldChar w:fldCharType="separate"/>
          </w:r>
          <w:r>
            <w:rPr>
              <w:noProof/>
              <w:webHidden/>
            </w:rPr>
            <w:t>50</w:t>
          </w:r>
          <w:r>
            <w:rPr>
              <w:noProof/>
              <w:webHidden/>
            </w:rPr>
            <w:fldChar w:fldCharType="end"/>
          </w:r>
          <w:r>
            <w:rPr>
              <w:noProof/>
            </w:rPr>
            <w:fldChar w:fldCharType="end"/>
          </w:r>
        </w:p>
        <w:p w14:paraId="28F083DF" w14:textId="1C37ABEA" w:rsidR="0048246D" w:rsidRDefault="0048246D">
          <w:pPr>
            <w:pStyle w:val="TOC2"/>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"_Toc185881155"</w:instrText>
          </w:r>
          <w:r>
            <w:fldChar w:fldCharType="separate"/>
          </w:r>
          <w:r w:rsidRPr="00857348">
            <w:rPr>
              <w:rStyle w:val="Hyperlink"/>
              <w:noProof/>
            </w:rPr>
            <w:t>2.5. Kết luận chương</w:t>
          </w:r>
          <w:r>
            <w:rPr>
              <w:noProof/>
              <w:webHidden/>
            </w:rPr>
            <w:tab/>
          </w:r>
          <w:r>
            <w:rPr>
              <w:noProof/>
              <w:webHidden/>
            </w:rPr>
            <w:fldChar w:fldCharType="begin"/>
          </w:r>
          <w:r>
            <w:rPr>
              <w:noProof/>
              <w:webHidden/>
            </w:rPr>
            <w:instrText xml:space="preserve"> PAGEREF _Toc185881155 \h </w:instrText>
          </w:r>
          <w:r>
            <w:rPr>
              <w:noProof/>
              <w:webHidden/>
            </w:rPr>
          </w:r>
          <w:r>
            <w:rPr>
              <w:noProof/>
              <w:webHidden/>
            </w:rPr>
            <w:fldChar w:fldCharType="separate"/>
          </w:r>
          <w:r>
            <w:rPr>
              <w:noProof/>
              <w:webHidden/>
            </w:rPr>
            <w:t>51</w:t>
          </w:r>
          <w:r>
            <w:rPr>
              <w:noProof/>
              <w:webHidden/>
            </w:rPr>
            <w:fldChar w:fldCharType="end"/>
          </w:r>
          <w:r>
            <w:rPr>
              <w:noProof/>
            </w:rPr>
            <w:fldChar w:fldCharType="end"/>
          </w:r>
        </w:p>
        <w:p w14:paraId="2DFFC779" w14:textId="52F25124" w:rsidR="0048246D" w:rsidRDefault="0048246D">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"_Toc185881156"</w:instrText>
          </w:r>
          <w:r>
            <w:fldChar w:fldCharType="separate"/>
          </w:r>
          <w:r w:rsidRPr="00857348">
            <w:rPr>
              <w:rStyle w:val="Hyperlink"/>
              <w:noProof/>
            </w:rPr>
            <w:t>CHƯƠNG 3. CÀI ĐẶT VÀ THỬ NGHIỆM HỆ THỐNG</w:t>
          </w:r>
          <w:r>
            <w:rPr>
              <w:noProof/>
              <w:webHidden/>
            </w:rPr>
            <w:tab/>
          </w:r>
          <w:r>
            <w:rPr>
              <w:noProof/>
              <w:webHidden/>
            </w:rPr>
            <w:fldChar w:fldCharType="begin"/>
          </w:r>
          <w:r>
            <w:rPr>
              <w:noProof/>
              <w:webHidden/>
            </w:rPr>
            <w:instrText xml:space="preserve"> PAGEREF _Toc185881156 \h </w:instrText>
          </w:r>
          <w:r>
            <w:rPr>
              <w:noProof/>
              <w:webHidden/>
            </w:rPr>
          </w:r>
          <w:r>
            <w:rPr>
              <w:noProof/>
              <w:webHidden/>
            </w:rPr>
            <w:fldChar w:fldCharType="separate"/>
          </w:r>
          <w:r>
            <w:rPr>
              <w:noProof/>
              <w:webHidden/>
            </w:rPr>
            <w:t>51</w:t>
          </w:r>
          <w:r>
            <w:rPr>
              <w:noProof/>
              <w:webHidden/>
            </w:rPr>
            <w:fldChar w:fldCharType="end"/>
          </w:r>
          <w:r>
            <w:rPr>
              <w:noProof/>
            </w:rPr>
            <w:fldChar w:fldCharType="end"/>
          </w:r>
        </w:p>
        <w:p w14:paraId="48942F0B" w14:textId="6616F5E0" w:rsidR="0048246D" w:rsidRDefault="0048246D">
          <w:pPr>
            <w:pStyle w:val="TOC2"/>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"_Toc185881157"</w:instrText>
          </w:r>
          <w:r>
            <w:fldChar w:fldCharType="separate"/>
          </w:r>
          <w:r w:rsidRPr="00857348">
            <w:rPr>
              <w:rStyle w:val="Hyperlink"/>
              <w:noProof/>
            </w:rPr>
            <w:t>3.1 Kiến trúc hệ thống</w:t>
          </w:r>
          <w:r>
            <w:rPr>
              <w:noProof/>
              <w:webHidden/>
            </w:rPr>
            <w:tab/>
          </w:r>
          <w:r>
            <w:rPr>
              <w:noProof/>
              <w:webHidden/>
            </w:rPr>
            <w:fldChar w:fldCharType="begin"/>
          </w:r>
          <w:r>
            <w:rPr>
              <w:noProof/>
              <w:webHidden/>
            </w:rPr>
            <w:instrText xml:space="preserve"> PAGEREF _Toc185881157 \h </w:instrText>
          </w:r>
          <w:r>
            <w:rPr>
              <w:noProof/>
              <w:webHidden/>
            </w:rPr>
          </w:r>
          <w:r>
            <w:rPr>
              <w:noProof/>
              <w:webHidden/>
            </w:rPr>
            <w:fldChar w:fldCharType="separate"/>
          </w:r>
          <w:r>
            <w:rPr>
              <w:noProof/>
              <w:webHidden/>
            </w:rPr>
            <w:t>51</w:t>
          </w:r>
          <w:r>
            <w:rPr>
              <w:noProof/>
              <w:webHidden/>
            </w:rPr>
            <w:fldChar w:fldCharType="end"/>
          </w:r>
          <w:r>
            <w:rPr>
              <w:noProof/>
            </w:rPr>
            <w:fldChar w:fldCharType="end"/>
          </w:r>
        </w:p>
        <w:p w14:paraId="77DD9AC6" w14:textId="208AE273" w:rsidR="0048246D" w:rsidRDefault="0048246D">
          <w:pPr>
            <w:pStyle w:val="TOC2"/>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"_Toc185881158"</w:instrText>
          </w:r>
          <w:r>
            <w:fldChar w:fldCharType="separate"/>
          </w:r>
          <w:r w:rsidRPr="00857348">
            <w:rPr>
              <w:rStyle w:val="Hyperlink"/>
              <w:noProof/>
            </w:rPr>
            <w:t>3.2 Một số hình ảnh về giao diện hệ thống</w:t>
          </w:r>
          <w:r>
            <w:rPr>
              <w:noProof/>
              <w:webHidden/>
            </w:rPr>
            <w:tab/>
          </w:r>
          <w:r>
            <w:rPr>
              <w:noProof/>
              <w:webHidden/>
            </w:rPr>
            <w:fldChar w:fldCharType="begin"/>
          </w:r>
          <w:r>
            <w:rPr>
              <w:noProof/>
              <w:webHidden/>
            </w:rPr>
            <w:instrText xml:space="preserve"> PAGEREF _Toc185881158 \h </w:instrText>
          </w:r>
          <w:r>
            <w:rPr>
              <w:noProof/>
              <w:webHidden/>
            </w:rPr>
          </w:r>
          <w:r>
            <w:rPr>
              <w:noProof/>
              <w:webHidden/>
            </w:rPr>
            <w:fldChar w:fldCharType="separate"/>
          </w:r>
          <w:r>
            <w:rPr>
              <w:noProof/>
              <w:webHidden/>
            </w:rPr>
            <w:t>51</w:t>
          </w:r>
          <w:r>
            <w:rPr>
              <w:noProof/>
              <w:webHidden/>
            </w:rPr>
            <w:fldChar w:fldCharType="end"/>
          </w:r>
          <w:r>
            <w:rPr>
              <w:noProof/>
            </w:rPr>
            <w:fldChar w:fldCharType="end"/>
          </w:r>
        </w:p>
        <w:p w14:paraId="0B879FB6" w14:textId="3FBC29C0" w:rsidR="0048246D" w:rsidRDefault="0048246D">
          <w:pPr>
            <w:pStyle w:val="TOC2"/>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"_Toc185881159"</w:instrText>
          </w:r>
          <w:r>
            <w:fldChar w:fldCharType="separate"/>
          </w:r>
          <w:r w:rsidRPr="00857348">
            <w:rPr>
              <w:rStyle w:val="Hyperlink"/>
              <w:noProof/>
            </w:rPr>
            <w:t>3.2.1 Một số giao diện cho người dùng hệ thống</w:t>
          </w:r>
          <w:r>
            <w:rPr>
              <w:noProof/>
              <w:webHidden/>
            </w:rPr>
            <w:tab/>
          </w:r>
          <w:r>
            <w:rPr>
              <w:noProof/>
              <w:webHidden/>
            </w:rPr>
            <w:fldChar w:fldCharType="begin"/>
          </w:r>
          <w:r>
            <w:rPr>
              <w:noProof/>
              <w:webHidden/>
            </w:rPr>
            <w:instrText xml:space="preserve"> PAGEREF _Toc185881159 \h </w:instrText>
          </w:r>
          <w:r>
            <w:rPr>
              <w:noProof/>
              <w:webHidden/>
            </w:rPr>
          </w:r>
          <w:r>
            <w:rPr>
              <w:noProof/>
              <w:webHidden/>
            </w:rPr>
            <w:fldChar w:fldCharType="separate"/>
          </w:r>
          <w:r>
            <w:rPr>
              <w:noProof/>
              <w:webHidden/>
            </w:rPr>
            <w:t>51</w:t>
          </w:r>
          <w:r>
            <w:rPr>
              <w:noProof/>
              <w:webHidden/>
            </w:rPr>
            <w:fldChar w:fldCharType="end"/>
          </w:r>
          <w:r>
            <w:rPr>
              <w:noProof/>
            </w:rPr>
            <w:fldChar w:fldCharType="end"/>
          </w:r>
        </w:p>
        <w:p w14:paraId="6D06AD4E" w14:textId="358D7887" w:rsidR="0048246D" w:rsidRDefault="0048246D">
          <w:pPr>
            <w:pStyle w:val="TOC2"/>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"_Toc185881160"</w:instrText>
          </w:r>
          <w:r>
            <w:fldChar w:fldCharType="separate"/>
          </w:r>
          <w:r w:rsidRPr="00857348">
            <w:rPr>
              <w:rStyle w:val="Hyperlink"/>
              <w:noProof/>
            </w:rPr>
            <w:t>3.2.2 Một số giao diện cho khách thuê</w:t>
          </w:r>
          <w:r>
            <w:rPr>
              <w:noProof/>
              <w:webHidden/>
            </w:rPr>
            <w:tab/>
          </w:r>
          <w:r>
            <w:rPr>
              <w:noProof/>
              <w:webHidden/>
            </w:rPr>
            <w:fldChar w:fldCharType="begin"/>
          </w:r>
          <w:r>
            <w:rPr>
              <w:noProof/>
              <w:webHidden/>
            </w:rPr>
            <w:instrText xml:space="preserve"> PAGEREF _Toc185881160 \h </w:instrText>
          </w:r>
          <w:r>
            <w:rPr>
              <w:noProof/>
              <w:webHidden/>
            </w:rPr>
          </w:r>
          <w:r>
            <w:rPr>
              <w:noProof/>
              <w:webHidden/>
            </w:rPr>
            <w:fldChar w:fldCharType="separate"/>
          </w:r>
          <w:r>
            <w:rPr>
              <w:noProof/>
              <w:webHidden/>
            </w:rPr>
            <w:t>51</w:t>
          </w:r>
          <w:r>
            <w:rPr>
              <w:noProof/>
              <w:webHidden/>
            </w:rPr>
            <w:fldChar w:fldCharType="end"/>
          </w:r>
          <w:r>
            <w:rPr>
              <w:noProof/>
            </w:rPr>
            <w:fldChar w:fldCharType="end"/>
          </w:r>
        </w:p>
        <w:p w14:paraId="34337F46" w14:textId="10FBB5C0" w:rsidR="0048246D" w:rsidRDefault="0048246D">
          <w:pPr>
            <w:pStyle w:val="TOC2"/>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"_Toc185881161"</w:instrText>
          </w:r>
          <w:r>
            <w:fldChar w:fldCharType="separate"/>
          </w:r>
          <w:r w:rsidRPr="00857348">
            <w:rPr>
              <w:rStyle w:val="Hyperlink"/>
              <w:noProof/>
            </w:rPr>
            <w:t>3.2.3 Một số giao diện của chủ nhà</w:t>
          </w:r>
          <w:r>
            <w:rPr>
              <w:noProof/>
              <w:webHidden/>
            </w:rPr>
            <w:tab/>
          </w:r>
          <w:r>
            <w:rPr>
              <w:noProof/>
              <w:webHidden/>
            </w:rPr>
            <w:fldChar w:fldCharType="begin"/>
          </w:r>
          <w:r>
            <w:rPr>
              <w:noProof/>
              <w:webHidden/>
            </w:rPr>
            <w:instrText xml:space="preserve"> PAGEREF _Toc185881161 \h </w:instrText>
          </w:r>
          <w:r>
            <w:rPr>
              <w:noProof/>
              <w:webHidden/>
            </w:rPr>
          </w:r>
          <w:r>
            <w:rPr>
              <w:noProof/>
              <w:webHidden/>
            </w:rPr>
            <w:fldChar w:fldCharType="separate"/>
          </w:r>
          <w:r>
            <w:rPr>
              <w:noProof/>
              <w:webHidden/>
            </w:rPr>
            <w:t>51</w:t>
          </w:r>
          <w:r>
            <w:rPr>
              <w:noProof/>
              <w:webHidden/>
            </w:rPr>
            <w:fldChar w:fldCharType="end"/>
          </w:r>
          <w:r>
            <w:rPr>
              <w:noProof/>
            </w:rPr>
            <w:fldChar w:fldCharType="end"/>
          </w:r>
        </w:p>
        <w:p w14:paraId="36A676AC" w14:textId="642F0878" w:rsidR="0048246D" w:rsidRDefault="0048246D">
          <w:pPr>
            <w:pStyle w:val="TOC2"/>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"_Toc185881162"</w:instrText>
          </w:r>
          <w:r>
            <w:fldChar w:fldCharType="separate"/>
          </w:r>
          <w:r w:rsidRPr="00857348">
            <w:rPr>
              <w:rStyle w:val="Hyperlink"/>
              <w:noProof/>
            </w:rPr>
            <w:t>3.2.4 Một số giao diện của quản trị hệ thống</w:t>
          </w:r>
          <w:r>
            <w:rPr>
              <w:noProof/>
              <w:webHidden/>
            </w:rPr>
            <w:tab/>
          </w:r>
          <w:r>
            <w:rPr>
              <w:noProof/>
              <w:webHidden/>
            </w:rPr>
            <w:fldChar w:fldCharType="begin"/>
          </w:r>
          <w:r>
            <w:rPr>
              <w:noProof/>
              <w:webHidden/>
            </w:rPr>
            <w:instrText xml:space="preserve"> PAGEREF _Toc185881162 \h </w:instrText>
          </w:r>
          <w:r>
            <w:rPr>
              <w:noProof/>
              <w:webHidden/>
            </w:rPr>
          </w:r>
          <w:r>
            <w:rPr>
              <w:noProof/>
              <w:webHidden/>
            </w:rPr>
            <w:fldChar w:fldCharType="separate"/>
          </w:r>
          <w:r>
            <w:rPr>
              <w:noProof/>
              <w:webHidden/>
            </w:rPr>
            <w:t>51</w:t>
          </w:r>
          <w:r>
            <w:rPr>
              <w:noProof/>
              <w:webHidden/>
            </w:rPr>
            <w:fldChar w:fldCharType="end"/>
          </w:r>
          <w:r>
            <w:rPr>
              <w:noProof/>
            </w:rPr>
            <w:fldChar w:fldCharType="end"/>
          </w:r>
        </w:p>
        <w:p w14:paraId="2B2380F3" w14:textId="47186962" w:rsidR="0048246D" w:rsidRDefault="0048246D">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"_Toc185881163"</w:instrText>
          </w:r>
          <w:r>
            <w:fldChar w:fldCharType="separate"/>
          </w:r>
          <w:r w:rsidRPr="00857348">
            <w:rPr>
              <w:rStyle w:val="Hyperlink"/>
              <w:noProof/>
            </w:rPr>
            <w:t>CHƯƠNG 4. KẾT LUẬN</w:t>
          </w:r>
          <w:r>
            <w:rPr>
              <w:noProof/>
              <w:webHidden/>
            </w:rPr>
            <w:tab/>
          </w:r>
          <w:r>
            <w:rPr>
              <w:noProof/>
              <w:webHidden/>
            </w:rPr>
            <w:fldChar w:fldCharType="begin"/>
          </w:r>
          <w:r>
            <w:rPr>
              <w:noProof/>
              <w:webHidden/>
            </w:rPr>
            <w:instrText xml:space="preserve"> PAGEREF _Toc185881163 \h </w:instrText>
          </w:r>
          <w:r>
            <w:rPr>
              <w:noProof/>
              <w:webHidden/>
            </w:rPr>
          </w:r>
          <w:r>
            <w:rPr>
              <w:noProof/>
              <w:webHidden/>
            </w:rPr>
            <w:fldChar w:fldCharType="separate"/>
          </w:r>
          <w:r>
            <w:rPr>
              <w:noProof/>
              <w:webHidden/>
            </w:rPr>
            <w:t>51</w:t>
          </w:r>
          <w:r>
            <w:rPr>
              <w:noProof/>
              <w:webHidden/>
            </w:rPr>
            <w:fldChar w:fldCharType="end"/>
          </w:r>
          <w:r>
            <w:rPr>
              <w:noProof/>
            </w:rPr>
            <w:fldChar w:fldCharType="end"/>
          </w:r>
        </w:p>
        <w:p w14:paraId="0C16A34D" w14:textId="33DC0DB4" w:rsidR="0048246D" w:rsidRDefault="0048246D">
          <w:pPr>
            <w:pStyle w:val="TOC2"/>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"_Toc185881164"</w:instrText>
          </w:r>
          <w:r>
            <w:fldChar w:fldCharType="separate"/>
          </w:r>
          <w:r w:rsidRPr="00857348">
            <w:rPr>
              <w:rStyle w:val="Hyperlink"/>
              <w:noProof/>
            </w:rPr>
            <w:t>4.1. Ưu điểm của hệ thống</w:t>
          </w:r>
          <w:r>
            <w:rPr>
              <w:noProof/>
              <w:webHidden/>
            </w:rPr>
            <w:tab/>
          </w:r>
          <w:r>
            <w:rPr>
              <w:noProof/>
              <w:webHidden/>
            </w:rPr>
            <w:fldChar w:fldCharType="begin"/>
          </w:r>
          <w:r>
            <w:rPr>
              <w:noProof/>
              <w:webHidden/>
            </w:rPr>
            <w:instrText xml:space="preserve"> PAGEREF _Toc185881164 \h </w:instrText>
          </w:r>
          <w:r>
            <w:rPr>
              <w:noProof/>
              <w:webHidden/>
            </w:rPr>
          </w:r>
          <w:r>
            <w:rPr>
              <w:noProof/>
              <w:webHidden/>
            </w:rPr>
            <w:fldChar w:fldCharType="separate"/>
          </w:r>
          <w:r>
            <w:rPr>
              <w:noProof/>
              <w:webHidden/>
            </w:rPr>
            <w:t>51</w:t>
          </w:r>
          <w:r>
            <w:rPr>
              <w:noProof/>
              <w:webHidden/>
            </w:rPr>
            <w:fldChar w:fldCharType="end"/>
          </w:r>
          <w:r>
            <w:rPr>
              <w:noProof/>
            </w:rPr>
            <w:fldChar w:fldCharType="end"/>
          </w:r>
        </w:p>
        <w:p w14:paraId="5B837D37" w14:textId="3C5272B3" w:rsidR="0048246D" w:rsidRDefault="0048246D">
          <w:pPr>
            <w:pStyle w:val="TOC2"/>
            <w:rPr>
              <w:rFonts w:asciiTheme="minorHAnsi" w:eastAsiaTheme="minorEastAsia" w:hAnsiTheme="minorHAnsi" w:cstheme="minorBidi"/>
              <w:noProof/>
              <w:sz w:val="24"/>
              <w:lang w:val="en-US" w:eastAsia="en-US" w:bidi="ar-SA"/>
              <w14:ligatures w14:val="standardContextual"/>
            </w:rPr>
          </w:pPr>
          <w:r>
            <w:lastRenderedPageBreak/>
            <w:fldChar w:fldCharType="begin"/>
          </w:r>
          <w:r>
            <w:instrText>HYPERLINK \l "_Toc185881165"</w:instrText>
          </w:r>
          <w:r>
            <w:fldChar w:fldCharType="separate"/>
          </w:r>
          <w:r w:rsidRPr="00857348">
            <w:rPr>
              <w:rStyle w:val="Hyperlink"/>
              <w:rFonts w:cs="Times New Roman"/>
              <w:noProof/>
            </w:rPr>
            <w:t>4.2. Nhược điểm của hệ thống:</w:t>
          </w:r>
          <w:r>
            <w:rPr>
              <w:noProof/>
              <w:webHidden/>
            </w:rPr>
            <w:tab/>
          </w:r>
          <w:r>
            <w:rPr>
              <w:noProof/>
              <w:webHidden/>
            </w:rPr>
            <w:fldChar w:fldCharType="begin"/>
          </w:r>
          <w:r>
            <w:rPr>
              <w:noProof/>
              <w:webHidden/>
            </w:rPr>
            <w:instrText xml:space="preserve"> PAGEREF _Toc185881165 \h </w:instrText>
          </w:r>
          <w:r>
            <w:rPr>
              <w:noProof/>
              <w:webHidden/>
            </w:rPr>
          </w:r>
          <w:r>
            <w:rPr>
              <w:noProof/>
              <w:webHidden/>
            </w:rPr>
            <w:fldChar w:fldCharType="separate"/>
          </w:r>
          <w:r>
            <w:rPr>
              <w:noProof/>
              <w:webHidden/>
            </w:rPr>
            <w:t>52</w:t>
          </w:r>
          <w:r>
            <w:rPr>
              <w:noProof/>
              <w:webHidden/>
            </w:rPr>
            <w:fldChar w:fldCharType="end"/>
          </w:r>
          <w:r>
            <w:rPr>
              <w:noProof/>
            </w:rPr>
            <w:fldChar w:fldCharType="end"/>
          </w:r>
        </w:p>
        <w:p w14:paraId="5E678251" w14:textId="764978A1" w:rsidR="0048246D" w:rsidRDefault="0048246D">
          <w:pPr>
            <w:pStyle w:val="TOC2"/>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"_Toc185881166"</w:instrText>
          </w:r>
          <w:r>
            <w:fldChar w:fldCharType="separate"/>
          </w:r>
          <w:r w:rsidRPr="00857348">
            <w:rPr>
              <w:rStyle w:val="Hyperlink"/>
              <w:rFonts w:cs="Times New Roman"/>
              <w:noProof/>
            </w:rPr>
            <w:t>4.3. Định hướng phát triển tương lai</w:t>
          </w:r>
          <w:r>
            <w:rPr>
              <w:noProof/>
              <w:webHidden/>
            </w:rPr>
            <w:tab/>
          </w:r>
          <w:r>
            <w:rPr>
              <w:noProof/>
              <w:webHidden/>
            </w:rPr>
            <w:fldChar w:fldCharType="begin"/>
          </w:r>
          <w:r>
            <w:rPr>
              <w:noProof/>
              <w:webHidden/>
            </w:rPr>
            <w:instrText xml:space="preserve"> PAGEREF _Toc185881166 \h </w:instrText>
          </w:r>
          <w:r>
            <w:rPr>
              <w:noProof/>
              <w:webHidden/>
            </w:rPr>
          </w:r>
          <w:r>
            <w:rPr>
              <w:noProof/>
              <w:webHidden/>
            </w:rPr>
            <w:fldChar w:fldCharType="separate"/>
          </w:r>
          <w:r>
            <w:rPr>
              <w:noProof/>
              <w:webHidden/>
            </w:rPr>
            <w:t>52</w:t>
          </w:r>
          <w:r>
            <w:rPr>
              <w:noProof/>
              <w:webHidden/>
            </w:rPr>
            <w:fldChar w:fldCharType="end"/>
          </w:r>
          <w:r>
            <w:rPr>
              <w:noProof/>
            </w:rPr>
            <w:fldChar w:fldCharType="end"/>
          </w:r>
        </w:p>
        <w:p w14:paraId="43FF4760" w14:textId="059D5703" w:rsidR="0048246D" w:rsidRDefault="0048246D">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r>
            <w:fldChar w:fldCharType="begin"/>
          </w:r>
          <w:r>
            <w:instrText>HYPERLINK \l "_Toc185881167"</w:instrText>
          </w:r>
          <w:r>
            <w:fldChar w:fldCharType="separate"/>
          </w:r>
          <w:r w:rsidRPr="00857348">
            <w:rPr>
              <w:rStyle w:val="Hyperlink"/>
              <w:noProof/>
            </w:rPr>
            <w:t>DANH MỤC TÀI LIỆU THAM KHẢO</w:t>
          </w:r>
          <w:r>
            <w:rPr>
              <w:noProof/>
              <w:webHidden/>
            </w:rPr>
            <w:tab/>
          </w:r>
          <w:r>
            <w:rPr>
              <w:noProof/>
              <w:webHidden/>
            </w:rPr>
            <w:fldChar w:fldCharType="begin"/>
          </w:r>
          <w:r>
            <w:rPr>
              <w:noProof/>
              <w:webHidden/>
            </w:rPr>
            <w:instrText xml:space="preserve"> PAGEREF _Toc185881167 \h </w:instrText>
          </w:r>
          <w:r>
            <w:rPr>
              <w:noProof/>
              <w:webHidden/>
            </w:rPr>
          </w:r>
          <w:r>
            <w:rPr>
              <w:noProof/>
              <w:webHidden/>
            </w:rPr>
            <w:fldChar w:fldCharType="separate"/>
          </w:r>
          <w:r>
            <w:rPr>
              <w:noProof/>
              <w:webHidden/>
            </w:rPr>
            <w:t>52</w:t>
          </w:r>
          <w:r>
            <w:rPr>
              <w:noProof/>
              <w:webHidden/>
            </w:rPr>
            <w:fldChar w:fldCharType="end"/>
          </w:r>
          <w:r>
            <w:rPr>
              <w:noProof/>
            </w:rPr>
            <w:fldChar w:fldCharType="end"/>
          </w:r>
        </w:p>
        <w:p w14:paraId="6B0DECB3" w14:textId="001FAE77" w:rsidR="0048246D" w:rsidRDefault="0048246D">
          <w:r>
            <w:rPr>
              <w:b/>
              <w:bCs/>
              <w:noProof/>
            </w:rPr>
            <w:fldChar w:fldCharType="end"/>
          </w:r>
        </w:p>
      </w:sdtContent>
    </w:sdt>
    <w:p w14:paraId="1F985D5E" w14:textId="1E27CA72" w:rsidR="00234EA9" w:rsidRDefault="00234EA9">
      <w:pPr>
        <w:spacing w:after="160" w:line="259" w:lineRule="auto"/>
        <w:rPr>
          <w:rFonts w:cs="Times New Roman"/>
          <w:b/>
          <w:bCs/>
        </w:rPr>
      </w:pPr>
      <w:r>
        <w:rPr>
          <w:rFonts w:cs="Times New Roman"/>
          <w:b/>
          <w:bCs/>
        </w:rPr>
        <w:br w:type="page"/>
      </w:r>
    </w:p>
    <w:p w14:paraId="778E3394" w14:textId="77777777" w:rsidR="00C871E7" w:rsidRDefault="00C871E7">
      <w:pPr>
        <w:spacing w:after="160" w:line="259" w:lineRule="auto"/>
        <w:rPr>
          <w:rFonts w:cs="Times New Roman"/>
          <w:b/>
          <w:bCs/>
        </w:rPr>
      </w:pPr>
    </w:p>
    <w:p w14:paraId="1C8EBF90" w14:textId="1919724C" w:rsidR="00FB591F" w:rsidRDefault="00FB591F">
      <w:pPr>
        <w:spacing w:after="160" w:line="259" w:lineRule="auto"/>
        <w:rPr>
          <w:b/>
          <w:bCs/>
        </w:rPr>
      </w:pPr>
    </w:p>
    <w:p w14:paraId="481305C4" w14:textId="77777777" w:rsidR="00314B16" w:rsidRPr="00462FF3" w:rsidRDefault="00314B16" w:rsidP="00155A54">
      <w:pPr>
        <w:pStyle w:val="Heading1"/>
      </w:pPr>
      <w:bookmarkStart w:id="29" w:name="__RefHeading___Toc26558_1225579473"/>
      <w:bookmarkStart w:id="30" w:name="_bookmark3"/>
      <w:bookmarkStart w:id="31" w:name="DANH_MỤC_KÝ_HIỆU_VÀ_CHỮ_VIẾT_TẮT"/>
      <w:bookmarkStart w:id="32" w:name="_Toc185447727"/>
      <w:bookmarkStart w:id="33" w:name="_Toc185534190"/>
      <w:bookmarkStart w:id="34" w:name="_Toc185706945"/>
      <w:bookmarkStart w:id="35" w:name="_Toc185881024"/>
      <w:bookmarkStart w:id="36" w:name="_Toc185881103"/>
      <w:bookmarkEnd w:id="29"/>
      <w:bookmarkEnd w:id="30"/>
      <w:bookmarkEnd w:id="31"/>
      <w:r w:rsidRPr="00462FF3">
        <w:t>DANH</w:t>
      </w:r>
      <w:r w:rsidRPr="00462FF3">
        <w:rPr>
          <w:spacing w:val="-3"/>
        </w:rPr>
        <w:t xml:space="preserve"> </w:t>
      </w:r>
      <w:r w:rsidRPr="00462FF3">
        <w:t>MỤC</w:t>
      </w:r>
      <w:r w:rsidRPr="00462FF3">
        <w:rPr>
          <w:spacing w:val="-3"/>
        </w:rPr>
        <w:t xml:space="preserve"> </w:t>
      </w:r>
      <w:r w:rsidRPr="00462FF3">
        <w:t>KÝ</w:t>
      </w:r>
      <w:r w:rsidRPr="00462FF3">
        <w:rPr>
          <w:spacing w:val="-4"/>
        </w:rPr>
        <w:t xml:space="preserve"> </w:t>
      </w:r>
      <w:r w:rsidRPr="00462FF3">
        <w:t>HIỆU</w:t>
      </w:r>
      <w:r w:rsidRPr="00462FF3">
        <w:rPr>
          <w:spacing w:val="-7"/>
        </w:rPr>
        <w:t xml:space="preserve"> </w:t>
      </w:r>
      <w:r w:rsidRPr="00462FF3">
        <w:t>VÀ</w:t>
      </w:r>
      <w:r w:rsidRPr="00462FF3">
        <w:rPr>
          <w:spacing w:val="-3"/>
        </w:rPr>
        <w:t xml:space="preserve"> </w:t>
      </w:r>
      <w:r w:rsidRPr="00462FF3">
        <w:t>CHỮ</w:t>
      </w:r>
      <w:r w:rsidRPr="00462FF3">
        <w:rPr>
          <w:spacing w:val="-7"/>
        </w:rPr>
        <w:t xml:space="preserve"> </w:t>
      </w:r>
      <w:r w:rsidRPr="00462FF3">
        <w:t>VIẾT</w:t>
      </w:r>
      <w:r w:rsidRPr="00462FF3">
        <w:rPr>
          <w:spacing w:val="-9"/>
        </w:rPr>
        <w:t xml:space="preserve"> </w:t>
      </w:r>
      <w:r w:rsidRPr="00462FF3">
        <w:rPr>
          <w:spacing w:val="-5"/>
        </w:rPr>
        <w:t>TẮT</w:t>
      </w:r>
      <w:bookmarkEnd w:id="32"/>
      <w:bookmarkEnd w:id="33"/>
      <w:bookmarkEnd w:id="34"/>
      <w:bookmarkEnd w:id="35"/>
      <w:bookmarkEnd w:id="36"/>
    </w:p>
    <w:p w14:paraId="1A7839CD" w14:textId="77777777" w:rsidR="00314B16" w:rsidRPr="006454E5" w:rsidRDefault="00314B16" w:rsidP="00314B16">
      <w:pPr>
        <w:pStyle w:val="BodyText"/>
        <w:spacing w:before="137" w:after="0"/>
        <w:rPr>
          <w:rFonts w:ascii="Times New Roman" w:hAnsi="Times New Roman" w:cs="Times New Roman"/>
          <w:b/>
          <w:sz w:val="26"/>
          <w:szCs w:val="26"/>
        </w:rPr>
      </w:pPr>
    </w:p>
    <w:tbl>
      <w:tblPr>
        <w:tblW w:w="9390" w:type="dxa"/>
        <w:tblInd w:w="115" w:type="dxa"/>
        <w:tblLayout w:type="fixed"/>
        <w:tblCellMar>
          <w:left w:w="5" w:type="dxa"/>
          <w:right w:w="5" w:type="dxa"/>
        </w:tblCellMar>
        <w:tblLook w:val="01E0" w:firstRow="1" w:lastRow="1" w:firstColumn="1" w:lastColumn="1" w:noHBand="0" w:noVBand="0"/>
      </w:tblPr>
      <w:tblGrid>
        <w:gridCol w:w="2262"/>
        <w:gridCol w:w="3998"/>
        <w:gridCol w:w="3130"/>
      </w:tblGrid>
      <w:tr w:rsidR="00314B16" w:rsidRPr="00F06492" w14:paraId="6456126E" w14:textId="77777777" w:rsidTr="00B52E04">
        <w:trPr>
          <w:trHeight w:val="586"/>
        </w:trPr>
        <w:tc>
          <w:tcPr>
            <w:tcW w:w="2262" w:type="dxa"/>
            <w:tcBorders>
              <w:top w:val="single" w:sz="4" w:space="0" w:color="000000"/>
              <w:left w:val="single" w:sz="4" w:space="0" w:color="000000"/>
              <w:bottom w:val="single" w:sz="4" w:space="0" w:color="000000"/>
              <w:right w:val="single" w:sz="4" w:space="0" w:color="000000"/>
            </w:tcBorders>
          </w:tcPr>
          <w:p w14:paraId="114E24A0" w14:textId="77777777" w:rsidR="00314B16" w:rsidRPr="006454E5" w:rsidRDefault="00314B16" w:rsidP="00B52E04">
            <w:pPr>
              <w:pStyle w:val="TableParagraph"/>
              <w:rPr>
                <w:sz w:val="26"/>
                <w:szCs w:val="26"/>
              </w:rPr>
            </w:pPr>
            <w:bookmarkStart w:id="37" w:name="_Hlk186288793"/>
            <w:r w:rsidRPr="00F06492">
              <w:rPr>
                <w:b/>
                <w:sz w:val="26"/>
                <w:szCs w:val="26"/>
              </w:rPr>
              <w:t>Ký</w:t>
            </w:r>
            <w:r w:rsidRPr="00F06492">
              <w:rPr>
                <w:b/>
                <w:spacing w:val="-2"/>
                <w:sz w:val="26"/>
                <w:szCs w:val="26"/>
              </w:rPr>
              <w:t xml:space="preserve"> </w:t>
            </w:r>
            <w:r w:rsidRPr="00F06492">
              <w:rPr>
                <w:b/>
                <w:spacing w:val="-4"/>
                <w:sz w:val="26"/>
                <w:szCs w:val="26"/>
              </w:rPr>
              <w:t>hiệu</w:t>
            </w:r>
          </w:p>
        </w:tc>
        <w:tc>
          <w:tcPr>
            <w:tcW w:w="3998" w:type="dxa"/>
            <w:tcBorders>
              <w:top w:val="single" w:sz="4" w:space="0" w:color="000000"/>
              <w:left w:val="single" w:sz="4" w:space="0" w:color="000000"/>
              <w:bottom w:val="single" w:sz="4" w:space="0" w:color="000000"/>
              <w:right w:val="single" w:sz="4" w:space="0" w:color="000000"/>
            </w:tcBorders>
          </w:tcPr>
          <w:p w14:paraId="7DDFB59C" w14:textId="77777777" w:rsidR="00314B16" w:rsidRPr="006454E5" w:rsidRDefault="00314B16" w:rsidP="00B52E04">
            <w:pPr>
              <w:pStyle w:val="TableParagraph"/>
              <w:rPr>
                <w:sz w:val="26"/>
                <w:szCs w:val="26"/>
              </w:rPr>
            </w:pPr>
            <w:r w:rsidRPr="00F06492">
              <w:rPr>
                <w:b/>
                <w:sz w:val="26"/>
                <w:szCs w:val="26"/>
              </w:rPr>
              <w:t>Giải</w:t>
            </w:r>
            <w:r w:rsidRPr="00F06492">
              <w:rPr>
                <w:b/>
                <w:spacing w:val="-6"/>
                <w:sz w:val="26"/>
                <w:szCs w:val="26"/>
              </w:rPr>
              <w:t xml:space="preserve"> </w:t>
            </w:r>
            <w:r w:rsidRPr="00F06492">
              <w:rPr>
                <w:b/>
                <w:sz w:val="26"/>
                <w:szCs w:val="26"/>
              </w:rPr>
              <w:t>nghĩa</w:t>
            </w:r>
            <w:r w:rsidRPr="00F06492">
              <w:rPr>
                <w:b/>
                <w:spacing w:val="-3"/>
                <w:sz w:val="26"/>
                <w:szCs w:val="26"/>
              </w:rPr>
              <w:t xml:space="preserve"> </w:t>
            </w:r>
            <w:r w:rsidRPr="00F06492">
              <w:rPr>
                <w:b/>
                <w:sz w:val="26"/>
                <w:szCs w:val="26"/>
              </w:rPr>
              <w:t>tiếng</w:t>
            </w:r>
            <w:r w:rsidRPr="00F06492">
              <w:rPr>
                <w:b/>
                <w:spacing w:val="-16"/>
                <w:sz w:val="26"/>
                <w:szCs w:val="26"/>
              </w:rPr>
              <w:t xml:space="preserve"> </w:t>
            </w:r>
            <w:r w:rsidRPr="00F06492">
              <w:rPr>
                <w:b/>
                <w:spacing w:val="-5"/>
                <w:sz w:val="26"/>
                <w:szCs w:val="26"/>
              </w:rPr>
              <w:t>Anh</w:t>
            </w:r>
          </w:p>
        </w:tc>
        <w:tc>
          <w:tcPr>
            <w:tcW w:w="3130" w:type="dxa"/>
            <w:tcBorders>
              <w:top w:val="single" w:sz="4" w:space="0" w:color="000000"/>
              <w:left w:val="single" w:sz="4" w:space="0" w:color="000000"/>
              <w:bottom w:val="single" w:sz="4" w:space="0" w:color="000000"/>
              <w:right w:val="single" w:sz="4" w:space="0" w:color="000000"/>
            </w:tcBorders>
          </w:tcPr>
          <w:p w14:paraId="0A471750" w14:textId="77777777" w:rsidR="00314B16" w:rsidRPr="006454E5" w:rsidRDefault="00314B16" w:rsidP="00B52E04">
            <w:pPr>
              <w:pStyle w:val="TableParagraph"/>
              <w:rPr>
                <w:sz w:val="26"/>
                <w:szCs w:val="26"/>
              </w:rPr>
            </w:pPr>
            <w:r w:rsidRPr="00F06492">
              <w:rPr>
                <w:b/>
                <w:sz w:val="26"/>
                <w:szCs w:val="26"/>
              </w:rPr>
              <w:t>Giải</w:t>
            </w:r>
            <w:r w:rsidRPr="00F06492">
              <w:rPr>
                <w:b/>
                <w:spacing w:val="-6"/>
                <w:sz w:val="26"/>
                <w:szCs w:val="26"/>
              </w:rPr>
              <w:t xml:space="preserve"> </w:t>
            </w:r>
            <w:r w:rsidRPr="00F06492">
              <w:rPr>
                <w:b/>
                <w:sz w:val="26"/>
                <w:szCs w:val="26"/>
              </w:rPr>
              <w:t>nghĩa</w:t>
            </w:r>
            <w:r w:rsidRPr="00F06492">
              <w:rPr>
                <w:b/>
                <w:spacing w:val="-3"/>
                <w:sz w:val="26"/>
                <w:szCs w:val="26"/>
              </w:rPr>
              <w:t xml:space="preserve"> </w:t>
            </w:r>
            <w:r w:rsidRPr="00F06492">
              <w:rPr>
                <w:b/>
                <w:sz w:val="26"/>
                <w:szCs w:val="26"/>
              </w:rPr>
              <w:t>tiếng</w:t>
            </w:r>
            <w:r w:rsidRPr="00F06492">
              <w:rPr>
                <w:b/>
                <w:spacing w:val="-7"/>
                <w:sz w:val="26"/>
                <w:szCs w:val="26"/>
              </w:rPr>
              <w:t xml:space="preserve"> </w:t>
            </w:r>
            <w:r w:rsidRPr="00F06492">
              <w:rPr>
                <w:b/>
                <w:spacing w:val="-4"/>
                <w:sz w:val="26"/>
                <w:szCs w:val="26"/>
              </w:rPr>
              <w:t>Việt</w:t>
            </w:r>
          </w:p>
        </w:tc>
      </w:tr>
      <w:tr w:rsidR="00314B16" w:rsidRPr="00F06492" w14:paraId="3145A650" w14:textId="77777777" w:rsidTr="00B52E04">
        <w:trPr>
          <w:trHeight w:val="1211"/>
        </w:trPr>
        <w:tc>
          <w:tcPr>
            <w:tcW w:w="2262" w:type="dxa"/>
            <w:tcBorders>
              <w:top w:val="single" w:sz="4" w:space="0" w:color="000000"/>
              <w:left w:val="single" w:sz="4" w:space="0" w:color="000000"/>
              <w:bottom w:val="single" w:sz="4" w:space="0" w:color="000000"/>
              <w:right w:val="single" w:sz="4" w:space="0" w:color="000000"/>
            </w:tcBorders>
          </w:tcPr>
          <w:p w14:paraId="550DF2E8" w14:textId="77777777" w:rsidR="00314B16" w:rsidRPr="006454E5" w:rsidRDefault="00314B16" w:rsidP="00B52E04">
            <w:pPr>
              <w:pStyle w:val="TableParagraph"/>
              <w:rPr>
                <w:sz w:val="26"/>
                <w:szCs w:val="26"/>
              </w:rPr>
            </w:pPr>
            <w:r w:rsidRPr="00F06492">
              <w:rPr>
                <w:spacing w:val="-5"/>
                <w:sz w:val="26"/>
                <w:szCs w:val="26"/>
              </w:rPr>
              <w:t>UML</w:t>
            </w:r>
          </w:p>
        </w:tc>
        <w:tc>
          <w:tcPr>
            <w:tcW w:w="3998" w:type="dxa"/>
            <w:tcBorders>
              <w:top w:val="single" w:sz="4" w:space="0" w:color="000000"/>
              <w:left w:val="single" w:sz="4" w:space="0" w:color="000000"/>
              <w:bottom w:val="single" w:sz="4" w:space="0" w:color="000000"/>
              <w:right w:val="single" w:sz="4" w:space="0" w:color="000000"/>
            </w:tcBorders>
          </w:tcPr>
          <w:p w14:paraId="132C8C2B" w14:textId="77777777" w:rsidR="00314B16" w:rsidRPr="006454E5" w:rsidRDefault="00314B16" w:rsidP="00B52E04">
            <w:pPr>
              <w:pStyle w:val="TableParagraph"/>
              <w:rPr>
                <w:sz w:val="26"/>
                <w:szCs w:val="26"/>
              </w:rPr>
            </w:pPr>
            <w:r w:rsidRPr="00F06492">
              <w:rPr>
                <w:sz w:val="26"/>
                <w:szCs w:val="26"/>
              </w:rPr>
              <w:t>Unified</w:t>
            </w:r>
            <w:r w:rsidRPr="00F06492">
              <w:rPr>
                <w:spacing w:val="-4"/>
                <w:sz w:val="26"/>
                <w:szCs w:val="26"/>
              </w:rPr>
              <w:t xml:space="preserve"> </w:t>
            </w:r>
            <w:r w:rsidRPr="00F06492">
              <w:rPr>
                <w:sz w:val="26"/>
                <w:szCs w:val="26"/>
              </w:rPr>
              <w:t>Modeling</w:t>
            </w:r>
            <w:r w:rsidRPr="00F06492">
              <w:rPr>
                <w:spacing w:val="-4"/>
                <w:sz w:val="26"/>
                <w:szCs w:val="26"/>
              </w:rPr>
              <w:t xml:space="preserve"> </w:t>
            </w:r>
            <w:r w:rsidRPr="00F06492">
              <w:rPr>
                <w:spacing w:val="-2"/>
                <w:sz w:val="26"/>
                <w:szCs w:val="26"/>
              </w:rPr>
              <w:t>Language</w:t>
            </w:r>
          </w:p>
        </w:tc>
        <w:tc>
          <w:tcPr>
            <w:tcW w:w="3130" w:type="dxa"/>
            <w:tcBorders>
              <w:top w:val="single" w:sz="4" w:space="0" w:color="000000"/>
              <w:left w:val="single" w:sz="4" w:space="0" w:color="000000"/>
              <w:bottom w:val="single" w:sz="4" w:space="0" w:color="000000"/>
              <w:right w:val="single" w:sz="4" w:space="0" w:color="000000"/>
            </w:tcBorders>
          </w:tcPr>
          <w:p w14:paraId="2F0A17F4" w14:textId="77777777" w:rsidR="00314B16" w:rsidRPr="006454E5" w:rsidRDefault="00314B16" w:rsidP="00B52E04">
            <w:pPr>
              <w:pStyle w:val="TableParagraph"/>
              <w:spacing w:line="240" w:lineRule="auto"/>
              <w:rPr>
                <w:sz w:val="26"/>
                <w:szCs w:val="26"/>
              </w:rPr>
            </w:pPr>
            <w:r w:rsidRPr="00F06492">
              <w:rPr>
                <w:sz w:val="26"/>
                <w:szCs w:val="26"/>
              </w:rPr>
              <w:t>Mẫu</w:t>
            </w:r>
            <w:r w:rsidRPr="00F06492">
              <w:rPr>
                <w:spacing w:val="-8"/>
                <w:sz w:val="26"/>
                <w:szCs w:val="26"/>
              </w:rPr>
              <w:t xml:space="preserve"> </w:t>
            </w:r>
            <w:r w:rsidRPr="00F06492">
              <w:rPr>
                <w:sz w:val="26"/>
                <w:szCs w:val="26"/>
              </w:rPr>
              <w:t>thiết</w:t>
            </w:r>
            <w:r w:rsidRPr="00F06492">
              <w:rPr>
                <w:spacing w:val="-8"/>
                <w:sz w:val="26"/>
                <w:szCs w:val="26"/>
              </w:rPr>
              <w:t xml:space="preserve"> </w:t>
            </w:r>
            <w:r w:rsidRPr="00F06492">
              <w:rPr>
                <w:sz w:val="26"/>
                <w:szCs w:val="26"/>
              </w:rPr>
              <w:t>kế</w:t>
            </w:r>
            <w:r w:rsidRPr="00F06492">
              <w:rPr>
                <w:spacing w:val="-9"/>
                <w:sz w:val="26"/>
                <w:szCs w:val="26"/>
              </w:rPr>
              <w:t xml:space="preserve"> </w:t>
            </w:r>
            <w:r w:rsidRPr="00F06492">
              <w:rPr>
                <w:sz w:val="26"/>
                <w:szCs w:val="26"/>
              </w:rPr>
              <w:t>Luồng</w:t>
            </w:r>
            <w:r w:rsidRPr="00F06492">
              <w:rPr>
                <w:spacing w:val="-8"/>
                <w:sz w:val="26"/>
                <w:szCs w:val="26"/>
              </w:rPr>
              <w:t xml:space="preserve"> </w:t>
            </w:r>
            <w:r w:rsidRPr="00F06492">
              <w:rPr>
                <w:sz w:val="26"/>
                <w:szCs w:val="26"/>
              </w:rPr>
              <w:t>dữ</w:t>
            </w:r>
            <w:r w:rsidRPr="00F06492">
              <w:rPr>
                <w:spacing w:val="-9"/>
                <w:sz w:val="26"/>
                <w:szCs w:val="26"/>
              </w:rPr>
              <w:t xml:space="preserve"> </w:t>
            </w:r>
            <w:r w:rsidRPr="00F06492">
              <w:rPr>
                <w:sz w:val="26"/>
                <w:szCs w:val="26"/>
              </w:rPr>
              <w:t>liệu một chiều</w:t>
            </w:r>
          </w:p>
        </w:tc>
      </w:tr>
      <w:tr w:rsidR="00314B16" w:rsidRPr="00F06492" w14:paraId="1C410B9E" w14:textId="77777777" w:rsidTr="00B52E04">
        <w:trPr>
          <w:trHeight w:val="586"/>
        </w:trPr>
        <w:tc>
          <w:tcPr>
            <w:tcW w:w="2262" w:type="dxa"/>
            <w:tcBorders>
              <w:top w:val="single" w:sz="4" w:space="0" w:color="000000"/>
              <w:left w:val="single" w:sz="4" w:space="0" w:color="000000"/>
              <w:bottom w:val="single" w:sz="4" w:space="0" w:color="000000"/>
              <w:right w:val="single" w:sz="4" w:space="0" w:color="000000"/>
            </w:tcBorders>
          </w:tcPr>
          <w:p w14:paraId="580A0727" w14:textId="77777777" w:rsidR="00314B16" w:rsidRPr="006454E5" w:rsidRDefault="00314B16" w:rsidP="00B52E04">
            <w:pPr>
              <w:pStyle w:val="TableParagraph"/>
              <w:rPr>
                <w:sz w:val="26"/>
                <w:szCs w:val="26"/>
              </w:rPr>
            </w:pPr>
            <w:r w:rsidRPr="00F06492">
              <w:rPr>
                <w:spacing w:val="-5"/>
                <w:sz w:val="26"/>
                <w:szCs w:val="26"/>
              </w:rPr>
              <w:t>UI</w:t>
            </w:r>
          </w:p>
        </w:tc>
        <w:tc>
          <w:tcPr>
            <w:tcW w:w="3998" w:type="dxa"/>
            <w:tcBorders>
              <w:top w:val="single" w:sz="4" w:space="0" w:color="000000"/>
              <w:left w:val="single" w:sz="4" w:space="0" w:color="000000"/>
              <w:bottom w:val="single" w:sz="4" w:space="0" w:color="000000"/>
              <w:right w:val="single" w:sz="4" w:space="0" w:color="000000"/>
            </w:tcBorders>
          </w:tcPr>
          <w:p w14:paraId="13C156EF" w14:textId="77777777" w:rsidR="00314B16" w:rsidRPr="006454E5" w:rsidRDefault="00314B16" w:rsidP="00B52E04">
            <w:pPr>
              <w:pStyle w:val="TableParagraph"/>
              <w:rPr>
                <w:sz w:val="26"/>
                <w:szCs w:val="26"/>
              </w:rPr>
            </w:pPr>
            <w:r w:rsidRPr="00F06492">
              <w:rPr>
                <w:sz w:val="26"/>
                <w:szCs w:val="26"/>
              </w:rPr>
              <w:t>User</w:t>
            </w:r>
            <w:r w:rsidRPr="00F06492">
              <w:rPr>
                <w:spacing w:val="-2"/>
                <w:sz w:val="26"/>
                <w:szCs w:val="26"/>
              </w:rPr>
              <w:t xml:space="preserve"> Interface</w:t>
            </w:r>
          </w:p>
        </w:tc>
        <w:tc>
          <w:tcPr>
            <w:tcW w:w="3130" w:type="dxa"/>
            <w:tcBorders>
              <w:top w:val="single" w:sz="4" w:space="0" w:color="000000"/>
              <w:left w:val="single" w:sz="4" w:space="0" w:color="000000"/>
              <w:bottom w:val="single" w:sz="4" w:space="0" w:color="000000"/>
              <w:right w:val="single" w:sz="4" w:space="0" w:color="000000"/>
            </w:tcBorders>
          </w:tcPr>
          <w:p w14:paraId="7B30DAA6" w14:textId="77777777" w:rsidR="00314B16" w:rsidRPr="006454E5" w:rsidRDefault="00314B16" w:rsidP="00B52E04">
            <w:pPr>
              <w:pStyle w:val="TableParagraph"/>
              <w:rPr>
                <w:sz w:val="26"/>
                <w:szCs w:val="26"/>
              </w:rPr>
            </w:pPr>
            <w:r w:rsidRPr="00F06492">
              <w:rPr>
                <w:sz w:val="26"/>
                <w:szCs w:val="26"/>
              </w:rPr>
              <w:t>Giao</w:t>
            </w:r>
            <w:r w:rsidRPr="00F06492">
              <w:rPr>
                <w:spacing w:val="-4"/>
                <w:sz w:val="26"/>
                <w:szCs w:val="26"/>
              </w:rPr>
              <w:t xml:space="preserve"> </w:t>
            </w:r>
            <w:r w:rsidRPr="00F06492">
              <w:rPr>
                <w:sz w:val="26"/>
                <w:szCs w:val="26"/>
              </w:rPr>
              <w:t>diện</w:t>
            </w:r>
            <w:r w:rsidRPr="00F06492">
              <w:rPr>
                <w:spacing w:val="-5"/>
                <w:sz w:val="26"/>
                <w:szCs w:val="26"/>
              </w:rPr>
              <w:t xml:space="preserve"> </w:t>
            </w:r>
            <w:r w:rsidRPr="00F06492">
              <w:rPr>
                <w:sz w:val="26"/>
                <w:szCs w:val="26"/>
              </w:rPr>
              <w:t>người</w:t>
            </w:r>
            <w:r w:rsidRPr="00F06492">
              <w:rPr>
                <w:spacing w:val="-3"/>
                <w:sz w:val="26"/>
                <w:szCs w:val="26"/>
              </w:rPr>
              <w:t xml:space="preserve"> </w:t>
            </w:r>
            <w:r w:rsidRPr="00F06492">
              <w:rPr>
                <w:spacing w:val="-4"/>
                <w:sz w:val="26"/>
                <w:szCs w:val="26"/>
              </w:rPr>
              <w:t>dùng</w:t>
            </w:r>
          </w:p>
        </w:tc>
      </w:tr>
      <w:tr w:rsidR="00314B16" w:rsidRPr="00F06492" w14:paraId="42A5A316" w14:textId="77777777" w:rsidTr="00B52E04">
        <w:trPr>
          <w:trHeight w:val="585"/>
        </w:trPr>
        <w:tc>
          <w:tcPr>
            <w:tcW w:w="2262" w:type="dxa"/>
            <w:tcBorders>
              <w:top w:val="single" w:sz="4" w:space="0" w:color="000000"/>
              <w:left w:val="single" w:sz="4" w:space="0" w:color="000000"/>
              <w:bottom w:val="single" w:sz="4" w:space="0" w:color="000000"/>
              <w:right w:val="single" w:sz="4" w:space="0" w:color="000000"/>
            </w:tcBorders>
          </w:tcPr>
          <w:p w14:paraId="066762E0" w14:textId="77777777" w:rsidR="00314B16" w:rsidRPr="006454E5" w:rsidRDefault="00314B16" w:rsidP="00B52E04">
            <w:pPr>
              <w:pStyle w:val="TableParagraph"/>
              <w:rPr>
                <w:sz w:val="26"/>
                <w:szCs w:val="26"/>
              </w:rPr>
            </w:pPr>
            <w:r w:rsidRPr="00F06492">
              <w:rPr>
                <w:spacing w:val="-4"/>
                <w:sz w:val="26"/>
                <w:szCs w:val="26"/>
              </w:rPr>
              <w:t>CRUD</w:t>
            </w:r>
          </w:p>
        </w:tc>
        <w:tc>
          <w:tcPr>
            <w:tcW w:w="3998" w:type="dxa"/>
            <w:tcBorders>
              <w:top w:val="single" w:sz="4" w:space="0" w:color="000000"/>
              <w:left w:val="single" w:sz="4" w:space="0" w:color="000000"/>
              <w:bottom w:val="single" w:sz="4" w:space="0" w:color="000000"/>
              <w:right w:val="single" w:sz="4" w:space="0" w:color="000000"/>
            </w:tcBorders>
          </w:tcPr>
          <w:p w14:paraId="4748E0E0" w14:textId="77777777" w:rsidR="00314B16" w:rsidRPr="006454E5" w:rsidRDefault="00314B16" w:rsidP="00B52E04">
            <w:pPr>
              <w:pStyle w:val="TableParagraph"/>
              <w:rPr>
                <w:sz w:val="26"/>
                <w:szCs w:val="26"/>
              </w:rPr>
            </w:pPr>
            <w:r w:rsidRPr="00F06492">
              <w:rPr>
                <w:sz w:val="26"/>
                <w:szCs w:val="26"/>
              </w:rPr>
              <w:t>Create,</w:t>
            </w:r>
            <w:r w:rsidRPr="00F06492">
              <w:rPr>
                <w:spacing w:val="-4"/>
                <w:sz w:val="26"/>
                <w:szCs w:val="26"/>
              </w:rPr>
              <w:t xml:space="preserve"> </w:t>
            </w:r>
            <w:r w:rsidRPr="00F06492">
              <w:rPr>
                <w:sz w:val="26"/>
                <w:szCs w:val="26"/>
              </w:rPr>
              <w:t>Read,</w:t>
            </w:r>
            <w:r w:rsidRPr="00F06492">
              <w:rPr>
                <w:spacing w:val="-4"/>
                <w:sz w:val="26"/>
                <w:szCs w:val="26"/>
              </w:rPr>
              <w:t xml:space="preserve"> </w:t>
            </w:r>
            <w:r w:rsidRPr="00F06492">
              <w:rPr>
                <w:sz w:val="26"/>
                <w:szCs w:val="26"/>
              </w:rPr>
              <w:t>Update,</w:t>
            </w:r>
            <w:r w:rsidRPr="00F06492">
              <w:rPr>
                <w:spacing w:val="-5"/>
                <w:sz w:val="26"/>
                <w:szCs w:val="26"/>
              </w:rPr>
              <w:t xml:space="preserve"> </w:t>
            </w:r>
            <w:r w:rsidRPr="00F06492">
              <w:rPr>
                <w:sz w:val="26"/>
                <w:szCs w:val="26"/>
              </w:rPr>
              <w:t>và</w:t>
            </w:r>
            <w:r w:rsidRPr="00F06492">
              <w:rPr>
                <w:spacing w:val="-5"/>
                <w:sz w:val="26"/>
                <w:szCs w:val="26"/>
              </w:rPr>
              <w:t xml:space="preserve"> </w:t>
            </w:r>
            <w:r w:rsidRPr="00F06492">
              <w:rPr>
                <w:spacing w:val="-2"/>
                <w:sz w:val="26"/>
                <w:szCs w:val="26"/>
              </w:rPr>
              <w:t>Delete</w:t>
            </w:r>
          </w:p>
        </w:tc>
        <w:tc>
          <w:tcPr>
            <w:tcW w:w="3130" w:type="dxa"/>
            <w:tcBorders>
              <w:top w:val="single" w:sz="4" w:space="0" w:color="000000"/>
              <w:left w:val="single" w:sz="4" w:space="0" w:color="000000"/>
              <w:bottom w:val="single" w:sz="4" w:space="0" w:color="000000"/>
              <w:right w:val="single" w:sz="4" w:space="0" w:color="000000"/>
            </w:tcBorders>
          </w:tcPr>
          <w:p w14:paraId="51E7BF60" w14:textId="77777777" w:rsidR="00314B16" w:rsidRPr="006454E5" w:rsidRDefault="00314B16" w:rsidP="00B52E04">
            <w:pPr>
              <w:pStyle w:val="TableParagraph"/>
              <w:rPr>
                <w:sz w:val="26"/>
                <w:szCs w:val="26"/>
              </w:rPr>
            </w:pPr>
            <w:r w:rsidRPr="00F06492">
              <w:rPr>
                <w:sz w:val="26"/>
                <w:szCs w:val="26"/>
              </w:rPr>
              <w:t>Tạo,</w:t>
            </w:r>
            <w:r w:rsidRPr="00F06492">
              <w:rPr>
                <w:spacing w:val="-2"/>
                <w:sz w:val="26"/>
                <w:szCs w:val="26"/>
              </w:rPr>
              <w:t xml:space="preserve"> </w:t>
            </w:r>
            <w:r w:rsidRPr="00F06492">
              <w:rPr>
                <w:sz w:val="26"/>
                <w:szCs w:val="26"/>
              </w:rPr>
              <w:t>Đọc,</w:t>
            </w:r>
            <w:r w:rsidRPr="00F06492">
              <w:rPr>
                <w:spacing w:val="-3"/>
                <w:sz w:val="26"/>
                <w:szCs w:val="26"/>
              </w:rPr>
              <w:t xml:space="preserve"> </w:t>
            </w:r>
            <w:r w:rsidRPr="00F06492">
              <w:rPr>
                <w:sz w:val="26"/>
                <w:szCs w:val="26"/>
              </w:rPr>
              <w:t>Cập</w:t>
            </w:r>
            <w:r w:rsidRPr="00F06492">
              <w:rPr>
                <w:spacing w:val="-4"/>
                <w:sz w:val="26"/>
                <w:szCs w:val="26"/>
              </w:rPr>
              <w:t xml:space="preserve"> </w:t>
            </w:r>
            <w:r w:rsidRPr="00F06492">
              <w:rPr>
                <w:sz w:val="26"/>
                <w:szCs w:val="26"/>
              </w:rPr>
              <w:t>nhập,</w:t>
            </w:r>
            <w:r w:rsidRPr="00F06492">
              <w:rPr>
                <w:spacing w:val="-3"/>
                <w:sz w:val="26"/>
                <w:szCs w:val="26"/>
              </w:rPr>
              <w:t xml:space="preserve"> </w:t>
            </w:r>
            <w:r w:rsidRPr="00F06492">
              <w:rPr>
                <w:spacing w:val="-5"/>
                <w:sz w:val="26"/>
                <w:szCs w:val="26"/>
              </w:rPr>
              <w:t>Xóa</w:t>
            </w:r>
          </w:p>
        </w:tc>
      </w:tr>
      <w:tr w:rsidR="00314B16" w:rsidRPr="00F06492" w14:paraId="51742FB4" w14:textId="77777777" w:rsidTr="00B52E04">
        <w:trPr>
          <w:trHeight w:val="586"/>
        </w:trPr>
        <w:tc>
          <w:tcPr>
            <w:tcW w:w="2262" w:type="dxa"/>
            <w:tcBorders>
              <w:top w:val="single" w:sz="4" w:space="0" w:color="000000"/>
              <w:left w:val="single" w:sz="4" w:space="0" w:color="000000"/>
              <w:bottom w:val="single" w:sz="4" w:space="0" w:color="000000"/>
              <w:right w:val="single" w:sz="4" w:space="0" w:color="000000"/>
            </w:tcBorders>
          </w:tcPr>
          <w:p w14:paraId="676E5B55" w14:textId="77777777" w:rsidR="00314B16" w:rsidRPr="006454E5" w:rsidRDefault="00314B16" w:rsidP="00B52E04">
            <w:pPr>
              <w:pStyle w:val="TableParagraph"/>
              <w:rPr>
                <w:sz w:val="26"/>
                <w:szCs w:val="26"/>
              </w:rPr>
            </w:pPr>
            <w:r w:rsidRPr="00F06492">
              <w:rPr>
                <w:spacing w:val="-5"/>
                <w:sz w:val="26"/>
                <w:szCs w:val="26"/>
              </w:rPr>
              <w:t>ORM</w:t>
            </w:r>
          </w:p>
        </w:tc>
        <w:tc>
          <w:tcPr>
            <w:tcW w:w="3998" w:type="dxa"/>
            <w:tcBorders>
              <w:top w:val="single" w:sz="4" w:space="0" w:color="000000"/>
              <w:left w:val="single" w:sz="4" w:space="0" w:color="000000"/>
              <w:bottom w:val="single" w:sz="4" w:space="0" w:color="000000"/>
              <w:right w:val="single" w:sz="4" w:space="0" w:color="000000"/>
            </w:tcBorders>
          </w:tcPr>
          <w:p w14:paraId="0FB2ABA4" w14:textId="77777777" w:rsidR="00314B16" w:rsidRPr="006454E5" w:rsidRDefault="00314B16" w:rsidP="00B52E04">
            <w:pPr>
              <w:pStyle w:val="TableParagraph"/>
              <w:rPr>
                <w:sz w:val="26"/>
                <w:szCs w:val="26"/>
              </w:rPr>
            </w:pPr>
            <w:r w:rsidRPr="00F06492">
              <w:rPr>
                <w:sz w:val="26"/>
                <w:szCs w:val="26"/>
              </w:rPr>
              <w:t>Object-Relational</w:t>
            </w:r>
            <w:r w:rsidRPr="00F06492">
              <w:rPr>
                <w:spacing w:val="-10"/>
                <w:sz w:val="26"/>
                <w:szCs w:val="26"/>
              </w:rPr>
              <w:t xml:space="preserve"> </w:t>
            </w:r>
            <w:r w:rsidRPr="00F06492">
              <w:rPr>
                <w:spacing w:val="-2"/>
                <w:sz w:val="26"/>
                <w:szCs w:val="26"/>
              </w:rPr>
              <w:t>Mapping</w:t>
            </w:r>
          </w:p>
        </w:tc>
        <w:tc>
          <w:tcPr>
            <w:tcW w:w="3130" w:type="dxa"/>
            <w:tcBorders>
              <w:top w:val="single" w:sz="4" w:space="0" w:color="000000"/>
              <w:left w:val="single" w:sz="4" w:space="0" w:color="000000"/>
              <w:bottom w:val="single" w:sz="4" w:space="0" w:color="000000"/>
              <w:right w:val="single" w:sz="4" w:space="0" w:color="000000"/>
            </w:tcBorders>
          </w:tcPr>
          <w:p w14:paraId="546F6B4C" w14:textId="77777777" w:rsidR="00314B16" w:rsidRPr="006454E5" w:rsidRDefault="00314B16" w:rsidP="00B52E04">
            <w:pPr>
              <w:pStyle w:val="TableParagraph"/>
              <w:rPr>
                <w:sz w:val="26"/>
                <w:szCs w:val="26"/>
              </w:rPr>
            </w:pPr>
            <w:r w:rsidRPr="00F06492">
              <w:rPr>
                <w:sz w:val="26"/>
                <w:szCs w:val="26"/>
              </w:rPr>
              <w:t>Ánh</w:t>
            </w:r>
            <w:r w:rsidRPr="00F06492">
              <w:rPr>
                <w:spacing w:val="-5"/>
                <w:sz w:val="26"/>
                <w:szCs w:val="26"/>
              </w:rPr>
              <w:t xml:space="preserve"> </w:t>
            </w:r>
            <w:r w:rsidRPr="00F06492">
              <w:rPr>
                <w:sz w:val="26"/>
                <w:szCs w:val="26"/>
              </w:rPr>
              <w:t>xạ</w:t>
            </w:r>
            <w:r w:rsidRPr="00F06492">
              <w:rPr>
                <w:spacing w:val="-3"/>
                <w:sz w:val="26"/>
                <w:szCs w:val="26"/>
              </w:rPr>
              <w:t xml:space="preserve"> </w:t>
            </w:r>
            <w:r w:rsidRPr="00F06492">
              <w:rPr>
                <w:sz w:val="26"/>
                <w:szCs w:val="26"/>
              </w:rPr>
              <w:t>Đối</w:t>
            </w:r>
            <w:r w:rsidRPr="00F06492">
              <w:rPr>
                <w:spacing w:val="-2"/>
                <w:sz w:val="26"/>
                <w:szCs w:val="26"/>
              </w:rPr>
              <w:t xml:space="preserve"> </w:t>
            </w:r>
            <w:r w:rsidRPr="00F06492">
              <w:rPr>
                <w:sz w:val="26"/>
                <w:szCs w:val="26"/>
              </w:rPr>
              <w:t>tượng-Quan</w:t>
            </w:r>
            <w:r w:rsidRPr="00F06492">
              <w:rPr>
                <w:spacing w:val="-2"/>
                <w:sz w:val="26"/>
                <w:szCs w:val="26"/>
              </w:rPr>
              <w:t xml:space="preserve"> </w:t>
            </w:r>
            <w:r w:rsidRPr="00F06492">
              <w:rPr>
                <w:spacing w:val="-5"/>
                <w:sz w:val="26"/>
                <w:szCs w:val="26"/>
              </w:rPr>
              <w:t>hệ</w:t>
            </w:r>
          </w:p>
        </w:tc>
      </w:tr>
      <w:tr w:rsidR="00314B16" w:rsidRPr="00F06492" w14:paraId="0EEFC329" w14:textId="77777777" w:rsidTr="00B52E04">
        <w:trPr>
          <w:trHeight w:val="586"/>
        </w:trPr>
        <w:tc>
          <w:tcPr>
            <w:tcW w:w="2262" w:type="dxa"/>
            <w:tcBorders>
              <w:top w:val="single" w:sz="4" w:space="0" w:color="000000"/>
              <w:left w:val="single" w:sz="4" w:space="0" w:color="000000"/>
              <w:bottom w:val="single" w:sz="4" w:space="0" w:color="000000"/>
              <w:right w:val="single" w:sz="4" w:space="0" w:color="000000"/>
            </w:tcBorders>
          </w:tcPr>
          <w:p w14:paraId="7156F836" w14:textId="77777777" w:rsidR="00314B16" w:rsidRPr="006454E5" w:rsidRDefault="00314B16" w:rsidP="00B52E04">
            <w:pPr>
              <w:pStyle w:val="TableParagraph"/>
              <w:rPr>
                <w:sz w:val="26"/>
                <w:szCs w:val="26"/>
              </w:rPr>
            </w:pPr>
            <w:r w:rsidRPr="00F06492">
              <w:rPr>
                <w:spacing w:val="-5"/>
                <w:sz w:val="26"/>
                <w:szCs w:val="26"/>
              </w:rPr>
              <w:t>UC</w:t>
            </w:r>
          </w:p>
        </w:tc>
        <w:tc>
          <w:tcPr>
            <w:tcW w:w="3998" w:type="dxa"/>
            <w:tcBorders>
              <w:top w:val="single" w:sz="4" w:space="0" w:color="000000"/>
              <w:left w:val="single" w:sz="4" w:space="0" w:color="000000"/>
              <w:bottom w:val="single" w:sz="4" w:space="0" w:color="000000"/>
              <w:right w:val="single" w:sz="4" w:space="0" w:color="000000"/>
            </w:tcBorders>
          </w:tcPr>
          <w:p w14:paraId="307D1812" w14:textId="77777777" w:rsidR="00314B16" w:rsidRPr="006454E5" w:rsidRDefault="00314B16" w:rsidP="00B52E04">
            <w:pPr>
              <w:pStyle w:val="TableParagraph"/>
              <w:rPr>
                <w:sz w:val="26"/>
                <w:szCs w:val="26"/>
              </w:rPr>
            </w:pPr>
            <w:r w:rsidRPr="00F06492">
              <w:rPr>
                <w:sz w:val="26"/>
                <w:szCs w:val="26"/>
              </w:rPr>
              <w:t>Use</w:t>
            </w:r>
            <w:r w:rsidRPr="00F06492">
              <w:rPr>
                <w:spacing w:val="-5"/>
                <w:sz w:val="26"/>
                <w:szCs w:val="26"/>
              </w:rPr>
              <w:t xml:space="preserve"> </w:t>
            </w:r>
            <w:r w:rsidRPr="00F06492">
              <w:rPr>
                <w:spacing w:val="-4"/>
                <w:sz w:val="26"/>
                <w:szCs w:val="26"/>
              </w:rPr>
              <w:t>Case</w:t>
            </w:r>
          </w:p>
        </w:tc>
        <w:tc>
          <w:tcPr>
            <w:tcW w:w="3130" w:type="dxa"/>
            <w:tcBorders>
              <w:top w:val="single" w:sz="4" w:space="0" w:color="000000"/>
              <w:left w:val="single" w:sz="4" w:space="0" w:color="000000"/>
              <w:bottom w:val="single" w:sz="4" w:space="0" w:color="000000"/>
              <w:right w:val="single" w:sz="4" w:space="0" w:color="000000"/>
            </w:tcBorders>
          </w:tcPr>
          <w:p w14:paraId="4A11261B" w14:textId="77777777" w:rsidR="00314B16" w:rsidRPr="006454E5" w:rsidRDefault="00314B16" w:rsidP="00B52E04">
            <w:pPr>
              <w:pStyle w:val="TableParagraph"/>
              <w:rPr>
                <w:sz w:val="26"/>
                <w:szCs w:val="26"/>
              </w:rPr>
            </w:pPr>
            <w:r w:rsidRPr="00F06492">
              <w:rPr>
                <w:sz w:val="26"/>
                <w:szCs w:val="26"/>
              </w:rPr>
              <w:t>Trường</w:t>
            </w:r>
            <w:r w:rsidRPr="00F06492">
              <w:rPr>
                <w:spacing w:val="-8"/>
                <w:sz w:val="26"/>
                <w:szCs w:val="26"/>
              </w:rPr>
              <w:t xml:space="preserve"> </w:t>
            </w:r>
            <w:r w:rsidRPr="00F06492">
              <w:rPr>
                <w:sz w:val="26"/>
                <w:szCs w:val="26"/>
              </w:rPr>
              <w:t>hợp</w:t>
            </w:r>
            <w:r w:rsidRPr="00F06492">
              <w:rPr>
                <w:spacing w:val="-5"/>
                <w:sz w:val="26"/>
                <w:szCs w:val="26"/>
              </w:rPr>
              <w:t xml:space="preserve"> </w:t>
            </w:r>
            <w:r w:rsidRPr="00F06492">
              <w:rPr>
                <w:sz w:val="26"/>
                <w:szCs w:val="26"/>
              </w:rPr>
              <w:t>sử</w:t>
            </w:r>
            <w:r w:rsidRPr="00F06492">
              <w:rPr>
                <w:spacing w:val="-7"/>
                <w:sz w:val="26"/>
                <w:szCs w:val="26"/>
              </w:rPr>
              <w:t xml:space="preserve"> </w:t>
            </w:r>
            <w:r w:rsidRPr="00F06492">
              <w:rPr>
                <w:spacing w:val="-4"/>
                <w:sz w:val="26"/>
                <w:szCs w:val="26"/>
              </w:rPr>
              <w:t>dụng</w:t>
            </w:r>
          </w:p>
        </w:tc>
      </w:tr>
      <w:tr w:rsidR="00314B16" w:rsidRPr="00F06492" w14:paraId="771BE8AD" w14:textId="77777777" w:rsidTr="00B52E04">
        <w:trPr>
          <w:trHeight w:val="1212"/>
        </w:trPr>
        <w:tc>
          <w:tcPr>
            <w:tcW w:w="2262" w:type="dxa"/>
            <w:tcBorders>
              <w:top w:val="single" w:sz="4" w:space="0" w:color="000000"/>
              <w:left w:val="single" w:sz="4" w:space="0" w:color="000000"/>
              <w:bottom w:val="single" w:sz="4" w:space="0" w:color="000000"/>
              <w:right w:val="single" w:sz="4" w:space="0" w:color="000000"/>
            </w:tcBorders>
          </w:tcPr>
          <w:p w14:paraId="1F1EBE35" w14:textId="77777777" w:rsidR="00314B16" w:rsidRPr="006454E5" w:rsidRDefault="00314B16" w:rsidP="00B52E04">
            <w:pPr>
              <w:pStyle w:val="TableParagraph"/>
              <w:rPr>
                <w:sz w:val="26"/>
                <w:szCs w:val="26"/>
              </w:rPr>
            </w:pPr>
            <w:r w:rsidRPr="00F06492">
              <w:rPr>
                <w:spacing w:val="-5"/>
                <w:sz w:val="26"/>
                <w:szCs w:val="26"/>
              </w:rPr>
              <w:t>IDE</w:t>
            </w:r>
          </w:p>
        </w:tc>
        <w:tc>
          <w:tcPr>
            <w:tcW w:w="3998" w:type="dxa"/>
            <w:tcBorders>
              <w:top w:val="single" w:sz="4" w:space="0" w:color="000000"/>
              <w:left w:val="single" w:sz="4" w:space="0" w:color="000000"/>
              <w:bottom w:val="single" w:sz="4" w:space="0" w:color="000000"/>
              <w:right w:val="single" w:sz="4" w:space="0" w:color="000000"/>
            </w:tcBorders>
          </w:tcPr>
          <w:p w14:paraId="7973C793" w14:textId="77777777" w:rsidR="00314B16" w:rsidRPr="006454E5" w:rsidRDefault="00314B16" w:rsidP="00B52E04">
            <w:pPr>
              <w:pStyle w:val="TableParagraph"/>
              <w:spacing w:line="240" w:lineRule="auto"/>
              <w:ind w:right="1279"/>
              <w:rPr>
                <w:sz w:val="26"/>
                <w:szCs w:val="26"/>
              </w:rPr>
            </w:pPr>
            <w:r w:rsidRPr="00F06492">
              <w:rPr>
                <w:spacing w:val="-2"/>
                <w:sz w:val="26"/>
                <w:szCs w:val="26"/>
              </w:rPr>
              <w:t>Intergrated</w:t>
            </w:r>
            <w:r w:rsidRPr="00F06492">
              <w:rPr>
                <w:spacing w:val="-4"/>
                <w:sz w:val="26"/>
                <w:szCs w:val="26"/>
              </w:rPr>
              <w:t xml:space="preserve"> </w:t>
            </w:r>
            <w:r w:rsidRPr="00F06492">
              <w:rPr>
                <w:spacing w:val="-2"/>
                <w:sz w:val="26"/>
                <w:szCs w:val="26"/>
              </w:rPr>
              <w:t>Development Environment</w:t>
            </w:r>
          </w:p>
        </w:tc>
        <w:tc>
          <w:tcPr>
            <w:tcW w:w="3130" w:type="dxa"/>
            <w:tcBorders>
              <w:top w:val="single" w:sz="4" w:space="0" w:color="000000"/>
              <w:left w:val="single" w:sz="4" w:space="0" w:color="000000"/>
              <w:bottom w:val="single" w:sz="4" w:space="0" w:color="000000"/>
              <w:right w:val="single" w:sz="4" w:space="0" w:color="000000"/>
            </w:tcBorders>
          </w:tcPr>
          <w:p w14:paraId="69BC47D0" w14:textId="77777777" w:rsidR="00314B16" w:rsidRPr="006454E5" w:rsidRDefault="00314B16" w:rsidP="00B52E04">
            <w:pPr>
              <w:pStyle w:val="TableParagraph"/>
              <w:spacing w:line="240" w:lineRule="auto"/>
              <w:rPr>
                <w:sz w:val="26"/>
                <w:szCs w:val="26"/>
              </w:rPr>
            </w:pPr>
            <w:r w:rsidRPr="00F06492">
              <w:rPr>
                <w:sz w:val="26"/>
                <w:szCs w:val="26"/>
              </w:rPr>
              <w:t>Môi</w:t>
            </w:r>
            <w:r w:rsidRPr="00F06492">
              <w:rPr>
                <w:spacing w:val="-10"/>
                <w:sz w:val="26"/>
                <w:szCs w:val="26"/>
              </w:rPr>
              <w:t xml:space="preserve"> </w:t>
            </w:r>
            <w:r w:rsidRPr="00F06492">
              <w:rPr>
                <w:sz w:val="26"/>
                <w:szCs w:val="26"/>
              </w:rPr>
              <w:t>trường</w:t>
            </w:r>
            <w:r w:rsidRPr="00F06492">
              <w:rPr>
                <w:spacing w:val="-10"/>
                <w:sz w:val="26"/>
                <w:szCs w:val="26"/>
              </w:rPr>
              <w:t xml:space="preserve"> </w:t>
            </w:r>
            <w:r w:rsidRPr="00F06492">
              <w:rPr>
                <w:sz w:val="26"/>
                <w:szCs w:val="26"/>
              </w:rPr>
              <w:t>phát</w:t>
            </w:r>
            <w:r w:rsidRPr="00F06492">
              <w:rPr>
                <w:spacing w:val="-12"/>
                <w:sz w:val="26"/>
                <w:szCs w:val="26"/>
              </w:rPr>
              <w:t xml:space="preserve"> </w:t>
            </w:r>
            <w:r w:rsidRPr="00F06492">
              <w:rPr>
                <w:sz w:val="26"/>
                <w:szCs w:val="26"/>
              </w:rPr>
              <w:t>triển</w:t>
            </w:r>
            <w:r w:rsidRPr="00F06492">
              <w:rPr>
                <w:spacing w:val="-10"/>
                <w:sz w:val="26"/>
                <w:szCs w:val="26"/>
              </w:rPr>
              <w:t xml:space="preserve"> </w:t>
            </w:r>
            <w:r w:rsidRPr="00F06492">
              <w:rPr>
                <w:sz w:val="26"/>
                <w:szCs w:val="26"/>
              </w:rPr>
              <w:t xml:space="preserve">tích </w:t>
            </w:r>
            <w:r w:rsidRPr="00F06492">
              <w:rPr>
                <w:spacing w:val="-4"/>
                <w:sz w:val="26"/>
                <w:szCs w:val="26"/>
              </w:rPr>
              <w:t>hợp</w:t>
            </w:r>
          </w:p>
        </w:tc>
      </w:tr>
      <w:tr w:rsidR="00314B16" w:rsidRPr="00F06492" w14:paraId="37604B46" w14:textId="77777777" w:rsidTr="00B52E04">
        <w:trPr>
          <w:trHeight w:val="585"/>
        </w:trPr>
        <w:tc>
          <w:tcPr>
            <w:tcW w:w="2262" w:type="dxa"/>
            <w:tcBorders>
              <w:top w:val="single" w:sz="4" w:space="0" w:color="000000"/>
              <w:left w:val="single" w:sz="4" w:space="0" w:color="000000"/>
              <w:bottom w:val="single" w:sz="4" w:space="0" w:color="000000"/>
              <w:right w:val="single" w:sz="4" w:space="0" w:color="000000"/>
            </w:tcBorders>
          </w:tcPr>
          <w:p w14:paraId="04BA2731" w14:textId="77777777" w:rsidR="00314B16" w:rsidRPr="006454E5" w:rsidRDefault="00314B16" w:rsidP="00B52E04">
            <w:pPr>
              <w:pStyle w:val="TableParagraph"/>
              <w:rPr>
                <w:sz w:val="26"/>
                <w:szCs w:val="26"/>
              </w:rPr>
            </w:pPr>
            <w:r w:rsidRPr="00F06492">
              <w:rPr>
                <w:spacing w:val="-4"/>
                <w:sz w:val="26"/>
                <w:szCs w:val="26"/>
              </w:rPr>
              <w:t>CSDL</w:t>
            </w:r>
          </w:p>
        </w:tc>
        <w:tc>
          <w:tcPr>
            <w:tcW w:w="3998" w:type="dxa"/>
            <w:tcBorders>
              <w:top w:val="single" w:sz="4" w:space="0" w:color="000000"/>
              <w:left w:val="single" w:sz="4" w:space="0" w:color="000000"/>
              <w:bottom w:val="single" w:sz="4" w:space="0" w:color="000000"/>
              <w:right w:val="single" w:sz="4" w:space="0" w:color="000000"/>
            </w:tcBorders>
          </w:tcPr>
          <w:p w14:paraId="747E3D77" w14:textId="77777777" w:rsidR="00314B16" w:rsidRPr="006454E5" w:rsidRDefault="00314B16" w:rsidP="00B52E04">
            <w:pPr>
              <w:pStyle w:val="TableParagraph"/>
              <w:spacing w:line="240" w:lineRule="auto"/>
              <w:ind w:left="0"/>
              <w:rPr>
                <w:sz w:val="26"/>
                <w:szCs w:val="26"/>
              </w:rPr>
            </w:pPr>
          </w:p>
        </w:tc>
        <w:tc>
          <w:tcPr>
            <w:tcW w:w="3130" w:type="dxa"/>
            <w:tcBorders>
              <w:top w:val="single" w:sz="4" w:space="0" w:color="000000"/>
              <w:left w:val="single" w:sz="4" w:space="0" w:color="000000"/>
              <w:bottom w:val="single" w:sz="4" w:space="0" w:color="000000"/>
              <w:right w:val="single" w:sz="4" w:space="0" w:color="000000"/>
            </w:tcBorders>
          </w:tcPr>
          <w:p w14:paraId="2A09070D" w14:textId="77777777" w:rsidR="00314B16" w:rsidRPr="006454E5" w:rsidRDefault="00314B16" w:rsidP="00B52E04">
            <w:pPr>
              <w:pStyle w:val="TableParagraph"/>
              <w:rPr>
                <w:sz w:val="26"/>
                <w:szCs w:val="26"/>
              </w:rPr>
            </w:pPr>
            <w:r w:rsidRPr="00F06492">
              <w:rPr>
                <w:sz w:val="26"/>
                <w:szCs w:val="26"/>
              </w:rPr>
              <w:t>Cơ</w:t>
            </w:r>
            <w:r w:rsidRPr="00F06492">
              <w:rPr>
                <w:spacing w:val="-1"/>
                <w:sz w:val="26"/>
                <w:szCs w:val="26"/>
              </w:rPr>
              <w:t xml:space="preserve"> </w:t>
            </w:r>
            <w:r w:rsidRPr="00F06492">
              <w:rPr>
                <w:sz w:val="26"/>
                <w:szCs w:val="26"/>
              </w:rPr>
              <w:t>sở</w:t>
            </w:r>
            <w:r w:rsidRPr="00F06492">
              <w:rPr>
                <w:spacing w:val="-1"/>
                <w:sz w:val="26"/>
                <w:szCs w:val="26"/>
              </w:rPr>
              <w:t xml:space="preserve"> </w:t>
            </w:r>
            <w:r w:rsidRPr="00F06492">
              <w:rPr>
                <w:sz w:val="26"/>
                <w:szCs w:val="26"/>
              </w:rPr>
              <w:t>dữ</w:t>
            </w:r>
            <w:r w:rsidRPr="00F06492">
              <w:rPr>
                <w:spacing w:val="-2"/>
                <w:sz w:val="26"/>
                <w:szCs w:val="26"/>
              </w:rPr>
              <w:t xml:space="preserve"> </w:t>
            </w:r>
            <w:r w:rsidRPr="00F06492">
              <w:rPr>
                <w:spacing w:val="-4"/>
                <w:sz w:val="26"/>
                <w:szCs w:val="26"/>
              </w:rPr>
              <w:t>liệu</w:t>
            </w:r>
          </w:p>
        </w:tc>
      </w:tr>
      <w:tr w:rsidR="00314B16" w:rsidRPr="00F06492" w14:paraId="142CC2BF" w14:textId="77777777" w:rsidTr="00B52E04">
        <w:trPr>
          <w:trHeight w:val="1212"/>
        </w:trPr>
        <w:tc>
          <w:tcPr>
            <w:tcW w:w="2262" w:type="dxa"/>
            <w:tcBorders>
              <w:top w:val="single" w:sz="4" w:space="0" w:color="000000"/>
              <w:left w:val="single" w:sz="4" w:space="0" w:color="000000"/>
              <w:bottom w:val="single" w:sz="4" w:space="0" w:color="000000"/>
              <w:right w:val="single" w:sz="4" w:space="0" w:color="000000"/>
            </w:tcBorders>
          </w:tcPr>
          <w:p w14:paraId="04349633" w14:textId="77777777" w:rsidR="00314B16" w:rsidRPr="006454E5" w:rsidRDefault="00314B16" w:rsidP="00B52E04">
            <w:pPr>
              <w:pStyle w:val="TableParagraph"/>
              <w:rPr>
                <w:sz w:val="26"/>
                <w:szCs w:val="26"/>
              </w:rPr>
            </w:pPr>
            <w:r w:rsidRPr="00F06492">
              <w:rPr>
                <w:spacing w:val="-5"/>
                <w:sz w:val="26"/>
                <w:szCs w:val="26"/>
              </w:rPr>
              <w:t>API</w:t>
            </w:r>
          </w:p>
        </w:tc>
        <w:tc>
          <w:tcPr>
            <w:tcW w:w="3998" w:type="dxa"/>
            <w:tcBorders>
              <w:top w:val="single" w:sz="4" w:space="0" w:color="000000"/>
              <w:left w:val="single" w:sz="4" w:space="0" w:color="000000"/>
              <w:bottom w:val="single" w:sz="4" w:space="0" w:color="000000"/>
              <w:right w:val="single" w:sz="4" w:space="0" w:color="000000"/>
            </w:tcBorders>
          </w:tcPr>
          <w:p w14:paraId="7072C6DD" w14:textId="77777777" w:rsidR="00314B16" w:rsidRPr="006454E5" w:rsidRDefault="00314B16" w:rsidP="00B52E04">
            <w:pPr>
              <w:pStyle w:val="TableParagraph"/>
              <w:rPr>
                <w:sz w:val="26"/>
                <w:szCs w:val="26"/>
              </w:rPr>
            </w:pPr>
            <w:r w:rsidRPr="00F06492">
              <w:rPr>
                <w:sz w:val="26"/>
                <w:szCs w:val="26"/>
              </w:rPr>
              <w:t>Application</w:t>
            </w:r>
            <w:r w:rsidRPr="00F06492">
              <w:rPr>
                <w:spacing w:val="-5"/>
                <w:sz w:val="26"/>
                <w:szCs w:val="26"/>
              </w:rPr>
              <w:t xml:space="preserve"> </w:t>
            </w:r>
            <w:r w:rsidRPr="00F06492">
              <w:rPr>
                <w:sz w:val="26"/>
                <w:szCs w:val="26"/>
              </w:rPr>
              <w:t>Programming</w:t>
            </w:r>
            <w:r w:rsidRPr="00F06492">
              <w:rPr>
                <w:spacing w:val="-5"/>
                <w:sz w:val="26"/>
                <w:szCs w:val="26"/>
              </w:rPr>
              <w:t xml:space="preserve"> </w:t>
            </w:r>
            <w:r w:rsidRPr="00F06492">
              <w:rPr>
                <w:spacing w:val="-2"/>
                <w:sz w:val="26"/>
                <w:szCs w:val="26"/>
              </w:rPr>
              <w:t>Interface</w:t>
            </w:r>
          </w:p>
        </w:tc>
        <w:tc>
          <w:tcPr>
            <w:tcW w:w="3130" w:type="dxa"/>
            <w:tcBorders>
              <w:top w:val="single" w:sz="4" w:space="0" w:color="000000"/>
              <w:left w:val="single" w:sz="4" w:space="0" w:color="000000"/>
              <w:bottom w:val="single" w:sz="4" w:space="0" w:color="000000"/>
              <w:right w:val="single" w:sz="4" w:space="0" w:color="000000"/>
            </w:tcBorders>
          </w:tcPr>
          <w:p w14:paraId="7E441028" w14:textId="77777777" w:rsidR="00314B16" w:rsidRPr="006454E5" w:rsidRDefault="00314B16" w:rsidP="00B52E04">
            <w:pPr>
              <w:pStyle w:val="TableParagraph"/>
              <w:spacing w:line="240" w:lineRule="auto"/>
              <w:ind w:right="147"/>
              <w:rPr>
                <w:sz w:val="26"/>
                <w:szCs w:val="26"/>
              </w:rPr>
            </w:pPr>
            <w:r w:rsidRPr="00F06492">
              <w:rPr>
                <w:sz w:val="26"/>
                <w:szCs w:val="26"/>
              </w:rPr>
              <w:t>Giao</w:t>
            </w:r>
            <w:r w:rsidRPr="00F06492">
              <w:rPr>
                <w:spacing w:val="-10"/>
                <w:sz w:val="26"/>
                <w:szCs w:val="26"/>
              </w:rPr>
              <w:t xml:space="preserve"> </w:t>
            </w:r>
            <w:r w:rsidRPr="00F06492">
              <w:rPr>
                <w:sz w:val="26"/>
                <w:szCs w:val="26"/>
              </w:rPr>
              <w:t>diện</w:t>
            </w:r>
            <w:r w:rsidRPr="00F06492">
              <w:rPr>
                <w:spacing w:val="-12"/>
                <w:sz w:val="26"/>
                <w:szCs w:val="26"/>
              </w:rPr>
              <w:t xml:space="preserve"> </w:t>
            </w:r>
            <w:r w:rsidRPr="00F06492">
              <w:rPr>
                <w:sz w:val="26"/>
                <w:szCs w:val="26"/>
              </w:rPr>
              <w:t>lập</w:t>
            </w:r>
            <w:r w:rsidRPr="00F06492">
              <w:rPr>
                <w:spacing w:val="-12"/>
                <w:sz w:val="26"/>
                <w:szCs w:val="26"/>
              </w:rPr>
              <w:t xml:space="preserve"> </w:t>
            </w:r>
            <w:r w:rsidRPr="00F06492">
              <w:rPr>
                <w:sz w:val="26"/>
                <w:szCs w:val="26"/>
              </w:rPr>
              <w:t>trình</w:t>
            </w:r>
            <w:r w:rsidRPr="00F06492">
              <w:rPr>
                <w:spacing w:val="-10"/>
                <w:sz w:val="26"/>
                <w:szCs w:val="26"/>
              </w:rPr>
              <w:t xml:space="preserve"> </w:t>
            </w:r>
            <w:r w:rsidRPr="00F06492">
              <w:rPr>
                <w:sz w:val="26"/>
                <w:szCs w:val="26"/>
              </w:rPr>
              <w:t xml:space="preserve">ứng </w:t>
            </w:r>
            <w:r w:rsidRPr="00F06492">
              <w:rPr>
                <w:spacing w:val="-4"/>
                <w:sz w:val="26"/>
                <w:szCs w:val="26"/>
              </w:rPr>
              <w:t>dụng</w:t>
            </w:r>
          </w:p>
        </w:tc>
      </w:tr>
      <w:tr w:rsidR="00314B16" w:rsidRPr="00F06492" w14:paraId="545C6F58" w14:textId="77777777" w:rsidTr="00B52E04">
        <w:trPr>
          <w:trHeight w:val="1183"/>
        </w:trPr>
        <w:tc>
          <w:tcPr>
            <w:tcW w:w="2262" w:type="dxa"/>
            <w:tcBorders>
              <w:top w:val="single" w:sz="4" w:space="0" w:color="000000"/>
              <w:left w:val="single" w:sz="4" w:space="0" w:color="000000"/>
              <w:bottom w:val="single" w:sz="4" w:space="0" w:color="000000"/>
              <w:right w:val="single" w:sz="4" w:space="0" w:color="000000"/>
            </w:tcBorders>
          </w:tcPr>
          <w:p w14:paraId="1437E8BD" w14:textId="77777777" w:rsidR="00314B16" w:rsidRPr="006454E5" w:rsidRDefault="00314B16" w:rsidP="00B52E04">
            <w:pPr>
              <w:pStyle w:val="TableParagraph"/>
              <w:rPr>
                <w:sz w:val="26"/>
                <w:szCs w:val="26"/>
              </w:rPr>
            </w:pPr>
            <w:r w:rsidRPr="00F06492">
              <w:rPr>
                <w:spacing w:val="-5"/>
                <w:sz w:val="26"/>
                <w:szCs w:val="26"/>
              </w:rPr>
              <w:t>URL</w:t>
            </w:r>
          </w:p>
        </w:tc>
        <w:tc>
          <w:tcPr>
            <w:tcW w:w="3998" w:type="dxa"/>
            <w:tcBorders>
              <w:top w:val="single" w:sz="4" w:space="0" w:color="000000"/>
              <w:left w:val="single" w:sz="4" w:space="0" w:color="000000"/>
              <w:bottom w:val="single" w:sz="4" w:space="0" w:color="000000"/>
              <w:right w:val="single" w:sz="4" w:space="0" w:color="000000"/>
            </w:tcBorders>
          </w:tcPr>
          <w:p w14:paraId="3FE85BD9" w14:textId="77777777" w:rsidR="00314B16" w:rsidRPr="006454E5" w:rsidRDefault="00314B16" w:rsidP="00B52E04">
            <w:pPr>
              <w:pStyle w:val="TableParagraph"/>
              <w:rPr>
                <w:sz w:val="26"/>
                <w:szCs w:val="26"/>
              </w:rPr>
            </w:pPr>
            <w:r w:rsidRPr="00F06492">
              <w:rPr>
                <w:sz w:val="26"/>
                <w:szCs w:val="26"/>
              </w:rPr>
              <w:t>Uniform</w:t>
            </w:r>
            <w:r w:rsidRPr="00F06492">
              <w:rPr>
                <w:spacing w:val="-4"/>
                <w:sz w:val="26"/>
                <w:szCs w:val="26"/>
              </w:rPr>
              <w:t xml:space="preserve"> </w:t>
            </w:r>
            <w:r w:rsidRPr="00F06492">
              <w:rPr>
                <w:sz w:val="26"/>
                <w:szCs w:val="26"/>
              </w:rPr>
              <w:t>Resource</w:t>
            </w:r>
            <w:r w:rsidRPr="00F06492">
              <w:rPr>
                <w:spacing w:val="-2"/>
                <w:sz w:val="26"/>
                <w:szCs w:val="26"/>
              </w:rPr>
              <w:t xml:space="preserve"> Locator</w:t>
            </w:r>
          </w:p>
        </w:tc>
        <w:tc>
          <w:tcPr>
            <w:tcW w:w="3130" w:type="dxa"/>
            <w:tcBorders>
              <w:top w:val="single" w:sz="4" w:space="0" w:color="000000"/>
              <w:left w:val="single" w:sz="4" w:space="0" w:color="000000"/>
              <w:bottom w:val="single" w:sz="4" w:space="0" w:color="000000"/>
              <w:right w:val="single" w:sz="4" w:space="0" w:color="000000"/>
            </w:tcBorders>
          </w:tcPr>
          <w:p w14:paraId="50186EB8" w14:textId="77777777" w:rsidR="00314B16" w:rsidRPr="006454E5" w:rsidRDefault="00314B16" w:rsidP="00B52E04">
            <w:pPr>
              <w:pStyle w:val="TableParagraph"/>
              <w:spacing w:line="240" w:lineRule="auto"/>
              <w:rPr>
                <w:sz w:val="26"/>
                <w:szCs w:val="26"/>
              </w:rPr>
            </w:pPr>
            <w:r w:rsidRPr="00F06492">
              <w:rPr>
                <w:sz w:val="26"/>
                <w:szCs w:val="26"/>
              </w:rPr>
              <w:t>Đường</w:t>
            </w:r>
            <w:r w:rsidRPr="00F06492">
              <w:rPr>
                <w:spacing w:val="-12"/>
                <w:sz w:val="26"/>
                <w:szCs w:val="26"/>
              </w:rPr>
              <w:t xml:space="preserve"> </w:t>
            </w:r>
            <w:r w:rsidRPr="00F06492">
              <w:rPr>
                <w:sz w:val="26"/>
                <w:szCs w:val="26"/>
              </w:rPr>
              <w:t>dẫn</w:t>
            </w:r>
            <w:r w:rsidRPr="00F06492">
              <w:rPr>
                <w:spacing w:val="-10"/>
                <w:sz w:val="26"/>
                <w:szCs w:val="26"/>
              </w:rPr>
              <w:t xml:space="preserve"> </w:t>
            </w:r>
            <w:r w:rsidRPr="00F06492">
              <w:rPr>
                <w:sz w:val="26"/>
                <w:szCs w:val="26"/>
              </w:rPr>
              <w:t>liên</w:t>
            </w:r>
            <w:r w:rsidRPr="00F06492">
              <w:rPr>
                <w:spacing w:val="-10"/>
                <w:sz w:val="26"/>
                <w:szCs w:val="26"/>
              </w:rPr>
              <w:t xml:space="preserve"> </w:t>
            </w:r>
            <w:r w:rsidRPr="00F06492">
              <w:rPr>
                <w:sz w:val="26"/>
                <w:szCs w:val="26"/>
              </w:rPr>
              <w:t>kết</w:t>
            </w:r>
            <w:r w:rsidRPr="00F06492">
              <w:rPr>
                <w:spacing w:val="-12"/>
                <w:sz w:val="26"/>
                <w:szCs w:val="26"/>
              </w:rPr>
              <w:t xml:space="preserve"> </w:t>
            </w:r>
            <w:r w:rsidRPr="00F06492">
              <w:rPr>
                <w:sz w:val="26"/>
                <w:szCs w:val="26"/>
              </w:rPr>
              <w:t xml:space="preserve">đến </w:t>
            </w:r>
            <w:r w:rsidRPr="00F06492">
              <w:rPr>
                <w:spacing w:val="-2"/>
                <w:sz w:val="26"/>
                <w:szCs w:val="26"/>
              </w:rPr>
              <w:t>website</w:t>
            </w:r>
          </w:p>
        </w:tc>
      </w:tr>
      <w:bookmarkEnd w:id="37"/>
    </w:tbl>
    <w:p w14:paraId="79286F63" w14:textId="77777777" w:rsidR="00314B16" w:rsidRPr="002B78EE" w:rsidRDefault="00314B16" w:rsidP="00314B16">
      <w:pPr>
        <w:pStyle w:val="BodyText"/>
        <w:rPr>
          <w:rFonts w:ascii="Times New Roman" w:hAnsi="Times New Roman" w:cs="Times New Roman"/>
          <w:b/>
        </w:rPr>
      </w:pPr>
    </w:p>
    <w:p w14:paraId="1F4622CD" w14:textId="77777777" w:rsidR="00314B16" w:rsidRPr="002B78EE" w:rsidRDefault="00314B16" w:rsidP="00314B16">
      <w:pPr>
        <w:rPr>
          <w:rFonts w:cs="Times New Roman"/>
        </w:rPr>
      </w:pPr>
      <w:r w:rsidRPr="002B78EE">
        <w:rPr>
          <w:rFonts w:cs="Times New Roman"/>
        </w:rPr>
        <w:br w:type="page"/>
      </w:r>
    </w:p>
    <w:p w14:paraId="60B1D36F" w14:textId="07EBF38C" w:rsidR="00314B16" w:rsidRPr="00462FF3" w:rsidDel="00921705" w:rsidRDefault="00C726C9" w:rsidP="00155A54">
      <w:pPr>
        <w:pStyle w:val="Heading1"/>
        <w:rPr>
          <w:del w:id="38" w:author="Khanh Cong" w:date="2024-12-28T00:02:00Z" w16du:dateUtc="2024-12-27T17:02:00Z"/>
        </w:rPr>
      </w:pPr>
      <w:bookmarkStart w:id="39" w:name="__RefHeading___Toc26560_1225579473"/>
      <w:bookmarkStart w:id="40" w:name="_Toc185447728"/>
      <w:bookmarkStart w:id="41" w:name="_Toc185534191"/>
      <w:bookmarkEnd w:id="39"/>
      <w:r>
        <w:lastRenderedPageBreak/>
        <w:t xml:space="preserve">                                                      </w:t>
      </w:r>
      <w:del w:id="42" w:author="Khanh Cong" w:date="2024-12-27T16:10:00Z" w16du:dateUtc="2024-12-27T09:10:00Z">
        <w:r w:rsidDel="00735C79">
          <w:delText xml:space="preserve">  </w:delText>
        </w:r>
      </w:del>
      <w:bookmarkStart w:id="43" w:name="_Toc185706946"/>
      <w:bookmarkStart w:id="44" w:name="_Toc185881025"/>
      <w:bookmarkStart w:id="45" w:name="_Toc185881104"/>
      <w:r w:rsidR="00314B16" w:rsidRPr="00462FF3">
        <w:t>LỜI MỞ ĐẦU</w:t>
      </w:r>
      <w:bookmarkEnd w:id="40"/>
      <w:bookmarkEnd w:id="41"/>
      <w:bookmarkEnd w:id="43"/>
      <w:bookmarkEnd w:id="44"/>
      <w:bookmarkEnd w:id="45"/>
    </w:p>
    <w:p w14:paraId="210935AC" w14:textId="77777777" w:rsidR="00314B16" w:rsidDel="00C50C0D" w:rsidRDefault="00314B16" w:rsidP="00314B16">
      <w:pPr>
        <w:rPr>
          <w:del w:id="46" w:author="Khanh Cong" w:date="2024-12-28T14:05:00Z" w16du:dateUtc="2024-12-28T07:05:00Z"/>
          <w:rFonts w:cs="Times New Roman"/>
          <w:sz w:val="26"/>
          <w:szCs w:val="26"/>
        </w:rPr>
      </w:pPr>
    </w:p>
    <w:p w14:paraId="1A8CDC11" w14:textId="77777777" w:rsidR="00C50C0D" w:rsidRPr="006454E5" w:rsidRDefault="00C50C0D">
      <w:pPr>
        <w:pStyle w:val="Heading1"/>
        <w:rPr>
          <w:ins w:id="47" w:author="Khanh Cong" w:date="2024-12-28T14:05:00Z" w16du:dateUtc="2024-12-28T07:05:00Z"/>
        </w:rPr>
        <w:pPrChange w:id="48" w:author="Khanh Cong" w:date="2024-12-28T00:02:00Z" w16du:dateUtc="2024-12-27T17:02:00Z">
          <w:pPr>
            <w:jc w:val="center"/>
          </w:pPr>
        </w:pPrChange>
      </w:pPr>
    </w:p>
    <w:p w14:paraId="795CD3FC" w14:textId="77777777" w:rsidR="00314B16" w:rsidRPr="006454E5" w:rsidDel="00921705" w:rsidRDefault="00314B16" w:rsidP="00314B16">
      <w:pPr>
        <w:rPr>
          <w:del w:id="49" w:author="Khanh Cong" w:date="2024-12-28T00:02:00Z" w16du:dateUtc="2024-12-27T17:02:00Z"/>
          <w:rFonts w:cs="Times New Roman"/>
          <w:sz w:val="26"/>
          <w:szCs w:val="26"/>
        </w:rPr>
      </w:pPr>
      <w:r w:rsidRPr="006454E5">
        <w:rPr>
          <w:rFonts w:cs="Times New Roman"/>
          <w:sz w:val="26"/>
          <w:szCs w:val="26"/>
        </w:rPr>
        <w:tab/>
        <w:t>Trong thời đại mà công nghệ ngày càng phát triển mạnh mẽ, thương mại điện tử đã trở thành một phần thiết yếu trong cuộc sống hàng ngày, đóng vai trò không chỉ là phương thức giao dịch mà còn là động lực thúc đẩy sự sáng tạo và đổi mới trong kinh doanh. Đặc biệt, lĩnh vực kinh doanh thiết bị điện tử trực tuyến đang ngày càng được chú trọng, khi nhu cầu của người tiêu dùng về các sản phẩm công nghệ không ngừng tăng cao.</w:t>
      </w:r>
    </w:p>
    <w:p w14:paraId="793D55D7" w14:textId="77777777" w:rsidR="00314B16" w:rsidRPr="006454E5" w:rsidRDefault="00314B16" w:rsidP="00314B16">
      <w:pPr>
        <w:rPr>
          <w:rFonts w:cs="Times New Roman"/>
          <w:sz w:val="26"/>
          <w:szCs w:val="26"/>
        </w:rPr>
      </w:pPr>
    </w:p>
    <w:p w14:paraId="41131D81" w14:textId="77777777" w:rsidR="00314B16" w:rsidRPr="006454E5" w:rsidDel="00921705" w:rsidRDefault="00314B16" w:rsidP="00314B16">
      <w:pPr>
        <w:rPr>
          <w:del w:id="50" w:author="Khanh Cong" w:date="2024-12-28T00:02:00Z" w16du:dateUtc="2024-12-27T17:02:00Z"/>
          <w:rFonts w:cs="Times New Roman"/>
          <w:sz w:val="26"/>
          <w:szCs w:val="26"/>
        </w:rPr>
      </w:pPr>
      <w:r w:rsidRPr="006454E5">
        <w:rPr>
          <w:rFonts w:cs="Times New Roman"/>
          <w:sz w:val="26"/>
          <w:szCs w:val="26"/>
        </w:rPr>
        <w:tab/>
        <w:t>Website bán thiết bị điện tử mang đến nhiều lợi ích nổi bật cho cả người mua lẫn người bán. Người mua có thể dễ dàng tiếp cận các sản phẩm đa dạng, từ điện thoại di động, laptop, phụ kiện công nghệ đến các thiết bị gia dụng thông minh, mọi lúc, mọi nơi chỉ cần có kết nối internet. Đối với doanh nghiệp, website là cầu nối để mở rộng thị trường, nâng cao khả năng cạnh tranh và xây dựng thương hiệu. Hơn thế nữa, các tính năng hiện đại như tìm kiếm thông minh, đánh giá sản phẩm, và phương thức thanh toán an toàn giúp tối ưu hóa trải nghiệm người dùng, đồng thời đáp ứng tốt nhu cầu ngày càng đa dạng của khách hàng.</w:t>
      </w:r>
    </w:p>
    <w:p w14:paraId="155FB635" w14:textId="77777777" w:rsidR="00314B16" w:rsidRPr="006454E5" w:rsidRDefault="00314B16" w:rsidP="00314B16">
      <w:pPr>
        <w:rPr>
          <w:rFonts w:cs="Times New Roman"/>
          <w:sz w:val="26"/>
          <w:szCs w:val="26"/>
        </w:rPr>
      </w:pPr>
    </w:p>
    <w:p w14:paraId="13DDC8A7" w14:textId="77777777" w:rsidR="00314B16" w:rsidRPr="006454E5" w:rsidRDefault="00314B16" w:rsidP="00314B16">
      <w:pPr>
        <w:rPr>
          <w:rFonts w:cs="Times New Roman"/>
          <w:sz w:val="26"/>
          <w:szCs w:val="26"/>
        </w:rPr>
      </w:pPr>
      <w:r w:rsidRPr="006454E5">
        <w:rPr>
          <w:rFonts w:cs="Times New Roman"/>
          <w:sz w:val="26"/>
          <w:szCs w:val="26"/>
        </w:rPr>
        <w:tab/>
        <w:t>Xuất phát từ thực tế đó, đề tài “Xây dựng Website Bán Thiết Bị Điện Tử” được chọn nhằm góp phần giải quyết nhu cầu phát triển kênh thương mại điện tử chuyên biệt cho ngành hàng này. Hệ thống không chỉ tập trung vào việc cung cấp sản phẩm mà còn hướng đến xây dựng một nền tảng thân thiện, tiện lợi và an toàn, góp phần thúc đẩy sự phát triển bền vững của thương mại điện tử trong lĩnh vực thiết bị điện tử.</w:t>
      </w:r>
    </w:p>
    <w:p w14:paraId="73A48E11" w14:textId="77777777" w:rsidR="00C871E7" w:rsidRDefault="00314B16" w:rsidP="00314B16">
      <w:pPr>
        <w:rPr>
          <w:rFonts w:cs="Times New Roman"/>
          <w:sz w:val="26"/>
          <w:szCs w:val="26"/>
        </w:rPr>
        <w:sectPr w:rsidR="00C871E7" w:rsidSect="00537F18">
          <w:footerReference w:type="default" r:id="rId14"/>
          <w:pgSz w:w="11906" w:h="16838"/>
          <w:pgMar w:top="1440" w:right="1152" w:bottom="1440" w:left="1699" w:header="0" w:footer="1134" w:gutter="0"/>
          <w:pgNumType w:fmt="lowerRoman" w:start="1"/>
          <w:cols w:space="720"/>
          <w:formProt w:val="0"/>
          <w:docGrid w:linePitch="100" w:charSpace="-8193"/>
          <w:sectPrChange w:id="51" w:author="Khanh Cong" w:date="2024-12-28T13:48:00Z" w16du:dateUtc="2024-12-28T06:48:00Z">
            <w:sectPr w:rsidR="00C871E7" w:rsidSect="00537F18">
              <w:pgMar w:top="1134" w:right="1134" w:bottom="1191" w:left="1134" w:header="0" w:footer="1134" w:gutter="0"/>
            </w:sectPr>
          </w:sectPrChange>
        </w:sectPr>
      </w:pPr>
      <w:r w:rsidRPr="006454E5">
        <w:rPr>
          <w:rFonts w:cs="Times New Roman"/>
          <w:sz w:val="26"/>
          <w:szCs w:val="26"/>
        </w:rPr>
        <w:br w:type="page"/>
      </w:r>
    </w:p>
    <w:p w14:paraId="3E676764" w14:textId="77777777" w:rsidR="00314B16" w:rsidRPr="006454E5" w:rsidRDefault="00314B16" w:rsidP="00314B16">
      <w:pPr>
        <w:rPr>
          <w:rFonts w:cs="Times New Roman"/>
          <w:b/>
          <w:bCs/>
          <w:sz w:val="26"/>
          <w:szCs w:val="26"/>
        </w:rPr>
      </w:pPr>
    </w:p>
    <w:p w14:paraId="1FF62E10" w14:textId="77777777" w:rsidR="00314B16" w:rsidRPr="00155A54" w:rsidRDefault="00314B16" w:rsidP="00155A54">
      <w:pPr>
        <w:pStyle w:val="Heading1"/>
        <w:rPr>
          <w:lang w:val="en-US"/>
        </w:rPr>
      </w:pPr>
      <w:bookmarkStart w:id="52" w:name="__RefHeading___Toc26562_1225579473"/>
      <w:bookmarkStart w:id="53" w:name="_Toc185447729"/>
      <w:bookmarkStart w:id="54" w:name="_Toc185534192"/>
      <w:bookmarkStart w:id="55" w:name="_Toc185706947"/>
      <w:bookmarkStart w:id="56" w:name="_Toc185881026"/>
      <w:bookmarkStart w:id="57" w:name="_Toc185881105"/>
      <w:bookmarkEnd w:id="52"/>
      <w:r w:rsidRPr="00155A54">
        <w:t>CHƯƠNG 1.</w:t>
      </w:r>
      <w:r w:rsidRPr="00155A54">
        <w:rPr>
          <w:lang w:val="en-US"/>
        </w:rPr>
        <w:t xml:space="preserve"> GIỚI THIỆU BÀI TOÁN VÀ CÔNG NGHỆ LIÊN QUAN</w:t>
      </w:r>
      <w:bookmarkEnd w:id="53"/>
      <w:bookmarkEnd w:id="54"/>
      <w:bookmarkEnd w:id="55"/>
      <w:bookmarkEnd w:id="56"/>
      <w:bookmarkEnd w:id="57"/>
    </w:p>
    <w:p w14:paraId="4251E145" w14:textId="4132588F" w:rsidR="00314B16" w:rsidRPr="00C50C0D" w:rsidRDefault="00314B16" w:rsidP="00B01F86">
      <w:pPr>
        <w:pStyle w:val="Heading2"/>
        <w:rPr>
          <w:rFonts w:cs="Times New Roman"/>
          <w:szCs w:val="26"/>
        </w:rPr>
      </w:pPr>
      <w:bookmarkStart w:id="58" w:name="__RefHeading___Toc26564_1225579473"/>
      <w:bookmarkStart w:id="59" w:name="_Toc185447730"/>
      <w:bookmarkStart w:id="60" w:name="_Toc185534193"/>
      <w:bookmarkStart w:id="61" w:name="_Toc185706948"/>
      <w:bookmarkStart w:id="62" w:name="_Toc185881027"/>
      <w:bookmarkStart w:id="63" w:name="_Toc185881106"/>
      <w:bookmarkEnd w:id="58"/>
      <w:r w:rsidRPr="00C50C0D">
        <w:rPr>
          <w:rFonts w:cs="Times New Roman"/>
          <w:szCs w:val="26"/>
        </w:rPr>
        <w:t>1.1</w:t>
      </w:r>
      <w:ins w:id="64" w:author="Khanh Cong" w:date="2024-12-28T14:06:00Z" w16du:dateUtc="2024-12-28T07:06:00Z">
        <w:r w:rsidR="00C50C0D" w:rsidRPr="00C50C0D">
          <w:rPr>
            <w:rFonts w:cs="Times New Roman"/>
            <w:szCs w:val="26"/>
          </w:rPr>
          <w:t>.</w:t>
        </w:r>
      </w:ins>
      <w:r w:rsidRPr="00C50C0D">
        <w:rPr>
          <w:rFonts w:cs="Times New Roman"/>
          <w:szCs w:val="26"/>
        </w:rPr>
        <w:t xml:space="preserve"> Giới thiệu bài toán</w:t>
      </w:r>
      <w:bookmarkEnd w:id="59"/>
      <w:bookmarkEnd w:id="60"/>
      <w:bookmarkEnd w:id="61"/>
      <w:bookmarkEnd w:id="62"/>
      <w:bookmarkEnd w:id="63"/>
    </w:p>
    <w:p w14:paraId="5A3BFC84" w14:textId="34787685" w:rsidR="00314B16" w:rsidRPr="006454E5" w:rsidDel="00155A54" w:rsidRDefault="00155A54" w:rsidP="00314B16">
      <w:pPr>
        <w:rPr>
          <w:del w:id="65" w:author="Khanh Cong" w:date="2024-12-27T16:04:00Z" w16du:dateUtc="2024-12-27T09:04:00Z"/>
          <w:rFonts w:cs="Times New Roman"/>
          <w:sz w:val="26"/>
          <w:szCs w:val="26"/>
        </w:rPr>
      </w:pPr>
      <w:ins w:id="66" w:author="Khanh Cong" w:date="2024-12-27T15:58:00Z" w16du:dateUtc="2024-12-27T08:58:00Z">
        <w:r>
          <w:rPr>
            <w:rFonts w:cs="Times New Roman"/>
            <w:sz w:val="26"/>
            <w:szCs w:val="26"/>
          </w:rPr>
          <w:tab/>
        </w:r>
      </w:ins>
      <w:del w:id="67" w:author="Khanh Cong" w:date="2024-12-27T15:58:00Z" w16du:dateUtc="2024-12-27T08:58:00Z">
        <w:r w:rsidR="00314B16" w:rsidRPr="006454E5" w:rsidDel="00155A54">
          <w:rPr>
            <w:rFonts w:cs="Times New Roman"/>
            <w:sz w:val="26"/>
            <w:szCs w:val="26"/>
          </w:rPr>
          <w:tab/>
        </w:r>
      </w:del>
      <w:r w:rsidR="00314B16" w:rsidRPr="006454E5">
        <w:rPr>
          <w:rFonts w:cs="Times New Roman"/>
          <w:sz w:val="26"/>
          <w:szCs w:val="26"/>
        </w:rPr>
        <w:t>Trong thời đại số hóa ngày nay, người tiêu dùng ngày càng ưa chuộng việc mua sắm trực tuyến nhờ những lợi ích vượt trội mà nó mang lại. Website bán linh kiện điện tử cho phép người dùng dễ dàng tìm kiếm, lựa chọn và mua sắm các linh kiện cần thiết bất kỳ lúc nào, 24/7, mà không bị ràng buộc bởi thời gian hay địa điểm. Cùng với đó, dịch vụ giao hàng tận nơi giúp tiết kiệm thời gian và công sức cho người mua, đặc biệt là khi nhu cầu về các sản phẩm công nghệ ngày càng tăng cao.</w:t>
      </w:r>
    </w:p>
    <w:p w14:paraId="4A5335BC" w14:textId="77777777" w:rsidR="00314B16" w:rsidRPr="006454E5" w:rsidRDefault="00314B16" w:rsidP="00314B16">
      <w:pPr>
        <w:rPr>
          <w:rFonts w:cs="Times New Roman"/>
          <w:sz w:val="26"/>
          <w:szCs w:val="26"/>
        </w:rPr>
      </w:pPr>
    </w:p>
    <w:p w14:paraId="754148B5" w14:textId="77777777" w:rsidR="00314B16" w:rsidRPr="006454E5" w:rsidDel="00155A54" w:rsidRDefault="00314B16">
      <w:pPr>
        <w:rPr>
          <w:del w:id="68" w:author="Khanh Cong" w:date="2024-12-27T16:04:00Z" w16du:dateUtc="2024-12-27T09:04:00Z"/>
          <w:rFonts w:cs="Times New Roman"/>
          <w:sz w:val="26"/>
          <w:szCs w:val="26"/>
        </w:rPr>
      </w:pPr>
      <w:r w:rsidRPr="006454E5">
        <w:rPr>
          <w:rFonts w:cs="Times New Roman"/>
          <w:sz w:val="26"/>
          <w:szCs w:val="26"/>
        </w:rPr>
        <w:tab/>
        <w:t>Website bán linh kiện điện tử không chỉ là kênh cung cấp sản phẩm đa dạng, từ vi xử lý, bo mạch chủ, card đồ họa đến các phụ kiện chuyên dụng khác, mà còn giúp người bán mở rộng phạm vi kinh doanh một cách nhanh chóng, vượt qua các giới hạn địa lý. Với tính năng tìm kiếm thông minh, đánh giá sản phẩm và gửi phản hồi, người mua dễ dàng tìm thấy sản phẩm phù hợp với nhu cầu của mình. Ngoài ra, hệ thống website còn chú trọng đến bảo mật thanh toán, dữ liệu khách hàng, các ưu đãi cạnh tranh, và quản lý tài khoản hiệu quả, nhằm nâng cao trải nghiệm người dùng.</w:t>
      </w:r>
    </w:p>
    <w:p w14:paraId="648F38AB" w14:textId="77777777" w:rsidR="00314B16" w:rsidRPr="006454E5" w:rsidRDefault="00314B16" w:rsidP="00155A54">
      <w:pPr>
        <w:rPr>
          <w:rFonts w:cs="Times New Roman"/>
          <w:sz w:val="26"/>
          <w:szCs w:val="26"/>
        </w:rPr>
      </w:pPr>
    </w:p>
    <w:p w14:paraId="2B256B6A" w14:textId="2A015DB0" w:rsidR="00314B16" w:rsidRPr="006454E5" w:rsidRDefault="00314B16" w:rsidP="00314B16">
      <w:pPr>
        <w:rPr>
          <w:rFonts w:cs="Times New Roman"/>
          <w:sz w:val="26"/>
          <w:szCs w:val="26"/>
        </w:rPr>
      </w:pPr>
      <w:r w:rsidRPr="006454E5">
        <w:rPr>
          <w:rFonts w:cs="Times New Roman"/>
          <w:sz w:val="26"/>
          <w:szCs w:val="26"/>
        </w:rPr>
        <w:tab/>
        <w:t>Nhìn chung, website bán linh kiện điện tử không chỉ là một nền tảng giao dịch mà còn là một giải pháp tích hợp nhiều tính năng ưu việt, đáp ứng nhu cầu ngày càng đa dạng của người mua và người bán. Trên cơ sở đó, đề tài Xây dựng Website Bán Linh Kiện Điện Tử được chọn nhằm góp phần hỗ trợ quá trình mua bán linh kiện điện tử trực tuyến một cách thuận tiện, nhanh chóng và hiệu quả.</w:t>
      </w:r>
    </w:p>
    <w:p w14:paraId="55968BE9" w14:textId="77777777" w:rsidR="00314B16" w:rsidRPr="00C50C0D" w:rsidRDefault="00314B16" w:rsidP="00B01F86">
      <w:pPr>
        <w:pStyle w:val="Heading2"/>
        <w:rPr>
          <w:rFonts w:cs="Times New Roman"/>
          <w:szCs w:val="26"/>
        </w:rPr>
      </w:pPr>
      <w:bookmarkStart w:id="69" w:name="__RefHeading___Toc26566_1225579473"/>
      <w:bookmarkStart w:id="70" w:name="_Toc185447731"/>
      <w:bookmarkStart w:id="71" w:name="_Toc185534194"/>
      <w:bookmarkStart w:id="72" w:name="_Toc185706949"/>
      <w:bookmarkStart w:id="73" w:name="_Toc185881028"/>
      <w:bookmarkStart w:id="74" w:name="_Toc185881107"/>
      <w:bookmarkEnd w:id="69"/>
      <w:r w:rsidRPr="00C50C0D">
        <w:rPr>
          <w:rFonts w:cs="Times New Roman"/>
          <w:szCs w:val="26"/>
        </w:rPr>
        <w:t>1.2. Khảo sát</w:t>
      </w:r>
      <w:bookmarkEnd w:id="70"/>
      <w:bookmarkEnd w:id="71"/>
      <w:bookmarkEnd w:id="72"/>
      <w:bookmarkEnd w:id="73"/>
      <w:bookmarkEnd w:id="74"/>
    </w:p>
    <w:p w14:paraId="0B8251A6" w14:textId="77777777" w:rsidR="00314B16" w:rsidRPr="00C50C0D" w:rsidRDefault="00314B16" w:rsidP="00B01F86">
      <w:pPr>
        <w:pStyle w:val="Heading3"/>
        <w:rPr>
          <w:rFonts w:cs="Times New Roman"/>
          <w:szCs w:val="26"/>
        </w:rPr>
      </w:pPr>
      <w:bookmarkStart w:id="75" w:name="_Toc185447732"/>
      <w:bookmarkStart w:id="76" w:name="_Toc185534195"/>
      <w:bookmarkStart w:id="77" w:name="_Toc185706950"/>
      <w:bookmarkStart w:id="78" w:name="_Toc185881029"/>
      <w:bookmarkStart w:id="79" w:name="_Toc185881108"/>
      <w:r w:rsidRPr="00C50C0D">
        <w:rPr>
          <w:rFonts w:cs="Times New Roman"/>
          <w:szCs w:val="26"/>
        </w:rPr>
        <w:t>1.2.1. Phần Mua Sắm Của Khách Hàng</w:t>
      </w:r>
      <w:bookmarkEnd w:id="75"/>
      <w:bookmarkEnd w:id="76"/>
      <w:bookmarkEnd w:id="77"/>
      <w:bookmarkEnd w:id="78"/>
      <w:bookmarkEnd w:id="79"/>
    </w:p>
    <w:p w14:paraId="21830547" w14:textId="77777777" w:rsidR="00314B16" w:rsidRPr="006454E5" w:rsidDel="00155A54" w:rsidRDefault="00314B16" w:rsidP="00314B16">
      <w:pPr>
        <w:rPr>
          <w:del w:id="80" w:author="Khanh Cong" w:date="2024-12-27T16:05:00Z" w16du:dateUtc="2024-12-27T09:05:00Z"/>
          <w:rFonts w:cs="Times New Roman"/>
          <w:sz w:val="26"/>
          <w:szCs w:val="26"/>
        </w:rPr>
      </w:pPr>
      <w:r w:rsidRPr="006454E5">
        <w:rPr>
          <w:rFonts w:cs="Times New Roman"/>
          <w:sz w:val="26"/>
          <w:szCs w:val="26"/>
        </w:rPr>
        <w:tab/>
        <w:t>Phần Mua Sắm Của Khách Hàng là nơi người tiêu dùng có thể tìm kiếm, xem thông tin chi tiết và mua sắm các loại linh kiện điện tử phù hợp với nhu cầu. Dưới đây là mô tả chi tiết về các tính năng và chức năng quan trọng trong phần này:</w:t>
      </w:r>
    </w:p>
    <w:p w14:paraId="3A6E4292" w14:textId="77777777" w:rsidR="00314B16" w:rsidRPr="006454E5" w:rsidRDefault="00314B16" w:rsidP="00314B16">
      <w:pPr>
        <w:rPr>
          <w:rFonts w:cs="Times New Roman"/>
          <w:sz w:val="26"/>
          <w:szCs w:val="26"/>
        </w:rPr>
      </w:pPr>
    </w:p>
    <w:p w14:paraId="32FCA359" w14:textId="77777777" w:rsidR="00314B16" w:rsidRPr="006454E5" w:rsidDel="00155A54" w:rsidRDefault="00314B16" w:rsidP="00314B16">
      <w:pPr>
        <w:rPr>
          <w:del w:id="81" w:author="Khanh Cong" w:date="2024-12-27T16:05:00Z" w16du:dateUtc="2024-12-27T09:05:00Z"/>
          <w:rFonts w:cs="Times New Roman"/>
          <w:sz w:val="26"/>
          <w:szCs w:val="26"/>
        </w:rPr>
      </w:pPr>
      <w:r w:rsidRPr="006454E5">
        <w:rPr>
          <w:rFonts w:cs="Times New Roman"/>
          <w:sz w:val="26"/>
          <w:szCs w:val="26"/>
        </w:rPr>
        <w:tab/>
        <w:t>Tính Năng Tìm Kiếm: Hỗ trợ khách hàng dễ dàng tìm thấy các linh kiện mong muốn. Người dùng có thể nhập từ khóa, tên linh kiện (ví dụ: "CPU Intel i7"), hoặc mã sản phẩm để tìm kiếm nhanh chóng và chính xác.</w:t>
      </w:r>
    </w:p>
    <w:p w14:paraId="21134BAD" w14:textId="77777777" w:rsidR="00314B16" w:rsidRPr="006454E5" w:rsidRDefault="00314B16" w:rsidP="00314B16">
      <w:pPr>
        <w:rPr>
          <w:rFonts w:cs="Times New Roman"/>
          <w:sz w:val="26"/>
          <w:szCs w:val="26"/>
        </w:rPr>
      </w:pPr>
    </w:p>
    <w:p w14:paraId="7C4AE41E" w14:textId="77777777" w:rsidR="00314B16" w:rsidRPr="006454E5" w:rsidRDefault="00314B16" w:rsidP="00314B16">
      <w:pPr>
        <w:rPr>
          <w:rFonts w:cs="Times New Roman"/>
          <w:sz w:val="26"/>
          <w:szCs w:val="26"/>
        </w:rPr>
      </w:pPr>
      <w:r w:rsidRPr="006454E5">
        <w:rPr>
          <w:rFonts w:cs="Times New Roman"/>
          <w:sz w:val="26"/>
          <w:szCs w:val="26"/>
        </w:rPr>
        <w:lastRenderedPageBreak/>
        <w:tab/>
        <w:t>Danh Mục và Bộ Lọc: Các sản phẩm được sắp xếp theo danh mục rõ ràng, chẳng hạn như "Vi xử lý," "Bo mạch chủ," "Card đồ họa," "RAM," "Ổ cứng," và "Nguồn điện." Bộ lọc cho phép thu hẹp kết quả tìm kiếm dựa trên các tiêu chí như giá, thương hiệu, khả năng tương thích, hiệu năng, và đánh giá từ người dùng.</w:t>
      </w:r>
    </w:p>
    <w:p w14:paraId="601E3C8C" w14:textId="77777777" w:rsidR="00314B16" w:rsidRPr="006454E5" w:rsidRDefault="00314B16" w:rsidP="00314B16">
      <w:pPr>
        <w:rPr>
          <w:rFonts w:cs="Times New Roman"/>
          <w:sz w:val="26"/>
          <w:szCs w:val="26"/>
        </w:rPr>
      </w:pPr>
    </w:p>
    <w:p w14:paraId="0305A533" w14:textId="77777777" w:rsidR="00314B16" w:rsidRPr="006454E5" w:rsidDel="00155A54" w:rsidRDefault="00314B16" w:rsidP="00314B16">
      <w:pPr>
        <w:rPr>
          <w:del w:id="82" w:author="Khanh Cong" w:date="2024-12-27T16:05:00Z" w16du:dateUtc="2024-12-27T09:05:00Z"/>
          <w:rFonts w:cs="Times New Roman"/>
          <w:sz w:val="26"/>
          <w:szCs w:val="26"/>
        </w:rPr>
      </w:pPr>
      <w:r w:rsidRPr="006454E5">
        <w:rPr>
          <w:rFonts w:cs="Times New Roman"/>
          <w:sz w:val="26"/>
          <w:szCs w:val="26"/>
        </w:rPr>
        <w:tab/>
        <w:t>Trang Sản Phẩm Chi Tiết: Mỗi sản phẩm có trang thông tin riêng biệt, bao gồm mô tả chi tiết, thông số kỹ thuật, hình ảnh chất lượng cao, đánh giá từ người dùng, và các tùy chọn khác như số lượng, phiên bản, hoặc cấu hình.</w:t>
      </w:r>
    </w:p>
    <w:p w14:paraId="0A9F3CF1" w14:textId="77777777" w:rsidR="00314B16" w:rsidRPr="006454E5" w:rsidRDefault="00314B16" w:rsidP="00314B16">
      <w:pPr>
        <w:rPr>
          <w:rFonts w:cs="Times New Roman"/>
          <w:sz w:val="26"/>
          <w:szCs w:val="26"/>
        </w:rPr>
      </w:pPr>
    </w:p>
    <w:p w14:paraId="19F1B1DD" w14:textId="77777777" w:rsidR="00314B16" w:rsidRPr="006454E5" w:rsidDel="00155A54" w:rsidRDefault="00314B16" w:rsidP="00314B16">
      <w:pPr>
        <w:rPr>
          <w:del w:id="83" w:author="Khanh Cong" w:date="2024-12-27T16:05:00Z" w16du:dateUtc="2024-12-27T09:05:00Z"/>
          <w:rFonts w:cs="Times New Roman"/>
          <w:sz w:val="26"/>
          <w:szCs w:val="26"/>
        </w:rPr>
      </w:pPr>
      <w:r w:rsidRPr="006454E5">
        <w:rPr>
          <w:rFonts w:cs="Times New Roman"/>
          <w:sz w:val="26"/>
          <w:szCs w:val="26"/>
        </w:rPr>
        <w:tab/>
        <w:t>Giỏ Hàng và Thanh Toán: Người mua có thể thêm các linh kiện cần thiết vào giỏ hàng để kiểm tra trước khi tiến hành thanh toán. Quá trình thanh toán an toàn, hỗ trợ nhiều phương thức như chuyển khoản, thẻ tín dụng, ví điện tử, hoặc thanh toán khi nhận hàng (COD).</w:t>
      </w:r>
    </w:p>
    <w:p w14:paraId="68411A41" w14:textId="77777777" w:rsidR="00314B16" w:rsidRPr="006454E5" w:rsidRDefault="00314B16" w:rsidP="00314B16">
      <w:pPr>
        <w:rPr>
          <w:rFonts w:cs="Times New Roman"/>
          <w:sz w:val="26"/>
          <w:szCs w:val="26"/>
        </w:rPr>
      </w:pPr>
    </w:p>
    <w:p w14:paraId="24991C4C" w14:textId="77777777" w:rsidR="00314B16" w:rsidRPr="006454E5" w:rsidDel="00155A54" w:rsidRDefault="00314B16" w:rsidP="00314B16">
      <w:pPr>
        <w:rPr>
          <w:del w:id="84" w:author="Khanh Cong" w:date="2024-12-27T16:05:00Z" w16du:dateUtc="2024-12-27T09:05:00Z"/>
          <w:rFonts w:cs="Times New Roman"/>
          <w:sz w:val="26"/>
          <w:szCs w:val="26"/>
        </w:rPr>
      </w:pPr>
      <w:r w:rsidRPr="006454E5">
        <w:rPr>
          <w:rFonts w:cs="Times New Roman"/>
          <w:sz w:val="26"/>
          <w:szCs w:val="26"/>
        </w:rPr>
        <w:tab/>
        <w:t>Ưu Đãi và Khuyến Mãi: Cung cấp các chương trình khuyến mãi hấp dẫn như giảm giá theo mùa, combo linh kiện giá rẻ, hoặc ưu đãi dành riêng cho khách hàng thân thiết. Thông báo khuyến mãi được hiển thị nổi bật trên trang chủ, trang sản phẩm, hoặc thông qua thông báo cá nhân.</w:t>
      </w:r>
    </w:p>
    <w:p w14:paraId="20DF6854" w14:textId="77777777" w:rsidR="00314B16" w:rsidRPr="006454E5" w:rsidRDefault="00314B16" w:rsidP="00314B16">
      <w:pPr>
        <w:rPr>
          <w:rFonts w:cs="Times New Roman"/>
          <w:sz w:val="26"/>
          <w:szCs w:val="26"/>
        </w:rPr>
      </w:pPr>
    </w:p>
    <w:p w14:paraId="35B21464" w14:textId="77777777" w:rsidR="00314B16" w:rsidRPr="006454E5" w:rsidDel="00155A54" w:rsidRDefault="00314B16" w:rsidP="00314B16">
      <w:pPr>
        <w:rPr>
          <w:del w:id="85" w:author="Khanh Cong" w:date="2024-12-27T16:05:00Z" w16du:dateUtc="2024-12-27T09:05:00Z"/>
          <w:rFonts w:cs="Times New Roman"/>
          <w:sz w:val="26"/>
          <w:szCs w:val="26"/>
        </w:rPr>
      </w:pPr>
      <w:r w:rsidRPr="006454E5">
        <w:rPr>
          <w:rFonts w:cs="Times New Roman"/>
          <w:sz w:val="26"/>
          <w:szCs w:val="26"/>
        </w:rPr>
        <w:tab/>
        <w:t>Hệ Thống Đánh Giá và Nhận Xét: Người mua có thể đọc các đánh giá thực tế từ khách hàng khác về sản phẩm, kèm theo hình ảnh và trải nghiệm sử dụng thực tế. Những thông tin này giúp khách hàng có cái nhìn khách quan hơn trước khi đưa ra quyết định mua sắm.</w:t>
      </w:r>
    </w:p>
    <w:p w14:paraId="0BC50ACF" w14:textId="77777777" w:rsidR="00314B16" w:rsidRPr="006454E5" w:rsidRDefault="00314B16" w:rsidP="00314B16">
      <w:pPr>
        <w:rPr>
          <w:rFonts w:cs="Times New Roman"/>
          <w:sz w:val="26"/>
          <w:szCs w:val="26"/>
        </w:rPr>
      </w:pPr>
    </w:p>
    <w:p w14:paraId="213C6FCF" w14:textId="77777777" w:rsidR="00314B16" w:rsidRPr="006454E5" w:rsidDel="00155A54" w:rsidRDefault="00314B16" w:rsidP="00314B16">
      <w:pPr>
        <w:rPr>
          <w:del w:id="86" w:author="Khanh Cong" w:date="2024-12-27T16:05:00Z" w16du:dateUtc="2024-12-27T09:05:00Z"/>
          <w:rFonts w:cs="Times New Roman"/>
          <w:sz w:val="26"/>
          <w:szCs w:val="26"/>
        </w:rPr>
      </w:pPr>
      <w:r w:rsidRPr="006454E5">
        <w:rPr>
          <w:rFonts w:cs="Times New Roman"/>
          <w:sz w:val="26"/>
          <w:szCs w:val="26"/>
        </w:rPr>
        <w:tab/>
        <w:t>Dịch Vụ Giao Hàng và Theo Dõi Đơn Hàng: Hỗ trợ giao hàng nhanh chóng trên toàn quốc với nhiều tùy chọn vận chuyển. Khách hàng có thể theo dõi trạng thái đơn hàng của mình trực tiếp trên website, biết được lịch trình giao hàng và thời gian dự kiến nhận hàng.</w:t>
      </w:r>
    </w:p>
    <w:p w14:paraId="269A0C0D" w14:textId="77777777" w:rsidR="00314B16" w:rsidRPr="006454E5" w:rsidRDefault="00314B16" w:rsidP="00314B16">
      <w:pPr>
        <w:rPr>
          <w:rFonts w:cs="Times New Roman"/>
          <w:sz w:val="26"/>
          <w:szCs w:val="26"/>
        </w:rPr>
      </w:pPr>
    </w:p>
    <w:p w14:paraId="7ECD1CDF" w14:textId="77777777" w:rsidR="00314B16" w:rsidRPr="006454E5" w:rsidDel="00155A54" w:rsidRDefault="00314B16" w:rsidP="00314B16">
      <w:pPr>
        <w:rPr>
          <w:del w:id="87" w:author="Khanh Cong" w:date="2024-12-27T16:05:00Z" w16du:dateUtc="2024-12-27T09:05:00Z"/>
          <w:rFonts w:cs="Times New Roman"/>
          <w:sz w:val="26"/>
          <w:szCs w:val="26"/>
        </w:rPr>
      </w:pPr>
      <w:r w:rsidRPr="006454E5">
        <w:rPr>
          <w:rFonts w:cs="Times New Roman"/>
          <w:sz w:val="26"/>
          <w:szCs w:val="26"/>
        </w:rPr>
        <w:tab/>
        <w:t>Trang Cá Nhân và Lịch Sử Mua Sắm: Mỗi khách hàng có một tài khoản cá nhân, nơi họ có thể quản lý thông tin cá nhân, theo dõi các đơn hàng đã đặt, lưu lại các sản phẩm yêu thích, và xem lịch sử mua sắm để dễ dàng mua lại các linh kiện đã từng mua.</w:t>
      </w:r>
    </w:p>
    <w:p w14:paraId="1DD98229" w14:textId="77777777" w:rsidR="00314B16" w:rsidRPr="006454E5" w:rsidRDefault="00314B16" w:rsidP="00314B16">
      <w:pPr>
        <w:rPr>
          <w:rFonts w:cs="Times New Roman"/>
          <w:sz w:val="26"/>
          <w:szCs w:val="26"/>
        </w:rPr>
      </w:pPr>
    </w:p>
    <w:p w14:paraId="44146686" w14:textId="332A1C24" w:rsidR="00314B16" w:rsidRPr="006454E5" w:rsidRDefault="00314B16" w:rsidP="00314B16">
      <w:pPr>
        <w:rPr>
          <w:rFonts w:cs="Times New Roman"/>
          <w:sz w:val="26"/>
          <w:szCs w:val="26"/>
        </w:rPr>
      </w:pPr>
      <w:r w:rsidRPr="006454E5">
        <w:rPr>
          <w:rFonts w:cs="Times New Roman"/>
          <w:sz w:val="26"/>
          <w:szCs w:val="26"/>
        </w:rPr>
        <w:tab/>
        <w:t>Những tính năng này được thiết kế nhằm mang lại sự tiện lợi, an toàn, và trải nghiệm mua sắm tốt nhất cho khách hàng khi tìm kiếm và mua linh kiện điện tử.</w:t>
      </w:r>
    </w:p>
    <w:p w14:paraId="5DADF27A" w14:textId="77777777" w:rsidR="00314B16" w:rsidRPr="00C50C0D" w:rsidRDefault="00314B16" w:rsidP="00B01F86">
      <w:pPr>
        <w:pStyle w:val="Heading3"/>
        <w:rPr>
          <w:rFonts w:cs="Times New Roman"/>
          <w:szCs w:val="26"/>
        </w:rPr>
      </w:pPr>
      <w:bookmarkStart w:id="88" w:name="_Toc185447733"/>
      <w:bookmarkStart w:id="89" w:name="_Toc185534196"/>
      <w:bookmarkStart w:id="90" w:name="_Toc185706951"/>
      <w:bookmarkStart w:id="91" w:name="_Toc185881030"/>
      <w:bookmarkStart w:id="92" w:name="_Toc185881109"/>
      <w:r w:rsidRPr="00C50C0D">
        <w:rPr>
          <w:rFonts w:cs="Times New Roman"/>
          <w:szCs w:val="26"/>
        </w:rPr>
        <w:t>1.2.2. Phần Quản Trị Viên Của Website Bán Linh Kiện Điện Tử</w:t>
      </w:r>
      <w:bookmarkEnd w:id="88"/>
      <w:bookmarkEnd w:id="89"/>
      <w:bookmarkEnd w:id="90"/>
      <w:bookmarkEnd w:id="91"/>
      <w:bookmarkEnd w:id="92"/>
    </w:p>
    <w:p w14:paraId="753C1D51" w14:textId="77777777" w:rsidR="00314B16" w:rsidRPr="006454E5" w:rsidDel="00155A54" w:rsidRDefault="00314B16" w:rsidP="00314B16">
      <w:pPr>
        <w:rPr>
          <w:del w:id="93" w:author="Khanh Cong" w:date="2024-12-27T16:05:00Z" w16du:dateUtc="2024-12-27T09:05:00Z"/>
          <w:rFonts w:cs="Times New Roman"/>
          <w:sz w:val="26"/>
          <w:szCs w:val="26"/>
        </w:rPr>
      </w:pPr>
      <w:r w:rsidRPr="006454E5">
        <w:rPr>
          <w:rFonts w:cs="Times New Roman"/>
          <w:sz w:val="26"/>
          <w:szCs w:val="26"/>
        </w:rPr>
        <w:tab/>
        <w:t xml:space="preserve">Phần quản trị viên của website bán linh kiện điện tử không được công khai và được thiết kế như một giao diện riêng biệt dành cho những người quản trị hệ thống và </w:t>
      </w:r>
      <w:r w:rsidRPr="006454E5">
        <w:rPr>
          <w:rFonts w:cs="Times New Roman"/>
          <w:sz w:val="26"/>
          <w:szCs w:val="26"/>
        </w:rPr>
        <w:lastRenderedPageBreak/>
        <w:t>điều hành các quy trình kinh doanh. Quản trị viên đóng vai trò quan trọng trong việc duy trì hoạt động trơn tru của hệ thống với các nhiệm vụ chính như sau:</w:t>
      </w:r>
    </w:p>
    <w:p w14:paraId="1E3D94F4" w14:textId="77777777" w:rsidR="00314B16" w:rsidRPr="006454E5" w:rsidRDefault="00314B16" w:rsidP="00314B16">
      <w:pPr>
        <w:rPr>
          <w:rFonts w:cs="Times New Roman"/>
          <w:sz w:val="26"/>
          <w:szCs w:val="26"/>
        </w:rPr>
      </w:pPr>
    </w:p>
    <w:p w14:paraId="3B88171A" w14:textId="77777777" w:rsidR="00314B16" w:rsidRPr="006454E5" w:rsidDel="00155A54" w:rsidRDefault="00314B16" w:rsidP="00314B16">
      <w:pPr>
        <w:rPr>
          <w:del w:id="94" w:author="Khanh Cong" w:date="2024-12-27T16:06:00Z" w16du:dateUtc="2024-12-27T09:06:00Z"/>
          <w:rFonts w:cs="Times New Roman"/>
          <w:sz w:val="26"/>
          <w:szCs w:val="26"/>
        </w:rPr>
      </w:pPr>
      <w:r w:rsidRPr="006454E5">
        <w:rPr>
          <w:rFonts w:cs="Times New Roman"/>
          <w:sz w:val="26"/>
          <w:szCs w:val="26"/>
        </w:rPr>
        <w:tab/>
        <w:t>Quản Lý Tài Khoản Người Dùng: Theo dõi và kiểm soát tài khoản của khách hàng và nhân viên, bao gồm việc kích hoạt, khóa tài khoản hoặc xử lý các vấn đề liên quan đến thông tin người dùng. Điều này đảm bảo rằng chỉ những người có quyền hạn mới có thể truy cập và quản lý hệ thống.</w:t>
      </w:r>
    </w:p>
    <w:p w14:paraId="6EEB1EB4" w14:textId="77777777" w:rsidR="00314B16" w:rsidRPr="006454E5" w:rsidRDefault="00314B16" w:rsidP="00314B16">
      <w:pPr>
        <w:rPr>
          <w:rFonts w:cs="Times New Roman"/>
          <w:sz w:val="26"/>
          <w:szCs w:val="26"/>
        </w:rPr>
      </w:pPr>
    </w:p>
    <w:p w14:paraId="4D05CC90" w14:textId="77777777" w:rsidR="00314B16" w:rsidRPr="006454E5" w:rsidDel="00155A54" w:rsidRDefault="00314B16" w:rsidP="00314B16">
      <w:pPr>
        <w:rPr>
          <w:del w:id="95" w:author="Khanh Cong" w:date="2024-12-27T16:06:00Z" w16du:dateUtc="2024-12-27T09:06:00Z"/>
          <w:rFonts w:cs="Times New Roman"/>
          <w:sz w:val="26"/>
          <w:szCs w:val="26"/>
        </w:rPr>
      </w:pPr>
      <w:r w:rsidRPr="006454E5">
        <w:rPr>
          <w:rFonts w:cs="Times New Roman"/>
          <w:sz w:val="26"/>
          <w:szCs w:val="26"/>
        </w:rPr>
        <w:tab/>
        <w:t>Quản Lý Sản Phẩm Linh Kiện Điện Tử: Thêm, sửa đổi, hoặc xóa các linh kiện điện tử khỏi hệ thống. Quản trị viên cũng có thể cập nhật thông tin chi tiết về sản phẩm như mô tả, giá cả, hình ảnh, thông số kỹ thuật, và các chương trình khuyến mãi đặc thù cho từng loại linh kiện (ví dụ: loại chip, nhà sản xuất, tương thích với các thiết bị khác).</w:t>
      </w:r>
    </w:p>
    <w:p w14:paraId="72857CD0" w14:textId="77777777" w:rsidR="00314B16" w:rsidRPr="006454E5" w:rsidRDefault="00314B16" w:rsidP="00314B16">
      <w:pPr>
        <w:rPr>
          <w:rFonts w:cs="Times New Roman"/>
          <w:sz w:val="26"/>
          <w:szCs w:val="26"/>
        </w:rPr>
      </w:pPr>
    </w:p>
    <w:p w14:paraId="061222DD" w14:textId="77777777" w:rsidR="00314B16" w:rsidRPr="006454E5" w:rsidDel="00155A54" w:rsidRDefault="00314B16" w:rsidP="00314B16">
      <w:pPr>
        <w:rPr>
          <w:del w:id="96" w:author="Khanh Cong" w:date="2024-12-27T16:07:00Z" w16du:dateUtc="2024-12-27T09:07:00Z"/>
          <w:rFonts w:cs="Times New Roman"/>
          <w:sz w:val="26"/>
          <w:szCs w:val="26"/>
        </w:rPr>
      </w:pPr>
      <w:r w:rsidRPr="006454E5">
        <w:rPr>
          <w:rFonts w:cs="Times New Roman"/>
          <w:sz w:val="26"/>
          <w:szCs w:val="26"/>
        </w:rPr>
        <w:tab/>
        <w:t>Cấu Hình Hệ Thống: Thiết lập các cấu hình quan trọng của hệ thống như cài đặt thanh toán, chính sách vận chuyển, mức độ bảo mật, và giao diện người dùng. Đặc biệt, các tính năng liên quan đến việc lọc và tìm kiếm linh kiện theo các thông số kỹ thuật sẽ được tùy chỉnh để phù hợp với nhu cầu của khách hàng.</w:t>
      </w:r>
    </w:p>
    <w:p w14:paraId="00D02FF6" w14:textId="77777777" w:rsidR="00314B16" w:rsidRPr="006454E5" w:rsidRDefault="00314B16" w:rsidP="00314B16">
      <w:pPr>
        <w:rPr>
          <w:rFonts w:cs="Times New Roman"/>
          <w:sz w:val="26"/>
          <w:szCs w:val="26"/>
        </w:rPr>
      </w:pPr>
    </w:p>
    <w:p w14:paraId="4DCCA245" w14:textId="77777777" w:rsidR="00314B16" w:rsidRPr="006454E5" w:rsidDel="00155A54" w:rsidRDefault="00314B16" w:rsidP="00314B16">
      <w:pPr>
        <w:rPr>
          <w:del w:id="97" w:author="Khanh Cong" w:date="2024-12-27T16:07:00Z" w16du:dateUtc="2024-12-27T09:07:00Z"/>
          <w:rFonts w:cs="Times New Roman"/>
          <w:sz w:val="26"/>
          <w:szCs w:val="26"/>
        </w:rPr>
      </w:pPr>
      <w:r w:rsidRPr="006454E5">
        <w:rPr>
          <w:rFonts w:cs="Times New Roman"/>
          <w:sz w:val="26"/>
          <w:szCs w:val="26"/>
        </w:rPr>
        <w:tab/>
        <w:t>Quản Lý Đơn Hàng: Theo dõi trạng thái đơn hàng, xử lý các yêu cầu đổi/trả hàng, đặc biệt là các đơn hàng liên quan đến linh kiện điện tử có thể yêu cầu kiểm tra kỹ lưỡng về tính tương thích và chất lượng. Quản trị viên cũng đảm bảo rằng các đơn hàng được giao đúng hạn và đúng yêu cầu của khách hàng.</w:t>
      </w:r>
    </w:p>
    <w:p w14:paraId="3E7A09DC" w14:textId="77777777" w:rsidR="00314B16" w:rsidRPr="006454E5" w:rsidRDefault="00314B16" w:rsidP="00314B16">
      <w:pPr>
        <w:rPr>
          <w:rFonts w:cs="Times New Roman"/>
          <w:sz w:val="26"/>
          <w:szCs w:val="26"/>
        </w:rPr>
      </w:pPr>
    </w:p>
    <w:p w14:paraId="6AD9053A" w14:textId="77777777" w:rsidR="00314B16" w:rsidRPr="006454E5" w:rsidDel="00155A54" w:rsidRDefault="00314B16" w:rsidP="00314B16">
      <w:pPr>
        <w:rPr>
          <w:del w:id="98" w:author="Khanh Cong" w:date="2024-12-27T16:07:00Z" w16du:dateUtc="2024-12-27T09:07:00Z"/>
          <w:rFonts w:cs="Times New Roman"/>
          <w:sz w:val="26"/>
          <w:szCs w:val="26"/>
        </w:rPr>
      </w:pPr>
      <w:r w:rsidRPr="006454E5">
        <w:rPr>
          <w:rFonts w:cs="Times New Roman"/>
          <w:sz w:val="26"/>
          <w:szCs w:val="26"/>
        </w:rPr>
        <w:tab/>
        <w:t>Theo Dõi Bảo Mật: Đảm bảo hệ thống luôn an toàn bằng cách giám sát các hoạt động đăng nhập bất thường, quản lý quyền truy cập, và thường xuyên kiểm tra hệ thống để phát hiện các lỗ hổng bảo mật. Bảo vệ dữ liệu sản phẩm và thông tin khách hàng là ưu tiên hàng đầu.</w:t>
      </w:r>
    </w:p>
    <w:p w14:paraId="22AA66C7" w14:textId="77777777" w:rsidR="00314B16" w:rsidRPr="006454E5" w:rsidRDefault="00314B16" w:rsidP="00314B16">
      <w:pPr>
        <w:rPr>
          <w:rFonts w:cs="Times New Roman"/>
          <w:sz w:val="26"/>
          <w:szCs w:val="26"/>
        </w:rPr>
      </w:pPr>
    </w:p>
    <w:p w14:paraId="7E359890" w14:textId="77777777" w:rsidR="00314B16" w:rsidRPr="006454E5" w:rsidDel="00155A54" w:rsidRDefault="00314B16" w:rsidP="00314B16">
      <w:pPr>
        <w:rPr>
          <w:del w:id="99" w:author="Khanh Cong" w:date="2024-12-27T16:07:00Z" w16du:dateUtc="2024-12-27T09:07:00Z"/>
          <w:rFonts w:cs="Times New Roman"/>
          <w:sz w:val="26"/>
          <w:szCs w:val="26"/>
        </w:rPr>
      </w:pPr>
      <w:r w:rsidRPr="006454E5">
        <w:rPr>
          <w:rFonts w:cs="Times New Roman"/>
          <w:sz w:val="26"/>
          <w:szCs w:val="26"/>
        </w:rPr>
        <w:tab/>
        <w:t>Quản Lý Dữ Liệu: Truy cập và phân tích dữ liệu kinh doanh, bao gồm thống kê doanh thu, số lượng đơn hàng, xu hướng mua sắm linh kiện điện tử, và các dữ liệu liên quan đến hiệu suất sản phẩm. Những thông tin này hỗ trợ quản trị viên trong việc ra quyết định chiến lược nhằm phát triển kinh doanh.</w:t>
      </w:r>
    </w:p>
    <w:p w14:paraId="692AB5F6" w14:textId="77777777" w:rsidR="00314B16" w:rsidRPr="006454E5" w:rsidRDefault="00314B16" w:rsidP="00314B16">
      <w:pPr>
        <w:rPr>
          <w:rFonts w:cs="Times New Roman"/>
          <w:sz w:val="26"/>
          <w:szCs w:val="26"/>
        </w:rPr>
      </w:pPr>
    </w:p>
    <w:p w14:paraId="26937CB4" w14:textId="77777777" w:rsidR="00314B16" w:rsidRPr="006454E5" w:rsidDel="00155A54" w:rsidRDefault="00314B16" w:rsidP="00314B16">
      <w:pPr>
        <w:rPr>
          <w:del w:id="100" w:author="Khanh Cong" w:date="2024-12-27T16:07:00Z" w16du:dateUtc="2024-12-27T09:07:00Z"/>
          <w:rFonts w:cs="Times New Roman"/>
          <w:sz w:val="26"/>
          <w:szCs w:val="26"/>
        </w:rPr>
      </w:pPr>
      <w:r w:rsidRPr="006454E5">
        <w:rPr>
          <w:rFonts w:cs="Times New Roman"/>
          <w:sz w:val="26"/>
          <w:szCs w:val="26"/>
        </w:rPr>
        <w:tab/>
        <w:t>Quản Lý Nội Dung: Quản lý các nội dung trên website như bài viết hướng dẫn, banner quảng cáo cho các linh kiện mới, hoặc thông báo khuyến mãi. Đảm bảo giao diện luôn hấp dẫn và cập nhật với các thông tin kỹ thuật mới nhất về sản phẩm, giúp khách hàng dễ dàng tiếp cận và hiểu rõ về sản phẩm.</w:t>
      </w:r>
    </w:p>
    <w:p w14:paraId="0323D32C" w14:textId="77777777" w:rsidR="00314B16" w:rsidRPr="006454E5" w:rsidRDefault="00314B16" w:rsidP="00314B16">
      <w:pPr>
        <w:rPr>
          <w:rFonts w:cs="Times New Roman"/>
          <w:sz w:val="26"/>
          <w:szCs w:val="26"/>
        </w:rPr>
      </w:pPr>
    </w:p>
    <w:p w14:paraId="1068E0EE" w14:textId="77777777" w:rsidR="00314B16" w:rsidRPr="006454E5" w:rsidDel="00155A54" w:rsidRDefault="00314B16" w:rsidP="00314B16">
      <w:pPr>
        <w:rPr>
          <w:del w:id="101" w:author="Khanh Cong" w:date="2024-12-27T16:07:00Z" w16du:dateUtc="2024-12-27T09:07:00Z"/>
          <w:rFonts w:cs="Times New Roman"/>
          <w:sz w:val="26"/>
          <w:szCs w:val="26"/>
        </w:rPr>
      </w:pPr>
      <w:r w:rsidRPr="006454E5">
        <w:rPr>
          <w:rFonts w:cs="Times New Roman"/>
          <w:sz w:val="26"/>
          <w:szCs w:val="26"/>
        </w:rPr>
        <w:tab/>
        <w:t xml:space="preserve">Quản Lý Kho Hàng: Theo dõi tồn kho các linh kiện điện tử, cập nhật số lượng hàng hóa, quản lý nhập xuất kho, và đảm bảo luôn có đủ sản phẩm để đáp ứng nhu cầu </w:t>
      </w:r>
      <w:r w:rsidRPr="006454E5">
        <w:rPr>
          <w:rFonts w:cs="Times New Roman"/>
          <w:sz w:val="26"/>
          <w:szCs w:val="26"/>
        </w:rPr>
        <w:lastRenderedPageBreak/>
        <w:t>của khách hàng. Điều này giúp duy trì sự ổn định trong cung cấp sản phẩm và tránh tình trạng hết hàng.</w:t>
      </w:r>
    </w:p>
    <w:p w14:paraId="2289C8CE" w14:textId="77777777" w:rsidR="00314B16" w:rsidRPr="006454E5" w:rsidRDefault="00314B16" w:rsidP="00314B16">
      <w:pPr>
        <w:rPr>
          <w:rFonts w:cs="Times New Roman"/>
          <w:sz w:val="26"/>
          <w:szCs w:val="26"/>
        </w:rPr>
      </w:pPr>
    </w:p>
    <w:p w14:paraId="1AE9561D" w14:textId="77777777" w:rsidR="00314B16" w:rsidRPr="006454E5" w:rsidDel="00155A54" w:rsidRDefault="00314B16" w:rsidP="00314B16">
      <w:pPr>
        <w:rPr>
          <w:del w:id="102" w:author="Khanh Cong" w:date="2024-12-27T16:07:00Z" w16du:dateUtc="2024-12-27T09:07:00Z"/>
          <w:rFonts w:cs="Times New Roman"/>
          <w:sz w:val="26"/>
          <w:szCs w:val="26"/>
        </w:rPr>
      </w:pPr>
      <w:r w:rsidRPr="006454E5">
        <w:rPr>
          <w:rFonts w:cs="Times New Roman"/>
          <w:sz w:val="26"/>
          <w:szCs w:val="26"/>
        </w:rPr>
        <w:tab/>
        <w:t>Hỗ Trợ Khách Hàng: Quản trị viên quản lý các yêu cầu hỗ trợ từ khách hàng, xử lý các câu hỏi về sản phẩm, cung cấp thông tin kỹ thuật, và đảm bảo sự hài lòng của khách hàng đối với dịch vụ. Điều này bao gồm việc phản hồi nhanh chóng và chính xác các thắc mắc, giúp xây dựng lòng tin và sự trung thành từ phía khách hàng.</w:t>
      </w:r>
    </w:p>
    <w:p w14:paraId="049950C2" w14:textId="77777777" w:rsidR="00314B16" w:rsidRPr="006454E5" w:rsidRDefault="00314B16" w:rsidP="00314B16">
      <w:pPr>
        <w:rPr>
          <w:rFonts w:cs="Times New Roman"/>
          <w:sz w:val="26"/>
          <w:szCs w:val="26"/>
        </w:rPr>
      </w:pPr>
    </w:p>
    <w:p w14:paraId="08BBDB20" w14:textId="77777777" w:rsidR="00314B16" w:rsidRPr="006454E5" w:rsidDel="00735C79" w:rsidRDefault="00314B16" w:rsidP="00314B16">
      <w:pPr>
        <w:rPr>
          <w:del w:id="103" w:author="Khanh Cong" w:date="2024-12-27T16:10:00Z" w16du:dateUtc="2024-12-27T09:10:00Z"/>
          <w:rFonts w:cs="Times New Roman"/>
          <w:sz w:val="26"/>
          <w:szCs w:val="26"/>
        </w:rPr>
      </w:pPr>
      <w:r w:rsidRPr="006454E5">
        <w:rPr>
          <w:rFonts w:cs="Times New Roman"/>
          <w:sz w:val="26"/>
          <w:szCs w:val="26"/>
        </w:rPr>
        <w:tab/>
        <w:t>Phần quản trị viên được thiết kế với các quyền hạn và công cụ phù hợp để tối ưu hóa quy trình vận hành của website bán linh kiện điện tử, từ đó mang lại trải nghiệm tốt nhất cho người dùng cuối và đảm bảo sự phát triển bền vững của kinh doanh trực tuyến trong lĩnh vực linh kiện điện tử.</w:t>
      </w:r>
    </w:p>
    <w:p w14:paraId="29D21A64" w14:textId="77777777" w:rsidR="00314B16" w:rsidRPr="006454E5" w:rsidRDefault="00314B16" w:rsidP="00314B16">
      <w:pPr>
        <w:rPr>
          <w:rFonts w:cs="Times New Roman"/>
          <w:b/>
          <w:bCs/>
          <w:sz w:val="26"/>
          <w:szCs w:val="26"/>
        </w:rPr>
      </w:pPr>
    </w:p>
    <w:p w14:paraId="7C4B37E8" w14:textId="77777777" w:rsidR="00314B16" w:rsidRPr="006454E5" w:rsidRDefault="00314B16" w:rsidP="00B01F86">
      <w:pPr>
        <w:pStyle w:val="Heading2"/>
        <w:rPr>
          <w:rFonts w:cs="Times New Roman"/>
          <w:szCs w:val="26"/>
        </w:rPr>
      </w:pPr>
      <w:bookmarkStart w:id="104" w:name="__RefHeading___Toc26568_1225579473"/>
      <w:bookmarkStart w:id="105" w:name="_Toc185447734"/>
      <w:bookmarkStart w:id="106" w:name="_Toc185534197"/>
      <w:bookmarkStart w:id="107" w:name="_Toc185706952"/>
      <w:bookmarkStart w:id="108" w:name="_Toc185881031"/>
      <w:bookmarkStart w:id="109" w:name="_Toc185881110"/>
      <w:bookmarkEnd w:id="104"/>
      <w:r w:rsidRPr="006454E5">
        <w:rPr>
          <w:rFonts w:cs="Times New Roman"/>
          <w:szCs w:val="26"/>
        </w:rPr>
        <w:t>1.3. Giải pháp công nghệ cho bài toán</w:t>
      </w:r>
      <w:bookmarkEnd w:id="105"/>
      <w:bookmarkEnd w:id="106"/>
      <w:bookmarkEnd w:id="107"/>
      <w:bookmarkEnd w:id="108"/>
      <w:bookmarkEnd w:id="109"/>
    </w:p>
    <w:p w14:paraId="6CACA75B" w14:textId="6CBD13D2" w:rsidR="00314B16" w:rsidRPr="006454E5" w:rsidRDefault="00314B16" w:rsidP="00B01F86">
      <w:pPr>
        <w:pStyle w:val="Heading3"/>
        <w:rPr>
          <w:rFonts w:cs="Times New Roman"/>
          <w:szCs w:val="26"/>
        </w:rPr>
      </w:pPr>
      <w:bookmarkStart w:id="110" w:name="_Toc185447735"/>
      <w:bookmarkStart w:id="111" w:name="_Toc185534198"/>
      <w:bookmarkStart w:id="112" w:name="_Toc185706953"/>
      <w:bookmarkStart w:id="113" w:name="_Toc185881032"/>
      <w:bookmarkStart w:id="114" w:name="_Toc185881111"/>
      <w:r w:rsidRPr="006454E5">
        <w:rPr>
          <w:rFonts w:cs="Times New Roman"/>
          <w:szCs w:val="26"/>
        </w:rPr>
        <w:t>1.3.1</w:t>
      </w:r>
      <w:r w:rsidR="008A7608">
        <w:rPr>
          <w:rFonts w:cs="Times New Roman"/>
          <w:szCs w:val="26"/>
        </w:rPr>
        <w:t>.</w:t>
      </w:r>
      <w:r w:rsidRPr="006454E5">
        <w:rPr>
          <w:rFonts w:cs="Times New Roman"/>
          <w:szCs w:val="26"/>
        </w:rPr>
        <w:t xml:space="preserve"> Kiến trúc hệ thống</w:t>
      </w:r>
      <w:bookmarkEnd w:id="110"/>
      <w:bookmarkEnd w:id="111"/>
      <w:bookmarkEnd w:id="112"/>
      <w:bookmarkEnd w:id="113"/>
      <w:bookmarkEnd w:id="114"/>
    </w:p>
    <w:p w14:paraId="369D3370" w14:textId="3C3CB310" w:rsidR="00314B16" w:rsidRPr="006454E5" w:rsidDel="00155A54" w:rsidRDefault="00314B16" w:rsidP="00314B16">
      <w:pPr>
        <w:rPr>
          <w:del w:id="115" w:author="Khanh Cong" w:date="2024-12-27T16:07:00Z" w16du:dateUtc="2024-12-27T09:07:00Z"/>
          <w:rFonts w:cs="Times New Roman"/>
          <w:sz w:val="26"/>
          <w:szCs w:val="26"/>
        </w:rPr>
      </w:pPr>
      <w:r w:rsidRPr="006454E5">
        <w:rPr>
          <w:rFonts w:cs="Times New Roman"/>
          <w:sz w:val="26"/>
          <w:szCs w:val="26"/>
        </w:rPr>
        <w:tab/>
        <w:t>Hệ thống được phát triển dựa trên mô hình 3 lớp, bao gồm Presentation Layer (lớp giao diện), Business Logic Layer (lớp xử lý nghiệp vụ) và Data Access Layer (lớp truy cập dữ liệu)</w:t>
      </w:r>
    </w:p>
    <w:p w14:paraId="47CB2063" w14:textId="77777777" w:rsidR="00314B16" w:rsidRPr="006454E5" w:rsidRDefault="00314B16" w:rsidP="00314B16">
      <w:pPr>
        <w:rPr>
          <w:rFonts w:cs="Times New Roman"/>
          <w:sz w:val="26"/>
          <w:szCs w:val="26"/>
        </w:rPr>
      </w:pPr>
    </w:p>
    <w:p w14:paraId="56A6417E" w14:textId="77777777" w:rsidR="00314B16" w:rsidRPr="006454E5" w:rsidDel="00155A54" w:rsidRDefault="00314B16" w:rsidP="00314B16">
      <w:pPr>
        <w:rPr>
          <w:del w:id="116" w:author="Khanh Cong" w:date="2024-12-27T16:07:00Z" w16du:dateUtc="2024-12-27T09:07:00Z"/>
          <w:rFonts w:cs="Times New Roman"/>
          <w:sz w:val="26"/>
          <w:szCs w:val="26"/>
        </w:rPr>
      </w:pPr>
      <w:r w:rsidRPr="006454E5">
        <w:rPr>
          <w:rFonts w:cs="Times New Roman"/>
          <w:sz w:val="26"/>
          <w:szCs w:val="26"/>
        </w:rPr>
        <w:tab/>
        <w:t>Lớp giao diện (Presentation Layer): Đây là lớp đảm nhận nhiệm vụ giao tiếp trực tiếp với người dùng. Nó bao gồm các thành phần giao diện để nhập liệu, hiển thị dữ liệu, và kiểm tra tính chính xác của dữ liệu trước khi gửi tới lớp logic. Hai thành phần chính của lớp này là:</w:t>
      </w:r>
    </w:p>
    <w:p w14:paraId="432B5C36" w14:textId="77777777" w:rsidR="00314B16" w:rsidRPr="006454E5" w:rsidRDefault="00314B16" w:rsidP="00314B16">
      <w:pPr>
        <w:rPr>
          <w:rFonts w:cs="Times New Roman"/>
          <w:sz w:val="26"/>
          <w:szCs w:val="26"/>
        </w:rPr>
      </w:pPr>
    </w:p>
    <w:p w14:paraId="717D4A7F" w14:textId="77777777" w:rsidR="00314B16" w:rsidRPr="006454E5" w:rsidRDefault="00314B16" w:rsidP="00314B16">
      <w:pPr>
        <w:rPr>
          <w:rFonts w:cs="Times New Roman"/>
          <w:sz w:val="26"/>
          <w:szCs w:val="26"/>
        </w:rPr>
      </w:pPr>
      <w:r w:rsidRPr="006454E5">
        <w:rPr>
          <w:rFonts w:cs="Times New Roman"/>
          <w:sz w:val="26"/>
          <w:szCs w:val="26"/>
        </w:rPr>
        <w:tab/>
        <w:t>Thành phần giao diện người dùng (UI Components): Bao gồm các yếu tố xây dựng giao diện hệ thống, chịu trách nhiệm thu nhận dữ liệu từ người dùng và hiển thị kết quả, chẳng hạn như textbox, button, combobox, ...</w:t>
      </w:r>
    </w:p>
    <w:p w14:paraId="6E9FE3E5" w14:textId="77777777" w:rsidR="00314B16" w:rsidRPr="006454E5" w:rsidRDefault="00314B16" w:rsidP="00314B16">
      <w:pPr>
        <w:rPr>
          <w:rFonts w:cs="Times New Roman"/>
          <w:sz w:val="26"/>
          <w:szCs w:val="26"/>
        </w:rPr>
      </w:pPr>
      <w:r w:rsidRPr="006454E5">
        <w:rPr>
          <w:rFonts w:cs="Times New Roman"/>
          <w:sz w:val="26"/>
          <w:szCs w:val="26"/>
        </w:rPr>
        <w:t>Thành phần quản lý giao diện (UI Process Components): Đảm nhận việc điều phối và chuyển đổi giữa các giao diện khác nhau trong hệ thống.</w:t>
      </w:r>
    </w:p>
    <w:p w14:paraId="06F6A87A" w14:textId="77777777" w:rsidR="00314B16" w:rsidRPr="006454E5" w:rsidDel="00155A54" w:rsidRDefault="00314B16" w:rsidP="00314B16">
      <w:pPr>
        <w:rPr>
          <w:del w:id="117" w:author="Khanh Cong" w:date="2024-12-27T16:07:00Z" w16du:dateUtc="2024-12-27T09:07:00Z"/>
          <w:rFonts w:cs="Times New Roman"/>
          <w:sz w:val="26"/>
          <w:szCs w:val="26"/>
        </w:rPr>
      </w:pPr>
      <w:r w:rsidRPr="006454E5">
        <w:rPr>
          <w:rFonts w:cs="Times New Roman"/>
          <w:sz w:val="26"/>
          <w:szCs w:val="26"/>
        </w:rPr>
        <w:t>Lớp xử lý nghiệp vụ (Business Logic Layer): Lớp này được chia thành hai nhiệm vụ chính:</w:t>
      </w:r>
    </w:p>
    <w:p w14:paraId="3FAA1388" w14:textId="77777777" w:rsidR="00314B16" w:rsidRPr="006454E5" w:rsidRDefault="00314B16" w:rsidP="00314B16">
      <w:pPr>
        <w:rPr>
          <w:rFonts w:cs="Times New Roman"/>
          <w:sz w:val="26"/>
          <w:szCs w:val="26"/>
        </w:rPr>
      </w:pPr>
    </w:p>
    <w:p w14:paraId="7ABC1F9F" w14:textId="77777777" w:rsidR="00314B16" w:rsidRPr="006454E5" w:rsidRDefault="00314B16" w:rsidP="00314B16">
      <w:pPr>
        <w:rPr>
          <w:rFonts w:cs="Times New Roman"/>
          <w:sz w:val="26"/>
          <w:szCs w:val="26"/>
        </w:rPr>
      </w:pPr>
      <w:r w:rsidRPr="006454E5">
        <w:rPr>
          <w:rFonts w:cs="Times New Roman"/>
          <w:sz w:val="26"/>
          <w:szCs w:val="26"/>
        </w:rPr>
        <w:tab/>
        <w:t>Xử lý dữ liệu: Nhận dữ liệu từ lớp giao diện, thực hiện các xử lý cần thiết trước khi chuyển xuống lớp truy cập dữ liệu và lưu trữ trong hệ quản trị cơ sở dữ liệu.</w:t>
      </w:r>
    </w:p>
    <w:p w14:paraId="1E160116" w14:textId="77777777" w:rsidR="00314B16" w:rsidRPr="006454E5" w:rsidRDefault="00314B16" w:rsidP="00314B16">
      <w:pPr>
        <w:rPr>
          <w:rFonts w:cs="Times New Roman"/>
          <w:sz w:val="26"/>
          <w:szCs w:val="26"/>
        </w:rPr>
      </w:pPr>
      <w:r w:rsidRPr="006454E5">
        <w:rPr>
          <w:rFonts w:cs="Times New Roman"/>
          <w:sz w:val="26"/>
          <w:szCs w:val="26"/>
        </w:rPr>
        <w:t>Kiểm tra và xử lý nghiệp vụ: Đảm bảo dữ liệu đáp ứng các ràng buộc, tính toàn vẹn, và hợp lệ. Đồng thời, thực hiện các tính toán, xử lý nghiệp vụ và trả kết quả lại cho lớp giao diện.</w:t>
      </w:r>
    </w:p>
    <w:p w14:paraId="4D34793D" w14:textId="77777777" w:rsidR="00314B16" w:rsidRPr="006454E5" w:rsidDel="00155A54" w:rsidRDefault="00314B16">
      <w:pPr>
        <w:ind w:firstLine="720"/>
        <w:rPr>
          <w:del w:id="118" w:author="Khanh Cong" w:date="2024-12-27T16:07:00Z" w16du:dateUtc="2024-12-27T09:07:00Z"/>
          <w:rFonts w:cs="Times New Roman"/>
          <w:sz w:val="26"/>
          <w:szCs w:val="26"/>
        </w:rPr>
        <w:pPrChange w:id="119" w:author="Khanh Cong" w:date="2024-12-27T16:08:00Z" w16du:dateUtc="2024-12-27T09:08:00Z">
          <w:pPr/>
        </w:pPrChange>
      </w:pPr>
      <w:r w:rsidRPr="006454E5">
        <w:rPr>
          <w:rFonts w:cs="Times New Roman"/>
          <w:sz w:val="26"/>
          <w:szCs w:val="26"/>
        </w:rPr>
        <w:lastRenderedPageBreak/>
        <w:t>Lớp truy cập dữ liệu (Data Access Layer): Chức năng chính của lớp này là giao tiếp với hệ quản trị cơ sở dữ liệu. Nó thực hiện các tác vụ liên quan đến lưu trữ và truy vấn dữ liệu như tìm kiếm, thêm mới, cập nhật, và xóa dữ liệu.</w:t>
      </w:r>
    </w:p>
    <w:p w14:paraId="711C079A" w14:textId="77777777" w:rsidR="00314B16" w:rsidRPr="006454E5" w:rsidRDefault="00314B16">
      <w:pPr>
        <w:ind w:firstLine="720"/>
        <w:rPr>
          <w:rFonts w:cs="Times New Roman"/>
          <w:b/>
          <w:bCs/>
          <w:sz w:val="26"/>
          <w:szCs w:val="26"/>
        </w:rPr>
        <w:pPrChange w:id="120" w:author="Khanh Cong" w:date="2024-12-27T16:08:00Z" w16du:dateUtc="2024-12-27T09:08:00Z">
          <w:pPr/>
        </w:pPrChange>
      </w:pPr>
    </w:p>
    <w:p w14:paraId="5B5C951B" w14:textId="77777777" w:rsidR="00314B16" w:rsidRPr="006454E5" w:rsidRDefault="00314B16" w:rsidP="00314B16">
      <w:pPr>
        <w:pStyle w:val="Heading3"/>
        <w:spacing w:before="0" w:after="0"/>
        <w:rPr>
          <w:rFonts w:cs="Times New Roman"/>
          <w:bCs/>
          <w:szCs w:val="26"/>
        </w:rPr>
      </w:pPr>
      <w:bookmarkStart w:id="121" w:name="_Toc185447736"/>
      <w:bookmarkStart w:id="122" w:name="_Toc185534199"/>
      <w:bookmarkStart w:id="123" w:name="_Toc185706954"/>
      <w:bookmarkStart w:id="124" w:name="_Toc185881033"/>
      <w:bookmarkStart w:id="125" w:name="_Toc185881112"/>
      <w:r w:rsidRPr="006454E5">
        <w:rPr>
          <w:rFonts w:cs="Times New Roman"/>
          <w:bCs/>
          <w:szCs w:val="26"/>
        </w:rPr>
        <w:t>1.3.2. Lập trình giao diện với ReactJS</w:t>
      </w:r>
      <w:bookmarkEnd w:id="121"/>
      <w:bookmarkEnd w:id="122"/>
      <w:bookmarkEnd w:id="123"/>
      <w:bookmarkEnd w:id="124"/>
      <w:bookmarkEnd w:id="125"/>
    </w:p>
    <w:p w14:paraId="09D117E2" w14:textId="77777777" w:rsidR="00314B16" w:rsidRPr="00155A54" w:rsidRDefault="00314B16" w:rsidP="00314B16">
      <w:pPr>
        <w:pStyle w:val="BodyText"/>
        <w:rPr>
          <w:rFonts w:ascii="Times New Roman" w:hAnsi="Times New Roman" w:cs="Times New Roman"/>
          <w:sz w:val="26"/>
          <w:szCs w:val="26"/>
        </w:rPr>
      </w:pPr>
      <w:r w:rsidRPr="006454E5">
        <w:rPr>
          <w:rFonts w:ascii="Times New Roman" w:hAnsi="Times New Roman" w:cs="Times New Roman"/>
          <w:sz w:val="26"/>
          <w:szCs w:val="26"/>
        </w:rPr>
        <w:tab/>
      </w:r>
      <w:r w:rsidRPr="00155A54">
        <w:rPr>
          <w:rFonts w:ascii="Times New Roman" w:hAnsi="Times New Roman" w:cs="Times New Roman"/>
          <w:sz w:val="26"/>
          <w:szCs w:val="26"/>
        </w:rPr>
        <w:t xml:space="preserve">Giao diện hệ thống được xây dựng dựa trên </w:t>
      </w:r>
      <w:r w:rsidRPr="00155A54">
        <w:rPr>
          <w:rStyle w:val="Strong"/>
          <w:rFonts w:ascii="Times New Roman" w:hAnsi="Times New Roman" w:cs="Times New Roman"/>
          <w:b w:val="0"/>
          <w:bCs w:val="0"/>
          <w:sz w:val="26"/>
          <w:szCs w:val="26"/>
          <w:rPrChange w:id="126" w:author="Khanh Cong" w:date="2024-12-27T16:08:00Z" w16du:dateUtc="2024-12-27T09:08:00Z">
            <w:rPr>
              <w:rStyle w:val="Strong"/>
              <w:rFonts w:ascii="Times New Roman" w:hAnsi="Times New Roman" w:cs="Times New Roman"/>
              <w:sz w:val="26"/>
              <w:szCs w:val="26"/>
            </w:rPr>
          </w:rPrChange>
        </w:rPr>
        <w:t>ReactJS</w:t>
      </w:r>
      <w:r w:rsidRPr="00155A54">
        <w:rPr>
          <w:rFonts w:ascii="Times New Roman" w:hAnsi="Times New Roman" w:cs="Times New Roman"/>
          <w:sz w:val="26"/>
          <w:szCs w:val="26"/>
        </w:rPr>
        <w:t>, một thư viện JavaScript mã nguồn mở do Facebook phát triển. ReactJS được thiết kế để tạo ra giao diện người dùng (UI) hiệu suất cao thông qua việc sử dụng các thành phần (component). Với triết lý "Learn Once, Write Anywhere", ReactJS dễ dàng tích hợp vào các ứng dụng web và di động lớn nhỏ.</w:t>
      </w:r>
    </w:p>
    <w:p w14:paraId="358E023C" w14:textId="77777777" w:rsidR="00314B16" w:rsidRPr="00155A54" w:rsidRDefault="00314B16" w:rsidP="00314B16">
      <w:pPr>
        <w:pStyle w:val="Heading4"/>
        <w:rPr>
          <w:rFonts w:cs="Times New Roman"/>
          <w:szCs w:val="26"/>
        </w:rPr>
      </w:pPr>
      <w:bookmarkStart w:id="127" w:name="__RefHeading___Toc26570_1225579473"/>
      <w:bookmarkEnd w:id="127"/>
      <w:r w:rsidRPr="00155A54">
        <w:rPr>
          <w:rStyle w:val="Strong"/>
          <w:rFonts w:cs="Times New Roman"/>
          <w:b w:val="0"/>
          <w:bCs w:val="0"/>
          <w:szCs w:val="26"/>
        </w:rPr>
        <w:t>Đặc điểm nổi bật:</w:t>
      </w:r>
    </w:p>
    <w:p w14:paraId="23F87610" w14:textId="77777777" w:rsidR="00314B16" w:rsidRPr="00155A54" w:rsidRDefault="00314B16" w:rsidP="00314B16">
      <w:pPr>
        <w:pStyle w:val="BodyText"/>
        <w:numPr>
          <w:ilvl w:val="0"/>
          <w:numId w:val="71"/>
        </w:numPr>
        <w:tabs>
          <w:tab w:val="clear" w:pos="709"/>
          <w:tab w:val="left" w:pos="0"/>
        </w:tabs>
        <w:rPr>
          <w:rFonts w:ascii="Times New Roman" w:hAnsi="Times New Roman" w:cs="Times New Roman"/>
          <w:sz w:val="26"/>
          <w:szCs w:val="26"/>
        </w:rPr>
      </w:pPr>
      <w:r w:rsidRPr="00155A54">
        <w:rPr>
          <w:rStyle w:val="Strong"/>
          <w:rFonts w:ascii="Times New Roman" w:hAnsi="Times New Roman" w:cs="Times New Roman"/>
          <w:b w:val="0"/>
          <w:bCs w:val="0"/>
          <w:sz w:val="26"/>
          <w:szCs w:val="26"/>
          <w:rPrChange w:id="128" w:author="Khanh Cong" w:date="2024-12-27T16:08:00Z" w16du:dateUtc="2024-12-27T09:08:00Z">
            <w:rPr>
              <w:rStyle w:val="Strong"/>
              <w:rFonts w:ascii="Times New Roman" w:hAnsi="Times New Roman" w:cs="Times New Roman"/>
              <w:sz w:val="26"/>
              <w:szCs w:val="26"/>
            </w:rPr>
          </w:rPrChange>
        </w:rPr>
        <w:t>Component-Based:</w:t>
      </w:r>
      <w:r w:rsidRPr="00155A54">
        <w:rPr>
          <w:rFonts w:ascii="Times New Roman" w:hAnsi="Times New Roman" w:cs="Times New Roman"/>
          <w:sz w:val="26"/>
          <w:szCs w:val="26"/>
        </w:rPr>
        <w:br/>
        <w:t>ReactJS cho phép chia giao diện thành các thành phần độc lập, nhỏ gọn. Mỗi thành phần có thể tái sử dụng và dễ bảo trì, giúp cải thiện năng suất phát triển và giảm lỗi trong quá trình triển khai.</w:t>
      </w:r>
    </w:p>
    <w:p w14:paraId="0DD61B7B" w14:textId="77777777" w:rsidR="00314B16" w:rsidRPr="00155A54" w:rsidRDefault="00314B16" w:rsidP="00314B16">
      <w:pPr>
        <w:pStyle w:val="BodyText"/>
        <w:numPr>
          <w:ilvl w:val="0"/>
          <w:numId w:val="71"/>
        </w:numPr>
        <w:tabs>
          <w:tab w:val="clear" w:pos="709"/>
          <w:tab w:val="left" w:pos="0"/>
        </w:tabs>
        <w:rPr>
          <w:rFonts w:ascii="Times New Roman" w:hAnsi="Times New Roman" w:cs="Times New Roman"/>
          <w:sz w:val="26"/>
          <w:szCs w:val="26"/>
        </w:rPr>
      </w:pPr>
      <w:r w:rsidRPr="00155A54">
        <w:rPr>
          <w:rStyle w:val="Strong"/>
          <w:rFonts w:ascii="Times New Roman" w:hAnsi="Times New Roman" w:cs="Times New Roman"/>
          <w:b w:val="0"/>
          <w:bCs w:val="0"/>
          <w:sz w:val="26"/>
          <w:szCs w:val="26"/>
          <w:rPrChange w:id="129" w:author="Khanh Cong" w:date="2024-12-27T16:08:00Z" w16du:dateUtc="2024-12-27T09:08:00Z">
            <w:rPr>
              <w:rStyle w:val="Strong"/>
              <w:rFonts w:ascii="Times New Roman" w:hAnsi="Times New Roman" w:cs="Times New Roman"/>
              <w:sz w:val="26"/>
              <w:szCs w:val="26"/>
            </w:rPr>
          </w:rPrChange>
        </w:rPr>
        <w:t>Virtual DOM:</w:t>
      </w:r>
      <w:r w:rsidRPr="00155A54">
        <w:rPr>
          <w:rFonts w:ascii="Times New Roman" w:hAnsi="Times New Roman" w:cs="Times New Roman"/>
          <w:sz w:val="26"/>
          <w:szCs w:val="26"/>
        </w:rPr>
        <w:br/>
        <w:t>React sử dụng Virtual DOM để tối ưu hóa hiệu suất. Khi có sự thay đổi dữ liệu, React chỉ cập nhật các phần tử thay đổi thay vì làm mới toàn bộ giao diện, giúp ứng dụng nhanh và mượt hơn.</w:t>
      </w:r>
    </w:p>
    <w:p w14:paraId="69E90517" w14:textId="77777777" w:rsidR="00314B16" w:rsidRPr="00155A54" w:rsidRDefault="00314B16" w:rsidP="00314B16">
      <w:pPr>
        <w:pStyle w:val="BodyText"/>
        <w:numPr>
          <w:ilvl w:val="0"/>
          <w:numId w:val="71"/>
        </w:numPr>
        <w:tabs>
          <w:tab w:val="clear" w:pos="709"/>
          <w:tab w:val="left" w:pos="0"/>
        </w:tabs>
        <w:rPr>
          <w:rFonts w:ascii="Times New Roman" w:hAnsi="Times New Roman" w:cs="Times New Roman"/>
          <w:sz w:val="26"/>
          <w:szCs w:val="26"/>
        </w:rPr>
      </w:pPr>
      <w:r w:rsidRPr="00155A54">
        <w:rPr>
          <w:rStyle w:val="Strong"/>
          <w:rFonts w:ascii="Times New Roman" w:hAnsi="Times New Roman" w:cs="Times New Roman"/>
          <w:b w:val="0"/>
          <w:bCs w:val="0"/>
          <w:sz w:val="26"/>
          <w:szCs w:val="26"/>
          <w:rPrChange w:id="130" w:author="Khanh Cong" w:date="2024-12-27T16:08:00Z" w16du:dateUtc="2024-12-27T09:08:00Z">
            <w:rPr>
              <w:rStyle w:val="Strong"/>
              <w:rFonts w:ascii="Times New Roman" w:hAnsi="Times New Roman" w:cs="Times New Roman"/>
              <w:sz w:val="26"/>
              <w:szCs w:val="26"/>
            </w:rPr>
          </w:rPrChange>
        </w:rPr>
        <w:t>One-Way Data Binding:</w:t>
      </w:r>
      <w:r w:rsidRPr="00155A54">
        <w:rPr>
          <w:rFonts w:ascii="Times New Roman" w:hAnsi="Times New Roman" w:cs="Times New Roman"/>
          <w:sz w:val="26"/>
          <w:szCs w:val="26"/>
        </w:rPr>
        <w:br/>
        <w:t>Dữ liệu trong ReactJS được truyền từ cha xuống con (props) theo một hướng duy nhất, giúp dễ dàng kiểm soát luồng dữ liệu và phát hiện lỗi trong ứng dụng.</w:t>
      </w:r>
    </w:p>
    <w:p w14:paraId="2B75212B" w14:textId="77777777" w:rsidR="00314B16" w:rsidRPr="00155A54" w:rsidRDefault="00314B16" w:rsidP="00314B16">
      <w:pPr>
        <w:pStyle w:val="Heading4"/>
        <w:rPr>
          <w:rFonts w:cs="Times New Roman"/>
          <w:szCs w:val="26"/>
        </w:rPr>
      </w:pPr>
      <w:bookmarkStart w:id="131" w:name="__RefHeading___Toc26572_1225579473"/>
      <w:bookmarkEnd w:id="131"/>
      <w:r w:rsidRPr="00155A54">
        <w:rPr>
          <w:rStyle w:val="Strong"/>
          <w:rFonts w:cs="Times New Roman"/>
          <w:b w:val="0"/>
          <w:bCs w:val="0"/>
          <w:szCs w:val="26"/>
        </w:rPr>
        <w:t>Thư viện hỗ trợ:</w:t>
      </w:r>
    </w:p>
    <w:p w14:paraId="478631FB" w14:textId="77777777" w:rsidR="00314B16" w:rsidRPr="00155A54" w:rsidRDefault="00314B16" w:rsidP="00314B16">
      <w:pPr>
        <w:pStyle w:val="BodyText"/>
        <w:numPr>
          <w:ilvl w:val="0"/>
          <w:numId w:val="72"/>
        </w:numPr>
        <w:tabs>
          <w:tab w:val="clear" w:pos="709"/>
          <w:tab w:val="left" w:pos="0"/>
        </w:tabs>
        <w:rPr>
          <w:rFonts w:ascii="Times New Roman" w:hAnsi="Times New Roman" w:cs="Times New Roman"/>
          <w:sz w:val="26"/>
          <w:szCs w:val="26"/>
        </w:rPr>
      </w:pPr>
      <w:r w:rsidRPr="00155A54">
        <w:rPr>
          <w:rStyle w:val="Strong"/>
          <w:rFonts w:ascii="Times New Roman" w:hAnsi="Times New Roman" w:cs="Times New Roman"/>
          <w:b w:val="0"/>
          <w:bCs w:val="0"/>
          <w:sz w:val="26"/>
          <w:szCs w:val="26"/>
          <w:rPrChange w:id="132" w:author="Khanh Cong" w:date="2024-12-27T16:08:00Z" w16du:dateUtc="2024-12-27T09:08:00Z">
            <w:rPr>
              <w:rStyle w:val="Strong"/>
              <w:rFonts w:ascii="Times New Roman" w:hAnsi="Times New Roman" w:cs="Times New Roman"/>
              <w:sz w:val="26"/>
              <w:szCs w:val="26"/>
            </w:rPr>
          </w:rPrChange>
        </w:rPr>
        <w:t>React Router:</w:t>
      </w:r>
      <w:r w:rsidRPr="00155A54">
        <w:rPr>
          <w:rFonts w:ascii="Times New Roman" w:hAnsi="Times New Roman" w:cs="Times New Roman"/>
          <w:sz w:val="26"/>
          <w:szCs w:val="26"/>
        </w:rPr>
        <w:br/>
        <w:t>Công cụ mạnh mẽ để quản lý định tuyến (routing) giữa các trang hoặc thành phần giao diện trong ứng dụng.</w:t>
      </w:r>
    </w:p>
    <w:p w14:paraId="02384F57" w14:textId="77777777" w:rsidR="00314B16" w:rsidRPr="00155A54" w:rsidRDefault="00314B16" w:rsidP="00314B16">
      <w:pPr>
        <w:pStyle w:val="BodyText"/>
        <w:numPr>
          <w:ilvl w:val="1"/>
          <w:numId w:val="72"/>
        </w:numPr>
        <w:tabs>
          <w:tab w:val="left" w:pos="0"/>
        </w:tabs>
        <w:spacing w:after="0"/>
        <w:rPr>
          <w:rFonts w:ascii="Times New Roman" w:hAnsi="Times New Roman" w:cs="Times New Roman"/>
          <w:sz w:val="26"/>
          <w:szCs w:val="26"/>
        </w:rPr>
      </w:pPr>
      <w:r w:rsidRPr="00155A54">
        <w:rPr>
          <w:rFonts w:ascii="Times New Roman" w:hAnsi="Times New Roman" w:cs="Times New Roman"/>
          <w:sz w:val="26"/>
          <w:szCs w:val="26"/>
        </w:rPr>
        <w:t>Chuyển đổi nhanh chóng giữa các trang mà không cần tải lại trình duyệt.</w:t>
      </w:r>
    </w:p>
    <w:p w14:paraId="45487853" w14:textId="77777777" w:rsidR="00314B16" w:rsidRPr="00155A54" w:rsidRDefault="00314B16" w:rsidP="00314B16">
      <w:pPr>
        <w:pStyle w:val="BodyText"/>
        <w:numPr>
          <w:ilvl w:val="1"/>
          <w:numId w:val="72"/>
        </w:numPr>
        <w:tabs>
          <w:tab w:val="left" w:pos="0"/>
        </w:tabs>
        <w:spacing w:after="0"/>
        <w:rPr>
          <w:rFonts w:ascii="Times New Roman" w:hAnsi="Times New Roman" w:cs="Times New Roman"/>
          <w:sz w:val="26"/>
          <w:szCs w:val="26"/>
        </w:rPr>
      </w:pPr>
      <w:r w:rsidRPr="00155A54">
        <w:rPr>
          <w:rFonts w:ascii="Times New Roman" w:hAnsi="Times New Roman" w:cs="Times New Roman"/>
          <w:sz w:val="26"/>
          <w:szCs w:val="26"/>
        </w:rPr>
        <w:t>Hỗ trợ định tuyến động, phù hợp cho các ứng dụng có nhiều cấp độ phức tạp.</w:t>
      </w:r>
    </w:p>
    <w:p w14:paraId="083CD915" w14:textId="77777777" w:rsidR="00314B16" w:rsidRPr="00155A54" w:rsidRDefault="00314B16" w:rsidP="00314B16">
      <w:pPr>
        <w:pStyle w:val="BodyText"/>
        <w:numPr>
          <w:ilvl w:val="1"/>
          <w:numId w:val="72"/>
        </w:numPr>
        <w:tabs>
          <w:tab w:val="left" w:pos="0"/>
        </w:tabs>
        <w:spacing w:after="0"/>
        <w:rPr>
          <w:rFonts w:ascii="Times New Roman" w:hAnsi="Times New Roman" w:cs="Times New Roman"/>
          <w:sz w:val="26"/>
          <w:szCs w:val="26"/>
        </w:rPr>
      </w:pPr>
      <w:r w:rsidRPr="00155A54">
        <w:rPr>
          <w:rFonts w:ascii="Times New Roman" w:hAnsi="Times New Roman" w:cs="Times New Roman"/>
          <w:sz w:val="26"/>
          <w:szCs w:val="26"/>
        </w:rPr>
        <w:t xml:space="preserve">Dễ dàng cấu hình các đường dẫn như </w:t>
      </w:r>
      <w:r w:rsidRPr="00155A54">
        <w:rPr>
          <w:rStyle w:val="SourceText"/>
          <w:rFonts w:ascii="Times New Roman" w:hAnsi="Times New Roman" w:cs="Times New Roman"/>
          <w:sz w:val="26"/>
          <w:szCs w:val="26"/>
        </w:rPr>
        <w:t>/home</w:t>
      </w:r>
      <w:r w:rsidRPr="00155A54">
        <w:rPr>
          <w:rFonts w:ascii="Times New Roman" w:hAnsi="Times New Roman" w:cs="Times New Roman"/>
          <w:sz w:val="26"/>
          <w:szCs w:val="26"/>
        </w:rPr>
        <w:t xml:space="preserve">, </w:t>
      </w:r>
      <w:r w:rsidRPr="00155A54">
        <w:rPr>
          <w:rStyle w:val="SourceText"/>
          <w:rFonts w:ascii="Times New Roman" w:hAnsi="Times New Roman" w:cs="Times New Roman"/>
          <w:sz w:val="26"/>
          <w:szCs w:val="26"/>
        </w:rPr>
        <w:t>/product/:id</w:t>
      </w:r>
      <w:r w:rsidRPr="00155A54">
        <w:rPr>
          <w:rFonts w:ascii="Times New Roman" w:hAnsi="Times New Roman" w:cs="Times New Roman"/>
          <w:sz w:val="26"/>
          <w:szCs w:val="26"/>
        </w:rPr>
        <w:t>, hoặc thậm chí các đường dẫn bảo vệ chỉ dành cho người dùng đã đăng nhập.</w:t>
      </w:r>
    </w:p>
    <w:p w14:paraId="2160A557" w14:textId="77777777" w:rsidR="00314B16" w:rsidRPr="00155A54" w:rsidRDefault="00314B16" w:rsidP="00314B16">
      <w:pPr>
        <w:pStyle w:val="BodyText"/>
        <w:numPr>
          <w:ilvl w:val="0"/>
          <w:numId w:val="72"/>
        </w:numPr>
        <w:tabs>
          <w:tab w:val="clear" w:pos="709"/>
          <w:tab w:val="left" w:pos="0"/>
        </w:tabs>
        <w:rPr>
          <w:rFonts w:ascii="Times New Roman" w:hAnsi="Times New Roman" w:cs="Times New Roman"/>
          <w:sz w:val="26"/>
          <w:szCs w:val="26"/>
        </w:rPr>
      </w:pPr>
      <w:r w:rsidRPr="00155A54">
        <w:rPr>
          <w:rStyle w:val="Strong"/>
          <w:rFonts w:ascii="Times New Roman" w:hAnsi="Times New Roman" w:cs="Times New Roman"/>
          <w:b w:val="0"/>
          <w:bCs w:val="0"/>
          <w:sz w:val="26"/>
          <w:szCs w:val="26"/>
          <w:rPrChange w:id="133" w:author="Khanh Cong" w:date="2024-12-27T16:08:00Z" w16du:dateUtc="2024-12-27T09:08:00Z">
            <w:rPr>
              <w:rStyle w:val="Strong"/>
              <w:rFonts w:ascii="Times New Roman" w:hAnsi="Times New Roman" w:cs="Times New Roman"/>
              <w:sz w:val="26"/>
              <w:szCs w:val="26"/>
            </w:rPr>
          </w:rPrChange>
        </w:rPr>
        <w:t>Redux:</w:t>
      </w:r>
      <w:r w:rsidRPr="00155A54">
        <w:rPr>
          <w:rFonts w:ascii="Times New Roman" w:hAnsi="Times New Roman" w:cs="Times New Roman"/>
          <w:sz w:val="26"/>
          <w:szCs w:val="26"/>
        </w:rPr>
        <w:br/>
        <w:t>Redux được sử dụng để quản lý trạng thái toàn cục trong ứng dụng React, đặc biệt hữu ích khi ứng dụng có nhiều thành phần chia sẻ trạng thái chung như giỏ hàng, thông tin người dùng, hoặc dữ liệu sản phẩm.</w:t>
      </w:r>
    </w:p>
    <w:p w14:paraId="13B3C29D" w14:textId="77777777" w:rsidR="00314B16" w:rsidRPr="00155A54" w:rsidRDefault="00314B16" w:rsidP="00314B16">
      <w:pPr>
        <w:pStyle w:val="BodyText"/>
        <w:numPr>
          <w:ilvl w:val="1"/>
          <w:numId w:val="72"/>
        </w:numPr>
        <w:tabs>
          <w:tab w:val="left" w:pos="0"/>
        </w:tabs>
        <w:spacing w:after="0"/>
        <w:rPr>
          <w:rFonts w:ascii="Times New Roman" w:hAnsi="Times New Roman" w:cs="Times New Roman"/>
          <w:sz w:val="26"/>
          <w:szCs w:val="26"/>
        </w:rPr>
      </w:pPr>
      <w:r w:rsidRPr="00155A54">
        <w:rPr>
          <w:rFonts w:ascii="Times New Roman" w:hAnsi="Times New Roman" w:cs="Times New Roman"/>
          <w:sz w:val="26"/>
          <w:szCs w:val="26"/>
        </w:rPr>
        <w:lastRenderedPageBreak/>
        <w:t>Lưu trữ và quản lý trạng thái tập trung.</w:t>
      </w:r>
    </w:p>
    <w:p w14:paraId="723DC9DD" w14:textId="77777777" w:rsidR="00314B16" w:rsidRPr="00155A54" w:rsidRDefault="00314B16" w:rsidP="00314B16">
      <w:pPr>
        <w:pStyle w:val="BodyText"/>
        <w:numPr>
          <w:ilvl w:val="1"/>
          <w:numId w:val="72"/>
        </w:numPr>
        <w:tabs>
          <w:tab w:val="left" w:pos="0"/>
        </w:tabs>
        <w:spacing w:after="0"/>
        <w:rPr>
          <w:rFonts w:ascii="Times New Roman" w:hAnsi="Times New Roman" w:cs="Times New Roman"/>
          <w:sz w:val="26"/>
          <w:szCs w:val="26"/>
        </w:rPr>
      </w:pPr>
      <w:r w:rsidRPr="00155A54">
        <w:rPr>
          <w:rFonts w:ascii="Times New Roman" w:hAnsi="Times New Roman" w:cs="Times New Roman"/>
          <w:sz w:val="26"/>
          <w:szCs w:val="26"/>
        </w:rPr>
        <w:t>Giảm sự phụ thuộc lẫn nhau giữa các thành phần, giúp mã nguồn rõ ràng và dễ mở rộng.</w:t>
      </w:r>
    </w:p>
    <w:p w14:paraId="47761267" w14:textId="77777777" w:rsidR="00314B16" w:rsidRPr="00155A54" w:rsidRDefault="00314B16" w:rsidP="00314B16">
      <w:pPr>
        <w:pStyle w:val="BodyText"/>
        <w:numPr>
          <w:ilvl w:val="1"/>
          <w:numId w:val="72"/>
        </w:numPr>
        <w:tabs>
          <w:tab w:val="left" w:pos="0"/>
        </w:tabs>
        <w:spacing w:after="0"/>
        <w:rPr>
          <w:rFonts w:ascii="Times New Roman" w:hAnsi="Times New Roman" w:cs="Times New Roman"/>
          <w:sz w:val="26"/>
          <w:szCs w:val="26"/>
        </w:rPr>
      </w:pPr>
      <w:r w:rsidRPr="00155A54">
        <w:rPr>
          <w:rFonts w:ascii="Times New Roman" w:hAnsi="Times New Roman" w:cs="Times New Roman"/>
          <w:sz w:val="26"/>
          <w:szCs w:val="26"/>
        </w:rPr>
        <w:t>Cung cấp công cụ DevTools để kiểm tra và debug trạng thái trực quan.</w:t>
      </w:r>
    </w:p>
    <w:p w14:paraId="17ACE1A5" w14:textId="77777777" w:rsidR="00314B16" w:rsidRPr="00155A54" w:rsidRDefault="00314B16" w:rsidP="00314B16">
      <w:pPr>
        <w:pStyle w:val="BodyText"/>
        <w:numPr>
          <w:ilvl w:val="0"/>
          <w:numId w:val="72"/>
        </w:numPr>
        <w:tabs>
          <w:tab w:val="clear" w:pos="709"/>
          <w:tab w:val="left" w:pos="0"/>
        </w:tabs>
        <w:rPr>
          <w:rFonts w:ascii="Times New Roman" w:hAnsi="Times New Roman" w:cs="Times New Roman"/>
          <w:sz w:val="26"/>
          <w:szCs w:val="26"/>
        </w:rPr>
      </w:pPr>
      <w:r w:rsidRPr="00155A54">
        <w:rPr>
          <w:rStyle w:val="Strong"/>
          <w:rFonts w:ascii="Times New Roman" w:hAnsi="Times New Roman" w:cs="Times New Roman"/>
          <w:b w:val="0"/>
          <w:bCs w:val="0"/>
          <w:sz w:val="26"/>
          <w:szCs w:val="26"/>
          <w:rPrChange w:id="134" w:author="Khanh Cong" w:date="2024-12-27T16:08:00Z" w16du:dateUtc="2024-12-27T09:08:00Z">
            <w:rPr>
              <w:rStyle w:val="Strong"/>
              <w:rFonts w:ascii="Times New Roman" w:hAnsi="Times New Roman" w:cs="Times New Roman"/>
              <w:sz w:val="26"/>
              <w:szCs w:val="26"/>
            </w:rPr>
          </w:rPrChange>
        </w:rPr>
        <w:t>Material-UI:</w:t>
      </w:r>
      <w:r w:rsidRPr="00155A54">
        <w:rPr>
          <w:rFonts w:ascii="Times New Roman" w:hAnsi="Times New Roman" w:cs="Times New Roman"/>
          <w:sz w:val="26"/>
          <w:szCs w:val="26"/>
        </w:rPr>
        <w:br/>
        <w:t>Thư viện giao diện người dùng phổ biến dựa trên triết lý Material Design của Google, cung cấp các thành phần thiết kế sẵn với phong cách hiện đại và chuyên nghiệp.</w:t>
      </w:r>
    </w:p>
    <w:p w14:paraId="5E5943D1" w14:textId="77777777" w:rsidR="00314B16" w:rsidRPr="00155A54" w:rsidRDefault="00314B16" w:rsidP="00314B16">
      <w:pPr>
        <w:pStyle w:val="BodyText"/>
        <w:numPr>
          <w:ilvl w:val="1"/>
          <w:numId w:val="72"/>
        </w:numPr>
        <w:tabs>
          <w:tab w:val="left" w:pos="0"/>
        </w:tabs>
        <w:spacing w:after="0"/>
        <w:rPr>
          <w:rFonts w:ascii="Times New Roman" w:hAnsi="Times New Roman" w:cs="Times New Roman"/>
          <w:sz w:val="26"/>
          <w:szCs w:val="26"/>
        </w:rPr>
      </w:pPr>
      <w:r w:rsidRPr="00155A54">
        <w:rPr>
          <w:rFonts w:ascii="Times New Roman" w:hAnsi="Times New Roman" w:cs="Times New Roman"/>
          <w:sz w:val="26"/>
          <w:szCs w:val="26"/>
        </w:rPr>
        <w:t>Bao gồm các component như Buttons, Tables, Forms, AppBars,... giúp giảm thời gian thiết kế giao diện.</w:t>
      </w:r>
    </w:p>
    <w:p w14:paraId="218B90B4" w14:textId="77777777" w:rsidR="00314B16" w:rsidRPr="00155A54" w:rsidRDefault="00314B16" w:rsidP="00314B16">
      <w:pPr>
        <w:pStyle w:val="BodyText"/>
        <w:numPr>
          <w:ilvl w:val="1"/>
          <w:numId w:val="72"/>
        </w:numPr>
        <w:tabs>
          <w:tab w:val="left" w:pos="0"/>
        </w:tabs>
        <w:spacing w:after="0"/>
        <w:rPr>
          <w:rFonts w:ascii="Times New Roman" w:hAnsi="Times New Roman" w:cs="Times New Roman"/>
          <w:sz w:val="26"/>
          <w:szCs w:val="26"/>
        </w:rPr>
      </w:pPr>
      <w:r w:rsidRPr="00155A54">
        <w:rPr>
          <w:rFonts w:ascii="Times New Roman" w:hAnsi="Times New Roman" w:cs="Times New Roman"/>
          <w:sz w:val="26"/>
          <w:szCs w:val="26"/>
        </w:rPr>
        <w:t>Hỗ trợ tùy chỉnh giao diện để phù hợp với nhu cầu của từng ứng dụng cụ thể.</w:t>
      </w:r>
    </w:p>
    <w:p w14:paraId="023B12D3" w14:textId="77777777" w:rsidR="00314B16" w:rsidRPr="00155A54" w:rsidRDefault="00314B16" w:rsidP="00314B16">
      <w:pPr>
        <w:pStyle w:val="BodyText"/>
        <w:numPr>
          <w:ilvl w:val="1"/>
          <w:numId w:val="72"/>
        </w:numPr>
        <w:tabs>
          <w:tab w:val="left" w:pos="0"/>
        </w:tabs>
        <w:rPr>
          <w:rFonts w:ascii="Times New Roman" w:hAnsi="Times New Roman" w:cs="Times New Roman"/>
          <w:sz w:val="26"/>
          <w:szCs w:val="26"/>
        </w:rPr>
      </w:pPr>
      <w:r w:rsidRPr="00155A54">
        <w:rPr>
          <w:rFonts w:ascii="Times New Roman" w:hAnsi="Times New Roman" w:cs="Times New Roman"/>
          <w:sz w:val="26"/>
          <w:szCs w:val="26"/>
        </w:rPr>
        <w:t>Hỗ trợ thiết kế responsive, tương thích với nhiều kích thước màn hình.</w:t>
      </w:r>
    </w:p>
    <w:p w14:paraId="2F4DDC6E" w14:textId="77777777" w:rsidR="00314B16" w:rsidRPr="00155A54" w:rsidRDefault="00314B16" w:rsidP="00314B16">
      <w:pPr>
        <w:pStyle w:val="Heading4"/>
        <w:rPr>
          <w:rFonts w:cs="Times New Roman"/>
          <w:szCs w:val="26"/>
        </w:rPr>
      </w:pPr>
      <w:bookmarkStart w:id="135" w:name="__RefHeading___Toc26574_1225579473"/>
      <w:bookmarkEnd w:id="135"/>
      <w:r w:rsidRPr="00155A54">
        <w:rPr>
          <w:rStyle w:val="Strong"/>
          <w:rFonts w:cs="Times New Roman"/>
          <w:b w:val="0"/>
          <w:bCs w:val="0"/>
          <w:szCs w:val="26"/>
        </w:rPr>
        <w:t>Tích hợp ReactJS trong ứng dụng:</w:t>
      </w:r>
    </w:p>
    <w:p w14:paraId="590E2F25" w14:textId="77777777" w:rsidR="00314B16" w:rsidRPr="00155A54" w:rsidRDefault="00314B16" w:rsidP="00314B16">
      <w:pPr>
        <w:pStyle w:val="BodyText"/>
        <w:numPr>
          <w:ilvl w:val="0"/>
          <w:numId w:val="73"/>
        </w:numPr>
        <w:tabs>
          <w:tab w:val="clear" w:pos="709"/>
          <w:tab w:val="left" w:pos="0"/>
        </w:tabs>
        <w:spacing w:after="0"/>
        <w:rPr>
          <w:rFonts w:ascii="Times New Roman" w:hAnsi="Times New Roman" w:cs="Times New Roman"/>
          <w:sz w:val="26"/>
          <w:szCs w:val="26"/>
        </w:rPr>
      </w:pPr>
      <w:r w:rsidRPr="00155A54">
        <w:rPr>
          <w:rFonts w:ascii="Times New Roman" w:hAnsi="Times New Roman" w:cs="Times New Roman"/>
          <w:sz w:val="26"/>
          <w:szCs w:val="26"/>
        </w:rPr>
        <w:t>ReactJS được kết hợp với các thư viện và công cụ khác như Axios hoặc Fetch API để giao tiếp với backend (RESTful API).</w:t>
      </w:r>
    </w:p>
    <w:p w14:paraId="10337E5A" w14:textId="77777777" w:rsidR="00314B16" w:rsidRPr="00155A54" w:rsidRDefault="00314B16" w:rsidP="00314B16">
      <w:pPr>
        <w:pStyle w:val="BodyText"/>
        <w:numPr>
          <w:ilvl w:val="0"/>
          <w:numId w:val="73"/>
        </w:numPr>
        <w:tabs>
          <w:tab w:val="clear" w:pos="709"/>
          <w:tab w:val="left" w:pos="0"/>
        </w:tabs>
        <w:spacing w:after="0"/>
        <w:rPr>
          <w:rFonts w:ascii="Times New Roman" w:hAnsi="Times New Roman" w:cs="Times New Roman"/>
          <w:sz w:val="26"/>
          <w:szCs w:val="26"/>
        </w:rPr>
      </w:pPr>
      <w:r w:rsidRPr="00155A54">
        <w:rPr>
          <w:rFonts w:ascii="Times New Roman" w:hAnsi="Times New Roman" w:cs="Times New Roman"/>
          <w:sz w:val="26"/>
          <w:szCs w:val="26"/>
        </w:rPr>
        <w:t xml:space="preserve">Sử dụng </w:t>
      </w:r>
      <w:r w:rsidRPr="00155A54">
        <w:rPr>
          <w:rStyle w:val="Strong"/>
          <w:rFonts w:ascii="Times New Roman" w:hAnsi="Times New Roman" w:cs="Times New Roman"/>
          <w:b w:val="0"/>
          <w:bCs w:val="0"/>
          <w:sz w:val="26"/>
          <w:szCs w:val="26"/>
          <w:rPrChange w:id="136" w:author="Khanh Cong" w:date="2024-12-27T16:08:00Z" w16du:dateUtc="2024-12-27T09:08:00Z">
            <w:rPr>
              <w:rStyle w:val="Strong"/>
              <w:rFonts w:ascii="Times New Roman" w:hAnsi="Times New Roman" w:cs="Times New Roman"/>
              <w:sz w:val="26"/>
              <w:szCs w:val="26"/>
            </w:rPr>
          </w:rPrChange>
        </w:rPr>
        <w:t>component lifecycle</w:t>
      </w:r>
      <w:r w:rsidRPr="00155A54">
        <w:rPr>
          <w:rFonts w:ascii="Times New Roman" w:hAnsi="Times New Roman" w:cs="Times New Roman"/>
          <w:sz w:val="26"/>
          <w:szCs w:val="26"/>
        </w:rPr>
        <w:t xml:space="preserve"> hoặc </w:t>
      </w:r>
      <w:r w:rsidRPr="00155A54">
        <w:rPr>
          <w:rStyle w:val="Strong"/>
          <w:rFonts w:ascii="Times New Roman" w:hAnsi="Times New Roman" w:cs="Times New Roman"/>
          <w:b w:val="0"/>
          <w:bCs w:val="0"/>
          <w:sz w:val="26"/>
          <w:szCs w:val="26"/>
          <w:rPrChange w:id="137" w:author="Khanh Cong" w:date="2024-12-27T16:08:00Z" w16du:dateUtc="2024-12-27T09:08:00Z">
            <w:rPr>
              <w:rStyle w:val="Strong"/>
              <w:rFonts w:ascii="Times New Roman" w:hAnsi="Times New Roman" w:cs="Times New Roman"/>
              <w:sz w:val="26"/>
              <w:szCs w:val="26"/>
            </w:rPr>
          </w:rPrChange>
        </w:rPr>
        <w:t>hooks (useEffect, useState)</w:t>
      </w:r>
      <w:r w:rsidRPr="00155A54">
        <w:rPr>
          <w:rFonts w:ascii="Times New Roman" w:hAnsi="Times New Roman" w:cs="Times New Roman"/>
          <w:sz w:val="26"/>
          <w:szCs w:val="26"/>
        </w:rPr>
        <w:t xml:space="preserve"> để quản lý luồng dữ liệu và trạng thái trong ứng dụng.</w:t>
      </w:r>
    </w:p>
    <w:p w14:paraId="2283095B" w14:textId="77777777" w:rsidR="00314B16" w:rsidRPr="00155A54" w:rsidRDefault="00314B16" w:rsidP="00314B16">
      <w:pPr>
        <w:pStyle w:val="BodyText"/>
        <w:numPr>
          <w:ilvl w:val="0"/>
          <w:numId w:val="73"/>
        </w:numPr>
        <w:tabs>
          <w:tab w:val="clear" w:pos="709"/>
          <w:tab w:val="left" w:pos="0"/>
        </w:tabs>
        <w:rPr>
          <w:rFonts w:ascii="Times New Roman" w:hAnsi="Times New Roman" w:cs="Times New Roman"/>
          <w:sz w:val="26"/>
          <w:szCs w:val="26"/>
        </w:rPr>
      </w:pPr>
      <w:r w:rsidRPr="00155A54">
        <w:rPr>
          <w:rFonts w:ascii="Times New Roman" w:hAnsi="Times New Roman" w:cs="Times New Roman"/>
          <w:sz w:val="26"/>
          <w:szCs w:val="26"/>
        </w:rPr>
        <w:t>Tối ưu hiệu suất bằng cách sử dụng lazy-loading và code-splitting, đặc biệt trong các dự án lớn.</w:t>
      </w:r>
    </w:p>
    <w:p w14:paraId="180AA68D" w14:textId="77777777" w:rsidR="00314B16" w:rsidRPr="006454E5" w:rsidRDefault="00314B16" w:rsidP="00314B16">
      <w:pPr>
        <w:pStyle w:val="Heading3"/>
        <w:rPr>
          <w:rFonts w:cs="Times New Roman"/>
          <w:szCs w:val="26"/>
        </w:rPr>
      </w:pPr>
      <w:bookmarkStart w:id="138" w:name="_Toc185447737"/>
      <w:bookmarkStart w:id="139" w:name="_Toc185534200"/>
      <w:bookmarkStart w:id="140" w:name="_Toc185706955"/>
      <w:bookmarkStart w:id="141" w:name="_Toc185881034"/>
      <w:bookmarkStart w:id="142" w:name="_Toc185881113"/>
      <w:r w:rsidRPr="006454E5">
        <w:rPr>
          <w:rFonts w:cs="Times New Roman"/>
          <w:szCs w:val="26"/>
        </w:rPr>
        <w:t>1.3.3. Lập trình backend với Java Spring Boot</w:t>
      </w:r>
      <w:bookmarkEnd w:id="138"/>
      <w:bookmarkEnd w:id="139"/>
      <w:bookmarkEnd w:id="140"/>
      <w:bookmarkEnd w:id="141"/>
      <w:bookmarkEnd w:id="142"/>
    </w:p>
    <w:p w14:paraId="6BA4356E" w14:textId="77777777" w:rsidR="00314B16" w:rsidRPr="00735C79" w:rsidRDefault="00314B16" w:rsidP="00314B16">
      <w:pPr>
        <w:pStyle w:val="BodyText"/>
        <w:rPr>
          <w:rFonts w:ascii="Times New Roman" w:hAnsi="Times New Roman" w:cs="Times New Roman"/>
          <w:sz w:val="26"/>
          <w:szCs w:val="26"/>
        </w:rPr>
      </w:pPr>
      <w:r w:rsidRPr="006454E5">
        <w:rPr>
          <w:rFonts w:ascii="Times New Roman" w:hAnsi="Times New Roman" w:cs="Times New Roman"/>
          <w:sz w:val="26"/>
          <w:szCs w:val="26"/>
        </w:rPr>
        <w:tab/>
      </w:r>
      <w:r w:rsidRPr="00735C79">
        <w:rPr>
          <w:rFonts w:ascii="Times New Roman" w:hAnsi="Times New Roman" w:cs="Times New Roman"/>
          <w:sz w:val="26"/>
          <w:szCs w:val="26"/>
        </w:rPr>
        <w:t xml:space="preserve">Phần backend được phát triển bằng </w:t>
      </w:r>
      <w:r w:rsidRPr="00735C79">
        <w:rPr>
          <w:rStyle w:val="Strong"/>
          <w:rFonts w:ascii="Times New Roman" w:hAnsi="Times New Roman" w:cs="Times New Roman"/>
          <w:b w:val="0"/>
          <w:bCs w:val="0"/>
          <w:sz w:val="26"/>
          <w:szCs w:val="26"/>
          <w:rPrChange w:id="143" w:author="Khanh Cong" w:date="2024-12-27T16:11:00Z" w16du:dateUtc="2024-12-27T09:11:00Z">
            <w:rPr>
              <w:rStyle w:val="Strong"/>
              <w:rFonts w:ascii="Times New Roman" w:hAnsi="Times New Roman" w:cs="Times New Roman"/>
              <w:sz w:val="26"/>
              <w:szCs w:val="26"/>
            </w:rPr>
          </w:rPrChange>
        </w:rPr>
        <w:t>Spring Boot</w:t>
      </w:r>
      <w:r w:rsidRPr="00735C79">
        <w:rPr>
          <w:rFonts w:ascii="Times New Roman" w:hAnsi="Times New Roman" w:cs="Times New Roman"/>
          <w:sz w:val="26"/>
          <w:szCs w:val="26"/>
        </w:rPr>
        <w:t>, một framework mạnh mẽ trong hệ sinh thái Spring của Java. Spring Boot giúp đơn giản hóa quá trình phát triển các ứng dụng backend nhờ vào việc tự động cấu hình và tích hợp sẵn các công cụ cần thiết.</w:t>
      </w:r>
    </w:p>
    <w:p w14:paraId="15A29E5F" w14:textId="77777777" w:rsidR="00314B16" w:rsidRPr="00735C79" w:rsidRDefault="00314B16" w:rsidP="00314B16">
      <w:pPr>
        <w:pStyle w:val="Heading4"/>
        <w:rPr>
          <w:rFonts w:cs="Times New Roman"/>
          <w:szCs w:val="26"/>
        </w:rPr>
      </w:pPr>
      <w:bookmarkStart w:id="144" w:name="__RefHeading___Toc26576_1225579473"/>
      <w:bookmarkEnd w:id="144"/>
      <w:r w:rsidRPr="00735C79">
        <w:rPr>
          <w:rStyle w:val="Strong"/>
          <w:rFonts w:cs="Times New Roman"/>
          <w:b w:val="0"/>
          <w:bCs w:val="0"/>
          <w:szCs w:val="26"/>
        </w:rPr>
        <w:t>Đặc điểm nổi bật:</w:t>
      </w:r>
    </w:p>
    <w:p w14:paraId="1AA25B16" w14:textId="77777777" w:rsidR="00314B16" w:rsidRPr="00735C79" w:rsidRDefault="00314B16" w:rsidP="00314B16">
      <w:pPr>
        <w:pStyle w:val="BodyText"/>
        <w:numPr>
          <w:ilvl w:val="0"/>
          <w:numId w:val="74"/>
        </w:numPr>
        <w:tabs>
          <w:tab w:val="clear" w:pos="709"/>
          <w:tab w:val="left" w:pos="0"/>
        </w:tabs>
        <w:rPr>
          <w:rFonts w:ascii="Times New Roman" w:hAnsi="Times New Roman" w:cs="Times New Roman"/>
          <w:sz w:val="26"/>
          <w:szCs w:val="26"/>
        </w:rPr>
      </w:pPr>
      <w:r w:rsidRPr="00735C79">
        <w:rPr>
          <w:rStyle w:val="Strong"/>
          <w:rFonts w:ascii="Times New Roman" w:hAnsi="Times New Roman" w:cs="Times New Roman"/>
          <w:b w:val="0"/>
          <w:bCs w:val="0"/>
          <w:sz w:val="26"/>
          <w:szCs w:val="26"/>
          <w:rPrChange w:id="145" w:author="Khanh Cong" w:date="2024-12-27T16:11:00Z" w16du:dateUtc="2024-12-27T09:11:00Z">
            <w:rPr>
              <w:rStyle w:val="Strong"/>
              <w:rFonts w:ascii="Times New Roman" w:hAnsi="Times New Roman" w:cs="Times New Roman"/>
              <w:sz w:val="26"/>
              <w:szCs w:val="26"/>
            </w:rPr>
          </w:rPrChange>
        </w:rPr>
        <w:t>Cấu hình tự động:</w:t>
      </w:r>
      <w:r w:rsidRPr="00735C79">
        <w:rPr>
          <w:rFonts w:ascii="Times New Roman" w:hAnsi="Times New Roman" w:cs="Times New Roman"/>
          <w:sz w:val="26"/>
          <w:szCs w:val="26"/>
        </w:rPr>
        <w:br/>
        <w:t>Spring Boot đi kèm với các cấu hình mặc định, giúp giảm thiểu thời gian cấu hình thủ công. Điều này đặc biệt hữu ích trong giai đoạn phát triển nhanh hoặc triển khai ứng dụng mới.</w:t>
      </w:r>
    </w:p>
    <w:p w14:paraId="618D13C9" w14:textId="77777777" w:rsidR="00314B16" w:rsidRPr="00735C79" w:rsidRDefault="00314B16" w:rsidP="00314B16">
      <w:pPr>
        <w:pStyle w:val="BodyText"/>
        <w:numPr>
          <w:ilvl w:val="0"/>
          <w:numId w:val="74"/>
        </w:numPr>
        <w:tabs>
          <w:tab w:val="clear" w:pos="709"/>
          <w:tab w:val="left" w:pos="0"/>
        </w:tabs>
        <w:rPr>
          <w:rFonts w:ascii="Times New Roman" w:hAnsi="Times New Roman" w:cs="Times New Roman"/>
          <w:sz w:val="26"/>
          <w:szCs w:val="26"/>
        </w:rPr>
      </w:pPr>
      <w:r w:rsidRPr="00735C79">
        <w:rPr>
          <w:rStyle w:val="Strong"/>
          <w:rFonts w:ascii="Times New Roman" w:hAnsi="Times New Roman" w:cs="Times New Roman"/>
          <w:b w:val="0"/>
          <w:bCs w:val="0"/>
          <w:sz w:val="26"/>
          <w:szCs w:val="26"/>
          <w:rPrChange w:id="146" w:author="Khanh Cong" w:date="2024-12-27T16:11:00Z" w16du:dateUtc="2024-12-27T09:11:00Z">
            <w:rPr>
              <w:rStyle w:val="Strong"/>
              <w:rFonts w:ascii="Times New Roman" w:hAnsi="Times New Roman" w:cs="Times New Roman"/>
              <w:sz w:val="26"/>
              <w:szCs w:val="26"/>
            </w:rPr>
          </w:rPrChange>
        </w:rPr>
        <w:t>RESTful API:</w:t>
      </w:r>
      <w:r w:rsidRPr="00735C79">
        <w:rPr>
          <w:rFonts w:ascii="Times New Roman" w:hAnsi="Times New Roman" w:cs="Times New Roman"/>
          <w:sz w:val="26"/>
          <w:szCs w:val="26"/>
        </w:rPr>
        <w:br/>
        <w:t xml:space="preserve">Spring Boot hỗ trợ xây dựng dịch vụ RESTful API dễ dàng với các annotation như </w:t>
      </w:r>
      <w:r w:rsidRPr="00735C79">
        <w:rPr>
          <w:rStyle w:val="SourceText"/>
          <w:rFonts w:ascii="Times New Roman" w:hAnsi="Times New Roman" w:cs="Times New Roman"/>
          <w:sz w:val="26"/>
          <w:szCs w:val="26"/>
        </w:rPr>
        <w:t>@RestController</w:t>
      </w:r>
      <w:r w:rsidRPr="00735C79">
        <w:rPr>
          <w:rFonts w:ascii="Times New Roman" w:hAnsi="Times New Roman" w:cs="Times New Roman"/>
          <w:sz w:val="26"/>
          <w:szCs w:val="26"/>
        </w:rPr>
        <w:t xml:space="preserve">, </w:t>
      </w:r>
      <w:r w:rsidRPr="00735C79">
        <w:rPr>
          <w:rStyle w:val="SourceText"/>
          <w:rFonts w:ascii="Times New Roman" w:hAnsi="Times New Roman" w:cs="Times New Roman"/>
          <w:sz w:val="26"/>
          <w:szCs w:val="26"/>
        </w:rPr>
        <w:t>@RequestMapping</w:t>
      </w:r>
      <w:r w:rsidRPr="00735C79">
        <w:rPr>
          <w:rFonts w:ascii="Times New Roman" w:hAnsi="Times New Roman" w:cs="Times New Roman"/>
          <w:sz w:val="26"/>
          <w:szCs w:val="26"/>
        </w:rPr>
        <w:t>,...</w:t>
      </w:r>
    </w:p>
    <w:p w14:paraId="7C3CFA15" w14:textId="77777777" w:rsidR="00314B16" w:rsidRPr="00735C79" w:rsidRDefault="00314B16" w:rsidP="00314B16">
      <w:pPr>
        <w:pStyle w:val="BodyText"/>
        <w:numPr>
          <w:ilvl w:val="1"/>
          <w:numId w:val="74"/>
        </w:numPr>
        <w:tabs>
          <w:tab w:val="left" w:pos="0"/>
        </w:tabs>
        <w:spacing w:after="0"/>
        <w:rPr>
          <w:rFonts w:ascii="Times New Roman" w:hAnsi="Times New Roman" w:cs="Times New Roman"/>
          <w:sz w:val="26"/>
          <w:szCs w:val="26"/>
        </w:rPr>
      </w:pPr>
      <w:r w:rsidRPr="00735C79">
        <w:rPr>
          <w:rFonts w:ascii="Times New Roman" w:hAnsi="Times New Roman" w:cs="Times New Roman"/>
          <w:sz w:val="26"/>
          <w:szCs w:val="26"/>
        </w:rPr>
        <w:t>Đơn giản hóa việc tạo ra các endpoint để giao tiếp với frontend.</w:t>
      </w:r>
    </w:p>
    <w:p w14:paraId="4A52DF54" w14:textId="77777777" w:rsidR="00314B16" w:rsidRPr="00735C79" w:rsidRDefault="00314B16" w:rsidP="00314B16">
      <w:pPr>
        <w:pStyle w:val="BodyText"/>
        <w:numPr>
          <w:ilvl w:val="1"/>
          <w:numId w:val="74"/>
        </w:numPr>
        <w:tabs>
          <w:tab w:val="left" w:pos="0"/>
        </w:tabs>
        <w:spacing w:after="0"/>
        <w:rPr>
          <w:rFonts w:ascii="Times New Roman" w:hAnsi="Times New Roman" w:cs="Times New Roman"/>
          <w:sz w:val="26"/>
          <w:szCs w:val="26"/>
        </w:rPr>
      </w:pPr>
      <w:r w:rsidRPr="00735C79">
        <w:rPr>
          <w:rFonts w:ascii="Times New Roman" w:hAnsi="Times New Roman" w:cs="Times New Roman"/>
          <w:sz w:val="26"/>
          <w:szCs w:val="26"/>
        </w:rPr>
        <w:lastRenderedPageBreak/>
        <w:t>Hỗ trợ chuyển đổi dữ liệu tự động giữa các định dạng như JSON và XML.</w:t>
      </w:r>
    </w:p>
    <w:p w14:paraId="684E8257" w14:textId="77777777" w:rsidR="00314B16" w:rsidRPr="00735C79" w:rsidRDefault="00314B16" w:rsidP="00314B16">
      <w:pPr>
        <w:pStyle w:val="BodyText"/>
        <w:numPr>
          <w:ilvl w:val="0"/>
          <w:numId w:val="74"/>
        </w:numPr>
        <w:tabs>
          <w:tab w:val="clear" w:pos="709"/>
          <w:tab w:val="left" w:pos="0"/>
        </w:tabs>
        <w:rPr>
          <w:rFonts w:ascii="Times New Roman" w:hAnsi="Times New Roman" w:cs="Times New Roman"/>
          <w:sz w:val="26"/>
          <w:szCs w:val="26"/>
        </w:rPr>
      </w:pPr>
      <w:r w:rsidRPr="00735C79">
        <w:rPr>
          <w:rStyle w:val="Strong"/>
          <w:rFonts w:ascii="Times New Roman" w:hAnsi="Times New Roman" w:cs="Times New Roman"/>
          <w:b w:val="0"/>
          <w:bCs w:val="0"/>
          <w:sz w:val="26"/>
          <w:szCs w:val="26"/>
          <w:rPrChange w:id="147" w:author="Khanh Cong" w:date="2024-12-27T16:11:00Z" w16du:dateUtc="2024-12-27T09:11:00Z">
            <w:rPr>
              <w:rStyle w:val="Strong"/>
              <w:rFonts w:ascii="Times New Roman" w:hAnsi="Times New Roman" w:cs="Times New Roman"/>
              <w:sz w:val="26"/>
              <w:szCs w:val="26"/>
            </w:rPr>
          </w:rPrChange>
        </w:rPr>
        <w:t>Quản lý dependency:</w:t>
      </w:r>
      <w:r w:rsidRPr="00735C79">
        <w:rPr>
          <w:rFonts w:ascii="Times New Roman" w:hAnsi="Times New Roman" w:cs="Times New Roman"/>
          <w:sz w:val="26"/>
          <w:szCs w:val="26"/>
        </w:rPr>
        <w:br/>
        <w:t>Sử dụng Maven hoặc Gradle, Spring Boot giúp quản lý các thư viện và phiên bản một cách hiệu quả. Điều này đảm bảo tính nhất quán và giảm thiểu xung đột giữa các thư viện.</w:t>
      </w:r>
    </w:p>
    <w:p w14:paraId="26EB21DE" w14:textId="77777777" w:rsidR="00314B16" w:rsidRPr="00735C79" w:rsidRDefault="00314B16" w:rsidP="00314B16">
      <w:pPr>
        <w:pStyle w:val="BodyText"/>
        <w:numPr>
          <w:ilvl w:val="0"/>
          <w:numId w:val="74"/>
        </w:numPr>
        <w:tabs>
          <w:tab w:val="clear" w:pos="709"/>
          <w:tab w:val="left" w:pos="0"/>
        </w:tabs>
        <w:rPr>
          <w:rFonts w:ascii="Times New Roman" w:hAnsi="Times New Roman" w:cs="Times New Roman"/>
          <w:sz w:val="26"/>
          <w:szCs w:val="26"/>
        </w:rPr>
      </w:pPr>
      <w:r w:rsidRPr="00735C79">
        <w:rPr>
          <w:rStyle w:val="Strong"/>
          <w:rFonts w:ascii="Times New Roman" w:hAnsi="Times New Roman" w:cs="Times New Roman"/>
          <w:b w:val="0"/>
          <w:bCs w:val="0"/>
          <w:sz w:val="26"/>
          <w:szCs w:val="26"/>
          <w:rPrChange w:id="148" w:author="Khanh Cong" w:date="2024-12-27T16:11:00Z" w16du:dateUtc="2024-12-27T09:11:00Z">
            <w:rPr>
              <w:rStyle w:val="Strong"/>
              <w:rFonts w:ascii="Times New Roman" w:hAnsi="Times New Roman" w:cs="Times New Roman"/>
              <w:sz w:val="26"/>
              <w:szCs w:val="26"/>
            </w:rPr>
          </w:rPrChange>
        </w:rPr>
        <w:t>Khả năng mở rộng:</w:t>
      </w:r>
      <w:r w:rsidRPr="00735C79">
        <w:rPr>
          <w:rFonts w:ascii="Times New Roman" w:hAnsi="Times New Roman" w:cs="Times New Roman"/>
          <w:sz w:val="26"/>
          <w:szCs w:val="26"/>
        </w:rPr>
        <w:br/>
        <w:t>Hỗ trợ kiến trúc microservices, giúp dễ dàng mở rộng và quản lý hệ thống lớn với nhiều thành phần độc lập.</w:t>
      </w:r>
    </w:p>
    <w:p w14:paraId="257F0875" w14:textId="77777777" w:rsidR="00314B16" w:rsidRPr="00735C79" w:rsidRDefault="00314B16" w:rsidP="00314B16">
      <w:pPr>
        <w:pStyle w:val="Heading4"/>
        <w:rPr>
          <w:rFonts w:cs="Times New Roman"/>
          <w:szCs w:val="26"/>
        </w:rPr>
      </w:pPr>
      <w:bookmarkStart w:id="149" w:name="__RefHeading___Toc26578_1225579473"/>
      <w:bookmarkEnd w:id="149"/>
      <w:r w:rsidRPr="00735C79">
        <w:rPr>
          <w:rStyle w:val="Strong"/>
          <w:rFonts w:cs="Times New Roman"/>
          <w:b w:val="0"/>
          <w:bCs w:val="0"/>
          <w:szCs w:val="26"/>
        </w:rPr>
        <w:t>Thư viện hỗ trợ:</w:t>
      </w:r>
    </w:p>
    <w:p w14:paraId="15743CEF" w14:textId="77777777" w:rsidR="00314B16" w:rsidRPr="00735C79" w:rsidRDefault="00314B16" w:rsidP="00314B16">
      <w:pPr>
        <w:pStyle w:val="BodyText"/>
        <w:numPr>
          <w:ilvl w:val="0"/>
          <w:numId w:val="75"/>
        </w:numPr>
        <w:tabs>
          <w:tab w:val="clear" w:pos="709"/>
          <w:tab w:val="left" w:pos="0"/>
        </w:tabs>
        <w:rPr>
          <w:rFonts w:ascii="Times New Roman" w:hAnsi="Times New Roman" w:cs="Times New Roman"/>
          <w:sz w:val="26"/>
          <w:szCs w:val="26"/>
        </w:rPr>
      </w:pPr>
      <w:r w:rsidRPr="00735C79">
        <w:rPr>
          <w:rStyle w:val="Strong"/>
          <w:rFonts w:ascii="Times New Roman" w:hAnsi="Times New Roman" w:cs="Times New Roman"/>
          <w:b w:val="0"/>
          <w:bCs w:val="0"/>
          <w:sz w:val="26"/>
          <w:szCs w:val="26"/>
          <w:rPrChange w:id="150" w:author="Khanh Cong" w:date="2024-12-27T16:11:00Z" w16du:dateUtc="2024-12-27T09:11:00Z">
            <w:rPr>
              <w:rStyle w:val="Strong"/>
              <w:rFonts w:ascii="Times New Roman" w:hAnsi="Times New Roman" w:cs="Times New Roman"/>
              <w:sz w:val="26"/>
              <w:szCs w:val="26"/>
            </w:rPr>
          </w:rPrChange>
        </w:rPr>
        <w:t>Spring Data JPA:</w:t>
      </w:r>
      <w:r w:rsidRPr="00735C79">
        <w:rPr>
          <w:rFonts w:ascii="Times New Roman" w:hAnsi="Times New Roman" w:cs="Times New Roman"/>
          <w:sz w:val="26"/>
          <w:szCs w:val="26"/>
        </w:rPr>
        <w:br/>
        <w:t>Spring Data JPA đơn giản hóa việc thao tác với cơ sở dữ liệu thông qua ORM (Object Relational Mapping).</w:t>
      </w:r>
    </w:p>
    <w:p w14:paraId="27525ACB" w14:textId="77777777" w:rsidR="00314B16" w:rsidRPr="00735C79" w:rsidRDefault="00314B16" w:rsidP="00314B16">
      <w:pPr>
        <w:pStyle w:val="BodyText"/>
        <w:numPr>
          <w:ilvl w:val="1"/>
          <w:numId w:val="75"/>
        </w:numPr>
        <w:tabs>
          <w:tab w:val="left" w:pos="0"/>
        </w:tabs>
        <w:spacing w:after="0"/>
        <w:rPr>
          <w:rFonts w:ascii="Times New Roman" w:hAnsi="Times New Roman" w:cs="Times New Roman"/>
          <w:sz w:val="26"/>
          <w:szCs w:val="26"/>
        </w:rPr>
      </w:pPr>
      <w:r w:rsidRPr="00735C79">
        <w:rPr>
          <w:rFonts w:ascii="Times New Roman" w:hAnsi="Times New Roman" w:cs="Times New Roman"/>
          <w:sz w:val="26"/>
          <w:szCs w:val="26"/>
        </w:rPr>
        <w:t xml:space="preserve">Hỗ trợ tự động sinh các câu lệnh SQL từ các phương thức định nghĩa sẵn như </w:t>
      </w:r>
      <w:r w:rsidRPr="00735C79">
        <w:rPr>
          <w:rStyle w:val="SourceText"/>
          <w:rFonts w:ascii="Times New Roman" w:hAnsi="Times New Roman" w:cs="Times New Roman"/>
          <w:sz w:val="26"/>
          <w:szCs w:val="26"/>
        </w:rPr>
        <w:t>findById</w:t>
      </w:r>
      <w:r w:rsidRPr="00735C79">
        <w:rPr>
          <w:rFonts w:ascii="Times New Roman" w:hAnsi="Times New Roman" w:cs="Times New Roman"/>
          <w:sz w:val="26"/>
          <w:szCs w:val="26"/>
        </w:rPr>
        <w:t xml:space="preserve">, </w:t>
      </w:r>
      <w:r w:rsidRPr="00735C79">
        <w:rPr>
          <w:rStyle w:val="SourceText"/>
          <w:rFonts w:ascii="Times New Roman" w:hAnsi="Times New Roman" w:cs="Times New Roman"/>
          <w:sz w:val="26"/>
          <w:szCs w:val="26"/>
        </w:rPr>
        <w:t>save</w:t>
      </w:r>
      <w:r w:rsidRPr="00735C79">
        <w:rPr>
          <w:rFonts w:ascii="Times New Roman" w:hAnsi="Times New Roman" w:cs="Times New Roman"/>
          <w:sz w:val="26"/>
          <w:szCs w:val="26"/>
        </w:rPr>
        <w:t xml:space="preserve">, </w:t>
      </w:r>
      <w:r w:rsidRPr="00735C79">
        <w:rPr>
          <w:rStyle w:val="SourceText"/>
          <w:rFonts w:ascii="Times New Roman" w:hAnsi="Times New Roman" w:cs="Times New Roman"/>
          <w:sz w:val="26"/>
          <w:szCs w:val="26"/>
        </w:rPr>
        <w:t>delete</w:t>
      </w:r>
      <w:r w:rsidRPr="00735C79">
        <w:rPr>
          <w:rFonts w:ascii="Times New Roman" w:hAnsi="Times New Roman" w:cs="Times New Roman"/>
          <w:sz w:val="26"/>
          <w:szCs w:val="26"/>
        </w:rPr>
        <w:t>,...</w:t>
      </w:r>
    </w:p>
    <w:p w14:paraId="1D71D98B" w14:textId="77777777" w:rsidR="00314B16" w:rsidRPr="00735C79" w:rsidRDefault="00314B16" w:rsidP="00314B16">
      <w:pPr>
        <w:pStyle w:val="BodyText"/>
        <w:numPr>
          <w:ilvl w:val="1"/>
          <w:numId w:val="75"/>
        </w:numPr>
        <w:tabs>
          <w:tab w:val="left" w:pos="0"/>
        </w:tabs>
        <w:spacing w:after="0"/>
        <w:rPr>
          <w:rFonts w:ascii="Times New Roman" w:hAnsi="Times New Roman" w:cs="Times New Roman"/>
          <w:sz w:val="26"/>
          <w:szCs w:val="26"/>
        </w:rPr>
      </w:pPr>
      <w:r w:rsidRPr="00735C79">
        <w:rPr>
          <w:rFonts w:ascii="Times New Roman" w:hAnsi="Times New Roman" w:cs="Times New Roman"/>
          <w:sz w:val="26"/>
          <w:szCs w:val="26"/>
        </w:rPr>
        <w:t>Dễ dàng kết nối với các hệ quản trị cơ sở dữ liệu như MySQL, PostgreSQL, hoặc MongoDB.</w:t>
      </w:r>
    </w:p>
    <w:p w14:paraId="33B35B06" w14:textId="77777777" w:rsidR="00314B16" w:rsidRPr="00735C79" w:rsidRDefault="00314B16" w:rsidP="00314B16">
      <w:pPr>
        <w:pStyle w:val="BodyText"/>
        <w:numPr>
          <w:ilvl w:val="1"/>
          <w:numId w:val="75"/>
        </w:numPr>
        <w:tabs>
          <w:tab w:val="left" w:pos="0"/>
        </w:tabs>
        <w:spacing w:after="0"/>
        <w:rPr>
          <w:rFonts w:ascii="Times New Roman" w:hAnsi="Times New Roman" w:cs="Times New Roman"/>
          <w:sz w:val="26"/>
          <w:szCs w:val="26"/>
        </w:rPr>
      </w:pPr>
      <w:r w:rsidRPr="00735C79">
        <w:rPr>
          <w:rFonts w:ascii="Times New Roman" w:hAnsi="Times New Roman" w:cs="Times New Roman"/>
          <w:sz w:val="26"/>
          <w:szCs w:val="26"/>
        </w:rPr>
        <w:t>Hỗ trợ tích hợp Hibernate, cho phép xây dựng truy vấn phức tạp với JPQL hoặc Native Query.</w:t>
      </w:r>
    </w:p>
    <w:p w14:paraId="02B7D17F" w14:textId="77777777" w:rsidR="00314B16" w:rsidRPr="00735C79" w:rsidRDefault="00314B16" w:rsidP="00314B16">
      <w:pPr>
        <w:pStyle w:val="BodyText"/>
        <w:numPr>
          <w:ilvl w:val="0"/>
          <w:numId w:val="75"/>
        </w:numPr>
        <w:tabs>
          <w:tab w:val="clear" w:pos="709"/>
          <w:tab w:val="left" w:pos="0"/>
        </w:tabs>
        <w:rPr>
          <w:rFonts w:ascii="Times New Roman" w:hAnsi="Times New Roman" w:cs="Times New Roman"/>
          <w:sz w:val="26"/>
          <w:szCs w:val="26"/>
        </w:rPr>
      </w:pPr>
      <w:r w:rsidRPr="00735C79">
        <w:rPr>
          <w:rStyle w:val="Strong"/>
          <w:rFonts w:ascii="Times New Roman" w:hAnsi="Times New Roman" w:cs="Times New Roman"/>
          <w:b w:val="0"/>
          <w:bCs w:val="0"/>
          <w:sz w:val="26"/>
          <w:szCs w:val="26"/>
          <w:rPrChange w:id="151" w:author="Khanh Cong" w:date="2024-12-27T16:11:00Z" w16du:dateUtc="2024-12-27T09:11:00Z">
            <w:rPr>
              <w:rStyle w:val="Strong"/>
              <w:rFonts w:ascii="Times New Roman" w:hAnsi="Times New Roman" w:cs="Times New Roman"/>
              <w:sz w:val="26"/>
              <w:szCs w:val="26"/>
            </w:rPr>
          </w:rPrChange>
        </w:rPr>
        <w:t>Spring Security:</w:t>
      </w:r>
      <w:r w:rsidRPr="00735C79">
        <w:rPr>
          <w:rFonts w:ascii="Times New Roman" w:hAnsi="Times New Roman" w:cs="Times New Roman"/>
          <w:sz w:val="26"/>
          <w:szCs w:val="26"/>
        </w:rPr>
        <w:br/>
        <w:t>Một công cụ mạnh mẽ để bảo vệ ứng dụng, đảm bảo tính bảo mật trong xác thực và phân quyền.</w:t>
      </w:r>
    </w:p>
    <w:p w14:paraId="60ECA038" w14:textId="77777777" w:rsidR="00314B16" w:rsidRPr="00735C79" w:rsidRDefault="00314B16" w:rsidP="00314B16">
      <w:pPr>
        <w:pStyle w:val="BodyText"/>
        <w:numPr>
          <w:ilvl w:val="1"/>
          <w:numId w:val="75"/>
        </w:numPr>
        <w:tabs>
          <w:tab w:val="left" w:pos="0"/>
        </w:tabs>
        <w:spacing w:after="0"/>
        <w:rPr>
          <w:rFonts w:ascii="Times New Roman" w:hAnsi="Times New Roman" w:cs="Times New Roman"/>
          <w:sz w:val="26"/>
          <w:szCs w:val="26"/>
        </w:rPr>
      </w:pPr>
      <w:r w:rsidRPr="00735C79">
        <w:rPr>
          <w:rFonts w:ascii="Times New Roman" w:hAnsi="Times New Roman" w:cs="Times New Roman"/>
          <w:sz w:val="26"/>
          <w:szCs w:val="26"/>
        </w:rPr>
        <w:t>Hỗ trợ xác thực bằng username/password, OAuth2, JWT.</w:t>
      </w:r>
    </w:p>
    <w:p w14:paraId="70CB6F31" w14:textId="77777777" w:rsidR="00314B16" w:rsidRPr="00735C79" w:rsidRDefault="00314B16" w:rsidP="00314B16">
      <w:pPr>
        <w:pStyle w:val="BodyText"/>
        <w:numPr>
          <w:ilvl w:val="1"/>
          <w:numId w:val="75"/>
        </w:numPr>
        <w:tabs>
          <w:tab w:val="left" w:pos="0"/>
        </w:tabs>
        <w:spacing w:after="0"/>
        <w:rPr>
          <w:rFonts w:ascii="Times New Roman" w:hAnsi="Times New Roman" w:cs="Times New Roman"/>
          <w:sz w:val="26"/>
          <w:szCs w:val="26"/>
        </w:rPr>
      </w:pPr>
      <w:r w:rsidRPr="00735C79">
        <w:rPr>
          <w:rFonts w:ascii="Times New Roman" w:hAnsi="Times New Roman" w:cs="Times New Roman"/>
          <w:sz w:val="26"/>
          <w:szCs w:val="26"/>
        </w:rPr>
        <w:t>Phân quyền truy cập linh hoạt dựa trên vai trò (roles) hoặc quyền (permissions).</w:t>
      </w:r>
    </w:p>
    <w:p w14:paraId="47759C64" w14:textId="77777777" w:rsidR="00314B16" w:rsidRPr="00735C79" w:rsidRDefault="00314B16" w:rsidP="00314B16">
      <w:pPr>
        <w:pStyle w:val="BodyText"/>
        <w:numPr>
          <w:ilvl w:val="1"/>
          <w:numId w:val="75"/>
        </w:numPr>
        <w:tabs>
          <w:tab w:val="left" w:pos="0"/>
        </w:tabs>
        <w:spacing w:after="0"/>
        <w:rPr>
          <w:rFonts w:ascii="Times New Roman" w:hAnsi="Times New Roman" w:cs="Times New Roman"/>
          <w:sz w:val="26"/>
          <w:szCs w:val="26"/>
        </w:rPr>
      </w:pPr>
      <w:r w:rsidRPr="00735C79">
        <w:rPr>
          <w:rFonts w:ascii="Times New Roman" w:hAnsi="Times New Roman" w:cs="Times New Roman"/>
          <w:sz w:val="26"/>
          <w:szCs w:val="26"/>
        </w:rPr>
        <w:t>Bảo vệ API khỏi các tấn công phổ biến như CSRF, XSS, và SQL Injection.</w:t>
      </w:r>
    </w:p>
    <w:p w14:paraId="05FD9042" w14:textId="77777777" w:rsidR="00314B16" w:rsidRPr="00735C79" w:rsidRDefault="00314B16" w:rsidP="00314B16">
      <w:pPr>
        <w:pStyle w:val="BodyText"/>
        <w:numPr>
          <w:ilvl w:val="0"/>
          <w:numId w:val="75"/>
        </w:numPr>
        <w:tabs>
          <w:tab w:val="clear" w:pos="709"/>
          <w:tab w:val="left" w:pos="0"/>
        </w:tabs>
        <w:rPr>
          <w:rFonts w:ascii="Times New Roman" w:hAnsi="Times New Roman" w:cs="Times New Roman"/>
          <w:sz w:val="26"/>
          <w:szCs w:val="26"/>
        </w:rPr>
      </w:pPr>
      <w:r w:rsidRPr="00735C79">
        <w:rPr>
          <w:rStyle w:val="Strong"/>
          <w:rFonts w:ascii="Times New Roman" w:hAnsi="Times New Roman" w:cs="Times New Roman"/>
          <w:b w:val="0"/>
          <w:bCs w:val="0"/>
          <w:sz w:val="26"/>
          <w:szCs w:val="26"/>
          <w:rPrChange w:id="152" w:author="Khanh Cong" w:date="2024-12-27T16:11:00Z" w16du:dateUtc="2024-12-27T09:11:00Z">
            <w:rPr>
              <w:rStyle w:val="Strong"/>
              <w:rFonts w:ascii="Times New Roman" w:hAnsi="Times New Roman" w:cs="Times New Roman"/>
              <w:sz w:val="26"/>
              <w:szCs w:val="26"/>
            </w:rPr>
          </w:rPrChange>
        </w:rPr>
        <w:t>Spring Web:</w:t>
      </w:r>
      <w:r w:rsidRPr="00735C79">
        <w:rPr>
          <w:rFonts w:ascii="Times New Roman" w:hAnsi="Times New Roman" w:cs="Times New Roman"/>
          <w:sz w:val="26"/>
          <w:szCs w:val="26"/>
        </w:rPr>
        <w:br/>
        <w:t>Cung cấp các tính năng để xây dựng dịch vụ RESTful và xử lý yêu cầu HTTP.</w:t>
      </w:r>
    </w:p>
    <w:p w14:paraId="6B93E4FA" w14:textId="77777777" w:rsidR="00314B16" w:rsidRPr="00735C79" w:rsidRDefault="00314B16" w:rsidP="00314B16">
      <w:pPr>
        <w:pStyle w:val="BodyText"/>
        <w:numPr>
          <w:ilvl w:val="1"/>
          <w:numId w:val="75"/>
        </w:numPr>
        <w:tabs>
          <w:tab w:val="left" w:pos="0"/>
        </w:tabs>
        <w:spacing w:after="0"/>
        <w:rPr>
          <w:rFonts w:ascii="Times New Roman" w:hAnsi="Times New Roman" w:cs="Times New Roman"/>
          <w:sz w:val="26"/>
          <w:szCs w:val="26"/>
        </w:rPr>
      </w:pPr>
      <w:r w:rsidRPr="00735C79">
        <w:rPr>
          <w:rFonts w:ascii="Times New Roman" w:hAnsi="Times New Roman" w:cs="Times New Roman"/>
          <w:sz w:val="26"/>
          <w:szCs w:val="26"/>
        </w:rPr>
        <w:t xml:space="preserve">Hỗ trợ </w:t>
      </w:r>
      <w:r w:rsidRPr="00735C79">
        <w:rPr>
          <w:rStyle w:val="SourceText"/>
          <w:rFonts w:ascii="Times New Roman" w:hAnsi="Times New Roman" w:cs="Times New Roman"/>
          <w:sz w:val="26"/>
          <w:szCs w:val="26"/>
        </w:rPr>
        <w:t>@RestController</w:t>
      </w:r>
      <w:r w:rsidRPr="00735C79">
        <w:rPr>
          <w:rFonts w:ascii="Times New Roman" w:hAnsi="Times New Roman" w:cs="Times New Roman"/>
          <w:sz w:val="26"/>
          <w:szCs w:val="26"/>
        </w:rPr>
        <w:t xml:space="preserve">, </w:t>
      </w:r>
      <w:r w:rsidRPr="00735C79">
        <w:rPr>
          <w:rStyle w:val="SourceText"/>
          <w:rFonts w:ascii="Times New Roman" w:hAnsi="Times New Roman" w:cs="Times New Roman"/>
          <w:sz w:val="26"/>
          <w:szCs w:val="26"/>
        </w:rPr>
        <w:t>@GetMapping</w:t>
      </w:r>
      <w:r w:rsidRPr="00735C79">
        <w:rPr>
          <w:rFonts w:ascii="Times New Roman" w:hAnsi="Times New Roman" w:cs="Times New Roman"/>
          <w:sz w:val="26"/>
          <w:szCs w:val="26"/>
        </w:rPr>
        <w:t xml:space="preserve">, </w:t>
      </w:r>
      <w:r w:rsidRPr="00735C79">
        <w:rPr>
          <w:rStyle w:val="SourceText"/>
          <w:rFonts w:ascii="Times New Roman" w:hAnsi="Times New Roman" w:cs="Times New Roman"/>
          <w:sz w:val="26"/>
          <w:szCs w:val="26"/>
        </w:rPr>
        <w:t>@PostMapping</w:t>
      </w:r>
      <w:r w:rsidRPr="00735C79">
        <w:rPr>
          <w:rFonts w:ascii="Times New Roman" w:hAnsi="Times New Roman" w:cs="Times New Roman"/>
          <w:sz w:val="26"/>
          <w:szCs w:val="26"/>
        </w:rPr>
        <w:t xml:space="preserve"> để định nghĩa các endpoint.</w:t>
      </w:r>
    </w:p>
    <w:p w14:paraId="23C44315" w14:textId="77777777" w:rsidR="00314B16" w:rsidRPr="00735C79" w:rsidRDefault="00314B16" w:rsidP="00314B16">
      <w:pPr>
        <w:pStyle w:val="BodyText"/>
        <w:numPr>
          <w:ilvl w:val="1"/>
          <w:numId w:val="75"/>
        </w:numPr>
        <w:tabs>
          <w:tab w:val="left" w:pos="0"/>
        </w:tabs>
        <w:rPr>
          <w:rFonts w:ascii="Times New Roman" w:hAnsi="Times New Roman" w:cs="Times New Roman"/>
          <w:sz w:val="26"/>
          <w:szCs w:val="26"/>
        </w:rPr>
      </w:pPr>
      <w:r w:rsidRPr="00735C79">
        <w:rPr>
          <w:rFonts w:ascii="Times New Roman" w:hAnsi="Times New Roman" w:cs="Times New Roman"/>
          <w:sz w:val="26"/>
          <w:szCs w:val="26"/>
        </w:rPr>
        <w:t>Tích hợp dễ dàng với các thư viện bên ngoài để xử lý yêu cầu phức tạp.</w:t>
      </w:r>
    </w:p>
    <w:p w14:paraId="3B4E44A3" w14:textId="77777777" w:rsidR="00314B16" w:rsidRPr="00735C79" w:rsidRDefault="00314B16" w:rsidP="00314B16">
      <w:pPr>
        <w:pStyle w:val="Heading4"/>
        <w:rPr>
          <w:rFonts w:cs="Times New Roman"/>
          <w:szCs w:val="26"/>
        </w:rPr>
      </w:pPr>
      <w:bookmarkStart w:id="153" w:name="__RefHeading___Toc26580_1225579473"/>
      <w:bookmarkEnd w:id="153"/>
      <w:r w:rsidRPr="00735C79">
        <w:rPr>
          <w:rStyle w:val="Strong"/>
          <w:rFonts w:cs="Times New Roman"/>
          <w:b w:val="0"/>
          <w:bCs w:val="0"/>
          <w:szCs w:val="26"/>
        </w:rPr>
        <w:lastRenderedPageBreak/>
        <w:t>Tích hợp với ReactJS:</w:t>
      </w:r>
    </w:p>
    <w:p w14:paraId="44ABEA0C" w14:textId="77777777" w:rsidR="00314B16" w:rsidRPr="00735C79" w:rsidRDefault="00314B16" w:rsidP="00314B16">
      <w:pPr>
        <w:pStyle w:val="BodyText"/>
        <w:numPr>
          <w:ilvl w:val="0"/>
          <w:numId w:val="76"/>
        </w:numPr>
        <w:tabs>
          <w:tab w:val="clear" w:pos="709"/>
          <w:tab w:val="left" w:pos="0"/>
        </w:tabs>
        <w:rPr>
          <w:rFonts w:ascii="Times New Roman" w:hAnsi="Times New Roman" w:cs="Times New Roman"/>
          <w:sz w:val="26"/>
          <w:szCs w:val="26"/>
        </w:rPr>
      </w:pPr>
      <w:r w:rsidRPr="00735C79">
        <w:rPr>
          <w:rStyle w:val="Strong"/>
          <w:rFonts w:ascii="Times New Roman" w:hAnsi="Times New Roman" w:cs="Times New Roman"/>
          <w:b w:val="0"/>
          <w:bCs w:val="0"/>
          <w:sz w:val="26"/>
          <w:szCs w:val="26"/>
          <w:rPrChange w:id="154" w:author="Khanh Cong" w:date="2024-12-27T16:11:00Z" w16du:dateUtc="2024-12-27T09:11:00Z">
            <w:rPr>
              <w:rStyle w:val="Strong"/>
              <w:rFonts w:ascii="Times New Roman" w:hAnsi="Times New Roman" w:cs="Times New Roman"/>
              <w:sz w:val="26"/>
              <w:szCs w:val="26"/>
            </w:rPr>
          </w:rPrChange>
        </w:rPr>
        <w:t>RESTful API:</w:t>
      </w:r>
      <w:r w:rsidRPr="00735C79">
        <w:rPr>
          <w:rFonts w:ascii="Times New Roman" w:hAnsi="Times New Roman" w:cs="Times New Roman"/>
          <w:sz w:val="26"/>
          <w:szCs w:val="26"/>
        </w:rPr>
        <w:br/>
        <w:t>Spring Boot cung cấp các endpoint RESTful, giúp giao diện ReactJS lấy và gửi dữ liệu một cách dễ dàng.</w:t>
      </w:r>
    </w:p>
    <w:p w14:paraId="123E971E" w14:textId="77777777" w:rsidR="00314B16" w:rsidRPr="00735C79" w:rsidRDefault="00314B16" w:rsidP="00314B16">
      <w:pPr>
        <w:pStyle w:val="BodyText"/>
        <w:numPr>
          <w:ilvl w:val="1"/>
          <w:numId w:val="76"/>
        </w:numPr>
        <w:tabs>
          <w:tab w:val="left" w:pos="0"/>
        </w:tabs>
        <w:spacing w:after="0"/>
        <w:rPr>
          <w:rFonts w:ascii="Times New Roman" w:hAnsi="Times New Roman" w:cs="Times New Roman"/>
          <w:sz w:val="26"/>
          <w:szCs w:val="26"/>
        </w:rPr>
      </w:pPr>
      <w:r w:rsidRPr="00735C79">
        <w:rPr>
          <w:rFonts w:ascii="Times New Roman" w:hAnsi="Times New Roman" w:cs="Times New Roman"/>
          <w:sz w:val="26"/>
          <w:szCs w:val="26"/>
        </w:rPr>
        <w:t>Dữ liệu được trao đổi qua định dạng JSON.</w:t>
      </w:r>
    </w:p>
    <w:p w14:paraId="06381BB0" w14:textId="77777777" w:rsidR="00314B16" w:rsidRPr="00735C79" w:rsidRDefault="00314B16" w:rsidP="00314B16">
      <w:pPr>
        <w:pStyle w:val="BodyText"/>
        <w:numPr>
          <w:ilvl w:val="1"/>
          <w:numId w:val="76"/>
        </w:numPr>
        <w:tabs>
          <w:tab w:val="left" w:pos="0"/>
        </w:tabs>
        <w:spacing w:after="0"/>
        <w:rPr>
          <w:rFonts w:ascii="Times New Roman" w:hAnsi="Times New Roman" w:cs="Times New Roman"/>
          <w:sz w:val="26"/>
          <w:szCs w:val="26"/>
        </w:rPr>
      </w:pPr>
      <w:r w:rsidRPr="00735C79">
        <w:rPr>
          <w:rFonts w:ascii="Times New Roman" w:hAnsi="Times New Roman" w:cs="Times New Roman"/>
          <w:sz w:val="26"/>
          <w:szCs w:val="26"/>
        </w:rPr>
        <w:t>Sử dụng các thư viện như Axios hoặc Fetch để gửi các yêu cầu HTTP từ ReactJS.</w:t>
      </w:r>
    </w:p>
    <w:p w14:paraId="318AF4D9" w14:textId="77777777" w:rsidR="00314B16" w:rsidRPr="00735C79" w:rsidRDefault="00314B16" w:rsidP="00314B16">
      <w:pPr>
        <w:pStyle w:val="BodyText"/>
        <w:numPr>
          <w:ilvl w:val="0"/>
          <w:numId w:val="76"/>
        </w:numPr>
        <w:tabs>
          <w:tab w:val="clear" w:pos="709"/>
          <w:tab w:val="left" w:pos="0"/>
        </w:tabs>
        <w:rPr>
          <w:rFonts w:ascii="Times New Roman" w:hAnsi="Times New Roman" w:cs="Times New Roman"/>
          <w:sz w:val="26"/>
          <w:szCs w:val="26"/>
        </w:rPr>
      </w:pPr>
      <w:r w:rsidRPr="00735C79">
        <w:rPr>
          <w:rStyle w:val="Strong"/>
          <w:rFonts w:ascii="Times New Roman" w:hAnsi="Times New Roman" w:cs="Times New Roman"/>
          <w:b w:val="0"/>
          <w:bCs w:val="0"/>
          <w:sz w:val="26"/>
          <w:szCs w:val="26"/>
          <w:rPrChange w:id="155" w:author="Khanh Cong" w:date="2024-12-27T16:11:00Z" w16du:dateUtc="2024-12-27T09:11:00Z">
            <w:rPr>
              <w:rStyle w:val="Strong"/>
              <w:rFonts w:ascii="Times New Roman" w:hAnsi="Times New Roman" w:cs="Times New Roman"/>
              <w:sz w:val="26"/>
              <w:szCs w:val="26"/>
            </w:rPr>
          </w:rPrChange>
        </w:rPr>
        <w:t>Bảo mật:</w:t>
      </w:r>
      <w:r w:rsidRPr="00735C79">
        <w:rPr>
          <w:rFonts w:ascii="Times New Roman" w:hAnsi="Times New Roman" w:cs="Times New Roman"/>
          <w:sz w:val="26"/>
          <w:szCs w:val="26"/>
        </w:rPr>
        <w:br/>
        <w:t>Spring Security bảo vệ các API và chỉ cho phép truy cập từ các ứng dụng hoặc người dùng hợp lệ. JWT (JSON Web Token) thường được sử dụng để bảo mật các yêu cầu giữa frontend và backend.</w:t>
      </w:r>
    </w:p>
    <w:p w14:paraId="3ADFEE5E" w14:textId="77777777" w:rsidR="00314B16" w:rsidRPr="00735C79" w:rsidRDefault="00314B16" w:rsidP="00314B16">
      <w:pPr>
        <w:pStyle w:val="BodyText"/>
        <w:numPr>
          <w:ilvl w:val="0"/>
          <w:numId w:val="76"/>
        </w:numPr>
        <w:tabs>
          <w:tab w:val="clear" w:pos="709"/>
          <w:tab w:val="left" w:pos="0"/>
        </w:tabs>
        <w:rPr>
          <w:rFonts w:ascii="Times New Roman" w:hAnsi="Times New Roman" w:cs="Times New Roman"/>
          <w:sz w:val="26"/>
          <w:szCs w:val="26"/>
        </w:rPr>
      </w:pPr>
      <w:r w:rsidRPr="00735C79">
        <w:rPr>
          <w:rStyle w:val="Strong"/>
          <w:rFonts w:ascii="Times New Roman" w:hAnsi="Times New Roman" w:cs="Times New Roman"/>
          <w:b w:val="0"/>
          <w:bCs w:val="0"/>
          <w:sz w:val="26"/>
          <w:szCs w:val="26"/>
          <w:rPrChange w:id="156" w:author="Khanh Cong" w:date="2024-12-27T16:11:00Z" w16du:dateUtc="2024-12-27T09:11:00Z">
            <w:rPr>
              <w:rStyle w:val="Strong"/>
              <w:rFonts w:ascii="Times New Roman" w:hAnsi="Times New Roman" w:cs="Times New Roman"/>
              <w:sz w:val="26"/>
              <w:szCs w:val="26"/>
            </w:rPr>
          </w:rPrChange>
        </w:rPr>
        <w:t>Triển khai:</w:t>
      </w:r>
      <w:r w:rsidRPr="00735C79">
        <w:rPr>
          <w:rFonts w:ascii="Times New Roman" w:hAnsi="Times New Roman" w:cs="Times New Roman"/>
          <w:sz w:val="26"/>
          <w:szCs w:val="26"/>
        </w:rPr>
        <w:br/>
        <w:t xml:space="preserve">Backend Spring Boot và frontend ReactJS có thể được triển khai riêng biệt trên các máy chủ khác nhau, hoặc gộp chung bằng cách build ReactJS thành static files và nhúng vào thư mục </w:t>
      </w:r>
      <w:r w:rsidRPr="00735C79">
        <w:rPr>
          <w:rStyle w:val="SourceText"/>
          <w:rFonts w:ascii="Times New Roman" w:hAnsi="Times New Roman" w:cs="Times New Roman"/>
          <w:sz w:val="26"/>
          <w:szCs w:val="26"/>
        </w:rPr>
        <w:t>resources/static</w:t>
      </w:r>
      <w:r w:rsidRPr="00735C79">
        <w:rPr>
          <w:rFonts w:ascii="Times New Roman" w:hAnsi="Times New Roman" w:cs="Times New Roman"/>
          <w:sz w:val="26"/>
          <w:szCs w:val="26"/>
        </w:rPr>
        <w:t xml:space="preserve"> của Spring Boot.</w:t>
      </w:r>
    </w:p>
    <w:p w14:paraId="3BC85534" w14:textId="77777777" w:rsidR="00314B16" w:rsidRPr="00735C79" w:rsidRDefault="00314B16" w:rsidP="00314B16">
      <w:pPr>
        <w:pStyle w:val="Heading4"/>
        <w:rPr>
          <w:rFonts w:cs="Times New Roman"/>
          <w:szCs w:val="26"/>
        </w:rPr>
      </w:pPr>
      <w:bookmarkStart w:id="157" w:name="__RefHeading___Toc26582_1225579473"/>
      <w:bookmarkEnd w:id="157"/>
      <w:r w:rsidRPr="00735C79">
        <w:rPr>
          <w:rStyle w:val="Strong"/>
          <w:rFonts w:cs="Times New Roman"/>
          <w:b w:val="0"/>
          <w:bCs w:val="0"/>
          <w:szCs w:val="26"/>
        </w:rPr>
        <w:t>Ưu điểm của kết hợp ReactJS và Spring Boot:</w:t>
      </w:r>
    </w:p>
    <w:p w14:paraId="0F79898E" w14:textId="77777777" w:rsidR="00314B16" w:rsidRPr="00735C79" w:rsidRDefault="00314B16" w:rsidP="00314B16">
      <w:pPr>
        <w:pStyle w:val="BodyText"/>
        <w:numPr>
          <w:ilvl w:val="0"/>
          <w:numId w:val="77"/>
        </w:numPr>
        <w:tabs>
          <w:tab w:val="clear" w:pos="709"/>
          <w:tab w:val="left" w:pos="0"/>
        </w:tabs>
        <w:spacing w:after="0"/>
        <w:rPr>
          <w:rFonts w:ascii="Times New Roman" w:hAnsi="Times New Roman" w:cs="Times New Roman"/>
          <w:sz w:val="26"/>
          <w:szCs w:val="26"/>
        </w:rPr>
      </w:pPr>
      <w:r w:rsidRPr="00735C79">
        <w:rPr>
          <w:rFonts w:ascii="Times New Roman" w:hAnsi="Times New Roman" w:cs="Times New Roman"/>
          <w:sz w:val="26"/>
          <w:szCs w:val="26"/>
        </w:rPr>
        <w:t>Tách biệt rõ ràng giữa giao diện người dùng và logic xử lý phía server, giúp ứng dụng dễ bảo trì và mở rộng.</w:t>
      </w:r>
    </w:p>
    <w:p w14:paraId="449EC203" w14:textId="77777777" w:rsidR="00314B16" w:rsidRPr="00735C79" w:rsidRDefault="00314B16" w:rsidP="00314B16">
      <w:pPr>
        <w:pStyle w:val="BodyText"/>
        <w:numPr>
          <w:ilvl w:val="0"/>
          <w:numId w:val="77"/>
        </w:numPr>
        <w:tabs>
          <w:tab w:val="clear" w:pos="709"/>
          <w:tab w:val="left" w:pos="0"/>
        </w:tabs>
        <w:spacing w:after="0"/>
        <w:rPr>
          <w:rFonts w:ascii="Times New Roman" w:hAnsi="Times New Roman" w:cs="Times New Roman"/>
          <w:sz w:val="26"/>
          <w:szCs w:val="26"/>
        </w:rPr>
      </w:pPr>
      <w:r w:rsidRPr="00735C79">
        <w:rPr>
          <w:rFonts w:ascii="Times New Roman" w:hAnsi="Times New Roman" w:cs="Times New Roman"/>
          <w:sz w:val="26"/>
          <w:szCs w:val="26"/>
        </w:rPr>
        <w:t>Tăng tính linh hoạt khi phát triển, vì backend và frontend có thể được xây dựng và nâng cấp độc lập.</w:t>
      </w:r>
    </w:p>
    <w:p w14:paraId="1985B420" w14:textId="77777777" w:rsidR="00314B16" w:rsidRPr="00735C79" w:rsidRDefault="00314B16" w:rsidP="00314B16">
      <w:pPr>
        <w:pStyle w:val="BodyText"/>
        <w:numPr>
          <w:ilvl w:val="0"/>
          <w:numId w:val="77"/>
        </w:numPr>
        <w:tabs>
          <w:tab w:val="clear" w:pos="709"/>
          <w:tab w:val="left" w:pos="0"/>
        </w:tabs>
        <w:rPr>
          <w:rFonts w:ascii="Times New Roman" w:hAnsi="Times New Roman" w:cs="Times New Roman"/>
          <w:sz w:val="26"/>
          <w:szCs w:val="26"/>
        </w:rPr>
      </w:pPr>
      <w:r w:rsidRPr="00735C79">
        <w:rPr>
          <w:rFonts w:ascii="Times New Roman" w:hAnsi="Times New Roman" w:cs="Times New Roman"/>
          <w:sz w:val="26"/>
          <w:szCs w:val="26"/>
        </w:rPr>
        <w:t>Dễ dàng mở rộng hệ thống để hỗ trợ các tính năng phức tạp hoặc tích hợp với các dịch vụ bên thứ ba.</w:t>
      </w:r>
    </w:p>
    <w:p w14:paraId="395BEA98" w14:textId="77777777" w:rsidR="00314B16" w:rsidRPr="006454E5" w:rsidRDefault="00314B16" w:rsidP="00314B16">
      <w:pPr>
        <w:pStyle w:val="Heading2"/>
        <w:rPr>
          <w:rFonts w:cs="Times New Roman"/>
          <w:szCs w:val="26"/>
        </w:rPr>
      </w:pPr>
      <w:bookmarkStart w:id="158" w:name="__RefHeading___Toc26584_1225579473"/>
      <w:bookmarkStart w:id="159" w:name="_Toc185447738"/>
      <w:bookmarkStart w:id="160" w:name="_Toc185534201"/>
      <w:bookmarkStart w:id="161" w:name="_Toc185706956"/>
      <w:bookmarkStart w:id="162" w:name="_Toc185881035"/>
      <w:bookmarkStart w:id="163" w:name="_Toc185881114"/>
      <w:bookmarkEnd w:id="158"/>
      <w:r w:rsidRPr="006454E5">
        <w:rPr>
          <w:rFonts w:cs="Times New Roman"/>
          <w:szCs w:val="26"/>
        </w:rPr>
        <w:t>1.4. Xác định yêu cầu của hệ thống</w:t>
      </w:r>
      <w:bookmarkEnd w:id="159"/>
      <w:bookmarkEnd w:id="160"/>
      <w:bookmarkEnd w:id="161"/>
      <w:bookmarkEnd w:id="162"/>
      <w:bookmarkEnd w:id="163"/>
    </w:p>
    <w:p w14:paraId="1643A130" w14:textId="77777777" w:rsidR="00314B16" w:rsidRPr="00C50C0D" w:rsidDel="00921705" w:rsidRDefault="00314B16" w:rsidP="00921705">
      <w:pPr>
        <w:pStyle w:val="Heading3"/>
        <w:rPr>
          <w:del w:id="164" w:author="Khanh Cong" w:date="2024-12-28T00:04:00Z" w16du:dateUtc="2024-12-27T17:04:00Z"/>
          <w:rFonts w:cs="Times New Roman"/>
          <w:spacing w:val="-4"/>
          <w:szCs w:val="26"/>
        </w:rPr>
      </w:pPr>
      <w:bookmarkStart w:id="165" w:name="_Toc185447739"/>
      <w:bookmarkStart w:id="166" w:name="_Toc185534202"/>
      <w:bookmarkStart w:id="167" w:name="_Toc185706957"/>
      <w:bookmarkStart w:id="168" w:name="_Toc185881036"/>
      <w:bookmarkStart w:id="169" w:name="_Toc185881115"/>
      <w:r w:rsidRPr="00C50C0D">
        <w:rPr>
          <w:rFonts w:cs="Times New Roman"/>
          <w:spacing w:val="-4"/>
          <w:szCs w:val="26"/>
        </w:rPr>
        <w:t>1.4.1. Mô tả hệ thống</w:t>
      </w:r>
      <w:bookmarkEnd w:id="165"/>
      <w:bookmarkEnd w:id="166"/>
      <w:bookmarkEnd w:id="167"/>
      <w:bookmarkEnd w:id="168"/>
      <w:bookmarkEnd w:id="169"/>
    </w:p>
    <w:p w14:paraId="56C90A98" w14:textId="77777777" w:rsidR="00921705" w:rsidRPr="00921705" w:rsidRDefault="00921705">
      <w:pPr>
        <w:rPr>
          <w:ins w:id="170" w:author="Khanh Cong" w:date="2024-12-28T00:05:00Z" w16du:dateUtc="2024-12-27T17:05:00Z"/>
          <w:rPrChange w:id="171" w:author="Khanh Cong" w:date="2024-12-28T00:05:00Z" w16du:dateUtc="2024-12-27T17:05:00Z">
            <w:rPr>
              <w:ins w:id="172" w:author="Khanh Cong" w:date="2024-12-28T00:05:00Z" w16du:dateUtc="2024-12-27T17:05:00Z"/>
              <w:rFonts w:cs="Times New Roman"/>
              <w:spacing w:val="-4"/>
              <w:szCs w:val="26"/>
            </w:rPr>
          </w:rPrChange>
        </w:rPr>
        <w:pPrChange w:id="173" w:author="Khanh Cong" w:date="2024-12-28T00:05:00Z" w16du:dateUtc="2024-12-27T17:05:00Z">
          <w:pPr>
            <w:pStyle w:val="Heading3"/>
          </w:pPr>
        </w:pPrChange>
      </w:pPr>
    </w:p>
    <w:p w14:paraId="521B3A73" w14:textId="77777777" w:rsidR="00921705" w:rsidRPr="00921705" w:rsidRDefault="00921705">
      <w:pPr>
        <w:ind w:firstLine="720"/>
        <w:rPr>
          <w:ins w:id="174" w:author="Khanh Cong" w:date="2024-12-28T00:05:00Z" w16du:dateUtc="2024-12-27T17:05:00Z"/>
          <w:rFonts w:eastAsiaTheme="minorHAnsi" w:cstheme="minorBidi"/>
          <w:sz w:val="26"/>
          <w:szCs w:val="22"/>
          <w:lang w:val="en-US" w:eastAsia="en-US" w:bidi="ar-SA"/>
          <w14:ligatures w14:val="standardContextual"/>
        </w:rPr>
        <w:pPrChange w:id="175" w:author="Khanh Cong" w:date="2024-12-28T00:05:00Z" w16du:dateUtc="2024-12-27T17:05:00Z">
          <w:pPr/>
        </w:pPrChange>
      </w:pPr>
      <w:ins w:id="176" w:author="Khanh Cong" w:date="2024-12-28T00:05:00Z" w16du:dateUtc="2024-12-27T17:05:00Z">
        <w:r w:rsidRPr="00921705">
          <w:rPr>
            <w:rFonts w:eastAsiaTheme="minorHAnsi" w:cstheme="minorBidi"/>
            <w:sz w:val="26"/>
            <w:szCs w:val="22"/>
            <w:lang w:val="en-US" w:eastAsia="en-US" w:bidi="ar-SA"/>
            <w14:ligatures w14:val="standardContextual"/>
          </w:rPr>
          <w:t>Xây dựng 1 website bán đồ điện tử, gồm có những chức năng cần thiết cho các nhu cầu cơ bản của hoạt động mua sắm mà khách hàng và người bán cần. Bao gồm quản lý các hoạt động mua sắm của khách hàng vào các chức năng quản lý bán hàng của người bán và quản trị viên.</w:t>
        </w:r>
      </w:ins>
    </w:p>
    <w:p w14:paraId="3B8B6B5B" w14:textId="799E34BA" w:rsidR="00314B16" w:rsidRPr="006454E5" w:rsidDel="00921705" w:rsidRDefault="00921705">
      <w:pPr>
        <w:pStyle w:val="NoSpacing"/>
        <w:spacing w:line="312" w:lineRule="auto"/>
        <w:ind w:firstLine="720"/>
        <w:rPr>
          <w:del w:id="177" w:author="Khanh Cong" w:date="2024-12-28T00:04:00Z" w16du:dateUtc="2024-12-27T17:04:00Z"/>
        </w:rPr>
        <w:pPrChange w:id="178" w:author="Khanh Cong" w:date="2024-12-28T00:05:00Z" w16du:dateUtc="2024-12-27T17:05:00Z">
          <w:pPr>
            <w:spacing w:before="209"/>
          </w:pPr>
        </w:pPrChange>
      </w:pPr>
      <w:ins w:id="179" w:author="Khanh Cong" w:date="2024-12-28T00:05:00Z" w16du:dateUtc="2024-12-27T17:05:00Z">
        <w:r w:rsidRPr="00921705">
          <w:t xml:space="preserve">Người dùng sẽ được sử dụng các chức năng như đăng ký, đăng nhập, quản lý thông tin của người dùng. Ngoài ra, website còn có các chức năng khác cho khách hàng như tìm kiếm sản phẩm, xem chi tiết sản phẩm, thêm sản phẩm vào danh sách yêu thích, thêm vào giỏ hàng, đặt mua hàng,… Nhân viên và quản trị viên có thể quản lí thông tin </w:t>
        </w:r>
        <w:r w:rsidRPr="00921705">
          <w:lastRenderedPageBreak/>
          <w:t>khách hàng, quản lý đơn hàng, quản lý thông tin sản phẩm,… Quản trị viên có thể quản lý thông tin của nhân viên, quản lý các đợt giảm giá, quản lý banner của của website.</w:t>
        </w:r>
      </w:ins>
      <w:del w:id="180" w:author="Khanh Cong" w:date="2024-12-28T00:04:00Z" w16du:dateUtc="2024-12-27T17:04:00Z">
        <w:r w:rsidR="00314B16" w:rsidRPr="006454E5" w:rsidDel="00921705">
          <w:tab/>
          <w:delText>Xây dựng 1 website bán đồ điện tử, gồm có những chức năng cần thiết cho các nhu cầu cơ bản của hoạt động mua sắm mà khách hàng và người bán cần. Bao gồm quản lý các hoạt động mua sắm của khách hàng vào các chức năng quản lý bán hàng của người bán và quản trị viên.</w:delText>
        </w:r>
      </w:del>
    </w:p>
    <w:p w14:paraId="6EA24F62" w14:textId="2741AFCF" w:rsidR="00314B16" w:rsidRPr="006454E5" w:rsidRDefault="00314B16">
      <w:pPr>
        <w:pStyle w:val="NoSpacing"/>
        <w:spacing w:line="312" w:lineRule="auto"/>
        <w:ind w:firstLine="720"/>
        <w:pPrChange w:id="181" w:author="Khanh Cong" w:date="2024-12-28T00:05:00Z" w16du:dateUtc="2024-12-27T17:05:00Z">
          <w:pPr>
            <w:spacing w:before="209"/>
          </w:pPr>
        </w:pPrChange>
      </w:pPr>
      <w:del w:id="182" w:author="Khanh Cong" w:date="2024-12-28T00:04:00Z" w16du:dateUtc="2024-12-27T17:04:00Z">
        <w:r w:rsidRPr="006454E5" w:rsidDel="00921705">
          <w:tab/>
          <w:delText>Người dùng sẽ được sử dụng các chức năng như đăng ký, đăng nhập, quản lý thông tin của người dùng. Ngoài ra, website còn có các chức năng khác cho khách hàng như tìm kiếm sản phẩm, xem chi tiết sản phẩm, thêm sản phẩm vào danh sách yêu thích, thêm vào giỏ hàng, đặt mua hàng,… Nhân viên và quản trị viên có thể quản lí thông tin khách hàng, quản lý đơn hàng, quản lý thông tin sản phẩm,… Quản trị viên có thể quản lý thông tin của nhân viên, quản lý các đợt giảm giá, quản lý banner của của website.</w:delText>
        </w:r>
      </w:del>
    </w:p>
    <w:p w14:paraId="63CC4DD2" w14:textId="77777777" w:rsidR="00314B16" w:rsidRDefault="00314B16" w:rsidP="00314B16">
      <w:pPr>
        <w:pStyle w:val="Heading3"/>
        <w:rPr>
          <w:ins w:id="183" w:author="Khanh Cong" w:date="2024-12-27T23:31:00Z" w16du:dateUtc="2024-12-27T16:31:00Z"/>
          <w:rFonts w:cs="Times New Roman"/>
          <w:spacing w:val="-4"/>
          <w:szCs w:val="26"/>
        </w:rPr>
      </w:pPr>
      <w:bookmarkStart w:id="184" w:name="_Toc185447740"/>
      <w:bookmarkStart w:id="185" w:name="_Toc185534203"/>
      <w:bookmarkStart w:id="186" w:name="_Toc185706958"/>
      <w:bookmarkStart w:id="187" w:name="_Toc185881037"/>
      <w:bookmarkStart w:id="188" w:name="_Toc185881116"/>
      <w:r w:rsidRPr="006454E5">
        <w:rPr>
          <w:rFonts w:cs="Times New Roman"/>
          <w:spacing w:val="-4"/>
          <w:szCs w:val="26"/>
        </w:rPr>
        <w:t>1.4.2. Xác định chức năng</w:t>
      </w:r>
      <w:bookmarkEnd w:id="184"/>
      <w:bookmarkEnd w:id="185"/>
      <w:bookmarkEnd w:id="186"/>
      <w:bookmarkEnd w:id="187"/>
      <w:bookmarkEnd w:id="188"/>
    </w:p>
    <w:p w14:paraId="03747F02" w14:textId="77777777" w:rsidR="008A64E0" w:rsidRDefault="008A64E0">
      <w:pPr>
        <w:pStyle w:val="ListParagraph"/>
        <w:numPr>
          <w:ilvl w:val="0"/>
          <w:numId w:val="97"/>
        </w:numPr>
        <w:rPr>
          <w:ins w:id="189" w:author="Khanh Cong" w:date="2024-12-27T23:31:00Z" w16du:dateUtc="2024-12-27T16:31:00Z"/>
        </w:rPr>
        <w:pPrChange w:id="190" w:author="Khanh Cong" w:date="2024-12-27T23:31:00Z" w16du:dateUtc="2024-12-27T16:31:00Z">
          <w:pPr/>
        </w:pPrChange>
      </w:pPr>
      <w:ins w:id="191" w:author="Khanh Cong" w:date="2024-12-27T23:31:00Z" w16du:dateUtc="2024-12-27T16:31:00Z">
        <w:r>
          <w:t>Chức năng của người dùng:</w:t>
        </w:r>
      </w:ins>
    </w:p>
    <w:p w14:paraId="2739266D" w14:textId="77777777" w:rsidR="008A64E0" w:rsidRDefault="008A64E0">
      <w:pPr>
        <w:pStyle w:val="ListParagraph"/>
        <w:numPr>
          <w:ilvl w:val="1"/>
          <w:numId w:val="97"/>
        </w:numPr>
        <w:rPr>
          <w:ins w:id="192" w:author="Khanh Cong" w:date="2024-12-27T23:31:00Z" w16du:dateUtc="2024-12-27T16:31:00Z"/>
        </w:rPr>
        <w:pPrChange w:id="193" w:author="Khanh Cong" w:date="2024-12-27T23:31:00Z" w16du:dateUtc="2024-12-27T16:31:00Z">
          <w:pPr/>
        </w:pPrChange>
      </w:pPr>
      <w:ins w:id="194" w:author="Khanh Cong" w:date="2024-12-27T23:31:00Z" w16du:dateUtc="2024-12-27T16:31:00Z">
        <w:r>
          <w:t>Đăng nhập/ đăng ký tài khoản</w:t>
        </w:r>
      </w:ins>
    </w:p>
    <w:p w14:paraId="5683EE00" w14:textId="77777777" w:rsidR="008A64E0" w:rsidRDefault="008A64E0">
      <w:pPr>
        <w:pStyle w:val="ListParagraph"/>
        <w:numPr>
          <w:ilvl w:val="1"/>
          <w:numId w:val="97"/>
        </w:numPr>
        <w:rPr>
          <w:ins w:id="195" w:author="Khanh Cong" w:date="2024-12-27T23:31:00Z" w16du:dateUtc="2024-12-27T16:31:00Z"/>
        </w:rPr>
        <w:pPrChange w:id="196" w:author="Khanh Cong" w:date="2024-12-27T23:31:00Z" w16du:dateUtc="2024-12-27T16:31:00Z">
          <w:pPr/>
        </w:pPrChange>
      </w:pPr>
      <w:ins w:id="197" w:author="Khanh Cong" w:date="2024-12-27T23:31:00Z" w16du:dateUtc="2024-12-27T16:31:00Z">
        <w:r>
          <w:t>Quản lý tài khoản (Quên mật khẩu, cập nhập thông tin tài khoản,… )</w:t>
        </w:r>
      </w:ins>
    </w:p>
    <w:p w14:paraId="1E4E5E01" w14:textId="77777777" w:rsidR="008A64E0" w:rsidRDefault="008A64E0">
      <w:pPr>
        <w:pStyle w:val="ListParagraph"/>
        <w:numPr>
          <w:ilvl w:val="0"/>
          <w:numId w:val="97"/>
        </w:numPr>
        <w:rPr>
          <w:ins w:id="198" w:author="Khanh Cong" w:date="2024-12-27T23:31:00Z" w16du:dateUtc="2024-12-27T16:31:00Z"/>
        </w:rPr>
        <w:pPrChange w:id="199" w:author="Khanh Cong" w:date="2024-12-27T23:31:00Z" w16du:dateUtc="2024-12-27T16:31:00Z">
          <w:pPr/>
        </w:pPrChange>
      </w:pPr>
      <w:ins w:id="200" w:author="Khanh Cong" w:date="2024-12-27T23:31:00Z" w16du:dateUtc="2024-12-27T16:31:00Z">
        <w:r>
          <w:t>Chức năng của nhân viên (Staff):</w:t>
        </w:r>
      </w:ins>
    </w:p>
    <w:p w14:paraId="3F790456" w14:textId="77777777" w:rsidR="008A64E0" w:rsidRDefault="008A64E0">
      <w:pPr>
        <w:pStyle w:val="ListParagraph"/>
        <w:numPr>
          <w:ilvl w:val="1"/>
          <w:numId w:val="97"/>
        </w:numPr>
        <w:rPr>
          <w:ins w:id="201" w:author="Khanh Cong" w:date="2024-12-27T23:31:00Z" w16du:dateUtc="2024-12-27T16:31:00Z"/>
        </w:rPr>
        <w:pPrChange w:id="202" w:author="Khanh Cong" w:date="2024-12-27T23:31:00Z" w16du:dateUtc="2024-12-27T16:31:00Z">
          <w:pPr/>
        </w:pPrChange>
      </w:pPr>
      <w:ins w:id="203" w:author="Khanh Cong" w:date="2024-12-27T23:31:00Z" w16du:dateUtc="2024-12-27T16:31:00Z">
        <w:r>
          <w:t>Quản lý tài khoản khách hàng</w:t>
        </w:r>
      </w:ins>
    </w:p>
    <w:p w14:paraId="20A82505" w14:textId="77777777" w:rsidR="008A64E0" w:rsidRDefault="008A64E0">
      <w:pPr>
        <w:pStyle w:val="ListParagraph"/>
        <w:numPr>
          <w:ilvl w:val="1"/>
          <w:numId w:val="97"/>
        </w:numPr>
        <w:rPr>
          <w:ins w:id="204" w:author="Khanh Cong" w:date="2024-12-27T23:31:00Z" w16du:dateUtc="2024-12-27T16:31:00Z"/>
        </w:rPr>
        <w:pPrChange w:id="205" w:author="Khanh Cong" w:date="2024-12-27T23:31:00Z" w16du:dateUtc="2024-12-27T16:31:00Z">
          <w:pPr/>
        </w:pPrChange>
      </w:pPr>
      <w:ins w:id="206" w:author="Khanh Cong" w:date="2024-12-27T23:31:00Z" w16du:dateUtc="2024-12-27T16:31:00Z">
        <w:r>
          <w:t>Quản lý đơn hàng</w:t>
        </w:r>
      </w:ins>
    </w:p>
    <w:p w14:paraId="6DA0F91F" w14:textId="77777777" w:rsidR="008A64E0" w:rsidRDefault="008A64E0">
      <w:pPr>
        <w:pStyle w:val="ListParagraph"/>
        <w:numPr>
          <w:ilvl w:val="1"/>
          <w:numId w:val="97"/>
        </w:numPr>
        <w:rPr>
          <w:ins w:id="207" w:author="Khanh Cong" w:date="2024-12-27T23:31:00Z" w16du:dateUtc="2024-12-27T16:31:00Z"/>
        </w:rPr>
        <w:pPrChange w:id="208" w:author="Khanh Cong" w:date="2024-12-27T23:31:00Z" w16du:dateUtc="2024-12-27T16:31:00Z">
          <w:pPr/>
        </w:pPrChange>
      </w:pPr>
      <w:ins w:id="209" w:author="Khanh Cong" w:date="2024-12-27T23:31:00Z" w16du:dateUtc="2024-12-27T16:31:00Z">
        <w:r>
          <w:t>Thống kê</w:t>
        </w:r>
      </w:ins>
    </w:p>
    <w:p w14:paraId="5381FEF7" w14:textId="77777777" w:rsidR="008A64E0" w:rsidRDefault="008A64E0">
      <w:pPr>
        <w:pStyle w:val="ListParagraph"/>
        <w:numPr>
          <w:ilvl w:val="0"/>
          <w:numId w:val="97"/>
        </w:numPr>
        <w:rPr>
          <w:ins w:id="210" w:author="Khanh Cong" w:date="2024-12-27T23:31:00Z" w16du:dateUtc="2024-12-27T16:31:00Z"/>
        </w:rPr>
        <w:pPrChange w:id="211" w:author="Khanh Cong" w:date="2024-12-27T23:31:00Z" w16du:dateUtc="2024-12-27T16:31:00Z">
          <w:pPr/>
        </w:pPrChange>
      </w:pPr>
      <w:ins w:id="212" w:author="Khanh Cong" w:date="2024-12-27T23:31:00Z" w16du:dateUtc="2024-12-27T16:31:00Z">
        <w:r>
          <w:t>Chức năng của quản trị viên (Admin) gồm chức năng của nhân viên và:</w:t>
        </w:r>
      </w:ins>
    </w:p>
    <w:p w14:paraId="3D1F285E" w14:textId="77777777" w:rsidR="008A64E0" w:rsidRDefault="008A64E0">
      <w:pPr>
        <w:pStyle w:val="ListParagraph"/>
        <w:numPr>
          <w:ilvl w:val="1"/>
          <w:numId w:val="97"/>
        </w:numPr>
        <w:rPr>
          <w:ins w:id="213" w:author="Khanh Cong" w:date="2024-12-27T23:31:00Z" w16du:dateUtc="2024-12-27T16:31:00Z"/>
        </w:rPr>
        <w:pPrChange w:id="214" w:author="Khanh Cong" w:date="2024-12-27T23:31:00Z" w16du:dateUtc="2024-12-27T16:31:00Z">
          <w:pPr/>
        </w:pPrChange>
      </w:pPr>
      <w:ins w:id="215" w:author="Khanh Cong" w:date="2024-12-27T23:31:00Z" w16du:dateUtc="2024-12-27T16:31:00Z">
        <w:r>
          <w:t>Quản lý tài khoản nhân viên</w:t>
        </w:r>
      </w:ins>
    </w:p>
    <w:p w14:paraId="6F5C616E" w14:textId="77777777" w:rsidR="008A64E0" w:rsidRDefault="008A64E0">
      <w:pPr>
        <w:pStyle w:val="ListParagraph"/>
        <w:numPr>
          <w:ilvl w:val="1"/>
          <w:numId w:val="97"/>
        </w:numPr>
        <w:rPr>
          <w:ins w:id="216" w:author="Khanh Cong" w:date="2024-12-27T23:31:00Z" w16du:dateUtc="2024-12-27T16:31:00Z"/>
        </w:rPr>
        <w:pPrChange w:id="217" w:author="Khanh Cong" w:date="2024-12-27T23:31:00Z" w16du:dateUtc="2024-12-27T16:31:00Z">
          <w:pPr/>
        </w:pPrChange>
      </w:pPr>
      <w:ins w:id="218" w:author="Khanh Cong" w:date="2024-12-27T23:31:00Z" w16du:dateUtc="2024-12-27T16:31:00Z">
        <w:r>
          <w:t>Quản lý thông tin các sự kiện trong cửa hàng (khuyến mãi,…)</w:t>
        </w:r>
      </w:ins>
    </w:p>
    <w:p w14:paraId="4612BD82" w14:textId="77777777" w:rsidR="008A64E0" w:rsidRDefault="008A64E0">
      <w:pPr>
        <w:pStyle w:val="ListParagraph"/>
        <w:numPr>
          <w:ilvl w:val="1"/>
          <w:numId w:val="97"/>
        </w:numPr>
        <w:rPr>
          <w:ins w:id="219" w:author="Khanh Cong" w:date="2024-12-27T23:31:00Z" w16du:dateUtc="2024-12-27T16:31:00Z"/>
        </w:rPr>
        <w:pPrChange w:id="220" w:author="Khanh Cong" w:date="2024-12-27T23:31:00Z" w16du:dateUtc="2024-12-27T16:31:00Z">
          <w:pPr/>
        </w:pPrChange>
      </w:pPr>
      <w:ins w:id="221" w:author="Khanh Cong" w:date="2024-12-27T23:31:00Z" w16du:dateUtc="2024-12-27T16:31:00Z">
        <w:r>
          <w:t>Quản lý banner của website</w:t>
        </w:r>
      </w:ins>
    </w:p>
    <w:p w14:paraId="57FD0A81" w14:textId="77777777" w:rsidR="008A64E0" w:rsidRDefault="008A64E0">
      <w:pPr>
        <w:pStyle w:val="ListParagraph"/>
        <w:numPr>
          <w:ilvl w:val="1"/>
          <w:numId w:val="97"/>
        </w:numPr>
        <w:rPr>
          <w:ins w:id="222" w:author="Khanh Cong" w:date="2024-12-27T23:31:00Z" w16du:dateUtc="2024-12-27T16:31:00Z"/>
        </w:rPr>
        <w:pPrChange w:id="223" w:author="Khanh Cong" w:date="2024-12-27T23:31:00Z" w16du:dateUtc="2024-12-27T16:31:00Z">
          <w:pPr/>
        </w:pPrChange>
      </w:pPr>
      <w:ins w:id="224" w:author="Khanh Cong" w:date="2024-12-27T23:31:00Z" w16du:dateUtc="2024-12-27T16:31:00Z">
        <w:r>
          <w:t>Chức năng của khách hàng</w:t>
        </w:r>
      </w:ins>
    </w:p>
    <w:p w14:paraId="2188CE62" w14:textId="77777777" w:rsidR="008A64E0" w:rsidRDefault="008A64E0">
      <w:pPr>
        <w:pStyle w:val="ListParagraph"/>
        <w:numPr>
          <w:ilvl w:val="1"/>
          <w:numId w:val="97"/>
        </w:numPr>
        <w:rPr>
          <w:ins w:id="225" w:author="Khanh Cong" w:date="2024-12-27T23:31:00Z" w16du:dateUtc="2024-12-27T16:31:00Z"/>
        </w:rPr>
        <w:pPrChange w:id="226" w:author="Khanh Cong" w:date="2024-12-27T23:31:00Z" w16du:dateUtc="2024-12-27T16:31:00Z">
          <w:pPr/>
        </w:pPrChange>
      </w:pPr>
      <w:ins w:id="227" w:author="Khanh Cong" w:date="2024-12-27T23:31:00Z" w16du:dateUtc="2024-12-27T16:31:00Z">
        <w:r>
          <w:t>Quản lý thông tin tài khoản</w:t>
        </w:r>
      </w:ins>
    </w:p>
    <w:p w14:paraId="18623F13" w14:textId="77777777" w:rsidR="008A64E0" w:rsidRDefault="008A64E0">
      <w:pPr>
        <w:pStyle w:val="ListParagraph"/>
        <w:numPr>
          <w:ilvl w:val="1"/>
          <w:numId w:val="97"/>
        </w:numPr>
        <w:rPr>
          <w:ins w:id="228" w:author="Khanh Cong" w:date="2024-12-27T23:31:00Z" w16du:dateUtc="2024-12-27T16:31:00Z"/>
        </w:rPr>
        <w:pPrChange w:id="229" w:author="Khanh Cong" w:date="2024-12-27T23:31:00Z" w16du:dateUtc="2024-12-27T16:31:00Z">
          <w:pPr/>
        </w:pPrChange>
      </w:pPr>
      <w:ins w:id="230" w:author="Khanh Cong" w:date="2024-12-27T23:31:00Z" w16du:dateUtc="2024-12-27T16:31:00Z">
        <w:r>
          <w:t>Tìm kiếm sản phẩm</w:t>
        </w:r>
      </w:ins>
    </w:p>
    <w:p w14:paraId="0C1A7B98" w14:textId="77777777" w:rsidR="008A64E0" w:rsidRDefault="008A64E0">
      <w:pPr>
        <w:pStyle w:val="ListParagraph"/>
        <w:numPr>
          <w:ilvl w:val="1"/>
          <w:numId w:val="97"/>
        </w:numPr>
        <w:rPr>
          <w:ins w:id="231" w:author="Khanh Cong" w:date="2024-12-27T23:31:00Z" w16du:dateUtc="2024-12-27T16:31:00Z"/>
        </w:rPr>
        <w:pPrChange w:id="232" w:author="Khanh Cong" w:date="2024-12-27T23:31:00Z" w16du:dateUtc="2024-12-27T16:31:00Z">
          <w:pPr/>
        </w:pPrChange>
      </w:pPr>
      <w:ins w:id="233" w:author="Khanh Cong" w:date="2024-12-27T23:31:00Z" w16du:dateUtc="2024-12-27T16:31:00Z">
        <w:r>
          <w:t>Quản lý giỏ hàng</w:t>
        </w:r>
      </w:ins>
    </w:p>
    <w:p w14:paraId="6F0438D4" w14:textId="77777777" w:rsidR="008A64E0" w:rsidRDefault="008A64E0">
      <w:pPr>
        <w:pStyle w:val="ListParagraph"/>
        <w:numPr>
          <w:ilvl w:val="1"/>
          <w:numId w:val="97"/>
        </w:numPr>
        <w:rPr>
          <w:ins w:id="234" w:author="Khanh Cong" w:date="2024-12-27T23:31:00Z" w16du:dateUtc="2024-12-27T16:31:00Z"/>
        </w:rPr>
        <w:pPrChange w:id="235" w:author="Khanh Cong" w:date="2024-12-27T23:31:00Z" w16du:dateUtc="2024-12-27T16:31:00Z">
          <w:pPr/>
        </w:pPrChange>
      </w:pPr>
      <w:ins w:id="236" w:author="Khanh Cong" w:date="2024-12-27T23:31:00Z" w16du:dateUtc="2024-12-27T16:31:00Z">
        <w:r>
          <w:t>Quản lý danh sách sản phẩm yêu thích</w:t>
        </w:r>
      </w:ins>
    </w:p>
    <w:p w14:paraId="10050937" w14:textId="77777777" w:rsidR="008A64E0" w:rsidRDefault="008A64E0">
      <w:pPr>
        <w:pStyle w:val="ListParagraph"/>
        <w:numPr>
          <w:ilvl w:val="1"/>
          <w:numId w:val="97"/>
        </w:numPr>
        <w:rPr>
          <w:ins w:id="237" w:author="Khanh Cong" w:date="2024-12-27T23:31:00Z" w16du:dateUtc="2024-12-27T16:31:00Z"/>
        </w:rPr>
        <w:pPrChange w:id="238" w:author="Khanh Cong" w:date="2024-12-27T23:31:00Z" w16du:dateUtc="2024-12-27T16:31:00Z">
          <w:pPr/>
        </w:pPrChange>
      </w:pPr>
      <w:ins w:id="239" w:author="Khanh Cong" w:date="2024-12-27T23:31:00Z" w16du:dateUtc="2024-12-27T16:31:00Z">
        <w:r>
          <w:t>Đánh giá sản phẩm</w:t>
        </w:r>
      </w:ins>
    </w:p>
    <w:p w14:paraId="46D8D43F" w14:textId="2C3F418C" w:rsidR="008A64E0" w:rsidRPr="008A64E0" w:rsidRDefault="008A64E0">
      <w:pPr>
        <w:pStyle w:val="ListParagraph"/>
        <w:numPr>
          <w:ilvl w:val="1"/>
          <w:numId w:val="97"/>
        </w:numPr>
        <w:pPrChange w:id="240" w:author="Khanh Cong" w:date="2024-12-27T23:31:00Z" w16du:dateUtc="2024-12-27T16:31:00Z">
          <w:pPr>
            <w:pStyle w:val="Heading3"/>
          </w:pPr>
        </w:pPrChange>
      </w:pPr>
      <w:ins w:id="241" w:author="Khanh Cong" w:date="2024-12-27T23:31:00Z" w16du:dateUtc="2024-12-27T16:31:00Z">
        <w:r>
          <w:t>Quản lý đơn hàng</w:t>
        </w:r>
      </w:ins>
    </w:p>
    <w:p w14:paraId="2FD26ECC" w14:textId="18DD7ADC" w:rsidR="00314B16" w:rsidRPr="006454E5" w:rsidDel="008A64E0" w:rsidRDefault="00314B16" w:rsidP="00314B16">
      <w:pPr>
        <w:numPr>
          <w:ilvl w:val="0"/>
          <w:numId w:val="3"/>
        </w:numPr>
        <w:spacing w:before="209"/>
        <w:rPr>
          <w:del w:id="242" w:author="Khanh Cong" w:date="2024-12-27T23:30:00Z" w16du:dateUtc="2024-12-27T16:30:00Z"/>
          <w:rFonts w:cs="Times New Roman"/>
          <w:sz w:val="26"/>
          <w:szCs w:val="26"/>
        </w:rPr>
      </w:pPr>
      <w:del w:id="243" w:author="Khanh Cong" w:date="2024-12-27T23:30:00Z" w16du:dateUtc="2024-12-27T16:30:00Z">
        <w:r w:rsidRPr="006454E5" w:rsidDel="008A64E0">
          <w:rPr>
            <w:rFonts w:cs="Times New Roman"/>
            <w:spacing w:val="-4"/>
            <w:sz w:val="26"/>
            <w:szCs w:val="26"/>
          </w:rPr>
          <w:delText>Chức năng của người dùng:</w:delText>
        </w:r>
      </w:del>
    </w:p>
    <w:p w14:paraId="36F1451A" w14:textId="474BB6E0" w:rsidR="00314B16" w:rsidRPr="006454E5" w:rsidDel="008A64E0" w:rsidRDefault="00314B16" w:rsidP="00314B16">
      <w:pPr>
        <w:numPr>
          <w:ilvl w:val="1"/>
          <w:numId w:val="3"/>
        </w:numPr>
        <w:spacing w:before="209"/>
        <w:rPr>
          <w:del w:id="244" w:author="Khanh Cong" w:date="2024-12-27T23:30:00Z" w16du:dateUtc="2024-12-27T16:30:00Z"/>
          <w:rFonts w:cs="Times New Roman"/>
          <w:sz w:val="26"/>
          <w:szCs w:val="26"/>
        </w:rPr>
      </w:pPr>
      <w:del w:id="245" w:author="Khanh Cong" w:date="2024-12-27T23:30:00Z" w16du:dateUtc="2024-12-27T16:30:00Z">
        <w:r w:rsidRPr="006454E5" w:rsidDel="008A64E0">
          <w:rPr>
            <w:rFonts w:cs="Times New Roman"/>
            <w:spacing w:val="-4"/>
            <w:sz w:val="26"/>
            <w:szCs w:val="26"/>
          </w:rPr>
          <w:delText>Đăng nhập/ đăng ký tài khoản</w:delText>
        </w:r>
      </w:del>
    </w:p>
    <w:p w14:paraId="60F4CABD" w14:textId="410CBBE4" w:rsidR="00314B16" w:rsidRPr="006454E5" w:rsidDel="008A64E0" w:rsidRDefault="00314B16" w:rsidP="00314B16">
      <w:pPr>
        <w:numPr>
          <w:ilvl w:val="1"/>
          <w:numId w:val="3"/>
        </w:numPr>
        <w:spacing w:before="209"/>
        <w:rPr>
          <w:del w:id="246" w:author="Khanh Cong" w:date="2024-12-27T23:30:00Z" w16du:dateUtc="2024-12-27T16:30:00Z"/>
          <w:rFonts w:cs="Times New Roman"/>
          <w:sz w:val="26"/>
          <w:szCs w:val="26"/>
        </w:rPr>
      </w:pPr>
      <w:del w:id="247" w:author="Khanh Cong" w:date="2024-12-27T23:30:00Z" w16du:dateUtc="2024-12-27T16:30:00Z">
        <w:r w:rsidRPr="006454E5" w:rsidDel="008A64E0">
          <w:rPr>
            <w:rFonts w:cs="Times New Roman"/>
            <w:spacing w:val="-4"/>
            <w:sz w:val="26"/>
            <w:szCs w:val="26"/>
          </w:rPr>
          <w:delText>Quản lý tài khoản (Quên mật khẩu, cập nhập thông tin tài khoản,… )</w:delText>
        </w:r>
      </w:del>
    </w:p>
    <w:p w14:paraId="2A129BC3" w14:textId="6AA38D3D" w:rsidR="00314B16" w:rsidRPr="006454E5" w:rsidDel="008A64E0" w:rsidRDefault="00314B16" w:rsidP="00314B16">
      <w:pPr>
        <w:numPr>
          <w:ilvl w:val="0"/>
          <w:numId w:val="3"/>
        </w:numPr>
        <w:spacing w:before="209"/>
        <w:rPr>
          <w:del w:id="248" w:author="Khanh Cong" w:date="2024-12-27T23:30:00Z" w16du:dateUtc="2024-12-27T16:30:00Z"/>
          <w:rFonts w:cs="Times New Roman"/>
          <w:sz w:val="26"/>
          <w:szCs w:val="26"/>
        </w:rPr>
      </w:pPr>
      <w:del w:id="249" w:author="Khanh Cong" w:date="2024-12-27T23:30:00Z" w16du:dateUtc="2024-12-27T16:30:00Z">
        <w:r w:rsidRPr="006454E5" w:rsidDel="008A64E0">
          <w:rPr>
            <w:rFonts w:cs="Times New Roman"/>
            <w:spacing w:val="-4"/>
            <w:sz w:val="26"/>
            <w:szCs w:val="26"/>
          </w:rPr>
          <w:delText>Chức năng của nhân viên (Staff):</w:delText>
        </w:r>
      </w:del>
    </w:p>
    <w:p w14:paraId="26EE5F48" w14:textId="3E342AC2" w:rsidR="00314B16" w:rsidRPr="006454E5" w:rsidDel="008A64E0" w:rsidRDefault="00314B16" w:rsidP="00314B16">
      <w:pPr>
        <w:numPr>
          <w:ilvl w:val="1"/>
          <w:numId w:val="3"/>
        </w:numPr>
        <w:spacing w:before="209"/>
        <w:rPr>
          <w:del w:id="250" w:author="Khanh Cong" w:date="2024-12-27T23:30:00Z" w16du:dateUtc="2024-12-27T16:30:00Z"/>
          <w:rFonts w:cs="Times New Roman"/>
          <w:sz w:val="26"/>
          <w:szCs w:val="26"/>
        </w:rPr>
      </w:pPr>
      <w:del w:id="251" w:author="Khanh Cong" w:date="2024-12-27T23:30:00Z" w16du:dateUtc="2024-12-27T16:30:00Z">
        <w:r w:rsidRPr="006454E5" w:rsidDel="008A64E0">
          <w:rPr>
            <w:rFonts w:cs="Times New Roman"/>
            <w:spacing w:val="-4"/>
            <w:sz w:val="26"/>
            <w:szCs w:val="26"/>
          </w:rPr>
          <w:delText>Quản lý tài khoản khách hàng</w:delText>
        </w:r>
      </w:del>
    </w:p>
    <w:p w14:paraId="21CA2606" w14:textId="5D61B634" w:rsidR="00314B16" w:rsidRPr="006454E5" w:rsidDel="008A64E0" w:rsidRDefault="00314B16" w:rsidP="00314B16">
      <w:pPr>
        <w:numPr>
          <w:ilvl w:val="1"/>
          <w:numId w:val="3"/>
        </w:numPr>
        <w:spacing w:before="209"/>
        <w:rPr>
          <w:del w:id="252" w:author="Khanh Cong" w:date="2024-12-27T23:30:00Z" w16du:dateUtc="2024-12-27T16:30:00Z"/>
          <w:rFonts w:cs="Times New Roman"/>
          <w:sz w:val="26"/>
          <w:szCs w:val="26"/>
        </w:rPr>
      </w:pPr>
      <w:del w:id="253" w:author="Khanh Cong" w:date="2024-12-27T23:30:00Z" w16du:dateUtc="2024-12-27T16:30:00Z">
        <w:r w:rsidRPr="006454E5" w:rsidDel="008A64E0">
          <w:rPr>
            <w:rFonts w:cs="Times New Roman"/>
            <w:spacing w:val="-4"/>
            <w:sz w:val="26"/>
            <w:szCs w:val="26"/>
          </w:rPr>
          <w:delText>Quản lý đơn hàng</w:delText>
        </w:r>
      </w:del>
    </w:p>
    <w:p w14:paraId="632177FD" w14:textId="36ECDEDB" w:rsidR="00314B16" w:rsidRPr="006454E5" w:rsidDel="008A64E0" w:rsidRDefault="00314B16" w:rsidP="00314B16">
      <w:pPr>
        <w:numPr>
          <w:ilvl w:val="1"/>
          <w:numId w:val="3"/>
        </w:numPr>
        <w:spacing w:before="209"/>
        <w:rPr>
          <w:del w:id="254" w:author="Khanh Cong" w:date="2024-12-27T23:30:00Z" w16du:dateUtc="2024-12-27T16:30:00Z"/>
          <w:rFonts w:cs="Times New Roman"/>
          <w:sz w:val="26"/>
          <w:szCs w:val="26"/>
        </w:rPr>
      </w:pPr>
      <w:del w:id="255" w:author="Khanh Cong" w:date="2024-12-27T23:30:00Z" w16du:dateUtc="2024-12-27T16:30:00Z">
        <w:r w:rsidRPr="006454E5" w:rsidDel="008A64E0">
          <w:rPr>
            <w:rFonts w:cs="Times New Roman"/>
            <w:spacing w:val="-4"/>
            <w:sz w:val="26"/>
            <w:szCs w:val="26"/>
          </w:rPr>
          <w:delText>Thống kê</w:delText>
        </w:r>
      </w:del>
    </w:p>
    <w:p w14:paraId="16050D83" w14:textId="13F37F37" w:rsidR="00314B16" w:rsidRPr="006454E5" w:rsidDel="008A64E0" w:rsidRDefault="00314B16" w:rsidP="00314B16">
      <w:pPr>
        <w:numPr>
          <w:ilvl w:val="0"/>
          <w:numId w:val="3"/>
        </w:numPr>
        <w:spacing w:before="209"/>
        <w:rPr>
          <w:del w:id="256" w:author="Khanh Cong" w:date="2024-12-27T23:30:00Z" w16du:dateUtc="2024-12-27T16:30:00Z"/>
          <w:rFonts w:cs="Times New Roman"/>
          <w:sz w:val="26"/>
          <w:szCs w:val="26"/>
        </w:rPr>
      </w:pPr>
      <w:del w:id="257" w:author="Khanh Cong" w:date="2024-12-27T23:30:00Z" w16du:dateUtc="2024-12-27T16:30:00Z">
        <w:r w:rsidRPr="006454E5" w:rsidDel="008A64E0">
          <w:rPr>
            <w:rFonts w:cs="Times New Roman"/>
            <w:spacing w:val="-4"/>
            <w:sz w:val="26"/>
            <w:szCs w:val="26"/>
          </w:rPr>
          <w:delText>Chức năng của quản trị viên (Admin) gồm chức năng của nhân viên và:</w:delText>
        </w:r>
      </w:del>
    </w:p>
    <w:p w14:paraId="5AE423F1" w14:textId="68C34339" w:rsidR="00314B16" w:rsidRPr="006454E5" w:rsidDel="008A64E0" w:rsidRDefault="00314B16" w:rsidP="00314B16">
      <w:pPr>
        <w:numPr>
          <w:ilvl w:val="1"/>
          <w:numId w:val="3"/>
        </w:numPr>
        <w:spacing w:before="209"/>
        <w:rPr>
          <w:del w:id="258" w:author="Khanh Cong" w:date="2024-12-27T23:30:00Z" w16du:dateUtc="2024-12-27T16:30:00Z"/>
          <w:rFonts w:cs="Times New Roman"/>
          <w:sz w:val="26"/>
          <w:szCs w:val="26"/>
        </w:rPr>
      </w:pPr>
      <w:del w:id="259" w:author="Khanh Cong" w:date="2024-12-27T23:30:00Z" w16du:dateUtc="2024-12-27T16:30:00Z">
        <w:r w:rsidRPr="006454E5" w:rsidDel="008A64E0">
          <w:rPr>
            <w:rFonts w:cs="Times New Roman"/>
            <w:spacing w:val="-4"/>
            <w:sz w:val="26"/>
            <w:szCs w:val="26"/>
          </w:rPr>
          <w:delText>Quản lý tài khoản nhân viên</w:delText>
        </w:r>
      </w:del>
    </w:p>
    <w:p w14:paraId="7D43CE15" w14:textId="2BB2E646" w:rsidR="00314B16" w:rsidRPr="006454E5" w:rsidDel="008A64E0" w:rsidRDefault="00314B16" w:rsidP="00314B16">
      <w:pPr>
        <w:numPr>
          <w:ilvl w:val="1"/>
          <w:numId w:val="3"/>
        </w:numPr>
        <w:spacing w:before="209"/>
        <w:rPr>
          <w:del w:id="260" w:author="Khanh Cong" w:date="2024-12-27T23:30:00Z" w16du:dateUtc="2024-12-27T16:30:00Z"/>
          <w:rFonts w:cs="Times New Roman"/>
          <w:sz w:val="26"/>
          <w:szCs w:val="26"/>
        </w:rPr>
      </w:pPr>
      <w:del w:id="261" w:author="Khanh Cong" w:date="2024-12-27T23:30:00Z" w16du:dateUtc="2024-12-27T16:30:00Z">
        <w:r w:rsidRPr="006454E5" w:rsidDel="008A64E0">
          <w:rPr>
            <w:rFonts w:cs="Times New Roman"/>
            <w:spacing w:val="-4"/>
            <w:sz w:val="26"/>
            <w:szCs w:val="26"/>
          </w:rPr>
          <w:delText>Quản lý thông tin các sự kiện trong cửa hàng (khuyến mãi,…)</w:delText>
        </w:r>
      </w:del>
    </w:p>
    <w:p w14:paraId="2D45ED4C" w14:textId="1A65417E" w:rsidR="00314B16" w:rsidRPr="006454E5" w:rsidDel="008A64E0" w:rsidRDefault="00314B16" w:rsidP="00314B16">
      <w:pPr>
        <w:numPr>
          <w:ilvl w:val="1"/>
          <w:numId w:val="3"/>
        </w:numPr>
        <w:spacing w:before="209"/>
        <w:rPr>
          <w:del w:id="262" w:author="Khanh Cong" w:date="2024-12-27T23:30:00Z" w16du:dateUtc="2024-12-27T16:30:00Z"/>
          <w:rFonts w:cs="Times New Roman"/>
          <w:sz w:val="26"/>
          <w:szCs w:val="26"/>
        </w:rPr>
      </w:pPr>
      <w:del w:id="263" w:author="Khanh Cong" w:date="2024-12-27T23:30:00Z" w16du:dateUtc="2024-12-27T16:30:00Z">
        <w:r w:rsidRPr="006454E5" w:rsidDel="008A64E0">
          <w:rPr>
            <w:rFonts w:cs="Times New Roman"/>
            <w:spacing w:val="-4"/>
            <w:sz w:val="26"/>
            <w:szCs w:val="26"/>
          </w:rPr>
          <w:delText>Quản lý banner của website</w:delText>
        </w:r>
      </w:del>
    </w:p>
    <w:p w14:paraId="6EAD4536" w14:textId="22385672" w:rsidR="00314B16" w:rsidRPr="006454E5" w:rsidDel="008A64E0" w:rsidRDefault="00314B16" w:rsidP="00314B16">
      <w:pPr>
        <w:numPr>
          <w:ilvl w:val="0"/>
          <w:numId w:val="3"/>
        </w:numPr>
        <w:spacing w:before="209"/>
        <w:rPr>
          <w:del w:id="264" w:author="Khanh Cong" w:date="2024-12-27T23:30:00Z" w16du:dateUtc="2024-12-27T16:30:00Z"/>
          <w:rFonts w:cs="Times New Roman"/>
          <w:sz w:val="26"/>
          <w:szCs w:val="26"/>
        </w:rPr>
      </w:pPr>
      <w:del w:id="265" w:author="Khanh Cong" w:date="2024-12-27T23:30:00Z" w16du:dateUtc="2024-12-27T16:30:00Z">
        <w:r w:rsidRPr="006454E5" w:rsidDel="008A64E0">
          <w:rPr>
            <w:rFonts w:cs="Times New Roman"/>
            <w:spacing w:val="-4"/>
            <w:sz w:val="26"/>
            <w:szCs w:val="26"/>
          </w:rPr>
          <w:delText>Chức năng của khách hàng</w:delText>
        </w:r>
      </w:del>
    </w:p>
    <w:p w14:paraId="08452933" w14:textId="4263D68C" w:rsidR="00314B16" w:rsidRPr="006454E5" w:rsidDel="008A64E0" w:rsidRDefault="00314B16" w:rsidP="00314B16">
      <w:pPr>
        <w:numPr>
          <w:ilvl w:val="1"/>
          <w:numId w:val="3"/>
        </w:numPr>
        <w:spacing w:before="209"/>
        <w:rPr>
          <w:del w:id="266" w:author="Khanh Cong" w:date="2024-12-27T23:30:00Z" w16du:dateUtc="2024-12-27T16:30:00Z"/>
          <w:rFonts w:cs="Times New Roman"/>
          <w:sz w:val="26"/>
          <w:szCs w:val="26"/>
        </w:rPr>
      </w:pPr>
      <w:del w:id="267" w:author="Khanh Cong" w:date="2024-12-27T23:30:00Z" w16du:dateUtc="2024-12-27T16:30:00Z">
        <w:r w:rsidRPr="00F06492" w:rsidDel="008A64E0">
          <w:rPr>
            <w:rFonts w:cs="Times New Roman"/>
            <w:spacing w:val="-4"/>
            <w:sz w:val="26"/>
            <w:szCs w:val="26"/>
          </w:rPr>
          <w:delText>Quản lý thông tin tài khoản</w:delText>
        </w:r>
      </w:del>
    </w:p>
    <w:p w14:paraId="604A3150" w14:textId="18461B10" w:rsidR="00314B16" w:rsidRPr="006454E5" w:rsidDel="008A64E0" w:rsidRDefault="00314B16" w:rsidP="00314B16">
      <w:pPr>
        <w:numPr>
          <w:ilvl w:val="1"/>
          <w:numId w:val="3"/>
        </w:numPr>
        <w:spacing w:before="209"/>
        <w:rPr>
          <w:del w:id="268" w:author="Khanh Cong" w:date="2024-12-27T23:30:00Z" w16du:dateUtc="2024-12-27T16:30:00Z"/>
          <w:rFonts w:cs="Times New Roman"/>
          <w:sz w:val="26"/>
          <w:szCs w:val="26"/>
        </w:rPr>
      </w:pPr>
      <w:del w:id="269" w:author="Khanh Cong" w:date="2024-12-27T23:30:00Z" w16du:dateUtc="2024-12-27T16:30:00Z">
        <w:r w:rsidRPr="00F06492" w:rsidDel="008A64E0">
          <w:rPr>
            <w:rFonts w:cs="Times New Roman"/>
            <w:spacing w:val="-4"/>
            <w:sz w:val="26"/>
            <w:szCs w:val="26"/>
          </w:rPr>
          <w:delText>Tìm kiếm sản phẩm</w:delText>
        </w:r>
      </w:del>
    </w:p>
    <w:p w14:paraId="1952B536" w14:textId="75065C97" w:rsidR="00314B16" w:rsidRPr="006454E5" w:rsidDel="008A64E0" w:rsidRDefault="00314B16" w:rsidP="00314B16">
      <w:pPr>
        <w:numPr>
          <w:ilvl w:val="1"/>
          <w:numId w:val="3"/>
        </w:numPr>
        <w:spacing w:before="209"/>
        <w:rPr>
          <w:del w:id="270" w:author="Khanh Cong" w:date="2024-12-27T23:30:00Z" w16du:dateUtc="2024-12-27T16:30:00Z"/>
          <w:rFonts w:cs="Times New Roman"/>
          <w:sz w:val="26"/>
          <w:szCs w:val="26"/>
        </w:rPr>
      </w:pPr>
      <w:del w:id="271" w:author="Khanh Cong" w:date="2024-12-27T23:30:00Z" w16du:dateUtc="2024-12-27T16:30:00Z">
        <w:r w:rsidRPr="00F06492" w:rsidDel="008A64E0">
          <w:rPr>
            <w:rFonts w:cs="Times New Roman"/>
            <w:spacing w:val="-4"/>
            <w:sz w:val="26"/>
            <w:szCs w:val="26"/>
          </w:rPr>
          <w:delText>Quản lý giỏ hàng</w:delText>
        </w:r>
      </w:del>
    </w:p>
    <w:p w14:paraId="14FEA8B8" w14:textId="783FEFFD" w:rsidR="00314B16" w:rsidRPr="006454E5" w:rsidDel="008A64E0" w:rsidRDefault="00314B16" w:rsidP="00314B16">
      <w:pPr>
        <w:numPr>
          <w:ilvl w:val="1"/>
          <w:numId w:val="3"/>
        </w:numPr>
        <w:spacing w:before="209"/>
        <w:rPr>
          <w:del w:id="272" w:author="Khanh Cong" w:date="2024-12-27T23:30:00Z" w16du:dateUtc="2024-12-27T16:30:00Z"/>
          <w:rFonts w:cs="Times New Roman"/>
          <w:sz w:val="26"/>
          <w:szCs w:val="26"/>
        </w:rPr>
      </w:pPr>
      <w:del w:id="273" w:author="Khanh Cong" w:date="2024-12-27T23:30:00Z" w16du:dateUtc="2024-12-27T16:30:00Z">
        <w:r w:rsidRPr="00F06492" w:rsidDel="008A64E0">
          <w:rPr>
            <w:rFonts w:cs="Times New Roman"/>
            <w:spacing w:val="-4"/>
            <w:sz w:val="26"/>
            <w:szCs w:val="26"/>
          </w:rPr>
          <w:delText>Quản lý danh sách sản phẩm yêu thích</w:delText>
        </w:r>
      </w:del>
    </w:p>
    <w:p w14:paraId="089B54FE" w14:textId="2C59E987" w:rsidR="00314B16" w:rsidRPr="006454E5" w:rsidDel="008A64E0" w:rsidRDefault="00314B16" w:rsidP="00314B16">
      <w:pPr>
        <w:numPr>
          <w:ilvl w:val="1"/>
          <w:numId w:val="3"/>
        </w:numPr>
        <w:spacing w:before="209"/>
        <w:rPr>
          <w:del w:id="274" w:author="Khanh Cong" w:date="2024-12-27T23:30:00Z" w16du:dateUtc="2024-12-27T16:30:00Z"/>
          <w:rFonts w:cs="Times New Roman"/>
          <w:sz w:val="26"/>
          <w:szCs w:val="26"/>
        </w:rPr>
      </w:pPr>
      <w:del w:id="275" w:author="Khanh Cong" w:date="2024-12-27T23:30:00Z" w16du:dateUtc="2024-12-27T16:30:00Z">
        <w:r w:rsidRPr="00F06492" w:rsidDel="008A64E0">
          <w:rPr>
            <w:rFonts w:cs="Times New Roman"/>
            <w:spacing w:val="-4"/>
            <w:sz w:val="26"/>
            <w:szCs w:val="26"/>
          </w:rPr>
          <w:delText>Đánh giá sản phẩm</w:delText>
        </w:r>
      </w:del>
    </w:p>
    <w:p w14:paraId="6183B53F" w14:textId="53361240" w:rsidR="00314B16" w:rsidRPr="00155A54" w:rsidDel="008A64E0" w:rsidRDefault="00314B16" w:rsidP="00314B16">
      <w:pPr>
        <w:numPr>
          <w:ilvl w:val="1"/>
          <w:numId w:val="3"/>
        </w:numPr>
        <w:spacing w:before="209"/>
        <w:rPr>
          <w:del w:id="276" w:author="Khanh Cong" w:date="2024-12-27T23:30:00Z" w16du:dateUtc="2024-12-27T16:30:00Z"/>
          <w:rFonts w:cs="Times New Roman"/>
          <w:sz w:val="26"/>
          <w:szCs w:val="26"/>
        </w:rPr>
      </w:pPr>
      <w:del w:id="277" w:author="Khanh Cong" w:date="2024-12-27T23:30:00Z" w16du:dateUtc="2024-12-27T16:30:00Z">
        <w:r w:rsidRPr="00F06492" w:rsidDel="008A64E0">
          <w:rPr>
            <w:rFonts w:cs="Times New Roman"/>
            <w:spacing w:val="-4"/>
            <w:sz w:val="26"/>
            <w:szCs w:val="26"/>
          </w:rPr>
          <w:delText>Quản lý đơn hàng</w:delText>
        </w:r>
      </w:del>
    </w:p>
    <w:p w14:paraId="0493CF49" w14:textId="03A65423" w:rsidR="00770E68" w:rsidRPr="006454E5" w:rsidRDefault="00770E68" w:rsidP="00155A54">
      <w:pPr>
        <w:pStyle w:val="Heading2"/>
      </w:pPr>
      <w:bookmarkStart w:id="278" w:name="_Toc185881038"/>
      <w:bookmarkStart w:id="279" w:name="_Toc185881117"/>
      <w:r>
        <w:t>1.5. Kết luận chương</w:t>
      </w:r>
      <w:bookmarkEnd w:id="278"/>
      <w:bookmarkEnd w:id="279"/>
    </w:p>
    <w:p w14:paraId="14CD1D7D" w14:textId="77777777" w:rsidR="00314B16" w:rsidRPr="00462FF3" w:rsidRDefault="00314B16" w:rsidP="00155A54">
      <w:pPr>
        <w:pStyle w:val="Heading1"/>
      </w:pPr>
      <w:bookmarkStart w:id="280" w:name="__RefHeading___Toc26586_1225579473"/>
      <w:bookmarkStart w:id="281" w:name="_Toc185447741"/>
      <w:bookmarkStart w:id="282" w:name="_Toc185534204"/>
      <w:bookmarkStart w:id="283" w:name="_Toc185706959"/>
      <w:bookmarkStart w:id="284" w:name="_Toc185881039"/>
      <w:bookmarkStart w:id="285" w:name="_Toc185881118"/>
      <w:bookmarkEnd w:id="280"/>
      <w:r w:rsidRPr="00462FF3">
        <w:t>CHƯƠNG 2. PHÂN TÍCH VÀ THIẾT KẾ HỆ THỐNG</w:t>
      </w:r>
      <w:bookmarkEnd w:id="281"/>
      <w:bookmarkEnd w:id="282"/>
      <w:bookmarkEnd w:id="283"/>
      <w:bookmarkEnd w:id="284"/>
      <w:bookmarkEnd w:id="285"/>
    </w:p>
    <w:p w14:paraId="05711C01" w14:textId="3A51E012" w:rsidR="00314B16" w:rsidRPr="00F06492" w:rsidRDefault="00314B16" w:rsidP="00314B16">
      <w:pPr>
        <w:spacing w:before="209"/>
        <w:rPr>
          <w:rFonts w:cs="Times New Roman"/>
          <w:sz w:val="26"/>
          <w:szCs w:val="26"/>
        </w:rPr>
      </w:pPr>
      <w:r w:rsidRPr="00F06492">
        <w:rPr>
          <w:rFonts w:cs="Times New Roman"/>
          <w:sz w:val="26"/>
          <w:szCs w:val="26"/>
        </w:rPr>
        <w:tab/>
        <w:t>Trong chương này, hệ thống được triển khai phân tích và thiết kế theo phương pháp hướng đối tượng, áp dụng các biểu đồ theo tiêu chuẩn ngôn ngữ UML. Nội dung chính bao gồm: biểu đồ use case tổng quát, các biểu đồ phân rã use case, kịch bản, biểu đồ lớp phân tích, thiết kế mô hình lưu trữ dữ liệu, biểu đồ tuần tự và biểu đồ lớp thiết kế.</w:t>
      </w:r>
    </w:p>
    <w:p w14:paraId="5F4C0649" w14:textId="77777777" w:rsidR="00314B16" w:rsidRPr="006454E5" w:rsidRDefault="00314B16" w:rsidP="00314B16">
      <w:pPr>
        <w:pStyle w:val="Heading2"/>
        <w:rPr>
          <w:rFonts w:cs="Times New Roman"/>
          <w:szCs w:val="26"/>
        </w:rPr>
      </w:pPr>
      <w:bookmarkStart w:id="286" w:name="__RefHeading___Toc26588_1225579473"/>
      <w:bookmarkStart w:id="287" w:name="_Toc185447742"/>
      <w:bookmarkStart w:id="288" w:name="_Toc185534205"/>
      <w:bookmarkStart w:id="289" w:name="_Toc185706960"/>
      <w:bookmarkStart w:id="290" w:name="_Toc185881040"/>
      <w:bookmarkStart w:id="291" w:name="_Toc185881119"/>
      <w:bookmarkEnd w:id="286"/>
      <w:r w:rsidRPr="006454E5">
        <w:rPr>
          <w:rFonts w:cs="Times New Roman"/>
          <w:szCs w:val="26"/>
        </w:rPr>
        <w:lastRenderedPageBreak/>
        <w:t>2.1. Biểu đồ use case và kịch bản</w:t>
      </w:r>
      <w:bookmarkEnd w:id="287"/>
      <w:bookmarkEnd w:id="288"/>
      <w:bookmarkEnd w:id="289"/>
      <w:bookmarkEnd w:id="290"/>
      <w:bookmarkEnd w:id="291"/>
    </w:p>
    <w:p w14:paraId="029A1A01" w14:textId="77777777" w:rsidR="00314B16" w:rsidRPr="006454E5" w:rsidRDefault="00314B16" w:rsidP="00314B16">
      <w:pPr>
        <w:pStyle w:val="Heading3"/>
        <w:rPr>
          <w:rFonts w:cs="Times New Roman"/>
          <w:szCs w:val="26"/>
        </w:rPr>
      </w:pPr>
      <w:bookmarkStart w:id="292" w:name="_Toc185447743"/>
      <w:bookmarkStart w:id="293" w:name="_Toc185534206"/>
      <w:bookmarkStart w:id="294" w:name="_Toc185706961"/>
      <w:bookmarkStart w:id="295" w:name="_Toc185881041"/>
      <w:bookmarkStart w:id="296" w:name="_Toc185881120"/>
      <w:r w:rsidRPr="006454E5">
        <w:rPr>
          <w:rFonts w:cs="Times New Roman"/>
          <w:szCs w:val="26"/>
        </w:rPr>
        <w:t>2.1.1. Biểu đồ use case tổng quát</w:t>
      </w:r>
      <w:bookmarkEnd w:id="292"/>
      <w:bookmarkEnd w:id="293"/>
      <w:bookmarkEnd w:id="294"/>
      <w:bookmarkEnd w:id="295"/>
      <w:bookmarkEnd w:id="296"/>
    </w:p>
    <w:p w14:paraId="79E3B784" w14:textId="77777777" w:rsidR="00314B16" w:rsidRPr="006454E5" w:rsidRDefault="00314B16" w:rsidP="00314B16">
      <w:pPr>
        <w:tabs>
          <w:tab w:val="left" w:pos="837"/>
        </w:tabs>
        <w:spacing w:before="89"/>
        <w:rPr>
          <w:rFonts w:cs="Times New Roman"/>
          <w:sz w:val="26"/>
          <w:szCs w:val="26"/>
        </w:rPr>
      </w:pPr>
    </w:p>
    <w:p w14:paraId="30042AA8" w14:textId="50C444A9" w:rsidR="00314B16" w:rsidRPr="006454E5" w:rsidDel="00CA1DCE" w:rsidRDefault="00314B16">
      <w:pPr>
        <w:pStyle w:val="Heading3"/>
        <w:rPr>
          <w:del w:id="297" w:author="Khanh Cong" w:date="2024-12-28T13:57:00Z" w16du:dateUtc="2024-12-28T06:57:00Z"/>
          <w:b w:val="0"/>
        </w:rPr>
        <w:sectPr w:rsidR="00314B16" w:rsidRPr="006454E5" w:rsidDel="00CA1DCE" w:rsidSect="00537F18">
          <w:pgSz w:w="11906" w:h="16838"/>
          <w:pgMar w:top="1440" w:right="1152" w:bottom="1440" w:left="1699" w:header="0" w:footer="1134" w:gutter="0"/>
          <w:pgNumType w:start="1"/>
          <w:cols w:space="720"/>
          <w:formProt w:val="0"/>
          <w:docGrid w:linePitch="100" w:charSpace="-8193"/>
          <w:sectPrChange w:id="298" w:author="Khanh Cong" w:date="2024-12-28T13:48:00Z" w16du:dateUtc="2024-12-28T06:48:00Z">
            <w:sectPr w:rsidR="00314B16" w:rsidRPr="006454E5" w:rsidDel="00CA1DCE" w:rsidSect="00537F18">
              <w:pgMar w:top="1134" w:right="1134" w:bottom="1191" w:left="1134" w:header="0" w:footer="1134" w:gutter="0"/>
            </w:sectPr>
          </w:sectPrChange>
        </w:sectPr>
        <w:pPrChange w:id="299" w:author="Khanh Cong" w:date="2024-12-28T14:07:00Z" w16du:dateUtc="2024-12-28T07:07:00Z">
          <w:pPr>
            <w:pStyle w:val="normal1"/>
          </w:pPr>
        </w:pPrChange>
      </w:pPr>
      <w:del w:id="300" w:author="Khanh Cong" w:date="2024-12-28T14:03:00Z" w16du:dateUtc="2024-12-28T07:03:00Z">
        <w:r w:rsidRPr="006454E5" w:rsidDel="00CA1DCE">
          <w:rPr>
            <w:b w:val="0"/>
            <w:noProof/>
          </w:rPr>
          <w:drawing>
            <wp:anchor distT="0" distB="0" distL="0" distR="0" simplePos="0" relativeHeight="251670528" behindDoc="0" locked="0" layoutInCell="0" allowOverlap="1" wp14:anchorId="1DE1B4F9" wp14:editId="53D9F96F">
              <wp:simplePos x="0" y="0"/>
              <wp:positionH relativeFrom="column">
                <wp:align>center</wp:align>
              </wp:positionH>
              <wp:positionV relativeFrom="paragraph">
                <wp:posOffset>635</wp:posOffset>
              </wp:positionV>
              <wp:extent cx="6120130" cy="3817620"/>
              <wp:effectExtent l="0" t="0" r="0" b="0"/>
              <wp:wrapSquare wrapText="largest"/>
              <wp:docPr id="6" name="Image2"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A blue screen with black text&#10;&#10;Description automatically generated"/>
                      <pic:cNvPicPr>
                        <a:picLocks noChangeAspect="1" noChangeArrowheads="1"/>
                      </pic:cNvPicPr>
                    </pic:nvPicPr>
                    <pic:blipFill>
                      <a:blip r:embed="rId15"/>
                      <a:stretch>
                        <a:fillRect/>
                      </a:stretch>
                    </pic:blipFill>
                    <pic:spPr bwMode="auto">
                      <a:xfrm>
                        <a:off x="0" y="0"/>
                        <a:ext cx="6120130" cy="3817620"/>
                      </a:xfrm>
                      <a:prstGeom prst="rect">
                        <a:avLst/>
                      </a:prstGeom>
                      <a:noFill/>
                    </pic:spPr>
                  </pic:pic>
                </a:graphicData>
              </a:graphic>
            </wp:anchor>
          </w:drawing>
        </w:r>
      </w:del>
      <w:bookmarkStart w:id="301" w:name="vx1227"/>
      <w:bookmarkEnd w:id="301"/>
    </w:p>
    <w:p w14:paraId="2AE5317F" w14:textId="39E92758" w:rsidR="00314B16" w:rsidRPr="006454E5" w:rsidRDefault="00F068B2" w:rsidP="00C50C0D">
      <w:pPr>
        <w:pStyle w:val="Heading3"/>
      </w:pPr>
      <w:bookmarkStart w:id="302" w:name="__RefHeading___Toc26590_1225579473"/>
      <w:bookmarkStart w:id="303" w:name="vx1227_Copy_1"/>
      <w:bookmarkStart w:id="304" w:name="_3fwokq0"/>
      <w:bookmarkStart w:id="305" w:name="_2grqrue"/>
      <w:bookmarkStart w:id="306" w:name="_Toc185447744"/>
      <w:bookmarkStart w:id="307" w:name="_Toc185534207"/>
      <w:bookmarkStart w:id="308" w:name="_Toc185706962"/>
      <w:bookmarkStart w:id="309" w:name="_Toc185881042"/>
      <w:bookmarkStart w:id="310" w:name="_Toc185881121"/>
      <w:bookmarkEnd w:id="302"/>
      <w:bookmarkEnd w:id="303"/>
      <w:bookmarkEnd w:id="304"/>
      <w:bookmarkEnd w:id="305"/>
      <w:del w:id="311" w:author="Khanh Cong" w:date="2024-12-27T23:05:00Z" w16du:dateUtc="2024-12-27T16:05:00Z">
        <w:r w:rsidRPr="006454E5" w:rsidDel="00F068B2">
          <w:rPr>
            <w:noProof/>
          </w:rPr>
          <w:drawing>
            <wp:anchor distT="0" distB="0" distL="0" distR="0" simplePos="0" relativeHeight="251661312" behindDoc="0" locked="0" layoutInCell="0" allowOverlap="1" wp14:anchorId="51EFD38F" wp14:editId="40972F1D">
              <wp:simplePos x="0" y="0"/>
              <wp:positionH relativeFrom="column">
                <wp:posOffset>173355</wp:posOffset>
              </wp:positionH>
              <wp:positionV relativeFrom="paragraph">
                <wp:posOffset>528955</wp:posOffset>
              </wp:positionV>
              <wp:extent cx="4619625" cy="2741295"/>
              <wp:effectExtent l="0" t="0" r="9525" b="1905"/>
              <wp:wrapTopAndBottom/>
              <wp:docPr id="7" name="image7.jpg"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jpg" descr="A diagram of a company&#10;&#10;Description automatically generated"/>
                      <pic:cNvPicPr>
                        <a:picLocks noChangeAspect="1" noChangeArrowheads="1"/>
                      </pic:cNvPicPr>
                    </pic:nvPicPr>
                    <pic:blipFill>
                      <a:blip r:embed="rId16"/>
                      <a:stretch>
                        <a:fillRect/>
                      </a:stretch>
                    </pic:blipFill>
                    <pic:spPr bwMode="auto">
                      <a:xfrm>
                        <a:off x="0" y="0"/>
                        <a:ext cx="4619625" cy="2741295"/>
                      </a:xfrm>
                      <a:prstGeom prst="rect">
                        <a:avLst/>
                      </a:prstGeom>
                      <a:noFill/>
                    </pic:spPr>
                  </pic:pic>
                </a:graphicData>
              </a:graphic>
              <wp14:sizeRelH relativeFrom="margin">
                <wp14:pctWidth>0</wp14:pctWidth>
              </wp14:sizeRelH>
              <wp14:sizeRelV relativeFrom="margin">
                <wp14:pctHeight>0</wp14:pctHeight>
              </wp14:sizeRelV>
            </wp:anchor>
          </w:drawing>
        </w:r>
      </w:del>
      <w:r w:rsidR="00D1452A" w:rsidRPr="006454E5">
        <w:t xml:space="preserve">2.1.2. </w:t>
      </w:r>
      <w:r w:rsidR="00314B16" w:rsidRPr="006454E5">
        <w:t>Biểu đ</w:t>
      </w:r>
      <w:ins w:id="312" w:author="Khanh Cong" w:date="2024-12-27T22:52:00Z" w16du:dateUtc="2024-12-27T15:52:00Z">
        <w:r w:rsidR="00EB5B39">
          <w:t>ồ</w:t>
        </w:r>
      </w:ins>
      <w:del w:id="313" w:author="Khanh Cong" w:date="2024-12-27T22:52:00Z" w16du:dateUtc="2024-12-27T15:52:00Z">
        <w:r w:rsidR="00314B16" w:rsidRPr="006454E5" w:rsidDel="00EB5B39">
          <w:delText>ồ</w:delText>
        </w:r>
      </w:del>
      <w:r w:rsidR="00314B16" w:rsidRPr="006454E5">
        <w:t xml:space="preserve"> </w:t>
      </w:r>
      <w:del w:id="314" w:author="Khanh Cong" w:date="2024-12-27T22:52:00Z" w16du:dateUtc="2024-12-27T15:52:00Z">
        <w:r w:rsidR="00314B16" w:rsidRPr="006454E5" w:rsidDel="00EB5B39">
          <w:delText xml:space="preserve">phân rã </w:delText>
        </w:r>
      </w:del>
      <w:r w:rsidR="00314B16" w:rsidRPr="006454E5">
        <w:t xml:space="preserve">và kịch bản </w:t>
      </w:r>
      <w:ins w:id="315" w:author="Khanh Cong" w:date="2024-12-27T22:52:00Z" w16du:dateUtc="2024-12-27T15:52:00Z">
        <w:r w:rsidR="00EB5B39">
          <w:t>UC</w:t>
        </w:r>
      </w:ins>
      <w:del w:id="316" w:author="Khanh Cong" w:date="2024-12-27T22:52:00Z" w16du:dateUtc="2024-12-27T15:52:00Z">
        <w:r w:rsidR="00314B16" w:rsidRPr="006454E5" w:rsidDel="00EB5B39">
          <w:delText>UC</w:delText>
        </w:r>
      </w:del>
      <w:r w:rsidR="00314B16" w:rsidRPr="006454E5">
        <w:t xml:space="preserve"> Đăng ký</w:t>
      </w:r>
      <w:bookmarkEnd w:id="306"/>
      <w:bookmarkEnd w:id="307"/>
      <w:bookmarkEnd w:id="308"/>
      <w:bookmarkEnd w:id="309"/>
      <w:bookmarkEnd w:id="310"/>
    </w:p>
    <w:p w14:paraId="35A88D09" w14:textId="31693666" w:rsidR="00314B16" w:rsidRPr="006454E5" w:rsidDel="00F068B2" w:rsidRDefault="00314B16" w:rsidP="00314B16">
      <w:pPr>
        <w:pStyle w:val="normal1"/>
        <w:spacing w:before="11"/>
        <w:ind w:right="57"/>
        <w:rPr>
          <w:del w:id="317" w:author="Khanh Cong" w:date="2024-12-27T23:04:00Z" w16du:dateUtc="2024-12-27T16:04:00Z"/>
          <w:rFonts w:ascii="Times New Roman" w:hAnsi="Times New Roman" w:cs="Times New Roman"/>
          <w:b/>
          <w:sz w:val="26"/>
          <w:szCs w:val="26"/>
        </w:rPr>
      </w:pPr>
    </w:p>
    <w:p w14:paraId="1E375914" w14:textId="77777777" w:rsidR="00314B16" w:rsidRPr="006454E5" w:rsidRDefault="00314B16">
      <w:pPr>
        <w:pStyle w:val="normal1"/>
        <w:spacing w:before="11"/>
        <w:ind w:right="57"/>
        <w:rPr>
          <w:rFonts w:ascii="Times New Roman" w:hAnsi="Times New Roman" w:cs="Times New Roman"/>
          <w:i/>
          <w:sz w:val="26"/>
          <w:szCs w:val="26"/>
        </w:rPr>
        <w:pPrChange w:id="318" w:author="Khanh Cong" w:date="2024-12-27T23:04:00Z" w16du:dateUtc="2024-12-27T16:04:00Z">
          <w:pPr>
            <w:pStyle w:val="normal1"/>
            <w:spacing w:before="4"/>
          </w:pPr>
        </w:pPrChange>
      </w:pPr>
    </w:p>
    <w:tbl>
      <w:tblPr>
        <w:tblW w:w="9350" w:type="dxa"/>
        <w:tblInd w:w="125" w:type="dxa"/>
        <w:tblLayout w:type="fixed"/>
        <w:tblLook w:val="0000" w:firstRow="0" w:lastRow="0" w:firstColumn="0" w:lastColumn="0" w:noHBand="0" w:noVBand="0"/>
        <w:tblPrChange w:id="319" w:author="Khanh Cong" w:date="2024-12-27T23:01:00Z" w16du:dateUtc="2024-12-27T16:01:00Z">
          <w:tblPr>
            <w:tblW w:w="9350" w:type="dxa"/>
            <w:tblInd w:w="125" w:type="dxa"/>
            <w:tblLayout w:type="fixed"/>
            <w:tblLook w:val="0000" w:firstRow="0" w:lastRow="0" w:firstColumn="0" w:lastColumn="0" w:noHBand="0" w:noVBand="0"/>
          </w:tblPr>
        </w:tblPrChange>
      </w:tblPr>
      <w:tblGrid>
        <w:gridCol w:w="2564"/>
        <w:gridCol w:w="6786"/>
        <w:tblGridChange w:id="320">
          <w:tblGrid>
            <w:gridCol w:w="2564"/>
            <w:gridCol w:w="2110"/>
            <w:gridCol w:w="4676"/>
          </w:tblGrid>
        </w:tblGridChange>
      </w:tblGrid>
      <w:tr w:rsidR="00314B16" w:rsidRPr="00F06492" w14:paraId="5F14A4A5" w14:textId="77777777" w:rsidTr="00F068B2">
        <w:trPr>
          <w:trHeight w:val="297"/>
          <w:trPrChange w:id="321" w:author="Khanh Cong" w:date="2024-12-27T23:01:00Z" w16du:dateUtc="2024-12-27T16:01:00Z">
            <w:trPr>
              <w:trHeight w:val="297"/>
            </w:trPr>
          </w:trPrChange>
        </w:trPr>
        <w:tc>
          <w:tcPr>
            <w:tcW w:w="2564" w:type="dxa"/>
            <w:tcBorders>
              <w:top w:val="single" w:sz="4" w:space="0" w:color="000000"/>
              <w:left w:val="single" w:sz="4" w:space="0" w:color="000000"/>
              <w:bottom w:val="single" w:sz="4" w:space="0" w:color="000000"/>
              <w:right w:val="single" w:sz="4" w:space="0" w:color="000000"/>
            </w:tcBorders>
            <w:tcPrChange w:id="322" w:author="Khanh Cong" w:date="2024-12-27T23:01:00Z" w16du:dateUtc="2024-12-27T16:01:00Z">
              <w:tcPr>
                <w:tcW w:w="4674" w:type="dxa"/>
                <w:gridSpan w:val="2"/>
                <w:tcBorders>
                  <w:top w:val="single" w:sz="4" w:space="0" w:color="000000"/>
                  <w:left w:val="single" w:sz="4" w:space="0" w:color="000000"/>
                  <w:bottom w:val="single" w:sz="4" w:space="0" w:color="000000"/>
                  <w:right w:val="single" w:sz="4" w:space="0" w:color="000000"/>
                </w:tcBorders>
              </w:tcPr>
            </w:tcPrChange>
          </w:tcPr>
          <w:p w14:paraId="4C6120B1" w14:textId="253BB387" w:rsidR="00314B16" w:rsidRPr="006454E5" w:rsidRDefault="00314B16" w:rsidP="00B52E04">
            <w:pPr>
              <w:pStyle w:val="normal1"/>
              <w:spacing w:line="276" w:lineRule="auto"/>
              <w:ind w:left="110"/>
              <w:rPr>
                <w:rFonts w:ascii="Times New Roman" w:hAnsi="Times New Roman" w:cs="Times New Roman"/>
                <w:sz w:val="26"/>
                <w:szCs w:val="26"/>
              </w:rPr>
            </w:pPr>
            <w:bookmarkStart w:id="323" w:name="_Hlk186291358"/>
            <w:r w:rsidRPr="006454E5">
              <w:rPr>
                <w:rFonts w:ascii="Times New Roman" w:hAnsi="Times New Roman" w:cs="Times New Roman"/>
                <w:b/>
                <w:sz w:val="26"/>
                <w:szCs w:val="26"/>
              </w:rPr>
              <w:t>Tên Use Case</w:t>
            </w:r>
          </w:p>
        </w:tc>
        <w:tc>
          <w:tcPr>
            <w:tcW w:w="6786" w:type="dxa"/>
            <w:tcBorders>
              <w:top w:val="single" w:sz="4" w:space="0" w:color="000000"/>
              <w:left w:val="single" w:sz="4" w:space="0" w:color="000000"/>
              <w:bottom w:val="single" w:sz="4" w:space="0" w:color="000000"/>
              <w:right w:val="single" w:sz="4" w:space="0" w:color="000000"/>
            </w:tcBorders>
            <w:tcPrChange w:id="324" w:author="Khanh Cong" w:date="2024-12-27T23:01:00Z" w16du:dateUtc="2024-12-27T16:01:00Z">
              <w:tcPr>
                <w:tcW w:w="4675" w:type="dxa"/>
                <w:tcBorders>
                  <w:top w:val="single" w:sz="4" w:space="0" w:color="000000"/>
                  <w:left w:val="single" w:sz="4" w:space="0" w:color="000000"/>
                  <w:bottom w:val="single" w:sz="4" w:space="0" w:color="000000"/>
                  <w:right w:val="single" w:sz="4" w:space="0" w:color="000000"/>
                </w:tcBorders>
              </w:tcPr>
            </w:tcPrChange>
          </w:tcPr>
          <w:p w14:paraId="45300AA1"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Đăng ký</w:t>
            </w:r>
          </w:p>
        </w:tc>
      </w:tr>
      <w:tr w:rsidR="00314B16" w:rsidRPr="00F06492" w14:paraId="0308AFC0" w14:textId="77777777" w:rsidTr="00F068B2">
        <w:trPr>
          <w:trHeight w:val="300"/>
          <w:trPrChange w:id="325" w:author="Khanh Cong" w:date="2024-12-27T23:01:00Z" w16du:dateUtc="2024-12-27T16:01:00Z">
            <w:trPr>
              <w:trHeight w:val="300"/>
            </w:trPr>
          </w:trPrChange>
        </w:trPr>
        <w:tc>
          <w:tcPr>
            <w:tcW w:w="2564" w:type="dxa"/>
            <w:tcBorders>
              <w:top w:val="single" w:sz="4" w:space="0" w:color="000000"/>
              <w:left w:val="single" w:sz="4" w:space="0" w:color="000000"/>
              <w:bottom w:val="single" w:sz="4" w:space="0" w:color="000000"/>
              <w:right w:val="single" w:sz="4" w:space="0" w:color="000000"/>
            </w:tcBorders>
            <w:tcPrChange w:id="326" w:author="Khanh Cong" w:date="2024-12-27T23:01:00Z" w16du:dateUtc="2024-12-27T16:01:00Z">
              <w:tcPr>
                <w:tcW w:w="4674" w:type="dxa"/>
                <w:gridSpan w:val="2"/>
                <w:tcBorders>
                  <w:top w:val="single" w:sz="4" w:space="0" w:color="000000"/>
                  <w:left w:val="single" w:sz="4" w:space="0" w:color="000000"/>
                  <w:bottom w:val="single" w:sz="4" w:space="0" w:color="000000"/>
                  <w:right w:val="single" w:sz="4" w:space="0" w:color="000000"/>
                </w:tcBorders>
              </w:tcPr>
            </w:tcPrChange>
          </w:tcPr>
          <w:p w14:paraId="35FD25D5"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6786" w:type="dxa"/>
            <w:tcBorders>
              <w:top w:val="single" w:sz="4" w:space="0" w:color="000000"/>
              <w:left w:val="single" w:sz="4" w:space="0" w:color="000000"/>
              <w:bottom w:val="single" w:sz="4" w:space="0" w:color="000000"/>
              <w:right w:val="single" w:sz="4" w:space="0" w:color="000000"/>
            </w:tcBorders>
            <w:tcPrChange w:id="327" w:author="Khanh Cong" w:date="2024-12-27T23:01:00Z" w16du:dateUtc="2024-12-27T16:01:00Z">
              <w:tcPr>
                <w:tcW w:w="4675" w:type="dxa"/>
                <w:tcBorders>
                  <w:top w:val="single" w:sz="4" w:space="0" w:color="000000"/>
                  <w:left w:val="single" w:sz="4" w:space="0" w:color="000000"/>
                  <w:bottom w:val="single" w:sz="4" w:space="0" w:color="000000"/>
                  <w:right w:val="single" w:sz="4" w:space="0" w:color="000000"/>
                </w:tcBorders>
              </w:tcPr>
            </w:tcPrChange>
          </w:tcPr>
          <w:p w14:paraId="4BA138B1" w14:textId="0E09F435" w:rsidR="00314B16" w:rsidRPr="006454E5" w:rsidRDefault="00314B16">
            <w:pPr>
              <w:pStyle w:val="normal1"/>
              <w:spacing w:before="1" w:line="276" w:lineRule="auto"/>
              <w:rPr>
                <w:rFonts w:ascii="Times New Roman" w:hAnsi="Times New Roman" w:cs="Times New Roman"/>
                <w:sz w:val="26"/>
                <w:szCs w:val="26"/>
              </w:rPr>
              <w:pPrChange w:id="328" w:author="Khanh Cong" w:date="2024-12-27T23:13:00Z" w16du:dateUtc="2024-12-27T16:13:00Z">
                <w:pPr>
                  <w:pStyle w:val="normal1"/>
                  <w:spacing w:before="1" w:line="276" w:lineRule="auto"/>
                  <w:ind w:left="110"/>
                </w:pPr>
              </w:pPrChange>
            </w:pPr>
            <w:r w:rsidRPr="006454E5">
              <w:rPr>
                <w:rFonts w:ascii="Times New Roman" w:hAnsi="Times New Roman" w:cs="Times New Roman"/>
                <w:sz w:val="26"/>
                <w:szCs w:val="26"/>
              </w:rPr>
              <w:t xml:space="preserve">Khách </w:t>
            </w:r>
            <w:del w:id="329" w:author="Khanh Cong" w:date="2024-12-27T23:00:00Z" w16du:dateUtc="2024-12-27T16:00:00Z">
              <w:r w:rsidRPr="006454E5" w:rsidDel="00F068B2">
                <w:rPr>
                  <w:rFonts w:ascii="Times New Roman" w:hAnsi="Times New Roman" w:cs="Times New Roman"/>
                  <w:sz w:val="26"/>
                  <w:szCs w:val="26"/>
                </w:rPr>
                <w:delText>(Guest)</w:delText>
              </w:r>
            </w:del>
            <w:ins w:id="330" w:author="Khanh Cong" w:date="2024-12-27T23:00:00Z" w16du:dateUtc="2024-12-27T16:00:00Z">
              <w:r w:rsidR="00F068B2">
                <w:rPr>
                  <w:rFonts w:ascii="Times New Roman" w:hAnsi="Times New Roman" w:cs="Times New Roman"/>
                  <w:sz w:val="26"/>
                  <w:szCs w:val="26"/>
                </w:rPr>
                <w:t>hàng</w:t>
              </w:r>
            </w:ins>
            <w:ins w:id="331" w:author="Khanh Cong" w:date="2024-12-27T23:12:00Z" w16du:dateUtc="2024-12-27T16:12:00Z">
              <w:r w:rsidR="00F7402D">
                <w:rPr>
                  <w:rFonts w:ascii="Times New Roman" w:hAnsi="Times New Roman" w:cs="Times New Roman"/>
                  <w:sz w:val="26"/>
                  <w:szCs w:val="26"/>
                </w:rPr>
                <w:t xml:space="preserve"> (</w:t>
              </w:r>
            </w:ins>
            <w:ins w:id="332" w:author="Khanh Cong" w:date="2024-12-27T23:13:00Z" w16du:dateUtc="2024-12-27T16:13:00Z">
              <w:r w:rsidR="00F7402D">
                <w:rPr>
                  <w:rFonts w:ascii="Times New Roman" w:hAnsi="Times New Roman" w:cs="Times New Roman"/>
                  <w:sz w:val="26"/>
                  <w:szCs w:val="26"/>
                </w:rPr>
                <w:t>User)</w:t>
              </w:r>
            </w:ins>
          </w:p>
        </w:tc>
      </w:tr>
      <w:tr w:rsidR="00314B16" w:rsidRPr="00F06492" w14:paraId="397DF499" w14:textId="77777777" w:rsidTr="00F068B2">
        <w:trPr>
          <w:trHeight w:val="298"/>
          <w:trPrChange w:id="333" w:author="Khanh Cong" w:date="2024-12-27T23:01:00Z" w16du:dateUtc="2024-12-27T16:01:00Z">
            <w:trPr>
              <w:trHeight w:val="298"/>
            </w:trPr>
          </w:trPrChange>
        </w:trPr>
        <w:tc>
          <w:tcPr>
            <w:tcW w:w="2564" w:type="dxa"/>
            <w:tcBorders>
              <w:top w:val="single" w:sz="4" w:space="0" w:color="000000"/>
              <w:left w:val="single" w:sz="4" w:space="0" w:color="000000"/>
              <w:bottom w:val="single" w:sz="4" w:space="0" w:color="000000"/>
              <w:right w:val="single" w:sz="4" w:space="0" w:color="000000"/>
            </w:tcBorders>
            <w:tcPrChange w:id="334" w:author="Khanh Cong" w:date="2024-12-27T23:01:00Z" w16du:dateUtc="2024-12-27T16:01:00Z">
              <w:tcPr>
                <w:tcW w:w="4674" w:type="dxa"/>
                <w:gridSpan w:val="2"/>
                <w:tcBorders>
                  <w:top w:val="single" w:sz="4" w:space="0" w:color="000000"/>
                  <w:left w:val="single" w:sz="4" w:space="0" w:color="000000"/>
                  <w:bottom w:val="single" w:sz="4" w:space="0" w:color="000000"/>
                  <w:right w:val="single" w:sz="4" w:space="0" w:color="000000"/>
                </w:tcBorders>
              </w:tcPr>
            </w:tcPrChange>
          </w:tcPr>
          <w:p w14:paraId="7F4B1D3B"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6786" w:type="dxa"/>
            <w:tcBorders>
              <w:top w:val="single" w:sz="4" w:space="0" w:color="000000"/>
              <w:left w:val="single" w:sz="4" w:space="0" w:color="000000"/>
              <w:bottom w:val="single" w:sz="4" w:space="0" w:color="000000"/>
              <w:right w:val="single" w:sz="4" w:space="0" w:color="000000"/>
            </w:tcBorders>
            <w:tcPrChange w:id="335" w:author="Khanh Cong" w:date="2024-12-27T23:01:00Z" w16du:dateUtc="2024-12-27T16:01:00Z">
              <w:tcPr>
                <w:tcW w:w="4675" w:type="dxa"/>
                <w:tcBorders>
                  <w:top w:val="single" w:sz="4" w:space="0" w:color="000000"/>
                  <w:left w:val="single" w:sz="4" w:space="0" w:color="000000"/>
                  <w:bottom w:val="single" w:sz="4" w:space="0" w:color="000000"/>
                  <w:right w:val="single" w:sz="4" w:space="0" w:color="000000"/>
                </w:tcBorders>
              </w:tcPr>
            </w:tcPrChange>
          </w:tcPr>
          <w:p w14:paraId="7FAD6162" w14:textId="7E8F5A34"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sz w:val="26"/>
                <w:szCs w:val="26"/>
              </w:rPr>
              <w:t>Khách</w:t>
            </w:r>
            <w:ins w:id="336" w:author="Khanh Cong" w:date="2024-12-27T23:00:00Z" w16du:dateUtc="2024-12-27T16:00:00Z">
              <w:r w:rsidR="00F068B2">
                <w:rPr>
                  <w:rFonts w:ascii="Times New Roman" w:hAnsi="Times New Roman" w:cs="Times New Roman"/>
                  <w:sz w:val="26"/>
                  <w:szCs w:val="26"/>
                </w:rPr>
                <w:t xml:space="preserve"> hàng</w:t>
              </w:r>
            </w:ins>
            <w:r w:rsidRPr="006454E5">
              <w:rPr>
                <w:rFonts w:ascii="Times New Roman" w:hAnsi="Times New Roman" w:cs="Times New Roman"/>
                <w:sz w:val="26"/>
                <w:szCs w:val="26"/>
              </w:rPr>
              <w:t xml:space="preserve"> khởi chạy hệ thống</w:t>
            </w:r>
          </w:p>
        </w:tc>
      </w:tr>
      <w:tr w:rsidR="00314B16" w:rsidRPr="00F06492" w14:paraId="71B4CA99" w14:textId="77777777" w:rsidTr="00F068B2">
        <w:trPr>
          <w:trHeight w:val="300"/>
          <w:trPrChange w:id="337" w:author="Khanh Cong" w:date="2024-12-27T23:01:00Z" w16du:dateUtc="2024-12-27T16:01:00Z">
            <w:trPr>
              <w:trHeight w:val="300"/>
            </w:trPr>
          </w:trPrChange>
        </w:trPr>
        <w:tc>
          <w:tcPr>
            <w:tcW w:w="2564" w:type="dxa"/>
            <w:tcBorders>
              <w:top w:val="single" w:sz="4" w:space="0" w:color="000000"/>
              <w:left w:val="single" w:sz="4" w:space="0" w:color="000000"/>
              <w:bottom w:val="single" w:sz="4" w:space="0" w:color="000000"/>
              <w:right w:val="single" w:sz="4" w:space="0" w:color="000000"/>
            </w:tcBorders>
            <w:tcPrChange w:id="338" w:author="Khanh Cong" w:date="2024-12-27T23:01:00Z" w16du:dateUtc="2024-12-27T16:01:00Z">
              <w:tcPr>
                <w:tcW w:w="4674" w:type="dxa"/>
                <w:gridSpan w:val="2"/>
                <w:tcBorders>
                  <w:top w:val="single" w:sz="4" w:space="0" w:color="000000"/>
                  <w:left w:val="single" w:sz="4" w:space="0" w:color="000000"/>
                  <w:bottom w:val="single" w:sz="4" w:space="0" w:color="000000"/>
                  <w:right w:val="single" w:sz="4" w:space="0" w:color="000000"/>
                </w:tcBorders>
              </w:tcPr>
            </w:tcPrChange>
          </w:tcPr>
          <w:p w14:paraId="301D5F22"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6786" w:type="dxa"/>
            <w:tcBorders>
              <w:top w:val="single" w:sz="4" w:space="0" w:color="000000"/>
              <w:left w:val="single" w:sz="4" w:space="0" w:color="000000"/>
              <w:bottom w:val="single" w:sz="4" w:space="0" w:color="000000"/>
              <w:right w:val="single" w:sz="4" w:space="0" w:color="000000"/>
            </w:tcBorders>
            <w:tcPrChange w:id="339" w:author="Khanh Cong" w:date="2024-12-27T23:01:00Z" w16du:dateUtc="2024-12-27T16:01:00Z">
              <w:tcPr>
                <w:tcW w:w="4675" w:type="dxa"/>
                <w:tcBorders>
                  <w:top w:val="single" w:sz="4" w:space="0" w:color="000000"/>
                  <w:left w:val="single" w:sz="4" w:space="0" w:color="000000"/>
                  <w:bottom w:val="single" w:sz="4" w:space="0" w:color="000000"/>
                  <w:right w:val="single" w:sz="4" w:space="0" w:color="000000"/>
                </w:tcBorders>
              </w:tcPr>
            </w:tcPrChange>
          </w:tcPr>
          <w:p w14:paraId="71D7751D"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sz w:val="26"/>
                <w:szCs w:val="26"/>
              </w:rPr>
              <w:t>Khách đăng ký tài khoản thành công.</w:t>
            </w:r>
          </w:p>
        </w:tc>
      </w:tr>
      <w:tr w:rsidR="00314B16" w:rsidRPr="00F06492" w14:paraId="2E579668" w14:textId="77777777" w:rsidTr="00F068B2">
        <w:trPr>
          <w:trHeight w:val="300"/>
          <w:trPrChange w:id="340" w:author="Khanh Cong" w:date="2024-12-27T23:01:00Z" w16du:dateUtc="2024-12-27T16:01:00Z">
            <w:trPr>
              <w:trHeight w:val="300"/>
            </w:trPr>
          </w:trPrChange>
        </w:trPr>
        <w:tc>
          <w:tcPr>
            <w:tcW w:w="2564" w:type="dxa"/>
            <w:tcBorders>
              <w:top w:val="single" w:sz="4" w:space="0" w:color="000000"/>
              <w:left w:val="single" w:sz="4" w:space="0" w:color="000000"/>
              <w:bottom w:val="single" w:sz="4" w:space="0" w:color="000000"/>
              <w:right w:val="single" w:sz="4" w:space="0" w:color="000000"/>
            </w:tcBorders>
            <w:tcPrChange w:id="341" w:author="Khanh Cong" w:date="2024-12-27T23:01:00Z" w16du:dateUtc="2024-12-27T16:01:00Z">
              <w:tcPr>
                <w:tcW w:w="4674" w:type="dxa"/>
                <w:gridSpan w:val="2"/>
                <w:tcBorders>
                  <w:top w:val="single" w:sz="4" w:space="0" w:color="000000"/>
                  <w:left w:val="single" w:sz="4" w:space="0" w:color="000000"/>
                  <w:bottom w:val="single" w:sz="4" w:space="0" w:color="000000"/>
                  <w:right w:val="single" w:sz="4" w:space="0" w:color="000000"/>
                </w:tcBorders>
              </w:tcPr>
            </w:tcPrChange>
          </w:tcPr>
          <w:p w14:paraId="3FCD5388" w14:textId="77777777" w:rsidR="00314B16" w:rsidRPr="006454E5" w:rsidRDefault="00314B16" w:rsidP="00B52E04">
            <w:pPr>
              <w:pStyle w:val="normal1"/>
              <w:spacing w:before="1" w:line="276" w:lineRule="auto"/>
              <w:ind w:left="110"/>
              <w:rPr>
                <w:rFonts w:ascii="Times New Roman" w:hAnsi="Times New Roman" w:cs="Times New Roman"/>
                <w:b/>
                <w:sz w:val="26"/>
                <w:szCs w:val="26"/>
              </w:rPr>
            </w:pPr>
            <w:r w:rsidRPr="006454E5">
              <w:rPr>
                <w:rFonts w:ascii="Times New Roman" w:hAnsi="Times New Roman" w:cs="Times New Roman"/>
                <w:b/>
                <w:sz w:val="26"/>
                <w:szCs w:val="26"/>
              </w:rPr>
              <w:t>Chuỗi sự kiện chính</w:t>
            </w:r>
          </w:p>
        </w:tc>
        <w:tc>
          <w:tcPr>
            <w:tcW w:w="6786" w:type="dxa"/>
            <w:tcBorders>
              <w:top w:val="single" w:sz="4" w:space="0" w:color="000000"/>
              <w:left w:val="single" w:sz="4" w:space="0" w:color="000000"/>
              <w:bottom w:val="single" w:sz="4" w:space="0" w:color="000000"/>
              <w:right w:val="single" w:sz="4" w:space="0" w:color="000000"/>
            </w:tcBorders>
            <w:tcPrChange w:id="342" w:author="Khanh Cong" w:date="2024-12-27T23:01:00Z" w16du:dateUtc="2024-12-27T16:01:00Z">
              <w:tcPr>
                <w:tcW w:w="4675" w:type="dxa"/>
                <w:tcBorders>
                  <w:top w:val="single" w:sz="4" w:space="0" w:color="000000"/>
                  <w:left w:val="single" w:sz="4" w:space="0" w:color="000000"/>
                  <w:bottom w:val="single" w:sz="4" w:space="0" w:color="000000"/>
                  <w:right w:val="single" w:sz="4" w:space="0" w:color="000000"/>
                </w:tcBorders>
              </w:tcPr>
            </w:tcPrChange>
          </w:tcPr>
          <w:p w14:paraId="430A5D4D" w14:textId="43F71A1A" w:rsidR="00314B16" w:rsidRPr="006454E5" w:rsidRDefault="00240485">
            <w:pPr>
              <w:pStyle w:val="normal1"/>
              <w:tabs>
                <w:tab w:val="left" w:pos="1189"/>
              </w:tabs>
              <w:spacing w:before="1" w:line="290" w:lineRule="auto"/>
              <w:rPr>
                <w:rFonts w:ascii="Times New Roman" w:hAnsi="Times New Roman" w:cs="Times New Roman"/>
                <w:sz w:val="26"/>
                <w:szCs w:val="26"/>
              </w:rPr>
              <w:pPrChange w:id="343" w:author="Khanh Cong" w:date="2024-12-27T22:27:00Z" w16du:dateUtc="2024-12-27T15:27:00Z">
                <w:pPr>
                  <w:pStyle w:val="normal1"/>
                  <w:numPr>
                    <w:numId w:val="5"/>
                  </w:numPr>
                  <w:tabs>
                    <w:tab w:val="num" w:pos="0"/>
                    <w:tab w:val="left" w:pos="1189"/>
                  </w:tabs>
                  <w:spacing w:before="1" w:line="290" w:lineRule="auto"/>
                  <w:ind w:left="1189" w:hanging="359"/>
                </w:pPr>
              </w:pPrChange>
            </w:pPr>
            <w:ins w:id="344" w:author="Khanh Cong" w:date="2024-12-27T22:27:00Z" w16du:dateUtc="2024-12-27T15:27:00Z">
              <w:r>
                <w:rPr>
                  <w:rFonts w:ascii="Times New Roman" w:hAnsi="Times New Roman" w:cs="Times New Roman"/>
                  <w:sz w:val="26"/>
                  <w:szCs w:val="26"/>
                </w:rPr>
                <w:t xml:space="preserve">1. </w:t>
              </w:r>
            </w:ins>
            <w:r w:rsidR="00314B16" w:rsidRPr="006454E5">
              <w:rPr>
                <w:rFonts w:ascii="Times New Roman" w:hAnsi="Times New Roman" w:cs="Times New Roman"/>
                <w:sz w:val="26"/>
                <w:szCs w:val="26"/>
              </w:rPr>
              <w:t>Khách khởi chạy hệ thống.</w:t>
            </w:r>
          </w:p>
          <w:p w14:paraId="7FAA2517" w14:textId="6FB6CFB3" w:rsidR="00314B16" w:rsidRPr="006454E5" w:rsidRDefault="00240485">
            <w:pPr>
              <w:pStyle w:val="normal1"/>
              <w:tabs>
                <w:tab w:val="left" w:pos="1189"/>
              </w:tabs>
              <w:spacing w:line="290" w:lineRule="auto"/>
              <w:rPr>
                <w:rFonts w:ascii="Times New Roman" w:hAnsi="Times New Roman" w:cs="Times New Roman"/>
                <w:sz w:val="26"/>
                <w:szCs w:val="26"/>
              </w:rPr>
              <w:pPrChange w:id="345" w:author="Khanh Cong" w:date="2024-12-27T22:27:00Z" w16du:dateUtc="2024-12-27T15:27:00Z">
                <w:pPr>
                  <w:pStyle w:val="normal1"/>
                  <w:numPr>
                    <w:numId w:val="5"/>
                  </w:numPr>
                  <w:tabs>
                    <w:tab w:val="num" w:pos="0"/>
                    <w:tab w:val="left" w:pos="1189"/>
                  </w:tabs>
                  <w:spacing w:line="290" w:lineRule="auto"/>
                  <w:ind w:left="1189" w:hanging="359"/>
                </w:pPr>
              </w:pPrChange>
            </w:pPr>
            <w:ins w:id="346" w:author="Khanh Cong" w:date="2024-12-27T22:28:00Z" w16du:dateUtc="2024-12-27T15:28:00Z">
              <w:r>
                <w:rPr>
                  <w:rFonts w:ascii="Times New Roman" w:hAnsi="Times New Roman" w:cs="Times New Roman"/>
                  <w:sz w:val="26"/>
                  <w:szCs w:val="26"/>
                </w:rPr>
                <w:t xml:space="preserve">2. </w:t>
              </w:r>
            </w:ins>
            <w:r w:rsidR="00314B16" w:rsidRPr="006454E5">
              <w:rPr>
                <w:rFonts w:ascii="Times New Roman" w:hAnsi="Times New Roman" w:cs="Times New Roman"/>
                <w:sz w:val="26"/>
                <w:szCs w:val="26"/>
              </w:rPr>
              <w:t>Hệ thống hiển thị trang chủ và nút đăng ký.</w:t>
            </w:r>
          </w:p>
          <w:p w14:paraId="3D5DE68E" w14:textId="79E5511E" w:rsidR="00314B16" w:rsidRPr="006454E5" w:rsidRDefault="00240485">
            <w:pPr>
              <w:pStyle w:val="normal1"/>
              <w:tabs>
                <w:tab w:val="left" w:pos="1189"/>
              </w:tabs>
              <w:spacing w:before="1" w:line="290" w:lineRule="auto"/>
              <w:rPr>
                <w:rFonts w:ascii="Times New Roman" w:hAnsi="Times New Roman" w:cs="Times New Roman"/>
                <w:sz w:val="26"/>
                <w:szCs w:val="26"/>
              </w:rPr>
              <w:pPrChange w:id="347" w:author="Khanh Cong" w:date="2024-12-27T22:28:00Z" w16du:dateUtc="2024-12-27T15:28:00Z">
                <w:pPr>
                  <w:pStyle w:val="normal1"/>
                  <w:numPr>
                    <w:numId w:val="5"/>
                  </w:numPr>
                  <w:tabs>
                    <w:tab w:val="num" w:pos="0"/>
                    <w:tab w:val="left" w:pos="1189"/>
                  </w:tabs>
                  <w:spacing w:before="1" w:line="290" w:lineRule="auto"/>
                  <w:ind w:left="1189" w:hanging="359"/>
                </w:pPr>
              </w:pPrChange>
            </w:pPr>
            <w:ins w:id="348" w:author="Khanh Cong" w:date="2024-12-27T22:28:00Z" w16du:dateUtc="2024-12-27T15:28:00Z">
              <w:r>
                <w:rPr>
                  <w:rFonts w:ascii="Times New Roman" w:hAnsi="Times New Roman" w:cs="Times New Roman"/>
                  <w:sz w:val="26"/>
                  <w:szCs w:val="26"/>
                </w:rPr>
                <w:t xml:space="preserve">3. </w:t>
              </w:r>
            </w:ins>
            <w:r w:rsidR="00314B16" w:rsidRPr="006454E5">
              <w:rPr>
                <w:rFonts w:ascii="Times New Roman" w:hAnsi="Times New Roman" w:cs="Times New Roman"/>
                <w:sz w:val="26"/>
                <w:szCs w:val="26"/>
              </w:rPr>
              <w:t>Khách</w:t>
            </w:r>
            <w:ins w:id="349" w:author="Khanh Cong" w:date="2024-12-27T22:35:00Z" w16du:dateUtc="2024-12-27T15:35:00Z">
              <w:r w:rsidR="00270DDD">
                <w:rPr>
                  <w:rFonts w:ascii="Times New Roman" w:hAnsi="Times New Roman" w:cs="Times New Roman"/>
                  <w:sz w:val="26"/>
                  <w:szCs w:val="26"/>
                </w:rPr>
                <w:t xml:space="preserve"> hàng</w:t>
              </w:r>
            </w:ins>
            <w:r w:rsidR="00314B16" w:rsidRPr="006454E5">
              <w:rPr>
                <w:rFonts w:ascii="Times New Roman" w:hAnsi="Times New Roman" w:cs="Times New Roman"/>
                <w:sz w:val="26"/>
                <w:szCs w:val="26"/>
              </w:rPr>
              <w:t xml:space="preserve"> bấm nút đăng ký</w:t>
            </w:r>
          </w:p>
          <w:p w14:paraId="5662B186" w14:textId="4214299D" w:rsidR="00314B16" w:rsidRPr="006454E5" w:rsidRDefault="00240485">
            <w:pPr>
              <w:pStyle w:val="normal1"/>
              <w:tabs>
                <w:tab w:val="left" w:pos="1189"/>
              </w:tabs>
              <w:spacing w:line="290" w:lineRule="auto"/>
              <w:rPr>
                <w:rFonts w:ascii="Times New Roman" w:hAnsi="Times New Roman" w:cs="Times New Roman"/>
                <w:sz w:val="26"/>
                <w:szCs w:val="26"/>
              </w:rPr>
              <w:pPrChange w:id="350" w:author="Khanh Cong" w:date="2024-12-27T22:28:00Z" w16du:dateUtc="2024-12-27T15:28:00Z">
                <w:pPr>
                  <w:pStyle w:val="normal1"/>
                  <w:numPr>
                    <w:numId w:val="5"/>
                  </w:numPr>
                  <w:tabs>
                    <w:tab w:val="num" w:pos="0"/>
                    <w:tab w:val="left" w:pos="1189"/>
                  </w:tabs>
                  <w:spacing w:line="290" w:lineRule="auto"/>
                  <w:ind w:left="1189" w:hanging="359"/>
                </w:pPr>
              </w:pPrChange>
            </w:pPr>
            <w:ins w:id="351" w:author="Khanh Cong" w:date="2024-12-27T22:28:00Z" w16du:dateUtc="2024-12-27T15:28:00Z">
              <w:r>
                <w:rPr>
                  <w:rFonts w:ascii="Times New Roman" w:hAnsi="Times New Roman" w:cs="Times New Roman"/>
                  <w:sz w:val="26"/>
                  <w:szCs w:val="26"/>
                </w:rPr>
                <w:t xml:space="preserve">4. </w:t>
              </w:r>
            </w:ins>
            <w:r w:rsidR="00314B16" w:rsidRPr="006454E5">
              <w:rPr>
                <w:rFonts w:ascii="Times New Roman" w:hAnsi="Times New Roman" w:cs="Times New Roman"/>
                <w:sz w:val="26"/>
                <w:szCs w:val="26"/>
              </w:rPr>
              <w:t>Hệ thống hiển thị màn hình đăng ký.</w:t>
            </w:r>
          </w:p>
          <w:p w14:paraId="234136A7" w14:textId="6FA31DC0" w:rsidR="00314B16" w:rsidRPr="006454E5" w:rsidRDefault="00240485">
            <w:pPr>
              <w:pStyle w:val="normal1"/>
              <w:tabs>
                <w:tab w:val="left" w:pos="1190"/>
              </w:tabs>
              <w:spacing w:before="1"/>
              <w:ind w:right="379"/>
              <w:rPr>
                <w:rFonts w:ascii="Times New Roman" w:hAnsi="Times New Roman" w:cs="Times New Roman"/>
                <w:sz w:val="26"/>
                <w:szCs w:val="26"/>
              </w:rPr>
              <w:pPrChange w:id="352" w:author="Khanh Cong" w:date="2024-12-27T22:28:00Z" w16du:dateUtc="2024-12-27T15:28:00Z">
                <w:pPr>
                  <w:pStyle w:val="normal1"/>
                  <w:numPr>
                    <w:numId w:val="5"/>
                  </w:numPr>
                  <w:tabs>
                    <w:tab w:val="num" w:pos="0"/>
                    <w:tab w:val="left" w:pos="1190"/>
                  </w:tabs>
                  <w:spacing w:before="1"/>
                  <w:ind w:left="1190" w:right="379" w:hanging="360"/>
                </w:pPr>
              </w:pPrChange>
            </w:pPr>
            <w:ins w:id="353" w:author="Khanh Cong" w:date="2024-12-27T22:28:00Z" w16du:dateUtc="2024-12-27T15:28:00Z">
              <w:r>
                <w:rPr>
                  <w:rFonts w:ascii="Times New Roman" w:hAnsi="Times New Roman" w:cs="Times New Roman"/>
                  <w:sz w:val="26"/>
                  <w:szCs w:val="26"/>
                </w:rPr>
                <w:t xml:space="preserve">5. </w:t>
              </w:r>
            </w:ins>
            <w:r w:rsidR="00314B16" w:rsidRPr="006454E5">
              <w:rPr>
                <w:rFonts w:ascii="Times New Roman" w:hAnsi="Times New Roman" w:cs="Times New Roman"/>
                <w:sz w:val="26"/>
                <w:szCs w:val="26"/>
              </w:rPr>
              <w:t>Khách nhập thông tin đăng ký (tài khoản, mật khẩu, xác thực mật khẩu) và ấn nút đăng ký</w:t>
            </w:r>
          </w:p>
          <w:p w14:paraId="17DA5766" w14:textId="44D72A08" w:rsidR="00314B16" w:rsidRPr="006454E5" w:rsidRDefault="00270DDD">
            <w:pPr>
              <w:pStyle w:val="normal1"/>
              <w:spacing w:before="1" w:line="276" w:lineRule="auto"/>
              <w:rPr>
                <w:rFonts w:ascii="Times New Roman" w:hAnsi="Times New Roman" w:cs="Times New Roman"/>
                <w:sz w:val="26"/>
                <w:szCs w:val="26"/>
              </w:rPr>
              <w:pPrChange w:id="354" w:author="Khanh Cong" w:date="2024-12-27T22:34:00Z" w16du:dateUtc="2024-12-27T15:34:00Z">
                <w:pPr>
                  <w:pStyle w:val="normal1"/>
                  <w:numPr>
                    <w:numId w:val="5"/>
                  </w:numPr>
                  <w:tabs>
                    <w:tab w:val="num" w:pos="0"/>
                  </w:tabs>
                  <w:spacing w:before="1" w:line="276" w:lineRule="auto"/>
                  <w:ind w:left="1190" w:hanging="360"/>
                </w:pPr>
              </w:pPrChange>
            </w:pPr>
            <w:ins w:id="355" w:author="Khanh Cong" w:date="2024-12-27T22:34:00Z" w16du:dateUtc="2024-12-27T15:34:00Z">
              <w:r>
                <w:rPr>
                  <w:rFonts w:ascii="Times New Roman" w:hAnsi="Times New Roman" w:cs="Times New Roman"/>
                  <w:sz w:val="26"/>
                  <w:szCs w:val="26"/>
                </w:rPr>
                <w:t xml:space="preserve">6. </w:t>
              </w:r>
            </w:ins>
            <w:r w:rsidR="00314B16" w:rsidRPr="006454E5">
              <w:rPr>
                <w:rFonts w:ascii="Times New Roman" w:hAnsi="Times New Roman" w:cs="Times New Roman"/>
                <w:sz w:val="26"/>
                <w:szCs w:val="26"/>
              </w:rPr>
              <w:t>Hệ thống thông báo đăng ký tài khoản thành công.</w:t>
            </w:r>
          </w:p>
        </w:tc>
      </w:tr>
      <w:tr w:rsidR="00301480" w:rsidRPr="00F06492" w14:paraId="33D6B742" w14:textId="77777777" w:rsidTr="00F068B2">
        <w:trPr>
          <w:trHeight w:val="300"/>
          <w:ins w:id="356" w:author="Khanh Cong" w:date="2024-12-27T22:14:00Z"/>
          <w:trPrChange w:id="357" w:author="Khanh Cong" w:date="2024-12-27T23:01:00Z" w16du:dateUtc="2024-12-27T16:01:00Z">
            <w:trPr>
              <w:trHeight w:val="300"/>
            </w:trPr>
          </w:trPrChange>
        </w:trPr>
        <w:tc>
          <w:tcPr>
            <w:tcW w:w="2564" w:type="dxa"/>
            <w:tcBorders>
              <w:top w:val="single" w:sz="4" w:space="0" w:color="000000"/>
              <w:left w:val="single" w:sz="4" w:space="0" w:color="000000"/>
              <w:bottom w:val="single" w:sz="4" w:space="0" w:color="000000"/>
              <w:right w:val="single" w:sz="4" w:space="0" w:color="000000"/>
            </w:tcBorders>
            <w:tcPrChange w:id="358" w:author="Khanh Cong" w:date="2024-12-27T23:01:00Z" w16du:dateUtc="2024-12-27T16:01:00Z">
              <w:tcPr>
                <w:tcW w:w="4674" w:type="dxa"/>
                <w:gridSpan w:val="2"/>
                <w:tcBorders>
                  <w:top w:val="single" w:sz="4" w:space="0" w:color="000000"/>
                  <w:left w:val="single" w:sz="4" w:space="0" w:color="000000"/>
                  <w:bottom w:val="single" w:sz="4" w:space="0" w:color="000000"/>
                  <w:right w:val="single" w:sz="4" w:space="0" w:color="000000"/>
                </w:tcBorders>
              </w:tcPr>
            </w:tcPrChange>
          </w:tcPr>
          <w:p w14:paraId="4D44A128" w14:textId="7EDAB4E7" w:rsidR="00301480" w:rsidRPr="006454E5" w:rsidRDefault="00301480" w:rsidP="00B52E04">
            <w:pPr>
              <w:pStyle w:val="normal1"/>
              <w:spacing w:before="1" w:line="276" w:lineRule="auto"/>
              <w:ind w:left="110"/>
              <w:rPr>
                <w:ins w:id="359" w:author="Khanh Cong" w:date="2024-12-27T22:14:00Z" w16du:dateUtc="2024-12-27T15:14:00Z"/>
                <w:rFonts w:ascii="Times New Roman" w:hAnsi="Times New Roman" w:cs="Times New Roman"/>
                <w:b/>
                <w:sz w:val="26"/>
                <w:szCs w:val="26"/>
              </w:rPr>
            </w:pPr>
            <w:ins w:id="360" w:author="Khanh Cong" w:date="2024-12-27T22:14:00Z" w16du:dateUtc="2024-12-27T15:14:00Z">
              <w:r>
                <w:rPr>
                  <w:rFonts w:ascii="Times New Roman" w:hAnsi="Times New Roman" w:cs="Times New Roman"/>
                  <w:b/>
                  <w:sz w:val="26"/>
                  <w:szCs w:val="26"/>
                </w:rPr>
                <w:t>Ngoại lệ</w:t>
              </w:r>
            </w:ins>
          </w:p>
        </w:tc>
        <w:tc>
          <w:tcPr>
            <w:tcW w:w="6786" w:type="dxa"/>
            <w:tcBorders>
              <w:top w:val="single" w:sz="4" w:space="0" w:color="000000"/>
              <w:left w:val="single" w:sz="4" w:space="0" w:color="000000"/>
              <w:bottom w:val="single" w:sz="4" w:space="0" w:color="000000"/>
              <w:right w:val="single" w:sz="4" w:space="0" w:color="000000"/>
            </w:tcBorders>
            <w:tcPrChange w:id="361" w:author="Khanh Cong" w:date="2024-12-27T23:01:00Z" w16du:dateUtc="2024-12-27T16:01:00Z">
              <w:tcPr>
                <w:tcW w:w="4675" w:type="dxa"/>
                <w:tcBorders>
                  <w:top w:val="single" w:sz="4" w:space="0" w:color="000000"/>
                  <w:left w:val="single" w:sz="4" w:space="0" w:color="000000"/>
                  <w:bottom w:val="single" w:sz="4" w:space="0" w:color="000000"/>
                  <w:right w:val="single" w:sz="4" w:space="0" w:color="000000"/>
                </w:tcBorders>
              </w:tcPr>
            </w:tcPrChange>
          </w:tcPr>
          <w:p w14:paraId="21E38B71" w14:textId="77777777" w:rsidR="00F068B2" w:rsidRPr="00F068B2" w:rsidRDefault="00F068B2" w:rsidP="00F068B2">
            <w:pPr>
              <w:pStyle w:val="normal1"/>
              <w:tabs>
                <w:tab w:val="left" w:pos="1189"/>
              </w:tabs>
              <w:spacing w:before="1" w:line="290" w:lineRule="auto"/>
              <w:rPr>
                <w:ins w:id="362" w:author="Khanh Cong" w:date="2024-12-27T22:56:00Z" w16du:dateUtc="2024-12-27T15:56:00Z"/>
                <w:rFonts w:ascii="Times New Roman" w:hAnsi="Times New Roman" w:cs="Times New Roman"/>
                <w:sz w:val="26"/>
                <w:szCs w:val="26"/>
              </w:rPr>
            </w:pPr>
            <w:ins w:id="363" w:author="Khanh Cong" w:date="2024-12-27T22:56:00Z" w16du:dateUtc="2024-12-27T15:56:00Z">
              <w:r w:rsidRPr="00F068B2">
                <w:rPr>
                  <w:rFonts w:ascii="Times New Roman" w:hAnsi="Times New Roman" w:cs="Times New Roman"/>
                  <w:sz w:val="26"/>
                  <w:szCs w:val="26"/>
                </w:rPr>
                <w:t>6. Hệ thống thông báo tài khoản đã tồn tại, mật khẩu và xác thực mật khẩu phải giống nhau. Và yêu cầu nhập lại</w:t>
              </w:r>
            </w:ins>
          </w:p>
          <w:p w14:paraId="5CE7633B" w14:textId="316927AC" w:rsidR="00301480" w:rsidRPr="006454E5" w:rsidRDefault="00F068B2">
            <w:pPr>
              <w:pStyle w:val="normal1"/>
              <w:tabs>
                <w:tab w:val="left" w:pos="1189"/>
              </w:tabs>
              <w:spacing w:before="1" w:line="290" w:lineRule="auto"/>
              <w:rPr>
                <w:ins w:id="364" w:author="Khanh Cong" w:date="2024-12-27T22:14:00Z" w16du:dateUtc="2024-12-27T15:14:00Z"/>
                <w:rFonts w:ascii="Times New Roman" w:hAnsi="Times New Roman" w:cs="Times New Roman"/>
                <w:sz w:val="26"/>
                <w:szCs w:val="26"/>
              </w:rPr>
              <w:pPrChange w:id="365" w:author="Khanh Cong" w:date="2024-12-27T22:21:00Z" w16du:dateUtc="2024-12-27T15:21:00Z">
                <w:pPr>
                  <w:pStyle w:val="normal1"/>
                  <w:numPr>
                    <w:numId w:val="5"/>
                  </w:numPr>
                  <w:tabs>
                    <w:tab w:val="num" w:pos="0"/>
                    <w:tab w:val="left" w:pos="1189"/>
                  </w:tabs>
                  <w:spacing w:before="1" w:line="290" w:lineRule="auto"/>
                  <w:ind w:left="1189" w:hanging="359"/>
                </w:pPr>
              </w:pPrChange>
            </w:pPr>
            <w:ins w:id="366" w:author="Khanh Cong" w:date="2024-12-27T22:56:00Z" w16du:dateUtc="2024-12-27T15:56:00Z">
              <w:r w:rsidRPr="00F068B2">
                <w:rPr>
                  <w:rFonts w:ascii="Times New Roman" w:hAnsi="Times New Roman" w:cs="Times New Roman"/>
                  <w:sz w:val="26"/>
                  <w:szCs w:val="26"/>
                </w:rPr>
                <w:t>6.1. Quay lại bước 5 của chuỗi sự kiện chính.</w:t>
              </w:r>
            </w:ins>
          </w:p>
        </w:tc>
      </w:tr>
      <w:bookmarkEnd w:id="323"/>
      <w:tr w:rsidR="00314B16" w:rsidRPr="00F06492" w:rsidDel="00F068B2" w14:paraId="4567DDEF" w14:textId="019ACF88" w:rsidTr="00F068B2">
        <w:trPr>
          <w:trHeight w:val="1195"/>
          <w:del w:id="367" w:author="Khanh Cong" w:date="2024-12-27T22:56:00Z"/>
          <w:trPrChange w:id="368" w:author="Khanh Cong" w:date="2024-12-27T22:56:00Z" w16du:dateUtc="2024-12-27T15:56:00Z">
            <w:trPr>
              <w:trHeight w:val="1195"/>
            </w:trPr>
          </w:trPrChange>
        </w:trPr>
        <w:tc>
          <w:tcPr>
            <w:tcW w:w="9350" w:type="dxa"/>
            <w:gridSpan w:val="2"/>
            <w:tcBorders>
              <w:top w:val="single" w:sz="4" w:space="0" w:color="000000"/>
              <w:left w:val="single" w:sz="4" w:space="0" w:color="000000"/>
              <w:bottom w:val="single" w:sz="4" w:space="0" w:color="000000"/>
              <w:right w:val="single" w:sz="4" w:space="0" w:color="000000"/>
            </w:tcBorders>
            <w:tcPrChange w:id="369" w:author="Khanh Cong" w:date="2024-12-27T22:56:00Z" w16du:dateUtc="2024-12-27T15:56:00Z">
              <w:tcPr>
                <w:tcW w:w="9349" w:type="dxa"/>
                <w:gridSpan w:val="3"/>
                <w:tcBorders>
                  <w:top w:val="single" w:sz="4" w:space="0" w:color="000000"/>
                  <w:left w:val="single" w:sz="4" w:space="0" w:color="000000"/>
                  <w:bottom w:val="single" w:sz="4" w:space="0" w:color="000000"/>
                  <w:right w:val="single" w:sz="4" w:space="0" w:color="000000"/>
                </w:tcBorders>
              </w:tcPr>
            </w:tcPrChange>
          </w:tcPr>
          <w:p w14:paraId="7131F004" w14:textId="7B09CAA3" w:rsidR="00314B16" w:rsidRPr="006454E5" w:rsidDel="00F068B2" w:rsidRDefault="00314B16" w:rsidP="00B52E04">
            <w:pPr>
              <w:pStyle w:val="normal1"/>
              <w:spacing w:line="290" w:lineRule="auto"/>
              <w:ind w:left="110"/>
              <w:rPr>
                <w:del w:id="370" w:author="Khanh Cong" w:date="2024-12-27T22:56:00Z" w16du:dateUtc="2024-12-27T15:56:00Z"/>
                <w:rFonts w:ascii="Times New Roman" w:hAnsi="Times New Roman" w:cs="Times New Roman"/>
                <w:sz w:val="26"/>
                <w:szCs w:val="26"/>
              </w:rPr>
            </w:pPr>
            <w:del w:id="371" w:author="Khanh Cong" w:date="2024-12-27T22:56:00Z" w16du:dateUtc="2024-12-27T15:56:00Z">
              <w:r w:rsidRPr="006454E5" w:rsidDel="00F068B2">
                <w:rPr>
                  <w:rFonts w:ascii="Times New Roman" w:hAnsi="Times New Roman" w:cs="Times New Roman"/>
                  <w:b/>
                  <w:sz w:val="26"/>
                  <w:szCs w:val="26"/>
                </w:rPr>
                <w:delText>Ngoại lệ</w:delText>
              </w:r>
            </w:del>
          </w:p>
          <w:p w14:paraId="23D1BA4C" w14:textId="389B540F" w:rsidR="00314B16" w:rsidRPr="006454E5" w:rsidDel="00F068B2" w:rsidRDefault="00314B16" w:rsidP="00314B16">
            <w:pPr>
              <w:pStyle w:val="normal1"/>
              <w:numPr>
                <w:ilvl w:val="0"/>
                <w:numId w:val="6"/>
              </w:numPr>
              <w:tabs>
                <w:tab w:val="left" w:pos="1190"/>
              </w:tabs>
              <w:spacing w:before="1"/>
              <w:ind w:right="154"/>
              <w:rPr>
                <w:del w:id="372" w:author="Khanh Cong" w:date="2024-12-27T22:56:00Z" w16du:dateUtc="2024-12-27T15:56:00Z"/>
                <w:rFonts w:ascii="Times New Roman" w:hAnsi="Times New Roman" w:cs="Times New Roman"/>
                <w:sz w:val="26"/>
                <w:szCs w:val="26"/>
              </w:rPr>
            </w:pPr>
            <w:del w:id="373" w:author="Khanh Cong" w:date="2024-12-27T22:56:00Z" w16du:dateUtc="2024-12-27T15:56:00Z">
              <w:r w:rsidRPr="006454E5" w:rsidDel="00F068B2">
                <w:rPr>
                  <w:rFonts w:ascii="Times New Roman" w:hAnsi="Times New Roman" w:cs="Times New Roman"/>
                  <w:sz w:val="26"/>
                  <w:szCs w:val="26"/>
                </w:rPr>
                <w:delText>Hệ thống thông báo tài khoản đã tồn tại, mật khẩu và xác thực mật khẩu phải giống nhau. Và yêu cầu nhập lại</w:delText>
              </w:r>
            </w:del>
          </w:p>
          <w:p w14:paraId="3FE4BE5D" w14:textId="78F8F34D" w:rsidR="00314B16" w:rsidRPr="006454E5" w:rsidDel="00F068B2" w:rsidRDefault="00314B16" w:rsidP="00314B16">
            <w:pPr>
              <w:pStyle w:val="normal1"/>
              <w:numPr>
                <w:ilvl w:val="1"/>
                <w:numId w:val="6"/>
              </w:numPr>
              <w:tabs>
                <w:tab w:val="left" w:pos="1549"/>
              </w:tabs>
              <w:spacing w:line="276" w:lineRule="auto"/>
              <w:ind w:left="1549" w:hanging="719"/>
              <w:rPr>
                <w:del w:id="374" w:author="Khanh Cong" w:date="2024-12-27T22:56:00Z" w16du:dateUtc="2024-12-27T15:56:00Z"/>
                <w:rFonts w:ascii="Times New Roman" w:hAnsi="Times New Roman" w:cs="Times New Roman"/>
                <w:sz w:val="26"/>
                <w:szCs w:val="26"/>
              </w:rPr>
            </w:pPr>
            <w:del w:id="375" w:author="Khanh Cong" w:date="2024-12-27T22:56:00Z" w16du:dateUtc="2024-12-27T15:56:00Z">
              <w:r w:rsidRPr="006454E5" w:rsidDel="00F068B2">
                <w:rPr>
                  <w:rFonts w:ascii="Times New Roman" w:hAnsi="Times New Roman" w:cs="Times New Roman"/>
                  <w:sz w:val="26"/>
                  <w:szCs w:val="26"/>
                </w:rPr>
                <w:delText>Quay lại bước 5 của chuỗi sự kiện chính.</w:delText>
              </w:r>
            </w:del>
          </w:p>
        </w:tc>
      </w:tr>
    </w:tbl>
    <w:p w14:paraId="4788B29E" w14:textId="21B9623A" w:rsidR="00314B16" w:rsidRPr="006454E5" w:rsidRDefault="00D1452A" w:rsidP="00790665">
      <w:pPr>
        <w:pStyle w:val="Heading3"/>
        <w:rPr>
          <w:rFonts w:cs="Times New Roman"/>
          <w:szCs w:val="26"/>
        </w:rPr>
      </w:pPr>
      <w:bookmarkStart w:id="376" w:name="__RefHeading___Toc26592_1225579473"/>
      <w:bookmarkStart w:id="377" w:name="_19c6y18"/>
      <w:bookmarkStart w:id="378" w:name="_4f1mdlm"/>
      <w:bookmarkStart w:id="379" w:name="_Toc185447745"/>
      <w:bookmarkStart w:id="380" w:name="_Toc185534208"/>
      <w:bookmarkStart w:id="381" w:name="_Toc185706963"/>
      <w:bookmarkStart w:id="382" w:name="_Toc185881043"/>
      <w:bookmarkStart w:id="383" w:name="_Toc185881122"/>
      <w:bookmarkEnd w:id="376"/>
      <w:bookmarkEnd w:id="377"/>
      <w:bookmarkEnd w:id="378"/>
      <w:r w:rsidRPr="006454E5">
        <w:rPr>
          <w:rFonts w:cs="Times New Roman"/>
          <w:szCs w:val="26"/>
        </w:rPr>
        <w:t xml:space="preserve">2.1.3. </w:t>
      </w:r>
      <w:ins w:id="384" w:author="Khanh Cong" w:date="2024-12-27T22:57:00Z" w16du:dateUtc="2024-12-27T15:57:00Z">
        <w:r w:rsidR="00F068B2" w:rsidRPr="006454E5">
          <w:rPr>
            <w:rFonts w:cs="Times New Roman"/>
            <w:szCs w:val="26"/>
          </w:rPr>
          <w:t>Biểu đ</w:t>
        </w:r>
        <w:r w:rsidR="00F068B2">
          <w:rPr>
            <w:rFonts w:cs="Times New Roman"/>
            <w:szCs w:val="26"/>
          </w:rPr>
          <w:t>ồ</w:t>
        </w:r>
        <w:r w:rsidR="00F068B2" w:rsidRPr="006454E5">
          <w:rPr>
            <w:rFonts w:cs="Times New Roman"/>
            <w:szCs w:val="26"/>
          </w:rPr>
          <w:t xml:space="preserve"> và kịch bản </w:t>
        </w:r>
      </w:ins>
      <w:del w:id="385" w:author="Khanh Cong" w:date="2024-12-27T22:57:00Z" w16du:dateUtc="2024-12-27T15:57:00Z">
        <w:r w:rsidR="00314B16" w:rsidRPr="006454E5" w:rsidDel="00F068B2">
          <w:rPr>
            <w:rFonts w:cs="Times New Roman"/>
            <w:szCs w:val="26"/>
          </w:rPr>
          <w:delText xml:space="preserve">Biểu đồ phân rã và kịch bản </w:delText>
        </w:r>
      </w:del>
      <w:r w:rsidR="00314B16" w:rsidRPr="006454E5">
        <w:rPr>
          <w:rFonts w:cs="Times New Roman"/>
          <w:szCs w:val="26"/>
        </w:rPr>
        <w:t>UC Đăng nhập</w:t>
      </w:r>
      <w:bookmarkEnd w:id="379"/>
      <w:bookmarkEnd w:id="380"/>
      <w:bookmarkEnd w:id="381"/>
      <w:bookmarkEnd w:id="382"/>
      <w:bookmarkEnd w:id="383"/>
    </w:p>
    <w:p w14:paraId="62392074" w14:textId="2FB091AE" w:rsidR="00314B16" w:rsidRPr="006454E5" w:rsidDel="00F7402D" w:rsidRDefault="00314B16" w:rsidP="00314B16">
      <w:pPr>
        <w:pStyle w:val="normal1"/>
        <w:spacing w:before="11"/>
        <w:rPr>
          <w:del w:id="386" w:author="Khanh Cong" w:date="2024-12-27T23:13:00Z" w16du:dateUtc="2024-12-27T16:13:00Z"/>
          <w:rFonts w:ascii="Times New Roman" w:hAnsi="Times New Roman" w:cs="Times New Roman"/>
          <w:b/>
          <w:sz w:val="26"/>
          <w:szCs w:val="26"/>
        </w:rPr>
      </w:pPr>
      <w:del w:id="387" w:author="Khanh Cong" w:date="2024-12-27T23:13:00Z" w16du:dateUtc="2024-12-27T16:13:00Z">
        <w:r w:rsidRPr="006454E5" w:rsidDel="00F7402D">
          <w:rPr>
            <w:rFonts w:cs="Times New Roman"/>
            <w:b/>
            <w:noProof/>
            <w:sz w:val="26"/>
            <w:szCs w:val="26"/>
          </w:rPr>
          <w:drawing>
            <wp:anchor distT="0" distB="0" distL="0" distR="0" simplePos="0" relativeHeight="251662336" behindDoc="0" locked="0" layoutInCell="0" allowOverlap="1" wp14:anchorId="5D7915D9" wp14:editId="23D194E2">
              <wp:simplePos x="0" y="0"/>
              <wp:positionH relativeFrom="column">
                <wp:posOffset>142240</wp:posOffset>
              </wp:positionH>
              <wp:positionV relativeFrom="paragraph">
                <wp:posOffset>131445</wp:posOffset>
              </wp:positionV>
              <wp:extent cx="5927090" cy="2749550"/>
              <wp:effectExtent l="0" t="0" r="0" b="0"/>
              <wp:wrapTopAndBottom/>
              <wp:docPr id="8" name="image5.jp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g" descr="A diagram of a diagram&#10;&#10;Description automatically generated"/>
                      <pic:cNvPicPr>
                        <a:picLocks noChangeAspect="1" noChangeArrowheads="1"/>
                      </pic:cNvPicPr>
                    </pic:nvPicPr>
                    <pic:blipFill>
                      <a:blip r:embed="rId17"/>
                      <a:stretch>
                        <a:fillRect/>
                      </a:stretch>
                    </pic:blipFill>
                    <pic:spPr bwMode="auto">
                      <a:xfrm>
                        <a:off x="0" y="0"/>
                        <a:ext cx="5927090" cy="2749550"/>
                      </a:xfrm>
                      <a:prstGeom prst="rect">
                        <a:avLst/>
                      </a:prstGeom>
                      <a:noFill/>
                    </pic:spPr>
                  </pic:pic>
                </a:graphicData>
              </a:graphic>
            </wp:anchor>
          </w:drawing>
        </w:r>
      </w:del>
    </w:p>
    <w:p w14:paraId="449EDFCD" w14:textId="77777777" w:rsidR="00314B16" w:rsidRPr="006454E5" w:rsidDel="00F7402D" w:rsidRDefault="00314B16">
      <w:pPr>
        <w:pStyle w:val="normal1"/>
        <w:spacing w:before="11"/>
        <w:rPr>
          <w:del w:id="388" w:author="Khanh Cong" w:date="2024-12-27T23:13:00Z" w16du:dateUtc="2024-12-27T16:13:00Z"/>
          <w:rFonts w:ascii="Times New Roman" w:hAnsi="Times New Roman" w:cs="Times New Roman"/>
          <w:i/>
          <w:sz w:val="26"/>
          <w:szCs w:val="26"/>
        </w:rPr>
        <w:pPrChange w:id="389" w:author="Khanh Cong" w:date="2024-12-27T23:13:00Z" w16du:dateUtc="2024-12-27T16:13:00Z">
          <w:pPr>
            <w:pStyle w:val="normal1"/>
          </w:pPr>
        </w:pPrChange>
      </w:pPr>
    </w:p>
    <w:p w14:paraId="1DFC9743" w14:textId="77777777" w:rsidR="00314B16" w:rsidRPr="006454E5" w:rsidDel="00F7402D" w:rsidRDefault="00314B16" w:rsidP="00314B16">
      <w:pPr>
        <w:pStyle w:val="normal1"/>
        <w:rPr>
          <w:del w:id="390" w:author="Khanh Cong" w:date="2024-12-27T23:13:00Z" w16du:dateUtc="2024-12-27T16:13:00Z"/>
          <w:rFonts w:ascii="Times New Roman" w:hAnsi="Times New Roman" w:cs="Times New Roman"/>
          <w:i/>
          <w:sz w:val="26"/>
          <w:szCs w:val="26"/>
        </w:rPr>
      </w:pPr>
    </w:p>
    <w:p w14:paraId="7E43AC5E" w14:textId="77777777" w:rsidR="00314B16" w:rsidRPr="006454E5" w:rsidRDefault="00314B16" w:rsidP="00314B16">
      <w:pPr>
        <w:pStyle w:val="normal1"/>
        <w:spacing w:before="18"/>
        <w:rPr>
          <w:rFonts w:ascii="Times New Roman" w:hAnsi="Times New Roman" w:cs="Times New Roman"/>
          <w:i/>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39F6247A"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053899D9" w14:textId="77777777" w:rsidR="00314B16" w:rsidRPr="006454E5" w:rsidRDefault="00314B16" w:rsidP="00B52E04">
            <w:pPr>
              <w:pStyle w:val="normal1"/>
              <w:spacing w:before="1" w:line="276" w:lineRule="auto"/>
              <w:ind w:left="110"/>
              <w:rPr>
                <w:rFonts w:ascii="Times New Roman" w:hAnsi="Times New Roman" w:cs="Times New Roman"/>
                <w:sz w:val="26"/>
                <w:szCs w:val="26"/>
              </w:rPr>
            </w:pPr>
            <w:bookmarkStart w:id="391" w:name="_Hlk186293308"/>
            <w:r w:rsidRPr="006454E5">
              <w:rPr>
                <w:rFonts w:ascii="Times New Roman" w:hAnsi="Times New Roman" w:cs="Times New Roman"/>
                <w:b/>
                <w:sz w:val="26"/>
                <w:szCs w:val="26"/>
              </w:rPr>
              <w:t>Tên Use Case</w:t>
            </w:r>
          </w:p>
        </w:tc>
        <w:tc>
          <w:tcPr>
            <w:tcW w:w="4675" w:type="dxa"/>
            <w:tcBorders>
              <w:top w:val="single" w:sz="4" w:space="0" w:color="000000"/>
              <w:left w:val="single" w:sz="4" w:space="0" w:color="000000"/>
              <w:bottom w:val="single" w:sz="4" w:space="0" w:color="000000"/>
              <w:right w:val="single" w:sz="4" w:space="0" w:color="000000"/>
            </w:tcBorders>
          </w:tcPr>
          <w:p w14:paraId="6772CB82"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Đăng nhập</w:t>
            </w:r>
          </w:p>
        </w:tc>
      </w:tr>
      <w:tr w:rsidR="00314B16" w:rsidRPr="00F06492" w14:paraId="5FF48456"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32E22587"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28C67147" w14:textId="1433A7BF" w:rsidR="00314B16" w:rsidRPr="006454E5" w:rsidRDefault="00314B16">
            <w:pPr>
              <w:pStyle w:val="normal1"/>
              <w:spacing w:line="276" w:lineRule="auto"/>
              <w:rPr>
                <w:rFonts w:ascii="Times New Roman" w:hAnsi="Times New Roman" w:cs="Times New Roman"/>
                <w:sz w:val="26"/>
                <w:szCs w:val="26"/>
              </w:rPr>
              <w:pPrChange w:id="392" w:author="Khanh Cong" w:date="2024-12-27T23:13:00Z" w16du:dateUtc="2024-12-27T16:13:00Z">
                <w:pPr>
                  <w:pStyle w:val="normal1"/>
                  <w:spacing w:line="276" w:lineRule="auto"/>
                  <w:ind w:left="110"/>
                </w:pPr>
              </w:pPrChange>
            </w:pPr>
            <w:r w:rsidRPr="006454E5">
              <w:rPr>
                <w:rFonts w:ascii="Times New Roman" w:hAnsi="Times New Roman" w:cs="Times New Roman"/>
                <w:sz w:val="26"/>
                <w:szCs w:val="26"/>
              </w:rPr>
              <w:t>Người dùng (</w:t>
            </w:r>
            <w:ins w:id="393" w:author="Khanh Cong" w:date="2024-12-27T23:13:00Z" w16du:dateUtc="2024-12-27T16:13:00Z">
              <w:r w:rsidR="00F7402D">
                <w:rPr>
                  <w:rFonts w:ascii="Times New Roman" w:hAnsi="Times New Roman" w:cs="Times New Roman"/>
                  <w:sz w:val="26"/>
                  <w:szCs w:val="26"/>
                </w:rPr>
                <w:t>Customer</w:t>
              </w:r>
            </w:ins>
            <w:del w:id="394" w:author="Khanh Cong" w:date="2024-12-27T23:13:00Z" w16du:dateUtc="2024-12-27T16:13:00Z">
              <w:r w:rsidRPr="006454E5" w:rsidDel="00F7402D">
                <w:rPr>
                  <w:rFonts w:ascii="Times New Roman" w:hAnsi="Times New Roman" w:cs="Times New Roman"/>
                  <w:sz w:val="26"/>
                  <w:szCs w:val="26"/>
                </w:rPr>
                <w:delText>User</w:delText>
              </w:r>
            </w:del>
            <w:r w:rsidRPr="006454E5">
              <w:rPr>
                <w:rFonts w:ascii="Times New Roman" w:hAnsi="Times New Roman" w:cs="Times New Roman"/>
                <w:sz w:val="26"/>
                <w:szCs w:val="26"/>
              </w:rPr>
              <w:t>)</w:t>
            </w:r>
          </w:p>
        </w:tc>
      </w:tr>
      <w:tr w:rsidR="00314B16" w:rsidRPr="00F06492" w14:paraId="08BE2FBC"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4285C563"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20F24141" w14:textId="77777777" w:rsidR="00314B16" w:rsidRPr="006454E5" w:rsidRDefault="00314B16">
            <w:pPr>
              <w:pStyle w:val="normal1"/>
              <w:tabs>
                <w:tab w:val="left" w:pos="829"/>
              </w:tabs>
              <w:spacing w:before="1" w:line="276" w:lineRule="auto"/>
              <w:rPr>
                <w:rFonts w:ascii="Times New Roman" w:hAnsi="Times New Roman" w:cs="Times New Roman"/>
                <w:sz w:val="26"/>
                <w:szCs w:val="26"/>
              </w:rPr>
              <w:pPrChange w:id="395" w:author="Khanh Cong" w:date="2024-12-27T23:13:00Z" w16du:dateUtc="2024-12-27T16:13:00Z">
                <w:pPr>
                  <w:pStyle w:val="normal1"/>
                  <w:numPr>
                    <w:numId w:val="7"/>
                  </w:numPr>
                  <w:tabs>
                    <w:tab w:val="num" w:pos="0"/>
                    <w:tab w:val="left" w:pos="829"/>
                  </w:tabs>
                  <w:spacing w:before="1" w:line="276" w:lineRule="auto"/>
                  <w:ind w:left="829" w:hanging="359"/>
                </w:pPr>
              </w:pPrChange>
            </w:pPr>
            <w:r w:rsidRPr="006454E5">
              <w:rPr>
                <w:rFonts w:ascii="Times New Roman" w:hAnsi="Times New Roman" w:cs="Times New Roman"/>
                <w:sz w:val="26"/>
                <w:szCs w:val="26"/>
              </w:rPr>
              <w:t>Người dùng đến trang chủ.</w:t>
            </w:r>
          </w:p>
        </w:tc>
      </w:tr>
      <w:tr w:rsidR="00314B16" w:rsidRPr="00F06492" w14:paraId="76B32517"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0339FFF7"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631D50D7" w14:textId="77777777" w:rsidR="00314B16" w:rsidRPr="006454E5" w:rsidRDefault="00314B16">
            <w:pPr>
              <w:pStyle w:val="normal1"/>
              <w:tabs>
                <w:tab w:val="left" w:pos="830"/>
              </w:tabs>
              <w:spacing w:line="300" w:lineRule="auto"/>
              <w:ind w:right="417"/>
              <w:rPr>
                <w:rFonts w:ascii="Times New Roman" w:hAnsi="Times New Roman" w:cs="Times New Roman"/>
                <w:sz w:val="26"/>
                <w:szCs w:val="26"/>
              </w:rPr>
              <w:pPrChange w:id="396" w:author="Khanh Cong" w:date="2024-12-27T23:13:00Z" w16du:dateUtc="2024-12-27T16:13:00Z">
                <w:pPr>
                  <w:pStyle w:val="normal1"/>
                  <w:numPr>
                    <w:numId w:val="8"/>
                  </w:numPr>
                  <w:tabs>
                    <w:tab w:val="num" w:pos="0"/>
                    <w:tab w:val="left" w:pos="830"/>
                  </w:tabs>
                  <w:spacing w:line="300" w:lineRule="auto"/>
                  <w:ind w:left="830" w:right="417" w:hanging="360"/>
                </w:pPr>
              </w:pPrChange>
            </w:pPr>
            <w:r w:rsidRPr="006454E5">
              <w:rPr>
                <w:rFonts w:ascii="Times New Roman" w:hAnsi="Times New Roman" w:cs="Times New Roman"/>
                <w:sz w:val="26"/>
                <w:szCs w:val="26"/>
              </w:rPr>
              <w:t>Người dùng đăng nhập tài khoản thành công.</w:t>
            </w:r>
          </w:p>
        </w:tc>
      </w:tr>
      <w:tr w:rsidR="00314B16" w:rsidRPr="00F06492" w14:paraId="30D766F2" w14:textId="77777777" w:rsidTr="00B52E04">
        <w:trPr>
          <w:trHeight w:val="1493"/>
        </w:trPr>
        <w:tc>
          <w:tcPr>
            <w:tcW w:w="9349" w:type="dxa"/>
            <w:gridSpan w:val="2"/>
            <w:tcBorders>
              <w:top w:val="single" w:sz="4" w:space="0" w:color="000000"/>
              <w:left w:val="single" w:sz="4" w:space="0" w:color="000000"/>
              <w:bottom w:val="single" w:sz="4" w:space="0" w:color="000000"/>
              <w:right w:val="single" w:sz="4" w:space="0" w:color="000000"/>
            </w:tcBorders>
          </w:tcPr>
          <w:p w14:paraId="51A2E428"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Chuỗi sự kiện chính</w:t>
            </w:r>
          </w:p>
          <w:p w14:paraId="7117B5A9" w14:textId="77777777" w:rsidR="00314B16" w:rsidRPr="006454E5" w:rsidRDefault="00314B16" w:rsidP="00314B16">
            <w:pPr>
              <w:pStyle w:val="normal1"/>
              <w:numPr>
                <w:ilvl w:val="0"/>
                <w:numId w:val="9"/>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Người dùng bấm nút đăng nhập trên trang chủ.</w:t>
            </w:r>
          </w:p>
          <w:p w14:paraId="35A0FA26" w14:textId="77777777" w:rsidR="00314B16" w:rsidRPr="006454E5" w:rsidRDefault="00314B16" w:rsidP="00314B16">
            <w:pPr>
              <w:pStyle w:val="normal1"/>
              <w:numPr>
                <w:ilvl w:val="0"/>
                <w:numId w:val="9"/>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hiển thị màn hình đăng nhập.</w:t>
            </w:r>
          </w:p>
          <w:p w14:paraId="7BA9510D" w14:textId="77777777" w:rsidR="00314B16" w:rsidRPr="006454E5" w:rsidRDefault="00314B16" w:rsidP="00314B16">
            <w:pPr>
              <w:pStyle w:val="normal1"/>
              <w:numPr>
                <w:ilvl w:val="0"/>
                <w:numId w:val="9"/>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Người dùng nhập tài khoản (usename), mật khẩu (password)</w:t>
            </w:r>
          </w:p>
          <w:p w14:paraId="29976A57" w14:textId="77777777" w:rsidR="00314B16" w:rsidRPr="006454E5" w:rsidRDefault="00314B16" w:rsidP="00314B16">
            <w:pPr>
              <w:pStyle w:val="normal1"/>
              <w:numPr>
                <w:ilvl w:val="0"/>
                <w:numId w:val="9"/>
              </w:numPr>
              <w:tabs>
                <w:tab w:val="left" w:pos="1189"/>
              </w:tabs>
              <w:spacing w:line="276"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thông báo đăng nhập thành công.</w:t>
            </w:r>
          </w:p>
        </w:tc>
      </w:tr>
      <w:tr w:rsidR="00314B16" w:rsidRPr="00F06492" w14:paraId="45CFD226" w14:textId="77777777" w:rsidTr="00B52E04">
        <w:trPr>
          <w:trHeight w:val="898"/>
        </w:trPr>
        <w:tc>
          <w:tcPr>
            <w:tcW w:w="9349" w:type="dxa"/>
            <w:gridSpan w:val="2"/>
            <w:tcBorders>
              <w:top w:val="single" w:sz="4" w:space="0" w:color="000000"/>
              <w:left w:val="single" w:sz="4" w:space="0" w:color="000000"/>
              <w:bottom w:val="single" w:sz="4" w:space="0" w:color="000000"/>
              <w:right w:val="single" w:sz="4" w:space="0" w:color="000000"/>
            </w:tcBorders>
          </w:tcPr>
          <w:p w14:paraId="52951580" w14:textId="77777777" w:rsidR="00314B16" w:rsidRPr="006454E5" w:rsidRDefault="00314B16" w:rsidP="00B52E04">
            <w:pPr>
              <w:pStyle w:val="normal1"/>
              <w:spacing w:before="1" w:line="290" w:lineRule="auto"/>
              <w:ind w:left="110"/>
              <w:rPr>
                <w:rFonts w:ascii="Times New Roman" w:hAnsi="Times New Roman" w:cs="Times New Roman"/>
                <w:sz w:val="26"/>
                <w:szCs w:val="26"/>
              </w:rPr>
            </w:pPr>
            <w:r w:rsidRPr="006454E5">
              <w:rPr>
                <w:rFonts w:ascii="Times New Roman" w:hAnsi="Times New Roman" w:cs="Times New Roman"/>
                <w:b/>
                <w:sz w:val="26"/>
                <w:szCs w:val="26"/>
              </w:rPr>
              <w:t>Ngoại lệ</w:t>
            </w:r>
          </w:p>
          <w:p w14:paraId="3C66A332" w14:textId="77777777" w:rsidR="00314B16" w:rsidRPr="006454E5" w:rsidRDefault="00314B16" w:rsidP="00314B16">
            <w:pPr>
              <w:pStyle w:val="normal1"/>
              <w:numPr>
                <w:ilvl w:val="0"/>
                <w:numId w:val="10"/>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thông báo sai tài khoản, mật khẩu. Và yêu cầu nhập lại</w:t>
            </w:r>
          </w:p>
          <w:p w14:paraId="488F8AE2" w14:textId="77777777" w:rsidR="00314B16" w:rsidRPr="006454E5" w:rsidRDefault="00314B16" w:rsidP="00314B16">
            <w:pPr>
              <w:pStyle w:val="normal1"/>
              <w:numPr>
                <w:ilvl w:val="1"/>
                <w:numId w:val="10"/>
              </w:numPr>
              <w:tabs>
                <w:tab w:val="left" w:pos="1549"/>
              </w:tabs>
              <w:spacing w:before="1" w:line="276" w:lineRule="auto"/>
              <w:ind w:left="1549" w:hanging="719"/>
              <w:rPr>
                <w:rFonts w:ascii="Times New Roman" w:hAnsi="Times New Roman" w:cs="Times New Roman"/>
                <w:sz w:val="26"/>
                <w:szCs w:val="26"/>
              </w:rPr>
            </w:pPr>
            <w:r w:rsidRPr="006454E5">
              <w:rPr>
                <w:rFonts w:ascii="Times New Roman" w:hAnsi="Times New Roman" w:cs="Times New Roman"/>
                <w:sz w:val="26"/>
                <w:szCs w:val="26"/>
              </w:rPr>
              <w:lastRenderedPageBreak/>
              <w:t>Quay lại bước 5 của chuỗi sự kiện chính.</w:t>
            </w:r>
          </w:p>
        </w:tc>
      </w:tr>
    </w:tbl>
    <w:p w14:paraId="1D219378" w14:textId="74D60EFD" w:rsidR="00314B16" w:rsidRPr="006454E5" w:rsidRDefault="00D1452A" w:rsidP="00790665">
      <w:pPr>
        <w:pStyle w:val="Heading3"/>
        <w:rPr>
          <w:rFonts w:cs="Times New Roman"/>
          <w:szCs w:val="26"/>
        </w:rPr>
      </w:pPr>
      <w:bookmarkStart w:id="397" w:name="__RefHeading___Toc26594_1225579473"/>
      <w:bookmarkStart w:id="398" w:name="_37m2jsg"/>
      <w:bookmarkStart w:id="399" w:name="_28h4qwu"/>
      <w:bookmarkStart w:id="400" w:name="_Toc185447746"/>
      <w:bookmarkStart w:id="401" w:name="_Toc185534209"/>
      <w:bookmarkStart w:id="402" w:name="_Toc185706964"/>
      <w:bookmarkStart w:id="403" w:name="_Toc185881044"/>
      <w:bookmarkStart w:id="404" w:name="_Toc185881123"/>
      <w:bookmarkEnd w:id="391"/>
      <w:bookmarkEnd w:id="397"/>
      <w:bookmarkEnd w:id="398"/>
      <w:bookmarkEnd w:id="399"/>
      <w:r w:rsidRPr="006454E5">
        <w:rPr>
          <w:rFonts w:cs="Times New Roman"/>
          <w:szCs w:val="26"/>
        </w:rPr>
        <w:lastRenderedPageBreak/>
        <w:t xml:space="preserve">2.1.4. </w:t>
      </w:r>
      <w:r w:rsidR="00314B16" w:rsidRPr="006454E5">
        <w:rPr>
          <w:rFonts w:cs="Times New Roman"/>
          <w:szCs w:val="26"/>
        </w:rPr>
        <w:t>Biểu đồ phân rã và kịch bản UC quản lý sản phẩm</w:t>
      </w:r>
      <w:bookmarkEnd w:id="400"/>
      <w:bookmarkEnd w:id="401"/>
      <w:bookmarkEnd w:id="402"/>
      <w:bookmarkEnd w:id="403"/>
      <w:bookmarkEnd w:id="404"/>
    </w:p>
    <w:p w14:paraId="2C233039" w14:textId="77777777" w:rsidR="00314B16" w:rsidRPr="006454E5" w:rsidDel="00CA1DCE" w:rsidRDefault="00314B16" w:rsidP="00314B16">
      <w:pPr>
        <w:pStyle w:val="normal1"/>
        <w:spacing w:before="166"/>
        <w:rPr>
          <w:del w:id="405" w:author="Khanh Cong" w:date="2024-12-28T14:01:00Z" w16du:dateUtc="2024-12-28T07:01:00Z"/>
          <w:rFonts w:ascii="Times New Roman" w:hAnsi="Times New Roman" w:cs="Times New Roman"/>
          <w:b/>
          <w:sz w:val="26"/>
          <w:szCs w:val="26"/>
        </w:rPr>
      </w:pPr>
      <w:r w:rsidRPr="006454E5">
        <w:rPr>
          <w:rFonts w:cs="Times New Roman"/>
          <w:b/>
          <w:noProof/>
          <w:sz w:val="26"/>
          <w:szCs w:val="26"/>
        </w:rPr>
        <w:drawing>
          <wp:anchor distT="0" distB="0" distL="0" distR="0" simplePos="0" relativeHeight="251663360" behindDoc="0" locked="0" layoutInCell="0" allowOverlap="1" wp14:anchorId="2BDD2780" wp14:editId="7C75AB32">
            <wp:simplePos x="0" y="0"/>
            <wp:positionH relativeFrom="column">
              <wp:posOffset>175260</wp:posOffset>
            </wp:positionH>
            <wp:positionV relativeFrom="paragraph">
              <wp:posOffset>266700</wp:posOffset>
            </wp:positionV>
            <wp:extent cx="5922645" cy="1689100"/>
            <wp:effectExtent l="0" t="0" r="0" b="0"/>
            <wp:wrapTopAndBottom/>
            <wp:docPr id="9" name="image1.jp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jpg" descr="A diagram of a diagram&#10;&#10;Description automatically generated"/>
                    <pic:cNvPicPr>
                      <a:picLocks noChangeAspect="1" noChangeArrowheads="1"/>
                    </pic:cNvPicPr>
                  </pic:nvPicPr>
                  <pic:blipFill>
                    <a:blip r:embed="rId18"/>
                    <a:stretch>
                      <a:fillRect/>
                    </a:stretch>
                  </pic:blipFill>
                  <pic:spPr bwMode="auto">
                    <a:xfrm>
                      <a:off x="0" y="0"/>
                      <a:ext cx="5922645" cy="1689100"/>
                    </a:xfrm>
                    <a:prstGeom prst="rect">
                      <a:avLst/>
                    </a:prstGeom>
                    <a:noFill/>
                  </pic:spPr>
                </pic:pic>
              </a:graphicData>
            </a:graphic>
          </wp:anchor>
        </w:drawing>
      </w:r>
    </w:p>
    <w:p w14:paraId="5CFDB513" w14:textId="77777777" w:rsidR="00314B16" w:rsidRPr="006454E5" w:rsidDel="00CA1DCE" w:rsidRDefault="00314B16">
      <w:pPr>
        <w:pStyle w:val="normal1"/>
        <w:spacing w:before="166"/>
        <w:rPr>
          <w:del w:id="406" w:author="Khanh Cong" w:date="2024-12-28T14:01:00Z" w16du:dateUtc="2024-12-28T07:01:00Z"/>
          <w:rFonts w:ascii="Times New Roman" w:hAnsi="Times New Roman" w:cs="Times New Roman"/>
          <w:i/>
          <w:sz w:val="26"/>
          <w:szCs w:val="26"/>
        </w:rPr>
        <w:pPrChange w:id="407" w:author="Khanh Cong" w:date="2024-12-28T14:01:00Z" w16du:dateUtc="2024-12-28T07:01:00Z">
          <w:pPr>
            <w:pStyle w:val="normal1"/>
          </w:pPr>
        </w:pPrChange>
      </w:pPr>
    </w:p>
    <w:p w14:paraId="0C1886DA" w14:textId="77777777" w:rsidR="00314B16" w:rsidRPr="006454E5" w:rsidDel="00CA1DCE" w:rsidRDefault="00314B16" w:rsidP="00314B16">
      <w:pPr>
        <w:pStyle w:val="normal1"/>
        <w:spacing w:before="109"/>
        <w:rPr>
          <w:del w:id="408" w:author="Khanh Cong" w:date="2024-12-28T14:01:00Z" w16du:dateUtc="2024-12-28T07:01:00Z"/>
          <w:rFonts w:ascii="Times New Roman" w:hAnsi="Times New Roman" w:cs="Times New Roman"/>
          <w:i/>
          <w:sz w:val="26"/>
          <w:szCs w:val="26"/>
        </w:rPr>
      </w:pPr>
    </w:p>
    <w:p w14:paraId="23FA10B8" w14:textId="77777777" w:rsidR="00314B16" w:rsidRPr="006454E5" w:rsidRDefault="00314B16" w:rsidP="00314B16">
      <w:pPr>
        <w:pStyle w:val="Heading2"/>
        <w:tabs>
          <w:tab w:val="left" w:pos="1201"/>
        </w:tabs>
        <w:rPr>
          <w:rFonts w:cs="Times New Roman"/>
          <w:szCs w:val="26"/>
        </w:rPr>
      </w:pPr>
      <w:bookmarkStart w:id="409" w:name="__RefHeading___Toc26596_1225579473"/>
      <w:bookmarkStart w:id="410" w:name="_Toc185447747"/>
      <w:bookmarkStart w:id="411" w:name="_Toc185534210"/>
      <w:bookmarkStart w:id="412" w:name="_Toc185706965"/>
      <w:bookmarkStart w:id="413" w:name="_Toc185881045"/>
      <w:bookmarkStart w:id="414" w:name="_Toc185881124"/>
      <w:bookmarkEnd w:id="409"/>
      <w:r w:rsidRPr="006454E5">
        <w:rPr>
          <w:rFonts w:cs="Times New Roman"/>
          <w:szCs w:val="26"/>
        </w:rPr>
        <w:t>Kịch bản UC thêm/sửa sản phẩm</w:t>
      </w:r>
      <w:bookmarkEnd w:id="410"/>
      <w:bookmarkEnd w:id="411"/>
      <w:bookmarkEnd w:id="412"/>
      <w:bookmarkEnd w:id="413"/>
      <w:bookmarkEnd w:id="414"/>
    </w:p>
    <w:p w14:paraId="4B602D2C" w14:textId="77777777" w:rsidR="00314B16" w:rsidRPr="006454E5" w:rsidRDefault="00314B16" w:rsidP="00314B16">
      <w:pPr>
        <w:pStyle w:val="normal1"/>
        <w:spacing w:before="2" w:after="1"/>
        <w:rPr>
          <w:rFonts w:ascii="Times New Roman" w:hAnsi="Times New Roman" w:cs="Times New Roman"/>
          <w:b/>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0BFF490D"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43B1D204"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Tên Use Case</w:t>
            </w:r>
          </w:p>
        </w:tc>
        <w:tc>
          <w:tcPr>
            <w:tcW w:w="4675" w:type="dxa"/>
            <w:tcBorders>
              <w:top w:val="single" w:sz="4" w:space="0" w:color="000000"/>
              <w:left w:val="single" w:sz="4" w:space="0" w:color="000000"/>
              <w:bottom w:val="single" w:sz="4" w:space="0" w:color="000000"/>
              <w:right w:val="single" w:sz="4" w:space="0" w:color="000000"/>
            </w:tcBorders>
          </w:tcPr>
          <w:p w14:paraId="17D2C5E9"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Thêm/sửa sản phẩm</w:t>
            </w:r>
          </w:p>
        </w:tc>
      </w:tr>
      <w:tr w:rsidR="00314B16" w:rsidRPr="00F06492" w14:paraId="2EAAC55D"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5BA21D2F"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75468D61"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sz w:val="26"/>
                <w:szCs w:val="26"/>
              </w:rPr>
              <w:t>Nhân viên (Staff)</w:t>
            </w:r>
          </w:p>
        </w:tc>
      </w:tr>
      <w:tr w:rsidR="00314B16" w:rsidRPr="00F06492" w14:paraId="15B1F3C0" w14:textId="77777777" w:rsidTr="00B52E04">
        <w:trPr>
          <w:trHeight w:val="850"/>
        </w:trPr>
        <w:tc>
          <w:tcPr>
            <w:tcW w:w="4674" w:type="dxa"/>
            <w:tcBorders>
              <w:top w:val="single" w:sz="4" w:space="0" w:color="000000"/>
              <w:left w:val="single" w:sz="4" w:space="0" w:color="000000"/>
              <w:bottom w:val="single" w:sz="4" w:space="0" w:color="000000"/>
              <w:right w:val="single" w:sz="4" w:space="0" w:color="000000"/>
            </w:tcBorders>
          </w:tcPr>
          <w:p w14:paraId="686255D4"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1F838613" w14:textId="77777777" w:rsidR="00314B16" w:rsidRPr="006454E5" w:rsidRDefault="00314B16" w:rsidP="00314B16">
            <w:pPr>
              <w:pStyle w:val="normal1"/>
              <w:numPr>
                <w:ilvl w:val="0"/>
                <w:numId w:val="11"/>
              </w:numPr>
              <w:tabs>
                <w:tab w:val="left" w:pos="829"/>
              </w:tabs>
              <w:spacing w:line="307" w:lineRule="auto"/>
              <w:ind w:left="829" w:hanging="359"/>
              <w:rPr>
                <w:rFonts w:ascii="Times New Roman" w:hAnsi="Times New Roman" w:cs="Times New Roman"/>
                <w:sz w:val="26"/>
                <w:szCs w:val="26"/>
              </w:rPr>
            </w:pPr>
            <w:r w:rsidRPr="006454E5">
              <w:rPr>
                <w:rFonts w:ascii="Times New Roman" w:hAnsi="Times New Roman" w:cs="Times New Roman"/>
                <w:sz w:val="26"/>
                <w:szCs w:val="26"/>
              </w:rPr>
              <w:t>Đăng nhập thành công</w:t>
            </w:r>
          </w:p>
          <w:p w14:paraId="13BB5B80" w14:textId="77777777" w:rsidR="00314B16" w:rsidRPr="006454E5" w:rsidRDefault="00314B16" w:rsidP="00314B16">
            <w:pPr>
              <w:pStyle w:val="normal1"/>
              <w:numPr>
                <w:ilvl w:val="0"/>
                <w:numId w:val="11"/>
              </w:numPr>
              <w:tabs>
                <w:tab w:val="left" w:pos="829"/>
              </w:tabs>
              <w:spacing w:line="312" w:lineRule="auto"/>
              <w:ind w:left="829" w:hanging="359"/>
              <w:rPr>
                <w:rFonts w:ascii="Times New Roman" w:hAnsi="Times New Roman" w:cs="Times New Roman"/>
                <w:sz w:val="26"/>
                <w:szCs w:val="26"/>
              </w:rPr>
            </w:pPr>
            <w:r w:rsidRPr="006454E5">
              <w:rPr>
                <w:rFonts w:ascii="Times New Roman" w:hAnsi="Times New Roman" w:cs="Times New Roman"/>
                <w:sz w:val="26"/>
                <w:szCs w:val="26"/>
              </w:rPr>
              <w:t>Vào được trang quản lý sản phẩm</w:t>
            </w:r>
          </w:p>
        </w:tc>
      </w:tr>
      <w:tr w:rsidR="00314B16" w:rsidRPr="00F06492" w14:paraId="16FFD7FD"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66E0D3B4"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5A26A11E" w14:textId="77777777" w:rsidR="00314B16" w:rsidRPr="006454E5" w:rsidRDefault="00314B16" w:rsidP="00314B16">
            <w:pPr>
              <w:pStyle w:val="normal1"/>
              <w:numPr>
                <w:ilvl w:val="0"/>
                <w:numId w:val="12"/>
              </w:numPr>
              <w:tabs>
                <w:tab w:val="left" w:pos="830"/>
              </w:tabs>
              <w:spacing w:line="300" w:lineRule="auto"/>
              <w:ind w:right="595"/>
              <w:rPr>
                <w:rFonts w:ascii="Times New Roman" w:hAnsi="Times New Roman" w:cs="Times New Roman"/>
                <w:sz w:val="26"/>
                <w:szCs w:val="26"/>
              </w:rPr>
            </w:pPr>
            <w:r w:rsidRPr="006454E5">
              <w:rPr>
                <w:rFonts w:ascii="Times New Roman" w:hAnsi="Times New Roman" w:cs="Times New Roman"/>
                <w:sz w:val="26"/>
                <w:szCs w:val="26"/>
              </w:rPr>
              <w:t>Nhân viên thêm/ sửa sản phẩm thành công</w:t>
            </w:r>
          </w:p>
        </w:tc>
      </w:tr>
      <w:tr w:rsidR="00314B16" w:rsidRPr="00F06492" w14:paraId="13F3F095" w14:textId="77777777" w:rsidTr="00B52E04">
        <w:trPr>
          <w:trHeight w:val="3287"/>
        </w:trPr>
        <w:tc>
          <w:tcPr>
            <w:tcW w:w="9349" w:type="dxa"/>
            <w:gridSpan w:val="2"/>
            <w:tcBorders>
              <w:top w:val="single" w:sz="4" w:space="0" w:color="000000"/>
              <w:left w:val="single" w:sz="4" w:space="0" w:color="000000"/>
              <w:bottom w:val="single" w:sz="4" w:space="0" w:color="000000"/>
              <w:right w:val="single" w:sz="4" w:space="0" w:color="000000"/>
            </w:tcBorders>
          </w:tcPr>
          <w:p w14:paraId="700DC173"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Chuỗi sự kiện chính</w:t>
            </w:r>
          </w:p>
          <w:p w14:paraId="5AC34FFD" w14:textId="77777777" w:rsidR="00314B16" w:rsidRPr="006454E5" w:rsidRDefault="00314B16" w:rsidP="00314B16">
            <w:pPr>
              <w:pStyle w:val="normal1"/>
              <w:numPr>
                <w:ilvl w:val="0"/>
                <w:numId w:val="13"/>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Nhân viên nhập từ khóa trên thanh tìm kiếm và ấn tìm kiếm.</w:t>
            </w:r>
          </w:p>
          <w:p w14:paraId="11E07674" w14:textId="77777777" w:rsidR="00314B16" w:rsidRPr="006454E5" w:rsidRDefault="00314B16" w:rsidP="00314B16">
            <w:pPr>
              <w:pStyle w:val="normal1"/>
              <w:numPr>
                <w:ilvl w:val="0"/>
                <w:numId w:val="13"/>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tìm kiếm các sản phẩm và hiện lên danh sách tìm kiếm.</w:t>
            </w:r>
          </w:p>
          <w:p w14:paraId="6B2CF5F0" w14:textId="77777777" w:rsidR="00314B16" w:rsidRPr="006454E5" w:rsidRDefault="00314B16" w:rsidP="00314B16">
            <w:pPr>
              <w:pStyle w:val="normal1"/>
              <w:numPr>
                <w:ilvl w:val="0"/>
                <w:numId w:val="13"/>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Nhân viên ấn nút thêm mới sản phẩm hoặc ấn chỉnh sửa sản phẩm.</w:t>
            </w:r>
          </w:p>
          <w:p w14:paraId="36E3E210" w14:textId="77777777" w:rsidR="00314B16" w:rsidRPr="006454E5" w:rsidRDefault="00314B16" w:rsidP="00314B16">
            <w:pPr>
              <w:pStyle w:val="normal1"/>
              <w:numPr>
                <w:ilvl w:val="0"/>
                <w:numId w:val="13"/>
              </w:numPr>
              <w:tabs>
                <w:tab w:val="left" w:pos="1190"/>
              </w:tabs>
              <w:ind w:right="386"/>
              <w:rPr>
                <w:rFonts w:ascii="Times New Roman" w:hAnsi="Times New Roman" w:cs="Times New Roman"/>
                <w:sz w:val="26"/>
                <w:szCs w:val="26"/>
              </w:rPr>
            </w:pPr>
            <w:r w:rsidRPr="006454E5">
              <w:rPr>
                <w:rFonts w:ascii="Times New Roman" w:hAnsi="Times New Roman" w:cs="Times New Roman"/>
                <w:sz w:val="26"/>
                <w:szCs w:val="26"/>
              </w:rPr>
              <w:t>Hệ thống hiển thị trang điền thông tin sản phẩm. Gồm có các thông tin của sản phẩm và phần giảm giá của sản phẩm.</w:t>
            </w:r>
          </w:p>
          <w:p w14:paraId="5F644C9D" w14:textId="77777777" w:rsidR="00314B16" w:rsidRPr="006454E5" w:rsidRDefault="00314B16" w:rsidP="00314B16">
            <w:pPr>
              <w:pStyle w:val="normal1"/>
              <w:numPr>
                <w:ilvl w:val="0"/>
                <w:numId w:val="13"/>
              </w:numPr>
              <w:tabs>
                <w:tab w:val="left" w:pos="1189"/>
              </w:tabs>
              <w:ind w:left="1189" w:hanging="359"/>
              <w:rPr>
                <w:rFonts w:ascii="Times New Roman" w:hAnsi="Times New Roman" w:cs="Times New Roman"/>
                <w:sz w:val="26"/>
                <w:szCs w:val="26"/>
              </w:rPr>
            </w:pPr>
            <w:r w:rsidRPr="006454E5">
              <w:rPr>
                <w:rFonts w:ascii="Times New Roman" w:hAnsi="Times New Roman" w:cs="Times New Roman"/>
                <w:sz w:val="26"/>
                <w:szCs w:val="26"/>
              </w:rPr>
              <w:t>Nhân viên điền thông tin và bấm nút “save”.</w:t>
            </w:r>
          </w:p>
          <w:p w14:paraId="25DC03D8" w14:textId="77777777" w:rsidR="00314B16" w:rsidRPr="006454E5" w:rsidRDefault="00314B16" w:rsidP="00314B16">
            <w:pPr>
              <w:pStyle w:val="normal1"/>
              <w:numPr>
                <w:ilvl w:val="0"/>
                <w:numId w:val="13"/>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kiểm tra tính đúng đắn của thông tin đã nhập.</w:t>
            </w:r>
          </w:p>
          <w:p w14:paraId="048C4306" w14:textId="77777777" w:rsidR="00314B16" w:rsidRPr="006454E5" w:rsidRDefault="00314B16" w:rsidP="00314B16">
            <w:pPr>
              <w:pStyle w:val="normal1"/>
              <w:numPr>
                <w:ilvl w:val="0"/>
                <w:numId w:val="13"/>
              </w:numPr>
              <w:tabs>
                <w:tab w:val="left" w:pos="1190"/>
              </w:tabs>
              <w:spacing w:line="312" w:lineRule="auto"/>
              <w:ind w:right="237"/>
              <w:rPr>
                <w:rFonts w:ascii="Times New Roman" w:hAnsi="Times New Roman" w:cs="Times New Roman"/>
                <w:sz w:val="26"/>
                <w:szCs w:val="26"/>
              </w:rPr>
            </w:pPr>
            <w:r w:rsidRPr="006454E5">
              <w:rPr>
                <w:rFonts w:ascii="Times New Roman" w:hAnsi="Times New Roman" w:cs="Times New Roman"/>
                <w:sz w:val="26"/>
                <w:szCs w:val="26"/>
              </w:rPr>
              <w:t>Hệ thống thông báo thêm sản phẩm thành công. Sau đó lưu thông tin vào cơ sở dữ liệu.</w:t>
            </w:r>
          </w:p>
        </w:tc>
      </w:tr>
      <w:tr w:rsidR="00314B16" w:rsidRPr="00F06492" w14:paraId="32AE887D" w14:textId="77777777" w:rsidTr="00B52E04">
        <w:trPr>
          <w:trHeight w:val="896"/>
        </w:trPr>
        <w:tc>
          <w:tcPr>
            <w:tcW w:w="9349" w:type="dxa"/>
            <w:gridSpan w:val="2"/>
            <w:tcBorders>
              <w:top w:val="single" w:sz="4" w:space="0" w:color="000000"/>
              <w:left w:val="single" w:sz="4" w:space="0" w:color="000000"/>
              <w:bottom w:val="single" w:sz="4" w:space="0" w:color="000000"/>
              <w:right w:val="single" w:sz="4" w:space="0" w:color="000000"/>
            </w:tcBorders>
          </w:tcPr>
          <w:p w14:paraId="10614ED6"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Ngoại lệ</w:t>
            </w:r>
          </w:p>
          <w:p w14:paraId="001A1EE5" w14:textId="77777777" w:rsidR="00314B16" w:rsidRPr="006454E5" w:rsidRDefault="00314B16" w:rsidP="00314B16">
            <w:pPr>
              <w:pStyle w:val="normal1"/>
              <w:numPr>
                <w:ilvl w:val="0"/>
                <w:numId w:val="14"/>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thông báo nhập đầy đủ các trường và quay lại trang điền thông tin.</w:t>
            </w:r>
          </w:p>
          <w:p w14:paraId="051FDEAF" w14:textId="77777777" w:rsidR="00314B16" w:rsidRPr="006454E5" w:rsidRDefault="00314B16" w:rsidP="00314B16">
            <w:pPr>
              <w:pStyle w:val="normal1"/>
              <w:numPr>
                <w:ilvl w:val="1"/>
                <w:numId w:val="14"/>
              </w:numPr>
              <w:tabs>
                <w:tab w:val="left" w:pos="1549"/>
              </w:tabs>
              <w:spacing w:line="276" w:lineRule="auto"/>
              <w:ind w:left="1549" w:hanging="719"/>
              <w:rPr>
                <w:rFonts w:ascii="Times New Roman" w:hAnsi="Times New Roman" w:cs="Times New Roman"/>
                <w:sz w:val="26"/>
                <w:szCs w:val="26"/>
              </w:rPr>
            </w:pPr>
            <w:r w:rsidRPr="006454E5">
              <w:rPr>
                <w:rFonts w:ascii="Times New Roman" w:hAnsi="Times New Roman" w:cs="Times New Roman"/>
                <w:sz w:val="26"/>
                <w:szCs w:val="26"/>
              </w:rPr>
              <w:t>Quay lại bước 7 của chuỗi sự kiện chính.</w:t>
            </w:r>
          </w:p>
        </w:tc>
      </w:tr>
    </w:tbl>
    <w:p w14:paraId="6CB6EC00" w14:textId="76638295" w:rsidR="00314B16" w:rsidRPr="006454E5" w:rsidDel="00CA1DCE" w:rsidRDefault="00314B16" w:rsidP="00314B16">
      <w:pPr>
        <w:rPr>
          <w:del w:id="415" w:author="Khanh Cong" w:date="2024-12-28T13:58:00Z" w16du:dateUtc="2024-12-28T06:58:00Z"/>
          <w:rFonts w:cs="Times New Roman"/>
          <w:sz w:val="26"/>
          <w:szCs w:val="26"/>
        </w:rPr>
        <w:sectPr w:rsidR="00314B16" w:rsidRPr="006454E5" w:rsidDel="00CA1DCE" w:rsidSect="00537F18">
          <w:headerReference w:type="default" r:id="rId19"/>
          <w:footerReference w:type="even" r:id="rId20"/>
          <w:footerReference w:type="default" r:id="rId21"/>
          <w:footerReference w:type="first" r:id="rId22"/>
          <w:pgSz w:w="12240" w:h="15840"/>
          <w:pgMar w:top="1440" w:right="1152" w:bottom="1440" w:left="1699" w:header="0" w:footer="1084" w:gutter="0"/>
          <w:cols w:space="720"/>
          <w:formProt w:val="0"/>
          <w:docGrid w:linePitch="100" w:charSpace="-8193"/>
          <w:sectPrChange w:id="416" w:author="Khanh Cong" w:date="2024-12-28T13:48:00Z" w16du:dateUtc="2024-12-28T06:48:00Z">
            <w:sectPr w:rsidR="00314B16" w:rsidRPr="006454E5" w:rsidDel="00CA1DCE" w:rsidSect="00537F18">
              <w:pgMar w:top="1320" w:right="640" w:bottom="1280" w:left="1580" w:header="0" w:footer="1084" w:gutter="0"/>
            </w:sectPr>
          </w:sectPrChange>
        </w:sectPr>
      </w:pPr>
    </w:p>
    <w:p w14:paraId="4088A5B0" w14:textId="3D353A42" w:rsidR="00314B16" w:rsidRPr="006454E5" w:rsidRDefault="00D1452A" w:rsidP="00790665">
      <w:pPr>
        <w:pStyle w:val="Heading3"/>
        <w:rPr>
          <w:rFonts w:cs="Times New Roman"/>
          <w:szCs w:val="26"/>
        </w:rPr>
      </w:pPr>
      <w:bookmarkStart w:id="417" w:name="__RefHeading___Toc26598_1225579473"/>
      <w:bookmarkStart w:id="418" w:name="_46r0co2"/>
      <w:bookmarkStart w:id="419" w:name="_Toc185447748"/>
      <w:bookmarkStart w:id="420" w:name="_Toc185534211"/>
      <w:bookmarkStart w:id="421" w:name="_Toc185706966"/>
      <w:bookmarkStart w:id="422" w:name="_Toc185881046"/>
      <w:bookmarkStart w:id="423" w:name="_Toc185881125"/>
      <w:bookmarkEnd w:id="417"/>
      <w:bookmarkEnd w:id="418"/>
      <w:r w:rsidRPr="006454E5">
        <w:rPr>
          <w:rFonts w:cs="Times New Roman"/>
          <w:szCs w:val="26"/>
        </w:rPr>
        <w:t xml:space="preserve">2.1.5. </w:t>
      </w:r>
      <w:r w:rsidR="00314B16" w:rsidRPr="006454E5">
        <w:rPr>
          <w:rFonts w:cs="Times New Roman"/>
          <w:szCs w:val="26"/>
        </w:rPr>
        <w:t>Kịch bản UC xóa sản phẩm</w:t>
      </w:r>
      <w:bookmarkEnd w:id="419"/>
      <w:bookmarkEnd w:id="420"/>
      <w:bookmarkEnd w:id="421"/>
      <w:bookmarkEnd w:id="422"/>
      <w:bookmarkEnd w:id="423"/>
    </w:p>
    <w:p w14:paraId="55491F89" w14:textId="77777777" w:rsidR="00314B16" w:rsidRPr="006454E5" w:rsidRDefault="00314B16" w:rsidP="00314B16">
      <w:pPr>
        <w:pStyle w:val="normal1"/>
        <w:spacing w:before="2"/>
        <w:rPr>
          <w:rFonts w:ascii="Times New Roman" w:hAnsi="Times New Roman" w:cs="Times New Roman"/>
          <w:b/>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51548B25"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714BB95C"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Tên Use Case</w:t>
            </w:r>
          </w:p>
        </w:tc>
        <w:tc>
          <w:tcPr>
            <w:tcW w:w="4675" w:type="dxa"/>
            <w:tcBorders>
              <w:top w:val="single" w:sz="4" w:space="0" w:color="000000"/>
              <w:left w:val="single" w:sz="4" w:space="0" w:color="000000"/>
              <w:bottom w:val="single" w:sz="4" w:space="0" w:color="000000"/>
              <w:right w:val="single" w:sz="4" w:space="0" w:color="000000"/>
            </w:tcBorders>
          </w:tcPr>
          <w:p w14:paraId="01130286"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Xóa sản phẩm</w:t>
            </w:r>
          </w:p>
        </w:tc>
      </w:tr>
      <w:tr w:rsidR="00314B16" w:rsidRPr="00F06492" w14:paraId="26F86AEE"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336AFAB0"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2A1FF4A0"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sz w:val="26"/>
                <w:szCs w:val="26"/>
              </w:rPr>
              <w:t>Staff</w:t>
            </w:r>
          </w:p>
        </w:tc>
      </w:tr>
      <w:tr w:rsidR="00314B16" w:rsidRPr="00F06492" w14:paraId="74DCEF06" w14:textId="77777777" w:rsidTr="00B52E04">
        <w:trPr>
          <w:trHeight w:val="897"/>
        </w:trPr>
        <w:tc>
          <w:tcPr>
            <w:tcW w:w="4674" w:type="dxa"/>
            <w:tcBorders>
              <w:top w:val="single" w:sz="4" w:space="0" w:color="000000"/>
              <w:left w:val="single" w:sz="4" w:space="0" w:color="000000"/>
              <w:bottom w:val="single" w:sz="4" w:space="0" w:color="000000"/>
              <w:right w:val="single" w:sz="4" w:space="0" w:color="000000"/>
            </w:tcBorders>
          </w:tcPr>
          <w:p w14:paraId="232AE6E8"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3FE91FD5" w14:textId="77777777" w:rsidR="00314B16" w:rsidRPr="006454E5" w:rsidRDefault="00314B16" w:rsidP="00314B16">
            <w:pPr>
              <w:pStyle w:val="normal1"/>
              <w:numPr>
                <w:ilvl w:val="0"/>
                <w:numId w:val="15"/>
              </w:numPr>
              <w:tabs>
                <w:tab w:val="left" w:pos="829"/>
              </w:tabs>
              <w:spacing w:line="307" w:lineRule="auto"/>
              <w:ind w:left="829" w:hanging="359"/>
              <w:rPr>
                <w:rFonts w:ascii="Times New Roman" w:hAnsi="Times New Roman" w:cs="Times New Roman"/>
                <w:sz w:val="26"/>
                <w:szCs w:val="26"/>
              </w:rPr>
            </w:pPr>
            <w:r w:rsidRPr="006454E5">
              <w:rPr>
                <w:rFonts w:ascii="Times New Roman" w:hAnsi="Times New Roman" w:cs="Times New Roman"/>
                <w:sz w:val="26"/>
                <w:szCs w:val="26"/>
              </w:rPr>
              <w:t>Đăng nhập thành công</w:t>
            </w:r>
          </w:p>
          <w:p w14:paraId="6D770824" w14:textId="77777777" w:rsidR="00314B16" w:rsidRPr="006454E5" w:rsidRDefault="00314B16" w:rsidP="00314B16">
            <w:pPr>
              <w:pStyle w:val="normal1"/>
              <w:numPr>
                <w:ilvl w:val="0"/>
                <w:numId w:val="15"/>
              </w:numPr>
              <w:tabs>
                <w:tab w:val="left" w:pos="829"/>
              </w:tabs>
              <w:spacing w:line="300" w:lineRule="auto"/>
              <w:ind w:left="829" w:hanging="359"/>
              <w:rPr>
                <w:rFonts w:ascii="Times New Roman" w:hAnsi="Times New Roman" w:cs="Times New Roman"/>
                <w:sz w:val="26"/>
                <w:szCs w:val="26"/>
              </w:rPr>
            </w:pPr>
            <w:r w:rsidRPr="006454E5">
              <w:rPr>
                <w:rFonts w:ascii="Times New Roman" w:hAnsi="Times New Roman" w:cs="Times New Roman"/>
                <w:sz w:val="26"/>
                <w:szCs w:val="26"/>
              </w:rPr>
              <w:t>Chuyển đến trang quản lý sản</w:t>
            </w:r>
          </w:p>
          <w:p w14:paraId="0A803E26" w14:textId="77777777" w:rsidR="00314B16" w:rsidRPr="006454E5" w:rsidRDefault="00314B16" w:rsidP="00B52E04">
            <w:pPr>
              <w:pStyle w:val="normal1"/>
              <w:spacing w:line="264" w:lineRule="auto"/>
              <w:ind w:left="830"/>
              <w:rPr>
                <w:rFonts w:ascii="Times New Roman" w:hAnsi="Times New Roman" w:cs="Times New Roman"/>
                <w:sz w:val="26"/>
                <w:szCs w:val="26"/>
              </w:rPr>
            </w:pPr>
            <w:r w:rsidRPr="006454E5">
              <w:rPr>
                <w:rFonts w:ascii="Times New Roman" w:hAnsi="Times New Roman" w:cs="Times New Roman"/>
                <w:sz w:val="26"/>
                <w:szCs w:val="26"/>
              </w:rPr>
              <w:t>phẩm</w:t>
            </w:r>
          </w:p>
        </w:tc>
      </w:tr>
      <w:tr w:rsidR="00314B16" w:rsidRPr="00F06492" w14:paraId="278DBE26"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5ACAB45C"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2D761EF1" w14:textId="77777777" w:rsidR="00314B16" w:rsidRPr="006454E5" w:rsidRDefault="00314B16" w:rsidP="00314B16">
            <w:pPr>
              <w:pStyle w:val="normal1"/>
              <w:numPr>
                <w:ilvl w:val="0"/>
                <w:numId w:val="16"/>
              </w:numPr>
              <w:tabs>
                <w:tab w:val="left" w:pos="830"/>
              </w:tabs>
              <w:spacing w:line="300" w:lineRule="auto"/>
              <w:ind w:right="592"/>
              <w:rPr>
                <w:rFonts w:ascii="Times New Roman" w:hAnsi="Times New Roman" w:cs="Times New Roman"/>
                <w:sz w:val="26"/>
                <w:szCs w:val="26"/>
              </w:rPr>
            </w:pPr>
            <w:r w:rsidRPr="006454E5">
              <w:rPr>
                <w:rFonts w:ascii="Times New Roman" w:hAnsi="Times New Roman" w:cs="Times New Roman"/>
                <w:sz w:val="26"/>
                <w:szCs w:val="26"/>
              </w:rPr>
              <w:t>Nhân viên xóa sản phẩm thành công</w:t>
            </w:r>
          </w:p>
        </w:tc>
      </w:tr>
      <w:tr w:rsidR="00314B16" w:rsidRPr="00F06492" w14:paraId="04B5E6AE" w14:textId="77777777" w:rsidTr="00B52E04">
        <w:trPr>
          <w:trHeight w:val="1494"/>
        </w:trPr>
        <w:tc>
          <w:tcPr>
            <w:tcW w:w="9349" w:type="dxa"/>
            <w:gridSpan w:val="2"/>
            <w:tcBorders>
              <w:top w:val="single" w:sz="4" w:space="0" w:color="000000"/>
              <w:left w:val="single" w:sz="4" w:space="0" w:color="000000"/>
              <w:bottom w:val="single" w:sz="4" w:space="0" w:color="000000"/>
              <w:right w:val="single" w:sz="4" w:space="0" w:color="000000"/>
            </w:tcBorders>
          </w:tcPr>
          <w:p w14:paraId="03C46CEF"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Chuỗi sự kiện chính</w:t>
            </w:r>
          </w:p>
          <w:p w14:paraId="2193B7FC" w14:textId="77777777" w:rsidR="00314B16" w:rsidRPr="006454E5" w:rsidRDefault="00314B16" w:rsidP="00314B16">
            <w:pPr>
              <w:pStyle w:val="normal1"/>
              <w:numPr>
                <w:ilvl w:val="0"/>
                <w:numId w:val="17"/>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Nhân viên chọn 1 sản phẩm và ấn nút xóa sản phẩm</w:t>
            </w:r>
          </w:p>
          <w:p w14:paraId="3B060A00" w14:textId="77777777" w:rsidR="00314B16" w:rsidRPr="006454E5" w:rsidRDefault="00314B16" w:rsidP="00314B16">
            <w:pPr>
              <w:pStyle w:val="normal1"/>
              <w:numPr>
                <w:ilvl w:val="0"/>
                <w:numId w:val="17"/>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hiển thị xác nhận xóa sản phẩm</w:t>
            </w:r>
          </w:p>
          <w:p w14:paraId="71BA7877" w14:textId="77777777" w:rsidR="00314B16" w:rsidRPr="006454E5" w:rsidRDefault="00314B16" w:rsidP="00314B16">
            <w:pPr>
              <w:pStyle w:val="normal1"/>
              <w:numPr>
                <w:ilvl w:val="0"/>
                <w:numId w:val="17"/>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Nhân viên bấm xác nhận.</w:t>
            </w:r>
          </w:p>
          <w:p w14:paraId="19AC5E9A" w14:textId="77777777" w:rsidR="00314B16" w:rsidRPr="006454E5" w:rsidRDefault="00314B16" w:rsidP="00314B16">
            <w:pPr>
              <w:pStyle w:val="normal1"/>
              <w:numPr>
                <w:ilvl w:val="0"/>
                <w:numId w:val="17"/>
              </w:numPr>
              <w:tabs>
                <w:tab w:val="left" w:pos="1189"/>
              </w:tabs>
              <w:spacing w:line="276"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thông báo xóa sản phẩm thành công.</w:t>
            </w:r>
          </w:p>
        </w:tc>
      </w:tr>
      <w:tr w:rsidR="00314B16" w:rsidRPr="00F06492" w14:paraId="5A55E0A9" w14:textId="77777777" w:rsidTr="00B52E04">
        <w:trPr>
          <w:trHeight w:val="897"/>
        </w:trPr>
        <w:tc>
          <w:tcPr>
            <w:tcW w:w="9349" w:type="dxa"/>
            <w:gridSpan w:val="2"/>
            <w:tcBorders>
              <w:top w:val="single" w:sz="4" w:space="0" w:color="000000"/>
              <w:left w:val="single" w:sz="4" w:space="0" w:color="000000"/>
              <w:bottom w:val="single" w:sz="4" w:space="0" w:color="000000"/>
              <w:right w:val="single" w:sz="4" w:space="0" w:color="000000"/>
            </w:tcBorders>
          </w:tcPr>
          <w:p w14:paraId="515F658B" w14:textId="77777777" w:rsidR="00314B16" w:rsidRPr="006454E5" w:rsidRDefault="00314B16" w:rsidP="00B52E04">
            <w:pPr>
              <w:pStyle w:val="normal1"/>
              <w:spacing w:before="1" w:line="290" w:lineRule="auto"/>
              <w:ind w:left="110"/>
              <w:rPr>
                <w:rFonts w:ascii="Times New Roman" w:hAnsi="Times New Roman" w:cs="Times New Roman"/>
                <w:sz w:val="26"/>
                <w:szCs w:val="26"/>
              </w:rPr>
            </w:pPr>
            <w:r w:rsidRPr="006454E5">
              <w:rPr>
                <w:rFonts w:ascii="Times New Roman" w:hAnsi="Times New Roman" w:cs="Times New Roman"/>
                <w:b/>
                <w:sz w:val="26"/>
                <w:szCs w:val="26"/>
              </w:rPr>
              <w:t>Ngoại lệ</w:t>
            </w:r>
          </w:p>
          <w:p w14:paraId="53C77883" w14:textId="77777777" w:rsidR="00314B16" w:rsidRPr="006454E5" w:rsidRDefault="00314B16" w:rsidP="00314B16">
            <w:pPr>
              <w:pStyle w:val="normal1"/>
              <w:numPr>
                <w:ilvl w:val="0"/>
                <w:numId w:val="18"/>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Nhân viên ấn hủy</w:t>
            </w:r>
          </w:p>
          <w:p w14:paraId="26670C76" w14:textId="77777777" w:rsidR="00314B16" w:rsidRPr="006454E5" w:rsidRDefault="00314B16" w:rsidP="00314B16">
            <w:pPr>
              <w:pStyle w:val="normal1"/>
              <w:numPr>
                <w:ilvl w:val="1"/>
                <w:numId w:val="18"/>
              </w:numPr>
              <w:tabs>
                <w:tab w:val="left" w:pos="1549"/>
              </w:tabs>
              <w:spacing w:before="1" w:line="276" w:lineRule="auto"/>
              <w:ind w:left="1549" w:hanging="719"/>
              <w:rPr>
                <w:rFonts w:ascii="Times New Roman" w:hAnsi="Times New Roman" w:cs="Times New Roman"/>
                <w:sz w:val="26"/>
                <w:szCs w:val="26"/>
              </w:rPr>
            </w:pPr>
            <w:r w:rsidRPr="006454E5">
              <w:rPr>
                <w:rFonts w:ascii="Times New Roman" w:hAnsi="Times New Roman" w:cs="Times New Roman"/>
                <w:sz w:val="26"/>
                <w:szCs w:val="26"/>
              </w:rPr>
              <w:t>Hệ thống chuyển đến trang quản lý sản phẩm</w:t>
            </w:r>
            <w:bookmarkStart w:id="424" w:name="111kx3o"/>
            <w:bookmarkEnd w:id="424"/>
          </w:p>
        </w:tc>
      </w:tr>
    </w:tbl>
    <w:p w14:paraId="2B988C69" w14:textId="2D5FFBE9" w:rsidR="00314B16" w:rsidRPr="006454E5" w:rsidRDefault="00D1452A" w:rsidP="00790665">
      <w:pPr>
        <w:pStyle w:val="Heading3"/>
        <w:rPr>
          <w:rFonts w:cs="Times New Roman"/>
          <w:szCs w:val="26"/>
        </w:rPr>
      </w:pPr>
      <w:bookmarkStart w:id="425" w:name="__RefHeading___Toc26600_1225579473"/>
      <w:bookmarkStart w:id="426" w:name="_3l18frh"/>
      <w:bookmarkStart w:id="427" w:name="_Toc185447749"/>
      <w:bookmarkStart w:id="428" w:name="_Toc185534212"/>
      <w:bookmarkStart w:id="429" w:name="_Toc185706967"/>
      <w:bookmarkStart w:id="430" w:name="_Toc185881047"/>
      <w:bookmarkStart w:id="431" w:name="_Toc185881126"/>
      <w:bookmarkEnd w:id="425"/>
      <w:bookmarkEnd w:id="426"/>
      <w:r w:rsidRPr="006454E5">
        <w:rPr>
          <w:rFonts w:cs="Times New Roman"/>
          <w:szCs w:val="26"/>
        </w:rPr>
        <w:t xml:space="preserve">2.1.6. </w:t>
      </w:r>
      <w:r w:rsidR="00314B16" w:rsidRPr="006454E5">
        <w:rPr>
          <w:rFonts w:cs="Times New Roman"/>
          <w:szCs w:val="26"/>
        </w:rPr>
        <w:t>Biểu đồ phân rã và kịch bản UC quản lý giỏ hàng</w:t>
      </w:r>
      <w:bookmarkEnd w:id="427"/>
      <w:bookmarkEnd w:id="428"/>
      <w:bookmarkEnd w:id="429"/>
      <w:bookmarkEnd w:id="430"/>
      <w:bookmarkEnd w:id="431"/>
    </w:p>
    <w:p w14:paraId="164F69E5" w14:textId="77777777" w:rsidR="00314B16" w:rsidRPr="006454E5" w:rsidRDefault="00314B16" w:rsidP="00314B16">
      <w:pPr>
        <w:pStyle w:val="normal1"/>
        <w:spacing w:before="113"/>
        <w:rPr>
          <w:rFonts w:ascii="Times New Roman" w:hAnsi="Times New Roman" w:cs="Times New Roman"/>
          <w:b/>
          <w:sz w:val="26"/>
          <w:szCs w:val="26"/>
        </w:rPr>
      </w:pPr>
      <w:r w:rsidRPr="006454E5">
        <w:rPr>
          <w:rFonts w:ascii="Times New Roman" w:hAnsi="Times New Roman" w:cs="Times New Roman"/>
          <w:b/>
          <w:noProof/>
          <w:sz w:val="26"/>
          <w:szCs w:val="26"/>
        </w:rPr>
        <w:drawing>
          <wp:anchor distT="0" distB="0" distL="0" distR="0" simplePos="0" relativeHeight="251664384" behindDoc="0" locked="0" layoutInCell="0" allowOverlap="1" wp14:anchorId="046738C9" wp14:editId="49359D4B">
            <wp:simplePos x="0" y="0"/>
            <wp:positionH relativeFrom="column">
              <wp:posOffset>175260</wp:posOffset>
            </wp:positionH>
            <wp:positionV relativeFrom="paragraph">
              <wp:posOffset>233045</wp:posOffset>
            </wp:positionV>
            <wp:extent cx="5918835" cy="1978025"/>
            <wp:effectExtent l="0" t="0" r="0" b="0"/>
            <wp:wrapTopAndBottom/>
            <wp:docPr id="10" name="image6.jp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g" descr="A diagram of a diagram&#10;&#10;Description automatically generated"/>
                    <pic:cNvPicPr>
                      <a:picLocks noChangeAspect="1" noChangeArrowheads="1"/>
                    </pic:cNvPicPr>
                  </pic:nvPicPr>
                  <pic:blipFill>
                    <a:blip r:embed="rId23"/>
                    <a:stretch>
                      <a:fillRect/>
                    </a:stretch>
                  </pic:blipFill>
                  <pic:spPr bwMode="auto">
                    <a:xfrm>
                      <a:off x="0" y="0"/>
                      <a:ext cx="5918835" cy="1978025"/>
                    </a:xfrm>
                    <a:prstGeom prst="rect">
                      <a:avLst/>
                    </a:prstGeom>
                    <a:noFill/>
                  </pic:spPr>
                </pic:pic>
              </a:graphicData>
            </a:graphic>
          </wp:anchor>
        </w:drawing>
      </w:r>
    </w:p>
    <w:p w14:paraId="7F9E302F" w14:textId="4FE5B72F" w:rsidR="00314B16" w:rsidRPr="006454E5" w:rsidRDefault="00D1452A" w:rsidP="00790665">
      <w:pPr>
        <w:pStyle w:val="Heading3"/>
        <w:rPr>
          <w:rFonts w:cs="Times New Roman"/>
          <w:szCs w:val="26"/>
        </w:rPr>
      </w:pPr>
      <w:bookmarkStart w:id="432" w:name="__RefHeading___Toc26602_1225579473"/>
      <w:bookmarkStart w:id="433" w:name="_Toc185447750"/>
      <w:bookmarkStart w:id="434" w:name="_Toc185534213"/>
      <w:bookmarkStart w:id="435" w:name="_Toc185706968"/>
      <w:bookmarkStart w:id="436" w:name="_Toc185881048"/>
      <w:bookmarkStart w:id="437" w:name="_Toc185881127"/>
      <w:bookmarkEnd w:id="432"/>
      <w:r w:rsidRPr="006454E5">
        <w:rPr>
          <w:rFonts w:cs="Times New Roman"/>
          <w:szCs w:val="26"/>
        </w:rPr>
        <w:t xml:space="preserve">2.1.7. </w:t>
      </w:r>
      <w:r w:rsidR="00314B16" w:rsidRPr="006454E5">
        <w:rPr>
          <w:rFonts w:cs="Times New Roman"/>
          <w:szCs w:val="26"/>
        </w:rPr>
        <w:t>Kịch bản UC thêm sản phẩm giỏ hàng</w:t>
      </w:r>
      <w:bookmarkEnd w:id="433"/>
      <w:bookmarkEnd w:id="434"/>
      <w:bookmarkEnd w:id="435"/>
      <w:bookmarkEnd w:id="436"/>
      <w:bookmarkEnd w:id="437"/>
    </w:p>
    <w:p w14:paraId="72AB6B8A" w14:textId="77777777" w:rsidR="00314B16" w:rsidRPr="006454E5" w:rsidRDefault="00314B16" w:rsidP="00314B16">
      <w:pPr>
        <w:pStyle w:val="normal1"/>
        <w:spacing w:before="2" w:after="1"/>
        <w:rPr>
          <w:rFonts w:ascii="Times New Roman" w:hAnsi="Times New Roman" w:cs="Times New Roman"/>
          <w:b/>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350A9B2B"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35497FB3"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Tên Use Case</w:t>
            </w:r>
          </w:p>
        </w:tc>
        <w:tc>
          <w:tcPr>
            <w:tcW w:w="4675" w:type="dxa"/>
            <w:tcBorders>
              <w:top w:val="single" w:sz="4" w:space="0" w:color="000000"/>
              <w:left w:val="single" w:sz="4" w:space="0" w:color="000000"/>
              <w:bottom w:val="single" w:sz="4" w:space="0" w:color="000000"/>
              <w:right w:val="single" w:sz="4" w:space="0" w:color="000000"/>
            </w:tcBorders>
          </w:tcPr>
          <w:p w14:paraId="5FB4C586"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Thêm sản phẩm giỏ hàng</w:t>
            </w:r>
          </w:p>
        </w:tc>
      </w:tr>
      <w:tr w:rsidR="00314B16" w:rsidRPr="00F06492" w14:paraId="2AA03C2C"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72EF9344"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6BF17EF4"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sz w:val="26"/>
                <w:szCs w:val="26"/>
              </w:rPr>
              <w:t>Khách hàng</w:t>
            </w:r>
          </w:p>
        </w:tc>
      </w:tr>
      <w:tr w:rsidR="00314B16" w:rsidRPr="00F06492" w14:paraId="7B568F85"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60311C41"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5715D343" w14:textId="77777777" w:rsidR="00314B16" w:rsidRPr="006454E5" w:rsidRDefault="00314B16" w:rsidP="00314B16">
            <w:pPr>
              <w:pStyle w:val="normal1"/>
              <w:numPr>
                <w:ilvl w:val="0"/>
                <w:numId w:val="19"/>
              </w:numPr>
              <w:tabs>
                <w:tab w:val="left" w:pos="829"/>
              </w:tabs>
              <w:spacing w:line="276" w:lineRule="auto"/>
              <w:ind w:left="829" w:hanging="359"/>
              <w:rPr>
                <w:rFonts w:ascii="Times New Roman" w:hAnsi="Times New Roman" w:cs="Times New Roman"/>
                <w:sz w:val="26"/>
                <w:szCs w:val="26"/>
              </w:rPr>
            </w:pPr>
            <w:r w:rsidRPr="006454E5">
              <w:rPr>
                <w:rFonts w:ascii="Times New Roman" w:hAnsi="Times New Roman" w:cs="Times New Roman"/>
                <w:sz w:val="26"/>
                <w:szCs w:val="26"/>
              </w:rPr>
              <w:t>Chuyển đến trang chủ.</w:t>
            </w:r>
          </w:p>
        </w:tc>
      </w:tr>
      <w:tr w:rsidR="00314B16" w:rsidRPr="00F06492" w14:paraId="79CE0F41" w14:textId="77777777" w:rsidTr="00B52E04">
        <w:trPr>
          <w:trHeight w:val="598"/>
        </w:trPr>
        <w:tc>
          <w:tcPr>
            <w:tcW w:w="4674" w:type="dxa"/>
            <w:tcBorders>
              <w:top w:val="single" w:sz="4" w:space="0" w:color="000000"/>
              <w:left w:val="single" w:sz="4" w:space="0" w:color="000000"/>
              <w:bottom w:val="single" w:sz="4" w:space="0" w:color="000000"/>
              <w:right w:val="single" w:sz="4" w:space="0" w:color="000000"/>
            </w:tcBorders>
          </w:tcPr>
          <w:p w14:paraId="42CCEDE2"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lastRenderedPageBreak/>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4ACEC7A6" w14:textId="77777777" w:rsidR="00314B16" w:rsidRPr="006454E5" w:rsidRDefault="00314B16" w:rsidP="00314B16">
            <w:pPr>
              <w:pStyle w:val="normal1"/>
              <w:numPr>
                <w:ilvl w:val="0"/>
                <w:numId w:val="20"/>
              </w:numPr>
              <w:tabs>
                <w:tab w:val="left" w:pos="830"/>
              </w:tabs>
              <w:spacing w:line="300" w:lineRule="auto"/>
              <w:ind w:right="551"/>
              <w:rPr>
                <w:rFonts w:ascii="Times New Roman" w:hAnsi="Times New Roman" w:cs="Times New Roman"/>
                <w:sz w:val="26"/>
                <w:szCs w:val="26"/>
              </w:rPr>
            </w:pPr>
            <w:r w:rsidRPr="006454E5">
              <w:rPr>
                <w:rFonts w:ascii="Times New Roman" w:hAnsi="Times New Roman" w:cs="Times New Roman"/>
                <w:sz w:val="26"/>
                <w:szCs w:val="26"/>
              </w:rPr>
              <w:t>Khách thêm sản phẩm giỏ hàng thành công</w:t>
            </w:r>
          </w:p>
        </w:tc>
      </w:tr>
      <w:tr w:rsidR="00314B16" w:rsidRPr="00F06492" w14:paraId="491FBF3D" w14:textId="77777777" w:rsidTr="00B52E04">
        <w:trPr>
          <w:trHeight w:val="298"/>
        </w:trPr>
        <w:tc>
          <w:tcPr>
            <w:tcW w:w="9349" w:type="dxa"/>
            <w:gridSpan w:val="2"/>
            <w:tcBorders>
              <w:top w:val="single" w:sz="4" w:space="0" w:color="000000"/>
              <w:left w:val="single" w:sz="4" w:space="0" w:color="000000"/>
              <w:bottom w:val="single" w:sz="4" w:space="0" w:color="000000"/>
              <w:right w:val="single" w:sz="4" w:space="0" w:color="000000"/>
            </w:tcBorders>
          </w:tcPr>
          <w:p w14:paraId="712C3CA7"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Chuỗi sự kiện chính</w:t>
            </w:r>
          </w:p>
        </w:tc>
      </w:tr>
    </w:tbl>
    <w:p w14:paraId="0A4A3318" w14:textId="77777777" w:rsidR="00DF58BA" w:rsidRDefault="00DF58BA" w:rsidP="00DF58BA">
      <w:pPr>
        <w:rPr>
          <w:ins w:id="438" w:author="Khanh Cong" w:date="2024-12-28T15:39:00Z" w16du:dateUtc="2024-12-28T08:39:00Z"/>
          <w:rFonts w:cs="Times New Roman"/>
          <w:sz w:val="26"/>
          <w:szCs w:val="26"/>
        </w:rPr>
      </w:pPr>
    </w:p>
    <w:p w14:paraId="61F868A4" w14:textId="53F8C92A" w:rsidR="00314B16" w:rsidRPr="006454E5" w:rsidDel="00CA1DCE" w:rsidRDefault="00314B16" w:rsidP="00314B16">
      <w:pPr>
        <w:rPr>
          <w:del w:id="439" w:author="Khanh Cong" w:date="2024-12-28T14:02:00Z" w16du:dateUtc="2024-12-28T07:02:00Z"/>
          <w:rFonts w:cs="Times New Roman"/>
          <w:sz w:val="26"/>
          <w:szCs w:val="26"/>
        </w:rPr>
        <w:sectPr w:rsidR="00314B16" w:rsidRPr="006454E5" w:rsidDel="00CA1DCE" w:rsidSect="00537F18">
          <w:footerReference w:type="even" r:id="rId24"/>
          <w:footerReference w:type="default" r:id="rId25"/>
          <w:footerReference w:type="first" r:id="rId26"/>
          <w:pgSz w:w="12240" w:h="15840"/>
          <w:pgMar w:top="1440" w:right="1152" w:bottom="1440" w:left="1699" w:header="0" w:footer="1084" w:gutter="0"/>
          <w:cols w:space="720"/>
          <w:formProt w:val="0"/>
          <w:docGrid w:linePitch="100" w:charSpace="-8193"/>
          <w:sectPrChange w:id="440" w:author="Khanh Cong" w:date="2024-12-28T13:48:00Z" w16du:dateUtc="2024-12-28T06:48:00Z">
            <w:sectPr w:rsidR="00314B16" w:rsidRPr="006454E5" w:rsidDel="00CA1DCE" w:rsidSect="00537F18">
              <w:pgMar w:top="1320" w:right="640" w:bottom="1280" w:left="1580" w:header="0" w:footer="1084" w:gutter="0"/>
            </w:sectPr>
          </w:sectPrChange>
        </w:sectPr>
      </w:pPr>
      <w:r w:rsidRPr="00DF58BA">
        <w:rPr>
          <w:rFonts w:cs="Times New Roman"/>
          <w:sz w:val="26"/>
          <w:szCs w:val="26"/>
        </w:rPr>
        <w:br w:type="page"/>
      </w:r>
    </w:p>
    <w:p w14:paraId="11D3417C" w14:textId="77777777" w:rsidR="00314B16" w:rsidRPr="006454E5" w:rsidRDefault="00314B16">
      <w:pPr>
        <w:rPr>
          <w:rFonts w:cs="Times New Roman"/>
          <w:b/>
          <w:sz w:val="26"/>
          <w:szCs w:val="26"/>
        </w:rPr>
        <w:pPrChange w:id="441" w:author="Khanh Cong" w:date="2024-12-28T14:02:00Z" w16du:dateUtc="2024-12-28T07:02:00Z">
          <w:pPr>
            <w:pStyle w:val="normal1"/>
          </w:pPr>
        </w:pPrChange>
      </w:pPr>
    </w:p>
    <w:p w14:paraId="7083E6B8" w14:textId="77777777" w:rsidR="00314B16" w:rsidRPr="006454E5" w:rsidRDefault="00314B16" w:rsidP="00314B16">
      <w:pPr>
        <w:pStyle w:val="normal1"/>
        <w:ind w:left="115"/>
        <w:rPr>
          <w:rFonts w:ascii="Times New Roman" w:hAnsi="Times New Roman" w:cs="Times New Roman"/>
          <w:sz w:val="26"/>
          <w:szCs w:val="26"/>
        </w:rPr>
      </w:pPr>
      <w:r w:rsidRPr="006454E5">
        <w:rPr>
          <w:rFonts w:ascii="Times New Roman" w:hAnsi="Times New Roman" w:cs="Times New Roman"/>
          <w:noProof/>
          <w:sz w:val="26"/>
          <w:szCs w:val="26"/>
        </w:rPr>
        <mc:AlternateContent>
          <mc:Choice Requires="wpg">
            <w:drawing>
              <wp:inline distT="0" distB="0" distL="0" distR="0" wp14:anchorId="4465B105" wp14:editId="0C44D786">
                <wp:extent cx="5943600" cy="1537970"/>
                <wp:effectExtent l="0" t="0" r="0" b="0"/>
                <wp:docPr id="11" name="Shape1"/>
                <wp:cNvGraphicFramePr/>
                <a:graphic xmlns:a="http://schemas.openxmlformats.org/drawingml/2006/main">
                  <a:graphicData uri="http://schemas.microsoft.com/office/word/2010/wordprocessingGroup">
                    <wpg:wgp>
                      <wpg:cNvGrpSpPr/>
                      <wpg:grpSpPr>
                        <a:xfrm>
                          <a:off x="0" y="0"/>
                          <a:ext cx="5943600" cy="1537920"/>
                          <a:chOff x="0" y="0"/>
                          <a:chExt cx="5943600" cy="1537920"/>
                        </a:xfrm>
                      </wpg:grpSpPr>
                      <wpg:grpSp>
                        <wpg:cNvPr id="25234051" name="Group 25234051"/>
                        <wpg:cNvGrpSpPr/>
                        <wpg:grpSpPr>
                          <a:xfrm>
                            <a:off x="0" y="0"/>
                            <a:ext cx="5943600" cy="1537920"/>
                            <a:chOff x="0" y="0"/>
                            <a:chExt cx="0" cy="0"/>
                          </a:xfrm>
                        </wpg:grpSpPr>
                        <wps:wsp>
                          <wps:cNvPr id="12" name="Shape 4"/>
                          <wps:cNvSpPr/>
                          <wps:spPr>
                            <a:xfrm>
                              <a:off x="0" y="0"/>
                              <a:ext cx="5943600" cy="1537920"/>
                            </a:xfrm>
                            <a:prstGeom prst="rect">
                              <a:avLst/>
                            </a:prstGeom>
                            <a:noFill/>
                            <a:ln w="0">
                              <a:noFill/>
                            </a:ln>
                          </wps:spPr>
                          <wps:style>
                            <a:lnRef idx="0">
                              <a:scrgbClr r="0" g="0" b="0"/>
                            </a:lnRef>
                            <a:fillRef idx="0">
                              <a:scrgbClr r="0" g="0" b="0"/>
                            </a:fillRef>
                            <a:effectRef idx="0">
                              <a:scrgbClr r="0" g="0" b="0"/>
                            </a:effectRef>
                            <a:fontRef idx="minor"/>
                          </wps:style>
                          <wps:txbx>
                            <w:txbxContent>
                              <w:p w14:paraId="5F137469" w14:textId="77777777" w:rsidR="00314B16" w:rsidRDefault="00314B16" w:rsidP="00314B16">
                                <w:pPr>
                                  <w:pStyle w:val="normal1"/>
                                  <w:spacing w:line="240" w:lineRule="exact"/>
                                </w:pPr>
                              </w:p>
                            </w:txbxContent>
                          </wps:txbx>
                          <wps:bodyPr lIns="0" tIns="0" rIns="0" bIns="0" anchor="ctr">
                            <a:noAutofit/>
                          </wps:bodyPr>
                        </wps:wsp>
                        <wps:wsp>
                          <wps:cNvPr id="13" name="Shape 5"/>
                          <wps:cNvSpPr/>
                          <wps:spPr>
                            <a:xfrm>
                              <a:off x="3240" y="963360"/>
                              <a:ext cx="5937120" cy="57168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41748C08" w14:textId="77777777" w:rsidR="00314B16" w:rsidRDefault="00314B16" w:rsidP="00314B16">
                                <w:pPr>
                                  <w:pStyle w:val="normal1"/>
                                  <w:spacing w:before="1" w:line="298" w:lineRule="exact"/>
                                  <w:ind w:left="105" w:firstLine="105"/>
                                </w:pPr>
                                <w:r>
                                  <w:rPr>
                                    <w:rFonts w:ascii="Times New Roman" w:eastAsia="Times New Roman" w:hAnsi="Times New Roman" w:cs="Times New Roman"/>
                                    <w:b/>
                                    <w:color w:val="000000"/>
                                    <w:sz w:val="26"/>
                                  </w:rPr>
                                  <w:t>Ngoại lệ</w:t>
                                </w:r>
                              </w:p>
                              <w:p w14:paraId="2F2CD544"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Hệ thống thông báo quá số lượng cho phép, vui lòng nhập lại.</w:t>
                                </w:r>
                              </w:p>
                              <w:p w14:paraId="65FE5AAE" w14:textId="77777777" w:rsidR="00314B16" w:rsidRDefault="00314B16" w:rsidP="00314B16">
                                <w:pPr>
                                  <w:pStyle w:val="normal1"/>
                                  <w:spacing w:before="1" w:line="299" w:lineRule="exact"/>
                                  <w:ind w:left="1025" w:firstLine="825"/>
                                </w:pPr>
                                <w:r>
                                  <w:rPr>
                                    <w:rFonts w:ascii="Times New Roman" w:eastAsia="Times New Roman" w:hAnsi="Times New Roman" w:cs="Times New Roman"/>
                                    <w:color w:val="000000"/>
                                    <w:sz w:val="26"/>
                                  </w:rPr>
                                  <w:t>Quay lại bước 3 của kịch bản chính.</w:t>
                                </w:r>
                              </w:p>
                            </w:txbxContent>
                          </wps:txbx>
                          <wps:bodyPr lIns="0" tIns="0" rIns="0" bIns="0" anchor="t">
                            <a:noAutofit/>
                          </wps:bodyPr>
                        </wps:wsp>
                        <wps:wsp>
                          <wps:cNvPr id="14" name="Shape 6"/>
                          <wps:cNvSpPr/>
                          <wps:spPr>
                            <a:xfrm>
                              <a:off x="3240" y="3240"/>
                              <a:ext cx="5937120" cy="95508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47CE8A9C"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Khách chọn 1 sản phẩm trên trang chủ và ấn xem chi tiết.</w:t>
                                </w:r>
                              </w:p>
                              <w:p w14:paraId="59A86FB1" w14:textId="77777777" w:rsidR="00314B16" w:rsidRDefault="00314B16" w:rsidP="00314B16">
                                <w:pPr>
                                  <w:pStyle w:val="normal1"/>
                                  <w:spacing w:before="1" w:line="298" w:lineRule="exact"/>
                                  <w:ind w:left="1025" w:firstLine="825"/>
                                </w:pPr>
                                <w:r>
                                  <w:rPr>
                                    <w:rFonts w:ascii="Times New Roman" w:eastAsia="Times New Roman" w:hAnsi="Times New Roman" w:cs="Times New Roman"/>
                                    <w:color w:val="000000"/>
                                    <w:sz w:val="26"/>
                                  </w:rPr>
                                  <w:t>Hệ thống hiện thông tin sản phẩm.</w:t>
                                </w:r>
                              </w:p>
                              <w:p w14:paraId="2DD1BE28"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Khách chỉnh sửa số lượng sản phẩm và bấm nút thêm vào giỏ hàng.</w:t>
                                </w:r>
                              </w:p>
                              <w:p w14:paraId="6278CABD" w14:textId="77777777" w:rsidR="00314B16" w:rsidRDefault="00314B16" w:rsidP="00314B16">
                                <w:pPr>
                                  <w:pStyle w:val="normal1"/>
                                  <w:spacing w:before="1" w:line="298" w:lineRule="exact"/>
                                  <w:ind w:left="1025" w:firstLine="825"/>
                                </w:pPr>
                                <w:r>
                                  <w:rPr>
                                    <w:rFonts w:ascii="Times New Roman" w:eastAsia="Times New Roman" w:hAnsi="Times New Roman" w:cs="Times New Roman"/>
                                    <w:color w:val="000000"/>
                                    <w:sz w:val="26"/>
                                  </w:rPr>
                                  <w:t>Hệ thống kiểm tra tính đúng đắn của số lượng sản phẩm giỏ hàng.</w:t>
                                </w:r>
                              </w:p>
                              <w:p w14:paraId="4F069611"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Thông báo thêm sản phẩm thành công và lưu giỏ hàng</w:t>
                                </w:r>
                              </w:p>
                            </w:txbxContent>
                          </wps:txbx>
                          <wps:bodyPr lIns="0" tIns="0" rIns="0" bIns="0" anchor="t">
                            <a:noAutofit/>
                          </wps:bodyPr>
                        </wps:wsp>
                      </wpg:grpSp>
                    </wpg:wgp>
                  </a:graphicData>
                </a:graphic>
              </wp:inline>
            </w:drawing>
          </mc:Choice>
          <mc:Fallback>
            <w:pict>
              <v:group w14:anchorId="4465B105" id="Shape1" o:spid="_x0000_s1026" style="width:468pt;height:121.1pt;mso-position-horizontal-relative:char;mso-position-vertical-relative:line" coordsize="59436,15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">
                <v:group id="Group 25234051" o:spid="_x0000_s1027" style="position:absolute;width:59436;height:15379"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">
                  <v:rect id="Shape 4" o:spid="_x0000_s1028" style="position:absolute;width:5943600;height:1537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" filled="f" stroked="f" strokeweight="0">
                    <v:textbox inset="0,0,0,0">
                      <w:txbxContent>
                        <w:p w14:paraId="5F137469" w14:textId="77777777" w:rsidR="00314B16" w:rsidRDefault="00314B16" w:rsidP="00314B16">
                          <w:pPr>
                            <w:pStyle w:val="normal1"/>
                            <w:spacing w:line="240" w:lineRule="exact"/>
                          </w:pPr>
                        </w:p>
                      </w:txbxContent>
                    </v:textbox>
                  </v:rect>
                  <v:rect id="Shape 5" o:spid="_x0000_s1029" style="position:absolute;left:3240;top:963360;width:5937120;height:571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" filled="f">
                    <v:stroke joinstyle="round"/>
                    <v:textbox inset="0,0,0,0">
                      <w:txbxContent>
                        <w:p w14:paraId="41748C08" w14:textId="77777777" w:rsidR="00314B16" w:rsidRDefault="00314B16" w:rsidP="00314B16">
                          <w:pPr>
                            <w:pStyle w:val="normal1"/>
                            <w:spacing w:before="1" w:line="298" w:lineRule="exact"/>
                            <w:ind w:left="105" w:firstLine="105"/>
                          </w:pPr>
                          <w:r>
                            <w:rPr>
                              <w:rFonts w:ascii="Times New Roman" w:eastAsia="Times New Roman" w:hAnsi="Times New Roman" w:cs="Times New Roman"/>
                              <w:b/>
                              <w:color w:val="000000"/>
                              <w:sz w:val="26"/>
                            </w:rPr>
                            <w:t>Ngoại lệ</w:t>
                          </w:r>
                        </w:p>
                        <w:p w14:paraId="2F2CD544"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Hệ thống thông báo quá số lượng cho phép, vui lòng nhập lại.</w:t>
                          </w:r>
                        </w:p>
                        <w:p w14:paraId="65FE5AAE" w14:textId="77777777" w:rsidR="00314B16" w:rsidRDefault="00314B16" w:rsidP="00314B16">
                          <w:pPr>
                            <w:pStyle w:val="normal1"/>
                            <w:spacing w:before="1" w:line="299" w:lineRule="exact"/>
                            <w:ind w:left="1025" w:firstLine="825"/>
                          </w:pPr>
                          <w:r>
                            <w:rPr>
                              <w:rFonts w:ascii="Times New Roman" w:eastAsia="Times New Roman" w:hAnsi="Times New Roman" w:cs="Times New Roman"/>
                              <w:color w:val="000000"/>
                              <w:sz w:val="26"/>
                            </w:rPr>
                            <w:t>Quay lại bước 3 của kịch bản chính.</w:t>
                          </w:r>
                        </w:p>
                      </w:txbxContent>
                    </v:textbox>
                  </v:rect>
                  <v:rect id="Shape 6" o:spid="_x0000_s1030" style="position:absolute;left:3240;top:3240;width:5937120;height:95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" filled="f">
                    <v:stroke joinstyle="round"/>
                    <v:textbox inset="0,0,0,0">
                      <w:txbxContent>
                        <w:p w14:paraId="47CE8A9C"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Khách chọn 1 sản phẩm trên trang chủ và ấn xem chi tiết.</w:t>
                          </w:r>
                        </w:p>
                        <w:p w14:paraId="59A86FB1" w14:textId="77777777" w:rsidR="00314B16" w:rsidRDefault="00314B16" w:rsidP="00314B16">
                          <w:pPr>
                            <w:pStyle w:val="normal1"/>
                            <w:spacing w:before="1" w:line="298" w:lineRule="exact"/>
                            <w:ind w:left="1025" w:firstLine="825"/>
                          </w:pPr>
                          <w:r>
                            <w:rPr>
                              <w:rFonts w:ascii="Times New Roman" w:eastAsia="Times New Roman" w:hAnsi="Times New Roman" w:cs="Times New Roman"/>
                              <w:color w:val="000000"/>
                              <w:sz w:val="26"/>
                            </w:rPr>
                            <w:t>Hệ thống hiện thông tin sản phẩm.</w:t>
                          </w:r>
                        </w:p>
                        <w:p w14:paraId="2DD1BE28"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Khách chỉnh sửa số lượng sản phẩm và bấm nút thêm vào giỏ hàng.</w:t>
                          </w:r>
                        </w:p>
                        <w:p w14:paraId="6278CABD" w14:textId="77777777" w:rsidR="00314B16" w:rsidRDefault="00314B16" w:rsidP="00314B16">
                          <w:pPr>
                            <w:pStyle w:val="normal1"/>
                            <w:spacing w:before="1" w:line="298" w:lineRule="exact"/>
                            <w:ind w:left="1025" w:firstLine="825"/>
                          </w:pPr>
                          <w:r>
                            <w:rPr>
                              <w:rFonts w:ascii="Times New Roman" w:eastAsia="Times New Roman" w:hAnsi="Times New Roman" w:cs="Times New Roman"/>
                              <w:color w:val="000000"/>
                              <w:sz w:val="26"/>
                            </w:rPr>
                            <w:t>Hệ thống kiểm tra tính đúng đắn của số lượng sản phẩm giỏ hàng.</w:t>
                          </w:r>
                        </w:p>
                        <w:p w14:paraId="4F069611"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Thông báo thêm sản phẩm thành công và lưu giỏ hàng</w:t>
                          </w:r>
                        </w:p>
                      </w:txbxContent>
                    </v:textbox>
                  </v:rect>
                </v:group>
                <w10:anchorlock/>
              </v:group>
            </w:pict>
          </mc:Fallback>
        </mc:AlternateContent>
      </w:r>
    </w:p>
    <w:p w14:paraId="0F371549" w14:textId="71C99420" w:rsidR="00314B16" w:rsidRPr="006454E5" w:rsidRDefault="00D1452A" w:rsidP="00790665">
      <w:pPr>
        <w:pStyle w:val="Heading3"/>
        <w:rPr>
          <w:rFonts w:cs="Times New Roman"/>
          <w:szCs w:val="26"/>
        </w:rPr>
      </w:pPr>
      <w:bookmarkStart w:id="442" w:name="__RefHeading___Toc26604_1225579473"/>
      <w:bookmarkStart w:id="443" w:name="_Toc185447751"/>
      <w:bookmarkStart w:id="444" w:name="_Toc185534214"/>
      <w:bookmarkStart w:id="445" w:name="_Toc185706969"/>
      <w:bookmarkStart w:id="446" w:name="_Toc185881049"/>
      <w:bookmarkStart w:id="447" w:name="_Toc185881128"/>
      <w:bookmarkEnd w:id="442"/>
      <w:r w:rsidRPr="006454E5">
        <w:rPr>
          <w:rFonts w:cs="Times New Roman"/>
          <w:szCs w:val="26"/>
        </w:rPr>
        <w:t xml:space="preserve">2.1.8. </w:t>
      </w:r>
      <w:r w:rsidR="00314B16" w:rsidRPr="006454E5">
        <w:rPr>
          <w:rFonts w:cs="Times New Roman"/>
          <w:szCs w:val="26"/>
        </w:rPr>
        <w:t>Kịch bản UC chỉnh sửa giỏ hàng</w:t>
      </w:r>
      <w:bookmarkEnd w:id="443"/>
      <w:bookmarkEnd w:id="444"/>
      <w:bookmarkEnd w:id="445"/>
      <w:bookmarkEnd w:id="446"/>
      <w:bookmarkEnd w:id="447"/>
    </w:p>
    <w:p w14:paraId="4F384F7C" w14:textId="77777777" w:rsidR="00314B16" w:rsidRPr="006454E5" w:rsidRDefault="00314B16" w:rsidP="00314B16">
      <w:pPr>
        <w:pStyle w:val="normal1"/>
        <w:rPr>
          <w:rFonts w:ascii="Times New Roman" w:hAnsi="Times New Roman" w:cs="Times New Roman"/>
          <w:b/>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7816A8F7"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3E4E2A34"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Tên Use Case</w:t>
            </w:r>
          </w:p>
        </w:tc>
        <w:tc>
          <w:tcPr>
            <w:tcW w:w="4675" w:type="dxa"/>
            <w:tcBorders>
              <w:top w:val="single" w:sz="4" w:space="0" w:color="000000"/>
              <w:left w:val="single" w:sz="4" w:space="0" w:color="000000"/>
              <w:bottom w:val="single" w:sz="4" w:space="0" w:color="000000"/>
              <w:right w:val="single" w:sz="4" w:space="0" w:color="000000"/>
            </w:tcBorders>
          </w:tcPr>
          <w:p w14:paraId="57B5E4C8"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Chỉnh sửa số lượng sản phẩm</w:t>
            </w:r>
          </w:p>
        </w:tc>
      </w:tr>
      <w:tr w:rsidR="00314B16" w:rsidRPr="00F06492" w14:paraId="7C37EAA4"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185D038B"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435DB00E"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sz w:val="26"/>
                <w:szCs w:val="26"/>
              </w:rPr>
              <w:t>Khách (Guest)</w:t>
            </w:r>
          </w:p>
        </w:tc>
      </w:tr>
      <w:tr w:rsidR="00314B16" w:rsidRPr="00F06492" w14:paraId="659BF6FC"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08318274"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6E664CC4" w14:textId="77777777" w:rsidR="00314B16" w:rsidRPr="006454E5" w:rsidRDefault="00314B16" w:rsidP="00314B16">
            <w:pPr>
              <w:pStyle w:val="normal1"/>
              <w:numPr>
                <w:ilvl w:val="0"/>
                <w:numId w:val="21"/>
              </w:numPr>
              <w:tabs>
                <w:tab w:val="left" w:pos="829"/>
              </w:tabs>
              <w:spacing w:before="1" w:line="276" w:lineRule="auto"/>
              <w:ind w:left="829" w:hanging="359"/>
              <w:rPr>
                <w:rFonts w:ascii="Times New Roman" w:hAnsi="Times New Roman" w:cs="Times New Roman"/>
                <w:sz w:val="26"/>
                <w:szCs w:val="26"/>
              </w:rPr>
            </w:pPr>
            <w:r w:rsidRPr="006454E5">
              <w:rPr>
                <w:rFonts w:ascii="Times New Roman" w:hAnsi="Times New Roman" w:cs="Times New Roman"/>
                <w:sz w:val="26"/>
                <w:szCs w:val="26"/>
              </w:rPr>
              <w:t>Chuyển đến trang chủ.</w:t>
            </w:r>
          </w:p>
        </w:tc>
      </w:tr>
      <w:tr w:rsidR="00314B16" w:rsidRPr="00F06492" w14:paraId="02C3E8AC"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2B5EFE16"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764651FA" w14:textId="77777777" w:rsidR="00314B16" w:rsidRPr="006454E5" w:rsidRDefault="00314B16" w:rsidP="00314B16">
            <w:pPr>
              <w:pStyle w:val="normal1"/>
              <w:numPr>
                <w:ilvl w:val="0"/>
                <w:numId w:val="22"/>
              </w:numPr>
              <w:tabs>
                <w:tab w:val="left" w:pos="830"/>
              </w:tabs>
              <w:spacing w:line="300" w:lineRule="auto"/>
              <w:ind w:right="483"/>
              <w:rPr>
                <w:rFonts w:ascii="Times New Roman" w:hAnsi="Times New Roman" w:cs="Times New Roman"/>
                <w:sz w:val="26"/>
                <w:szCs w:val="26"/>
              </w:rPr>
            </w:pPr>
            <w:r w:rsidRPr="006454E5">
              <w:rPr>
                <w:rFonts w:ascii="Times New Roman" w:hAnsi="Times New Roman" w:cs="Times New Roman"/>
                <w:sz w:val="26"/>
                <w:szCs w:val="26"/>
              </w:rPr>
              <w:t>Khách chỉnh sửa giỏ hàng thành công</w:t>
            </w:r>
          </w:p>
        </w:tc>
      </w:tr>
      <w:tr w:rsidR="00314B16" w:rsidRPr="00F06492" w14:paraId="61D94D2E"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30C1C3E9"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Kích hoạt</w:t>
            </w:r>
          </w:p>
        </w:tc>
        <w:tc>
          <w:tcPr>
            <w:tcW w:w="4675" w:type="dxa"/>
            <w:tcBorders>
              <w:top w:val="single" w:sz="4" w:space="0" w:color="000000"/>
              <w:left w:val="single" w:sz="4" w:space="0" w:color="000000"/>
              <w:bottom w:val="single" w:sz="4" w:space="0" w:color="000000"/>
              <w:right w:val="single" w:sz="4" w:space="0" w:color="000000"/>
            </w:tcBorders>
          </w:tcPr>
          <w:p w14:paraId="148588AF" w14:textId="77777777" w:rsidR="00314B16" w:rsidRPr="006454E5" w:rsidRDefault="00314B16" w:rsidP="00B52E04">
            <w:pPr>
              <w:pStyle w:val="normal1"/>
              <w:rPr>
                <w:rFonts w:ascii="Times New Roman" w:hAnsi="Times New Roman" w:cs="Times New Roman"/>
                <w:sz w:val="26"/>
                <w:szCs w:val="26"/>
              </w:rPr>
            </w:pPr>
          </w:p>
        </w:tc>
      </w:tr>
      <w:tr w:rsidR="00314B16" w:rsidRPr="00F06492" w14:paraId="5F65164C" w14:textId="77777777" w:rsidTr="00B52E04">
        <w:trPr>
          <w:trHeight w:val="1496"/>
        </w:trPr>
        <w:tc>
          <w:tcPr>
            <w:tcW w:w="9349" w:type="dxa"/>
            <w:gridSpan w:val="2"/>
            <w:tcBorders>
              <w:top w:val="single" w:sz="4" w:space="0" w:color="000000"/>
              <w:left w:val="single" w:sz="4" w:space="0" w:color="000000"/>
              <w:bottom w:val="single" w:sz="4" w:space="0" w:color="000000"/>
              <w:right w:val="single" w:sz="4" w:space="0" w:color="000000"/>
            </w:tcBorders>
          </w:tcPr>
          <w:p w14:paraId="6872D2F9" w14:textId="77777777" w:rsidR="00314B16" w:rsidRPr="006454E5" w:rsidRDefault="00314B16" w:rsidP="00B52E04">
            <w:pPr>
              <w:pStyle w:val="normal1"/>
              <w:spacing w:before="1" w:line="290" w:lineRule="auto"/>
              <w:ind w:left="110"/>
              <w:rPr>
                <w:rFonts w:ascii="Times New Roman" w:hAnsi="Times New Roman" w:cs="Times New Roman"/>
                <w:sz w:val="26"/>
                <w:szCs w:val="26"/>
              </w:rPr>
            </w:pPr>
            <w:r w:rsidRPr="006454E5">
              <w:rPr>
                <w:rFonts w:ascii="Times New Roman" w:hAnsi="Times New Roman" w:cs="Times New Roman"/>
                <w:b/>
                <w:sz w:val="26"/>
                <w:szCs w:val="26"/>
              </w:rPr>
              <w:t>Chuỗi sự kiện chính</w:t>
            </w:r>
          </w:p>
          <w:p w14:paraId="18147E90" w14:textId="77777777" w:rsidR="00314B16" w:rsidRPr="006454E5" w:rsidRDefault="00314B16" w:rsidP="00314B16">
            <w:pPr>
              <w:pStyle w:val="normal1"/>
              <w:numPr>
                <w:ilvl w:val="0"/>
                <w:numId w:val="23"/>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ấn nút giỏ hàng trên trang chủ.</w:t>
            </w:r>
          </w:p>
          <w:p w14:paraId="65482790" w14:textId="77777777" w:rsidR="00314B16" w:rsidRPr="006454E5" w:rsidRDefault="00314B16" w:rsidP="00314B16">
            <w:pPr>
              <w:pStyle w:val="normal1"/>
              <w:numPr>
                <w:ilvl w:val="0"/>
                <w:numId w:val="23"/>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chuyển đến trang giỏ hàng và hiện thông tin giỏ hàng.</w:t>
            </w:r>
          </w:p>
          <w:p w14:paraId="1C22A392" w14:textId="77777777" w:rsidR="00314B16" w:rsidRPr="006454E5" w:rsidRDefault="00314B16" w:rsidP="00314B16">
            <w:pPr>
              <w:pStyle w:val="normal1"/>
              <w:numPr>
                <w:ilvl w:val="0"/>
                <w:numId w:val="23"/>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chỉnh sửa sản phẩm của giỏ hàng (sửa số lượng hoặc xóa sản phẩm).</w:t>
            </w:r>
          </w:p>
          <w:p w14:paraId="77E9CCDC" w14:textId="77777777" w:rsidR="00314B16" w:rsidRPr="006454E5" w:rsidRDefault="00314B16" w:rsidP="00314B16">
            <w:pPr>
              <w:pStyle w:val="normal1"/>
              <w:numPr>
                <w:ilvl w:val="0"/>
                <w:numId w:val="23"/>
              </w:numPr>
              <w:tabs>
                <w:tab w:val="left" w:pos="1189"/>
              </w:tabs>
              <w:spacing w:before="1" w:line="276"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thông báo chỉnh sửa sản phẩm thành công.</w:t>
            </w:r>
          </w:p>
        </w:tc>
      </w:tr>
      <w:tr w:rsidR="00314B16" w:rsidRPr="00F06492" w14:paraId="012B029A" w14:textId="77777777" w:rsidTr="00B52E04">
        <w:trPr>
          <w:trHeight w:val="1195"/>
        </w:trPr>
        <w:tc>
          <w:tcPr>
            <w:tcW w:w="9349" w:type="dxa"/>
            <w:gridSpan w:val="2"/>
            <w:tcBorders>
              <w:top w:val="single" w:sz="4" w:space="0" w:color="000000"/>
              <w:left w:val="single" w:sz="4" w:space="0" w:color="000000"/>
              <w:bottom w:val="single" w:sz="4" w:space="0" w:color="000000"/>
              <w:right w:val="single" w:sz="4" w:space="0" w:color="000000"/>
            </w:tcBorders>
          </w:tcPr>
          <w:p w14:paraId="44153D8C"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Ngoại lệ</w:t>
            </w:r>
          </w:p>
          <w:p w14:paraId="7DE6F8D3" w14:textId="77777777" w:rsidR="00314B16" w:rsidRPr="006454E5" w:rsidRDefault="00314B16" w:rsidP="00314B16">
            <w:pPr>
              <w:pStyle w:val="normal1"/>
              <w:numPr>
                <w:ilvl w:val="0"/>
                <w:numId w:val="24"/>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thông báo số lượng sản phẩm không phù hợp.</w:t>
            </w:r>
          </w:p>
          <w:p w14:paraId="20E4B61C" w14:textId="77777777" w:rsidR="00314B16" w:rsidRPr="006454E5" w:rsidRDefault="00314B16" w:rsidP="00314B16">
            <w:pPr>
              <w:pStyle w:val="normal1"/>
              <w:numPr>
                <w:ilvl w:val="1"/>
                <w:numId w:val="24"/>
              </w:numPr>
              <w:tabs>
                <w:tab w:val="left" w:pos="1549"/>
              </w:tabs>
              <w:spacing w:line="290" w:lineRule="auto"/>
              <w:ind w:left="1549" w:hanging="719"/>
              <w:rPr>
                <w:rFonts w:ascii="Times New Roman" w:hAnsi="Times New Roman" w:cs="Times New Roman"/>
                <w:sz w:val="26"/>
                <w:szCs w:val="26"/>
              </w:rPr>
            </w:pPr>
            <w:r w:rsidRPr="006454E5">
              <w:rPr>
                <w:rFonts w:ascii="Times New Roman" w:hAnsi="Times New Roman" w:cs="Times New Roman"/>
                <w:sz w:val="26"/>
                <w:szCs w:val="26"/>
              </w:rPr>
              <w:t>quay lại bước 1 trong chuỗi sự kiện chính.</w:t>
            </w:r>
            <w:bookmarkStart w:id="448" w:name="1egqt2p"/>
            <w:bookmarkEnd w:id="448"/>
          </w:p>
        </w:tc>
      </w:tr>
    </w:tbl>
    <w:p w14:paraId="6A0F8AC9" w14:textId="07238501" w:rsidR="00314B16" w:rsidRPr="006454E5" w:rsidRDefault="00D1452A" w:rsidP="00790665">
      <w:pPr>
        <w:pStyle w:val="Heading3"/>
        <w:rPr>
          <w:rFonts w:cs="Times New Roman"/>
          <w:szCs w:val="26"/>
        </w:rPr>
      </w:pPr>
      <w:bookmarkStart w:id="449" w:name="__RefHeading___Toc26606_1225579473"/>
      <w:bookmarkStart w:id="450" w:name="_3ygebqi"/>
      <w:bookmarkStart w:id="451" w:name="_Toc185447752"/>
      <w:bookmarkStart w:id="452" w:name="_Toc185534215"/>
      <w:bookmarkStart w:id="453" w:name="_Toc185706970"/>
      <w:bookmarkStart w:id="454" w:name="_Toc185881050"/>
      <w:bookmarkStart w:id="455" w:name="_Toc185881129"/>
      <w:bookmarkEnd w:id="449"/>
      <w:bookmarkEnd w:id="450"/>
      <w:r w:rsidRPr="006454E5">
        <w:rPr>
          <w:rFonts w:cs="Times New Roman"/>
          <w:szCs w:val="26"/>
        </w:rPr>
        <w:t xml:space="preserve">2.1.9. </w:t>
      </w:r>
      <w:r w:rsidR="00314B16" w:rsidRPr="006454E5">
        <w:rPr>
          <w:rFonts w:cs="Times New Roman"/>
          <w:szCs w:val="26"/>
        </w:rPr>
        <w:t>Biểu đồ phân rã và kịch bản UC thanh toán</w:t>
      </w:r>
      <w:bookmarkEnd w:id="451"/>
      <w:bookmarkEnd w:id="452"/>
      <w:bookmarkEnd w:id="453"/>
      <w:bookmarkEnd w:id="454"/>
      <w:bookmarkEnd w:id="455"/>
    </w:p>
    <w:p w14:paraId="714C2DBD" w14:textId="77777777" w:rsidR="00314B16" w:rsidRPr="006454E5" w:rsidRDefault="00314B16" w:rsidP="00314B16">
      <w:pPr>
        <w:pStyle w:val="normal1"/>
        <w:spacing w:before="10"/>
        <w:rPr>
          <w:rFonts w:ascii="Times New Roman" w:hAnsi="Times New Roman" w:cs="Times New Roman"/>
          <w:b/>
          <w:sz w:val="26"/>
          <w:szCs w:val="26"/>
        </w:rPr>
      </w:pPr>
      <w:r w:rsidRPr="006454E5">
        <w:rPr>
          <w:rFonts w:ascii="Times New Roman" w:hAnsi="Times New Roman" w:cs="Times New Roman"/>
          <w:b/>
          <w:noProof/>
          <w:sz w:val="26"/>
          <w:szCs w:val="26"/>
        </w:rPr>
        <w:drawing>
          <wp:anchor distT="0" distB="0" distL="0" distR="0" simplePos="0" relativeHeight="251665408" behindDoc="0" locked="0" layoutInCell="0" allowOverlap="1" wp14:anchorId="480CE6D4" wp14:editId="28E0111A">
            <wp:simplePos x="0" y="0"/>
            <wp:positionH relativeFrom="column">
              <wp:posOffset>175260</wp:posOffset>
            </wp:positionH>
            <wp:positionV relativeFrom="paragraph">
              <wp:posOffset>131445</wp:posOffset>
            </wp:positionV>
            <wp:extent cx="5888355" cy="800735"/>
            <wp:effectExtent l="0" t="0" r="0" b="0"/>
            <wp:wrapTopAndBottom/>
            <wp:docPr id="15" name="image8.jpg" descr="A blu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g" descr="A blue oval with black text&#10;&#10;Description automatically generated"/>
                    <pic:cNvPicPr>
                      <a:picLocks noChangeAspect="1" noChangeArrowheads="1"/>
                    </pic:cNvPicPr>
                  </pic:nvPicPr>
                  <pic:blipFill>
                    <a:blip r:embed="rId27"/>
                    <a:stretch>
                      <a:fillRect/>
                    </a:stretch>
                  </pic:blipFill>
                  <pic:spPr bwMode="auto">
                    <a:xfrm>
                      <a:off x="0" y="0"/>
                      <a:ext cx="5888355" cy="800735"/>
                    </a:xfrm>
                    <a:prstGeom prst="rect">
                      <a:avLst/>
                    </a:prstGeom>
                    <a:noFill/>
                  </pic:spPr>
                </pic:pic>
              </a:graphicData>
            </a:graphic>
          </wp:anchor>
        </w:drawing>
      </w:r>
    </w:p>
    <w:p w14:paraId="1283A679" w14:textId="77777777" w:rsidR="00314B16" w:rsidRPr="006454E5" w:rsidRDefault="00314B16" w:rsidP="00314B16">
      <w:pPr>
        <w:pStyle w:val="normal1"/>
        <w:spacing w:before="4" w:after="1"/>
        <w:rPr>
          <w:rFonts w:ascii="Times New Roman" w:hAnsi="Times New Roman" w:cs="Times New Roman"/>
          <w:i/>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14FB1A36"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5F961857"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Tên Use Case</w:t>
            </w:r>
          </w:p>
        </w:tc>
        <w:tc>
          <w:tcPr>
            <w:tcW w:w="4675" w:type="dxa"/>
            <w:tcBorders>
              <w:top w:val="single" w:sz="4" w:space="0" w:color="000000"/>
              <w:left w:val="single" w:sz="4" w:space="0" w:color="000000"/>
              <w:bottom w:val="single" w:sz="4" w:space="0" w:color="000000"/>
              <w:right w:val="single" w:sz="4" w:space="0" w:color="000000"/>
            </w:tcBorders>
          </w:tcPr>
          <w:p w14:paraId="1C30BE24"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Thanh toán</w:t>
            </w:r>
          </w:p>
        </w:tc>
      </w:tr>
      <w:tr w:rsidR="00314B16" w:rsidRPr="00F06492" w14:paraId="06B3989E"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002946C3"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4A8C62B5"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sz w:val="26"/>
                <w:szCs w:val="26"/>
              </w:rPr>
              <w:t>Khách hàng (Customer)</w:t>
            </w:r>
          </w:p>
        </w:tc>
      </w:tr>
      <w:tr w:rsidR="00314B16" w:rsidRPr="00F06492" w14:paraId="0DA67A73"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32F2A59D"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lastRenderedPageBreak/>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21C84510" w14:textId="77777777" w:rsidR="00314B16" w:rsidRPr="006454E5" w:rsidRDefault="00314B16" w:rsidP="00314B16">
            <w:pPr>
              <w:pStyle w:val="normal1"/>
              <w:numPr>
                <w:ilvl w:val="0"/>
                <w:numId w:val="25"/>
              </w:numPr>
              <w:tabs>
                <w:tab w:val="left" w:pos="829"/>
              </w:tabs>
              <w:spacing w:line="307" w:lineRule="auto"/>
              <w:ind w:left="829" w:hanging="359"/>
              <w:rPr>
                <w:rFonts w:ascii="Times New Roman" w:hAnsi="Times New Roman" w:cs="Times New Roman"/>
                <w:sz w:val="26"/>
                <w:szCs w:val="26"/>
              </w:rPr>
            </w:pPr>
            <w:r w:rsidRPr="006454E5">
              <w:rPr>
                <w:rFonts w:ascii="Times New Roman" w:hAnsi="Times New Roman" w:cs="Times New Roman"/>
                <w:sz w:val="26"/>
                <w:szCs w:val="26"/>
              </w:rPr>
              <w:t>Đăng nhập thành công</w:t>
            </w:r>
          </w:p>
          <w:p w14:paraId="1B0E462A" w14:textId="77777777" w:rsidR="00314B16" w:rsidRPr="006454E5" w:rsidRDefault="00314B16" w:rsidP="00314B16">
            <w:pPr>
              <w:pStyle w:val="normal1"/>
              <w:numPr>
                <w:ilvl w:val="0"/>
                <w:numId w:val="25"/>
              </w:numPr>
              <w:tabs>
                <w:tab w:val="left" w:pos="829"/>
              </w:tabs>
              <w:spacing w:line="264" w:lineRule="auto"/>
              <w:ind w:left="829" w:hanging="359"/>
              <w:rPr>
                <w:rFonts w:ascii="Times New Roman" w:hAnsi="Times New Roman" w:cs="Times New Roman"/>
                <w:sz w:val="26"/>
                <w:szCs w:val="26"/>
              </w:rPr>
            </w:pPr>
            <w:r w:rsidRPr="006454E5">
              <w:rPr>
                <w:rFonts w:ascii="Times New Roman" w:hAnsi="Times New Roman" w:cs="Times New Roman"/>
                <w:sz w:val="26"/>
                <w:szCs w:val="26"/>
              </w:rPr>
              <w:t>Chuyển đến trang giỏ hàng</w:t>
            </w:r>
          </w:p>
        </w:tc>
      </w:tr>
      <w:tr w:rsidR="00314B16" w:rsidRPr="00F06492" w14:paraId="69E19060"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46B4424D"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0C606A7A" w14:textId="77777777" w:rsidR="00314B16" w:rsidRPr="006454E5" w:rsidRDefault="00314B16" w:rsidP="00314B16">
            <w:pPr>
              <w:pStyle w:val="normal1"/>
              <w:numPr>
                <w:ilvl w:val="0"/>
                <w:numId w:val="26"/>
              </w:numPr>
              <w:tabs>
                <w:tab w:val="left" w:pos="829"/>
              </w:tabs>
              <w:spacing w:line="276" w:lineRule="auto"/>
              <w:ind w:left="829" w:hanging="359"/>
              <w:rPr>
                <w:rFonts w:ascii="Times New Roman" w:hAnsi="Times New Roman" w:cs="Times New Roman"/>
                <w:sz w:val="26"/>
                <w:szCs w:val="26"/>
              </w:rPr>
            </w:pPr>
            <w:r w:rsidRPr="006454E5">
              <w:rPr>
                <w:rFonts w:ascii="Times New Roman" w:hAnsi="Times New Roman" w:cs="Times New Roman"/>
                <w:sz w:val="26"/>
                <w:szCs w:val="26"/>
              </w:rPr>
              <w:t>Khách hàng thanh toán thành công</w:t>
            </w:r>
          </w:p>
        </w:tc>
      </w:tr>
    </w:tbl>
    <w:p w14:paraId="0D6CACB6" w14:textId="4C668CED" w:rsidR="00314B16" w:rsidRPr="006454E5" w:rsidDel="00CA1DCE" w:rsidRDefault="00314B16" w:rsidP="00314B16">
      <w:pPr>
        <w:rPr>
          <w:del w:id="456" w:author="Khanh Cong" w:date="2024-12-28T14:02:00Z" w16du:dateUtc="2024-12-28T07:02:00Z"/>
          <w:rFonts w:cs="Times New Roman"/>
          <w:sz w:val="26"/>
          <w:szCs w:val="26"/>
        </w:rPr>
        <w:sectPr w:rsidR="00314B16" w:rsidRPr="006454E5" w:rsidDel="00CA1DCE" w:rsidSect="00537F18">
          <w:footerReference w:type="even" r:id="rId28"/>
          <w:footerReference w:type="default" r:id="rId29"/>
          <w:footerReference w:type="first" r:id="rId30"/>
          <w:pgSz w:w="12240" w:h="15840"/>
          <w:pgMar w:top="1440" w:right="1152" w:bottom="1440" w:left="1699" w:header="0" w:footer="1084" w:gutter="0"/>
          <w:cols w:space="720"/>
          <w:formProt w:val="0"/>
          <w:docGrid w:linePitch="100" w:charSpace="-8193"/>
          <w:sectPrChange w:id="457" w:author="Khanh Cong" w:date="2024-12-28T13:48:00Z" w16du:dateUtc="2024-12-28T06:48:00Z">
            <w:sectPr w:rsidR="00314B16" w:rsidRPr="006454E5" w:rsidDel="00CA1DCE" w:rsidSect="00537F18">
              <w:pgMar w:top="1320" w:right="640" w:bottom="1280" w:left="1580" w:header="0" w:footer="1084" w:gutter="0"/>
            </w:sectPr>
          </w:sectPrChange>
        </w:sectPr>
      </w:pPr>
      <w:r w:rsidRPr="006454E5">
        <w:rPr>
          <w:rFonts w:cs="Times New Roman"/>
          <w:sz w:val="26"/>
          <w:szCs w:val="26"/>
        </w:rPr>
        <w:br w:type="page"/>
      </w:r>
    </w:p>
    <w:p w14:paraId="1D2A82EF" w14:textId="77777777" w:rsidR="00314B16" w:rsidRPr="006454E5" w:rsidRDefault="00314B16">
      <w:pPr>
        <w:rPr>
          <w:rFonts w:cs="Times New Roman"/>
          <w:i/>
          <w:sz w:val="26"/>
          <w:szCs w:val="26"/>
        </w:rPr>
        <w:pPrChange w:id="458" w:author="Khanh Cong" w:date="2024-12-28T14:02:00Z" w16du:dateUtc="2024-12-28T07:02:00Z">
          <w:pPr>
            <w:pStyle w:val="normal1"/>
          </w:pPr>
        </w:pPrChange>
      </w:pPr>
    </w:p>
    <w:p w14:paraId="02EDC2E0" w14:textId="77777777" w:rsidR="00314B16" w:rsidRPr="006454E5" w:rsidRDefault="00314B16" w:rsidP="00314B16">
      <w:pPr>
        <w:pStyle w:val="normal1"/>
        <w:ind w:left="115"/>
        <w:rPr>
          <w:rFonts w:ascii="Times New Roman" w:hAnsi="Times New Roman" w:cs="Times New Roman"/>
          <w:sz w:val="26"/>
          <w:szCs w:val="26"/>
        </w:rPr>
      </w:pPr>
      <w:r w:rsidRPr="006454E5">
        <w:rPr>
          <w:rFonts w:ascii="Times New Roman" w:hAnsi="Times New Roman" w:cs="Times New Roman"/>
          <w:noProof/>
          <w:sz w:val="26"/>
          <w:szCs w:val="26"/>
        </w:rPr>
        <mc:AlternateContent>
          <mc:Choice Requires="wpg">
            <w:drawing>
              <wp:inline distT="0" distB="0" distL="0" distR="0" wp14:anchorId="49F9B3EC" wp14:editId="0B784552">
                <wp:extent cx="5943600" cy="2486660"/>
                <wp:effectExtent l="0" t="0" r="0" b="0"/>
                <wp:docPr id="16" name="Shape2"/>
                <wp:cNvGraphicFramePr/>
                <a:graphic xmlns:a="http://schemas.openxmlformats.org/drawingml/2006/main">
                  <a:graphicData uri="http://schemas.microsoft.com/office/word/2010/wordprocessingGroup">
                    <wpg:wgp>
                      <wpg:cNvGrpSpPr/>
                      <wpg:grpSpPr>
                        <a:xfrm>
                          <a:off x="0" y="0"/>
                          <a:ext cx="5943600" cy="2486520"/>
                          <a:chOff x="0" y="0"/>
                          <a:chExt cx="5943600" cy="2486520"/>
                        </a:xfrm>
                      </wpg:grpSpPr>
                      <wpg:grpSp>
                        <wpg:cNvPr id="1137268277" name="Group 1137268277"/>
                        <wpg:cNvGrpSpPr/>
                        <wpg:grpSpPr>
                          <a:xfrm>
                            <a:off x="0" y="0"/>
                            <a:ext cx="5943600" cy="2486520"/>
                            <a:chOff x="0" y="0"/>
                            <a:chExt cx="0" cy="0"/>
                          </a:xfrm>
                        </wpg:grpSpPr>
                        <wps:wsp>
                          <wps:cNvPr id="17" name="Shape 1"/>
                          <wps:cNvSpPr/>
                          <wps:spPr>
                            <a:xfrm>
                              <a:off x="0" y="0"/>
                              <a:ext cx="5943600" cy="2486520"/>
                            </a:xfrm>
                            <a:prstGeom prst="rect">
                              <a:avLst/>
                            </a:prstGeom>
                            <a:noFill/>
                            <a:ln w="0">
                              <a:noFill/>
                            </a:ln>
                          </wps:spPr>
                          <wps:style>
                            <a:lnRef idx="0">
                              <a:scrgbClr r="0" g="0" b="0"/>
                            </a:lnRef>
                            <a:fillRef idx="0">
                              <a:scrgbClr r="0" g="0" b="0"/>
                            </a:fillRef>
                            <a:effectRef idx="0">
                              <a:scrgbClr r="0" g="0" b="0"/>
                            </a:effectRef>
                            <a:fontRef idx="minor"/>
                          </wps:style>
                          <wps:txbx>
                            <w:txbxContent>
                              <w:p w14:paraId="0C76B656" w14:textId="77777777" w:rsidR="00314B16" w:rsidRDefault="00314B16" w:rsidP="00314B16">
                                <w:pPr>
                                  <w:pStyle w:val="normal1"/>
                                  <w:spacing w:line="240" w:lineRule="exact"/>
                                </w:pPr>
                              </w:p>
                            </w:txbxContent>
                          </wps:txbx>
                          <wps:bodyPr lIns="0" tIns="0" rIns="0" bIns="0" anchor="ctr">
                            <a:noAutofit/>
                          </wps:bodyPr>
                        </wps:wsp>
                        <wps:wsp>
                          <wps:cNvPr id="18" name="Shape 2"/>
                          <wps:cNvSpPr/>
                          <wps:spPr>
                            <a:xfrm>
                              <a:off x="3240" y="1343520"/>
                              <a:ext cx="5937120" cy="114048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75791D77" w14:textId="77777777" w:rsidR="00314B16" w:rsidRDefault="00314B16" w:rsidP="00314B16">
                                <w:pPr>
                                  <w:pStyle w:val="normal1"/>
                                  <w:spacing w:before="1" w:line="298" w:lineRule="exact"/>
                                  <w:ind w:left="105" w:firstLine="105"/>
                                </w:pPr>
                                <w:r>
                                  <w:rPr>
                                    <w:rFonts w:ascii="Times New Roman" w:eastAsia="Times New Roman" w:hAnsi="Times New Roman" w:cs="Times New Roman"/>
                                    <w:b/>
                                    <w:color w:val="000000"/>
                                    <w:sz w:val="26"/>
                                  </w:rPr>
                                  <w:t>Ngoại lệ</w:t>
                                </w:r>
                              </w:p>
                              <w:p w14:paraId="426C470E" w14:textId="77777777" w:rsidR="00314B16" w:rsidRDefault="00314B16" w:rsidP="00314B16">
                                <w:pPr>
                                  <w:pStyle w:val="normal1"/>
                                  <w:spacing w:line="240" w:lineRule="exact"/>
                                  <w:ind w:left="1185" w:firstLine="825"/>
                                </w:pPr>
                                <w:r>
                                  <w:rPr>
                                    <w:rFonts w:ascii="Times New Roman" w:eastAsia="Times New Roman" w:hAnsi="Times New Roman" w:cs="Times New Roman"/>
                                    <w:color w:val="000000"/>
                                    <w:sz w:val="26"/>
                                  </w:rPr>
                                  <w:t>3. Khách hàng điền địa chỉ nhận hàng và chọn phương thức thanh toán là thanh toán trực tuyến</w:t>
                                </w:r>
                              </w:p>
                              <w:p w14:paraId="4EEEC26C" w14:textId="77777777" w:rsidR="00314B16" w:rsidRDefault="00314B16" w:rsidP="00314B16">
                                <w:pPr>
                                  <w:pStyle w:val="normal1"/>
                                  <w:spacing w:line="240" w:lineRule="exact"/>
                                  <w:ind w:left="935" w:firstLine="735"/>
                                </w:pPr>
                                <w:r>
                                  <w:rPr>
                                    <w:rFonts w:ascii="Times New Roman" w:eastAsia="Times New Roman" w:hAnsi="Times New Roman" w:cs="Times New Roman"/>
                                    <w:color w:val="000000"/>
                                    <w:sz w:val="26"/>
                                  </w:rPr>
                                  <w:t>Hệ thống chuyển đến trang thanh toán của zaloPay.</w:t>
                                </w:r>
                              </w:p>
                              <w:p w14:paraId="38A57703" w14:textId="77777777" w:rsidR="00314B16" w:rsidRDefault="00314B16" w:rsidP="00314B16">
                                <w:pPr>
                                  <w:pStyle w:val="normal1"/>
                                  <w:spacing w:before="1" w:line="298" w:lineRule="exact"/>
                                  <w:ind w:left="935" w:firstLine="735"/>
                                </w:pPr>
                                <w:r>
                                  <w:rPr>
                                    <w:rFonts w:ascii="Times New Roman" w:eastAsia="Times New Roman" w:hAnsi="Times New Roman" w:cs="Times New Roman"/>
                                    <w:color w:val="000000"/>
                                    <w:sz w:val="26"/>
                                  </w:rPr>
                                  <w:t>Khách hàng tiến hành thanh toán</w:t>
                                </w:r>
                              </w:p>
                              <w:p w14:paraId="3ED37665" w14:textId="77777777" w:rsidR="00314B16" w:rsidRDefault="00314B16" w:rsidP="00314B16">
                                <w:pPr>
                                  <w:pStyle w:val="normal1"/>
                                  <w:spacing w:line="298" w:lineRule="exact"/>
                                  <w:ind w:left="935" w:firstLine="735"/>
                                </w:pPr>
                                <w:r>
                                  <w:rPr>
                                    <w:rFonts w:ascii="Times New Roman" w:eastAsia="Times New Roman" w:hAnsi="Times New Roman" w:cs="Times New Roman"/>
                                    <w:color w:val="000000"/>
                                    <w:sz w:val="26"/>
                                  </w:rPr>
                                  <w:t>Quay trở lại bước 4 của chuỗi sự kiện chính.</w:t>
                                </w:r>
                              </w:p>
                            </w:txbxContent>
                          </wps:txbx>
                          <wps:bodyPr lIns="0" tIns="0" rIns="0" bIns="0" anchor="t">
                            <a:noAutofit/>
                          </wps:bodyPr>
                        </wps:wsp>
                        <wps:wsp>
                          <wps:cNvPr id="19" name="Shape 3"/>
                          <wps:cNvSpPr/>
                          <wps:spPr>
                            <a:xfrm>
                              <a:off x="3240" y="3240"/>
                              <a:ext cx="5937120" cy="133488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197A3254" w14:textId="77777777" w:rsidR="00314B16" w:rsidRDefault="00314B16" w:rsidP="00314B16">
                                <w:pPr>
                                  <w:pStyle w:val="normal1"/>
                                  <w:spacing w:line="298" w:lineRule="exact"/>
                                  <w:ind w:left="105" w:firstLine="105"/>
                                </w:pPr>
                                <w:r>
                                  <w:rPr>
                                    <w:rFonts w:ascii="Times New Roman" w:eastAsia="Times New Roman" w:hAnsi="Times New Roman" w:cs="Times New Roman"/>
                                    <w:b/>
                                    <w:color w:val="000000"/>
                                    <w:sz w:val="26"/>
                                  </w:rPr>
                                  <w:t>Chuỗi sự kiện chính</w:t>
                                </w:r>
                              </w:p>
                              <w:p w14:paraId="7FE983CC" w14:textId="77777777" w:rsidR="00314B16" w:rsidRDefault="00314B16" w:rsidP="00314B16">
                                <w:pPr>
                                  <w:pStyle w:val="normal1"/>
                                  <w:spacing w:before="1" w:line="298" w:lineRule="exact"/>
                                  <w:ind w:left="1025" w:firstLine="825"/>
                                </w:pPr>
                                <w:r>
                                  <w:rPr>
                                    <w:rFonts w:ascii="Times New Roman" w:eastAsia="Times New Roman" w:hAnsi="Times New Roman" w:cs="Times New Roman"/>
                                    <w:color w:val="000000"/>
                                    <w:sz w:val="26"/>
                                  </w:rPr>
                                  <w:t>Khách hàng ấn thanh toán trên trang giỏ hàng</w:t>
                                </w:r>
                              </w:p>
                              <w:p w14:paraId="3C722DA8" w14:textId="77777777" w:rsidR="00314B16" w:rsidRDefault="00314B16" w:rsidP="00314B16">
                                <w:pPr>
                                  <w:pStyle w:val="normal1"/>
                                  <w:spacing w:line="240" w:lineRule="exact"/>
                                  <w:ind w:left="1025" w:right="277" w:firstLine="825"/>
                                </w:pPr>
                                <w:r>
                                  <w:rPr>
                                    <w:rFonts w:ascii="Times New Roman" w:eastAsia="Times New Roman" w:hAnsi="Times New Roman" w:cs="Times New Roman"/>
                                    <w:color w:val="000000"/>
                                    <w:sz w:val="26"/>
                                  </w:rPr>
                                  <w:t>Hệ thống hiển thị trang điền thông tin thanh toán, gồm có địa chỉ nhận hàng và phương thức thanh toán</w:t>
                                </w:r>
                              </w:p>
                              <w:p w14:paraId="034E6C50" w14:textId="77777777" w:rsidR="00314B16" w:rsidRDefault="00314B16" w:rsidP="00314B16">
                                <w:pPr>
                                  <w:pStyle w:val="normal1"/>
                                  <w:spacing w:line="240" w:lineRule="exact"/>
                                  <w:ind w:left="1025" w:right="820" w:firstLine="825"/>
                                </w:pPr>
                                <w:r>
                                  <w:rPr>
                                    <w:rFonts w:ascii="Times New Roman" w:eastAsia="Times New Roman" w:hAnsi="Times New Roman" w:cs="Times New Roman"/>
                                    <w:color w:val="000000"/>
                                    <w:sz w:val="26"/>
                                  </w:rPr>
                                  <w:t>Khách hàng điền địa chỉ nhận hàng và chọn phương thức thanh toán là Thanh toán khi nhận hàng.</w:t>
                                </w:r>
                              </w:p>
                              <w:p w14:paraId="729DEA36" w14:textId="77777777" w:rsidR="00314B16" w:rsidRDefault="00314B16" w:rsidP="00314B16">
                                <w:pPr>
                                  <w:pStyle w:val="normal1"/>
                                  <w:spacing w:line="299" w:lineRule="exact"/>
                                  <w:ind w:left="1025" w:firstLine="825"/>
                                </w:pPr>
                                <w:r>
                                  <w:rPr>
                                    <w:rFonts w:ascii="Times New Roman" w:eastAsia="Times New Roman" w:hAnsi="Times New Roman" w:cs="Times New Roman"/>
                                    <w:color w:val="000000"/>
                                    <w:sz w:val="26"/>
                                  </w:rPr>
                                  <w:t>Hệ thống lưu trạng thái của đơn hàng và chuyển về trang danh sách đã mua.</w:t>
                                </w:r>
                              </w:p>
                            </w:txbxContent>
                          </wps:txbx>
                          <wps:bodyPr lIns="0" tIns="0" rIns="0" bIns="0" anchor="t">
                            <a:noAutofit/>
                          </wps:bodyPr>
                        </wps:wsp>
                      </wpg:grpSp>
                    </wpg:wgp>
                  </a:graphicData>
                </a:graphic>
              </wp:inline>
            </w:drawing>
          </mc:Choice>
          <mc:Fallback>
            <w:pict>
              <v:group w14:anchorId="49F9B3EC" id="Shape2" o:spid="_x0000_s1031" style="width:468pt;height:195.8pt;mso-position-horizontal-relative:char;mso-position-vertical-relative:line" coordsize="59436,2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">
                <v:group id="Group 1137268277" o:spid="_x0000_s1032" style="position:absolute;width:59436;height:24865"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">
                  <v:rect id="Shape 1" o:spid="_x0000_s1033" style="position:absolute;width:5943600;height:2486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" filled="f" stroked="f" strokeweight="0">
                    <v:textbox inset="0,0,0,0">
                      <w:txbxContent>
                        <w:p w14:paraId="0C76B656" w14:textId="77777777" w:rsidR="00314B16" w:rsidRDefault="00314B16" w:rsidP="00314B16">
                          <w:pPr>
                            <w:pStyle w:val="normal1"/>
                            <w:spacing w:line="240" w:lineRule="exact"/>
                          </w:pPr>
                        </w:p>
                      </w:txbxContent>
                    </v:textbox>
                  </v:rect>
                  <v:rect id="Shape 2" o:spid="_x0000_s1034" style="position:absolute;left:3240;top:1343520;width:5937120;height:1140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" filled="f">
                    <v:stroke joinstyle="round"/>
                    <v:textbox inset="0,0,0,0">
                      <w:txbxContent>
                        <w:p w14:paraId="75791D77" w14:textId="77777777" w:rsidR="00314B16" w:rsidRDefault="00314B16" w:rsidP="00314B16">
                          <w:pPr>
                            <w:pStyle w:val="normal1"/>
                            <w:spacing w:before="1" w:line="298" w:lineRule="exact"/>
                            <w:ind w:left="105" w:firstLine="105"/>
                          </w:pPr>
                          <w:r>
                            <w:rPr>
                              <w:rFonts w:ascii="Times New Roman" w:eastAsia="Times New Roman" w:hAnsi="Times New Roman" w:cs="Times New Roman"/>
                              <w:b/>
                              <w:color w:val="000000"/>
                              <w:sz w:val="26"/>
                            </w:rPr>
                            <w:t>Ngoại lệ</w:t>
                          </w:r>
                        </w:p>
                        <w:p w14:paraId="426C470E" w14:textId="77777777" w:rsidR="00314B16" w:rsidRDefault="00314B16" w:rsidP="00314B16">
                          <w:pPr>
                            <w:pStyle w:val="normal1"/>
                            <w:spacing w:line="240" w:lineRule="exact"/>
                            <w:ind w:left="1185" w:firstLine="825"/>
                          </w:pPr>
                          <w:r>
                            <w:rPr>
                              <w:rFonts w:ascii="Times New Roman" w:eastAsia="Times New Roman" w:hAnsi="Times New Roman" w:cs="Times New Roman"/>
                              <w:color w:val="000000"/>
                              <w:sz w:val="26"/>
                            </w:rPr>
                            <w:t>3. Khách hàng điền địa chỉ nhận hàng và chọn phương thức thanh toán là thanh toán trực tuyến</w:t>
                          </w:r>
                        </w:p>
                        <w:p w14:paraId="4EEEC26C" w14:textId="77777777" w:rsidR="00314B16" w:rsidRDefault="00314B16" w:rsidP="00314B16">
                          <w:pPr>
                            <w:pStyle w:val="normal1"/>
                            <w:spacing w:line="240" w:lineRule="exact"/>
                            <w:ind w:left="935" w:firstLine="735"/>
                          </w:pPr>
                          <w:r>
                            <w:rPr>
                              <w:rFonts w:ascii="Times New Roman" w:eastAsia="Times New Roman" w:hAnsi="Times New Roman" w:cs="Times New Roman"/>
                              <w:color w:val="000000"/>
                              <w:sz w:val="26"/>
                            </w:rPr>
                            <w:t>Hệ thống chuyển đến trang thanh toán của zaloPay.</w:t>
                          </w:r>
                        </w:p>
                        <w:p w14:paraId="38A57703" w14:textId="77777777" w:rsidR="00314B16" w:rsidRDefault="00314B16" w:rsidP="00314B16">
                          <w:pPr>
                            <w:pStyle w:val="normal1"/>
                            <w:spacing w:before="1" w:line="298" w:lineRule="exact"/>
                            <w:ind w:left="935" w:firstLine="735"/>
                          </w:pPr>
                          <w:r>
                            <w:rPr>
                              <w:rFonts w:ascii="Times New Roman" w:eastAsia="Times New Roman" w:hAnsi="Times New Roman" w:cs="Times New Roman"/>
                              <w:color w:val="000000"/>
                              <w:sz w:val="26"/>
                            </w:rPr>
                            <w:t>Khách hàng tiến hành thanh toán</w:t>
                          </w:r>
                        </w:p>
                        <w:p w14:paraId="3ED37665" w14:textId="77777777" w:rsidR="00314B16" w:rsidRDefault="00314B16" w:rsidP="00314B16">
                          <w:pPr>
                            <w:pStyle w:val="normal1"/>
                            <w:spacing w:line="298" w:lineRule="exact"/>
                            <w:ind w:left="935" w:firstLine="735"/>
                          </w:pPr>
                          <w:r>
                            <w:rPr>
                              <w:rFonts w:ascii="Times New Roman" w:eastAsia="Times New Roman" w:hAnsi="Times New Roman" w:cs="Times New Roman"/>
                              <w:color w:val="000000"/>
                              <w:sz w:val="26"/>
                            </w:rPr>
                            <w:t>Quay trở lại bước 4 của chuỗi sự kiện chính.</w:t>
                          </w:r>
                        </w:p>
                      </w:txbxContent>
                    </v:textbox>
                  </v:rect>
                  <v:rect id="Shape 3" o:spid="_x0000_s1035" style="position:absolute;left:3240;top:3240;width:5937120;height:1334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" filled="f">
                    <v:stroke joinstyle="round"/>
                    <v:textbox inset="0,0,0,0">
                      <w:txbxContent>
                        <w:p w14:paraId="197A3254" w14:textId="77777777" w:rsidR="00314B16" w:rsidRDefault="00314B16" w:rsidP="00314B16">
                          <w:pPr>
                            <w:pStyle w:val="normal1"/>
                            <w:spacing w:line="298" w:lineRule="exact"/>
                            <w:ind w:left="105" w:firstLine="105"/>
                          </w:pPr>
                          <w:r>
                            <w:rPr>
                              <w:rFonts w:ascii="Times New Roman" w:eastAsia="Times New Roman" w:hAnsi="Times New Roman" w:cs="Times New Roman"/>
                              <w:b/>
                              <w:color w:val="000000"/>
                              <w:sz w:val="26"/>
                            </w:rPr>
                            <w:t>Chuỗi sự kiện chính</w:t>
                          </w:r>
                        </w:p>
                        <w:p w14:paraId="7FE983CC" w14:textId="77777777" w:rsidR="00314B16" w:rsidRDefault="00314B16" w:rsidP="00314B16">
                          <w:pPr>
                            <w:pStyle w:val="normal1"/>
                            <w:spacing w:before="1" w:line="298" w:lineRule="exact"/>
                            <w:ind w:left="1025" w:firstLine="825"/>
                          </w:pPr>
                          <w:r>
                            <w:rPr>
                              <w:rFonts w:ascii="Times New Roman" w:eastAsia="Times New Roman" w:hAnsi="Times New Roman" w:cs="Times New Roman"/>
                              <w:color w:val="000000"/>
                              <w:sz w:val="26"/>
                            </w:rPr>
                            <w:t>Khách hàng ấn thanh toán trên trang giỏ hàng</w:t>
                          </w:r>
                        </w:p>
                        <w:p w14:paraId="3C722DA8" w14:textId="77777777" w:rsidR="00314B16" w:rsidRDefault="00314B16" w:rsidP="00314B16">
                          <w:pPr>
                            <w:pStyle w:val="normal1"/>
                            <w:spacing w:line="240" w:lineRule="exact"/>
                            <w:ind w:left="1025" w:right="277" w:firstLine="825"/>
                          </w:pPr>
                          <w:r>
                            <w:rPr>
                              <w:rFonts w:ascii="Times New Roman" w:eastAsia="Times New Roman" w:hAnsi="Times New Roman" w:cs="Times New Roman"/>
                              <w:color w:val="000000"/>
                              <w:sz w:val="26"/>
                            </w:rPr>
                            <w:t>Hệ thống hiển thị trang điền thông tin thanh toán, gồm có địa chỉ nhận hàng và phương thức thanh toán</w:t>
                          </w:r>
                        </w:p>
                        <w:p w14:paraId="034E6C50" w14:textId="77777777" w:rsidR="00314B16" w:rsidRDefault="00314B16" w:rsidP="00314B16">
                          <w:pPr>
                            <w:pStyle w:val="normal1"/>
                            <w:spacing w:line="240" w:lineRule="exact"/>
                            <w:ind w:left="1025" w:right="820" w:firstLine="825"/>
                          </w:pPr>
                          <w:r>
                            <w:rPr>
                              <w:rFonts w:ascii="Times New Roman" w:eastAsia="Times New Roman" w:hAnsi="Times New Roman" w:cs="Times New Roman"/>
                              <w:color w:val="000000"/>
                              <w:sz w:val="26"/>
                            </w:rPr>
                            <w:t>Khách hàng điền địa chỉ nhận hàng và chọn phương thức thanh toán là Thanh toán khi nhận hàng.</w:t>
                          </w:r>
                        </w:p>
                        <w:p w14:paraId="729DEA36" w14:textId="77777777" w:rsidR="00314B16" w:rsidRDefault="00314B16" w:rsidP="00314B16">
                          <w:pPr>
                            <w:pStyle w:val="normal1"/>
                            <w:spacing w:line="299" w:lineRule="exact"/>
                            <w:ind w:left="1025" w:firstLine="825"/>
                          </w:pPr>
                          <w:r>
                            <w:rPr>
                              <w:rFonts w:ascii="Times New Roman" w:eastAsia="Times New Roman" w:hAnsi="Times New Roman" w:cs="Times New Roman"/>
                              <w:color w:val="000000"/>
                              <w:sz w:val="26"/>
                            </w:rPr>
                            <w:t>Hệ thống lưu trạng thái của đơn hàng và chuyển về trang danh sách đã mua.</w:t>
                          </w:r>
                        </w:p>
                      </w:txbxContent>
                    </v:textbox>
                  </v:rect>
                </v:group>
                <w10:anchorlock/>
              </v:group>
            </w:pict>
          </mc:Fallback>
        </mc:AlternateContent>
      </w:r>
    </w:p>
    <w:p w14:paraId="7659B9C1" w14:textId="77777777" w:rsidR="00314B16" w:rsidRPr="006454E5" w:rsidRDefault="00314B16" w:rsidP="00314B16">
      <w:pPr>
        <w:pStyle w:val="normal1"/>
        <w:ind w:left="115"/>
        <w:rPr>
          <w:rFonts w:ascii="Times New Roman" w:hAnsi="Times New Roman" w:cs="Times New Roman"/>
          <w:sz w:val="26"/>
          <w:szCs w:val="26"/>
        </w:rPr>
      </w:pPr>
      <w:bookmarkStart w:id="459" w:name="1664s55"/>
      <w:bookmarkEnd w:id="459"/>
    </w:p>
    <w:p w14:paraId="6B380BA9" w14:textId="0DFC0BCC" w:rsidR="00314B16" w:rsidRPr="006454E5" w:rsidRDefault="00D1452A" w:rsidP="00790665">
      <w:pPr>
        <w:pStyle w:val="Heading3"/>
        <w:rPr>
          <w:rFonts w:cs="Times New Roman"/>
          <w:szCs w:val="26"/>
        </w:rPr>
      </w:pPr>
      <w:bookmarkStart w:id="460" w:name="__RefHeading___Toc26608_1225579473"/>
      <w:bookmarkStart w:id="461" w:name="1664s55_Copy_1"/>
      <w:bookmarkStart w:id="462" w:name="_3q5sasy"/>
      <w:bookmarkStart w:id="463" w:name="_Toc185447753"/>
      <w:bookmarkStart w:id="464" w:name="_Toc185534216"/>
      <w:bookmarkStart w:id="465" w:name="_Toc185706971"/>
      <w:bookmarkStart w:id="466" w:name="_Toc185881051"/>
      <w:bookmarkStart w:id="467" w:name="_Toc185881130"/>
      <w:bookmarkEnd w:id="460"/>
      <w:bookmarkEnd w:id="461"/>
      <w:bookmarkEnd w:id="462"/>
      <w:r w:rsidRPr="006454E5">
        <w:rPr>
          <w:rFonts w:cs="Times New Roman"/>
          <w:szCs w:val="26"/>
        </w:rPr>
        <w:t xml:space="preserve">2.1.10. </w:t>
      </w:r>
      <w:r w:rsidR="00314B16" w:rsidRPr="006454E5">
        <w:rPr>
          <w:rFonts w:cs="Times New Roman"/>
          <w:szCs w:val="26"/>
        </w:rPr>
        <w:t>Biểu đồ phân rã và kịch bản UC Quản lý thông tin tài khoản</w:t>
      </w:r>
      <w:bookmarkEnd w:id="463"/>
      <w:bookmarkEnd w:id="464"/>
      <w:bookmarkEnd w:id="465"/>
      <w:bookmarkEnd w:id="466"/>
      <w:bookmarkEnd w:id="467"/>
    </w:p>
    <w:p w14:paraId="60244E8D" w14:textId="77777777" w:rsidR="00314B16" w:rsidRPr="006454E5" w:rsidRDefault="00314B16" w:rsidP="00314B16">
      <w:pPr>
        <w:pStyle w:val="normal1"/>
        <w:spacing w:before="113"/>
        <w:rPr>
          <w:rFonts w:ascii="Times New Roman" w:hAnsi="Times New Roman" w:cs="Times New Roman"/>
          <w:b/>
          <w:sz w:val="26"/>
          <w:szCs w:val="26"/>
        </w:rPr>
      </w:pPr>
      <w:r w:rsidRPr="006454E5">
        <w:rPr>
          <w:rFonts w:ascii="Times New Roman" w:hAnsi="Times New Roman" w:cs="Times New Roman"/>
          <w:b/>
          <w:noProof/>
          <w:sz w:val="26"/>
          <w:szCs w:val="26"/>
        </w:rPr>
        <w:drawing>
          <wp:anchor distT="0" distB="0" distL="0" distR="0" simplePos="0" relativeHeight="251666432" behindDoc="0" locked="0" layoutInCell="0" allowOverlap="1" wp14:anchorId="20081370" wp14:editId="36FCD788">
            <wp:simplePos x="0" y="0"/>
            <wp:positionH relativeFrom="column">
              <wp:posOffset>162560</wp:posOffset>
            </wp:positionH>
            <wp:positionV relativeFrom="paragraph">
              <wp:posOffset>233680</wp:posOffset>
            </wp:positionV>
            <wp:extent cx="5928995" cy="2938145"/>
            <wp:effectExtent l="0" t="0" r="0" b="0"/>
            <wp:wrapTopAndBottom/>
            <wp:docPr id="20" name="image14.jp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jpg" descr="A diagram of a diagram&#10;&#10;Description automatically generated"/>
                    <pic:cNvPicPr>
                      <a:picLocks noChangeAspect="1" noChangeArrowheads="1"/>
                    </pic:cNvPicPr>
                  </pic:nvPicPr>
                  <pic:blipFill>
                    <a:blip r:embed="rId31"/>
                    <a:stretch>
                      <a:fillRect/>
                    </a:stretch>
                  </pic:blipFill>
                  <pic:spPr bwMode="auto">
                    <a:xfrm>
                      <a:off x="0" y="0"/>
                      <a:ext cx="5928995" cy="2938145"/>
                    </a:xfrm>
                    <a:prstGeom prst="rect">
                      <a:avLst/>
                    </a:prstGeom>
                    <a:noFill/>
                  </pic:spPr>
                </pic:pic>
              </a:graphicData>
            </a:graphic>
          </wp:anchor>
        </w:drawing>
      </w:r>
    </w:p>
    <w:p w14:paraId="6BE6504F" w14:textId="77777777" w:rsidR="00314B16" w:rsidRPr="006454E5" w:rsidRDefault="00314B16" w:rsidP="00314B16">
      <w:pPr>
        <w:pStyle w:val="normal1"/>
        <w:spacing w:before="4" w:after="1"/>
        <w:rPr>
          <w:rFonts w:ascii="Times New Roman" w:hAnsi="Times New Roman" w:cs="Times New Roman"/>
          <w:i/>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50362EF6"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7DA3E5C6"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13B2DF88"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sz w:val="26"/>
                <w:szCs w:val="26"/>
              </w:rPr>
              <w:t>Người dùng (User)</w:t>
            </w:r>
          </w:p>
        </w:tc>
      </w:tr>
      <w:tr w:rsidR="00314B16" w:rsidRPr="00F06492" w14:paraId="76DCD9DA"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49B462F1"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28448DA5" w14:textId="77777777" w:rsidR="00314B16" w:rsidRPr="006454E5" w:rsidRDefault="00314B16" w:rsidP="00314B16">
            <w:pPr>
              <w:pStyle w:val="normal1"/>
              <w:numPr>
                <w:ilvl w:val="0"/>
                <w:numId w:val="27"/>
              </w:numPr>
              <w:tabs>
                <w:tab w:val="left" w:pos="829"/>
              </w:tabs>
              <w:spacing w:before="1" w:line="312" w:lineRule="auto"/>
              <w:ind w:left="829" w:hanging="359"/>
              <w:rPr>
                <w:rFonts w:ascii="Times New Roman" w:hAnsi="Times New Roman" w:cs="Times New Roman"/>
                <w:sz w:val="26"/>
                <w:szCs w:val="26"/>
              </w:rPr>
            </w:pPr>
            <w:r w:rsidRPr="006454E5">
              <w:rPr>
                <w:rFonts w:ascii="Times New Roman" w:hAnsi="Times New Roman" w:cs="Times New Roman"/>
                <w:sz w:val="26"/>
                <w:szCs w:val="26"/>
              </w:rPr>
              <w:t>Đăng nhập thành công</w:t>
            </w:r>
          </w:p>
          <w:p w14:paraId="68FAC177" w14:textId="77777777" w:rsidR="00314B16" w:rsidRPr="006454E5" w:rsidRDefault="00314B16" w:rsidP="00314B16">
            <w:pPr>
              <w:pStyle w:val="normal1"/>
              <w:numPr>
                <w:ilvl w:val="0"/>
                <w:numId w:val="27"/>
              </w:numPr>
              <w:tabs>
                <w:tab w:val="left" w:pos="829"/>
              </w:tabs>
              <w:spacing w:line="264" w:lineRule="auto"/>
              <w:ind w:left="829" w:hanging="359"/>
              <w:rPr>
                <w:rFonts w:ascii="Times New Roman" w:hAnsi="Times New Roman" w:cs="Times New Roman"/>
                <w:sz w:val="26"/>
                <w:szCs w:val="26"/>
              </w:rPr>
            </w:pPr>
            <w:r w:rsidRPr="006454E5">
              <w:rPr>
                <w:rFonts w:ascii="Times New Roman" w:hAnsi="Times New Roman" w:cs="Times New Roman"/>
                <w:sz w:val="26"/>
                <w:szCs w:val="26"/>
              </w:rPr>
              <w:t>Chuyển đến trang chủ</w:t>
            </w:r>
          </w:p>
        </w:tc>
      </w:tr>
      <w:tr w:rsidR="00314B16" w:rsidRPr="00F06492" w14:paraId="11A0AD01" w14:textId="77777777" w:rsidTr="00B52E04">
        <w:trPr>
          <w:trHeight w:val="599"/>
        </w:trPr>
        <w:tc>
          <w:tcPr>
            <w:tcW w:w="4674" w:type="dxa"/>
            <w:tcBorders>
              <w:top w:val="single" w:sz="4" w:space="0" w:color="000000"/>
              <w:left w:val="single" w:sz="4" w:space="0" w:color="000000"/>
              <w:bottom w:val="single" w:sz="4" w:space="0" w:color="000000"/>
              <w:right w:val="single" w:sz="4" w:space="0" w:color="000000"/>
            </w:tcBorders>
          </w:tcPr>
          <w:p w14:paraId="119E886B"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09E42D0B" w14:textId="77777777" w:rsidR="00314B16" w:rsidRPr="006454E5" w:rsidRDefault="00314B16" w:rsidP="00314B16">
            <w:pPr>
              <w:pStyle w:val="normal1"/>
              <w:numPr>
                <w:ilvl w:val="0"/>
                <w:numId w:val="28"/>
              </w:numPr>
              <w:tabs>
                <w:tab w:val="left" w:pos="830"/>
              </w:tabs>
              <w:spacing w:line="300" w:lineRule="auto"/>
              <w:ind w:right="197"/>
              <w:rPr>
                <w:rFonts w:ascii="Times New Roman" w:hAnsi="Times New Roman" w:cs="Times New Roman"/>
                <w:sz w:val="26"/>
                <w:szCs w:val="26"/>
              </w:rPr>
            </w:pPr>
            <w:r w:rsidRPr="006454E5">
              <w:rPr>
                <w:rFonts w:ascii="Times New Roman" w:hAnsi="Times New Roman" w:cs="Times New Roman"/>
                <w:sz w:val="26"/>
                <w:szCs w:val="26"/>
              </w:rPr>
              <w:t>Người dùng chỉnh sửa thông tin tài khoản thành công</w:t>
            </w:r>
          </w:p>
        </w:tc>
      </w:tr>
      <w:tr w:rsidR="00314B16" w:rsidRPr="00F06492" w14:paraId="0178FACA" w14:textId="77777777" w:rsidTr="00B52E04">
        <w:trPr>
          <w:trHeight w:val="1794"/>
        </w:trPr>
        <w:tc>
          <w:tcPr>
            <w:tcW w:w="9349" w:type="dxa"/>
            <w:gridSpan w:val="2"/>
            <w:tcBorders>
              <w:top w:val="single" w:sz="4" w:space="0" w:color="000000"/>
              <w:left w:val="single" w:sz="4" w:space="0" w:color="000000"/>
              <w:bottom w:val="single" w:sz="4" w:space="0" w:color="000000"/>
              <w:right w:val="single" w:sz="4" w:space="0" w:color="000000"/>
            </w:tcBorders>
          </w:tcPr>
          <w:p w14:paraId="5C19C711"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lastRenderedPageBreak/>
              <w:t>Chuỗi sự kiện chính</w:t>
            </w:r>
          </w:p>
          <w:p w14:paraId="63F6D0DC" w14:textId="77777777" w:rsidR="00314B16" w:rsidRPr="006454E5" w:rsidRDefault="00314B16" w:rsidP="00314B16">
            <w:pPr>
              <w:pStyle w:val="normal1"/>
              <w:numPr>
                <w:ilvl w:val="0"/>
                <w:numId w:val="29"/>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hàng ấn vào nút thông tin tài khoản.</w:t>
            </w:r>
          </w:p>
          <w:p w14:paraId="0EB7612A" w14:textId="77777777" w:rsidR="00314B16" w:rsidRPr="006454E5" w:rsidRDefault="00314B16" w:rsidP="00314B16">
            <w:pPr>
              <w:pStyle w:val="normal1"/>
              <w:numPr>
                <w:ilvl w:val="0"/>
                <w:numId w:val="29"/>
              </w:numPr>
              <w:tabs>
                <w:tab w:val="left" w:pos="1190"/>
              </w:tabs>
              <w:ind w:right="301"/>
              <w:rPr>
                <w:rFonts w:ascii="Times New Roman" w:hAnsi="Times New Roman" w:cs="Times New Roman"/>
                <w:sz w:val="26"/>
                <w:szCs w:val="26"/>
              </w:rPr>
            </w:pPr>
            <w:r w:rsidRPr="006454E5">
              <w:rPr>
                <w:rFonts w:ascii="Times New Roman" w:hAnsi="Times New Roman" w:cs="Times New Roman"/>
                <w:sz w:val="26"/>
                <w:szCs w:val="26"/>
              </w:rPr>
              <w:t>Hệ thống hiển thị thông tin của người dùng, gồm có thông tin, hình ảnh của người dùng, thông tin mật khẩu của người dùng</w:t>
            </w:r>
          </w:p>
          <w:p w14:paraId="2C17488C" w14:textId="77777777" w:rsidR="00314B16" w:rsidRPr="006454E5" w:rsidRDefault="00314B16" w:rsidP="00314B16">
            <w:pPr>
              <w:pStyle w:val="normal1"/>
              <w:numPr>
                <w:ilvl w:val="0"/>
                <w:numId w:val="29"/>
              </w:numPr>
              <w:tabs>
                <w:tab w:val="left" w:pos="1189"/>
              </w:tabs>
              <w:ind w:left="1189" w:hanging="359"/>
              <w:rPr>
                <w:rFonts w:ascii="Times New Roman" w:hAnsi="Times New Roman" w:cs="Times New Roman"/>
                <w:sz w:val="26"/>
                <w:szCs w:val="26"/>
              </w:rPr>
            </w:pPr>
            <w:r w:rsidRPr="006454E5">
              <w:rPr>
                <w:rFonts w:ascii="Times New Roman" w:hAnsi="Times New Roman" w:cs="Times New Roman"/>
                <w:sz w:val="26"/>
                <w:szCs w:val="26"/>
              </w:rPr>
              <w:t>Người dùng chỉnh sửa thông tin và lưu</w:t>
            </w:r>
          </w:p>
          <w:p w14:paraId="1446F6DB" w14:textId="77777777" w:rsidR="00314B16" w:rsidRPr="006454E5" w:rsidRDefault="00314B16" w:rsidP="00314B16">
            <w:pPr>
              <w:pStyle w:val="normal1"/>
              <w:numPr>
                <w:ilvl w:val="0"/>
                <w:numId w:val="29"/>
              </w:numPr>
              <w:tabs>
                <w:tab w:val="left" w:pos="1189"/>
              </w:tabs>
              <w:spacing w:line="276"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lưu các thông tin đã chỉnh sửa.</w:t>
            </w:r>
          </w:p>
        </w:tc>
      </w:tr>
      <w:tr w:rsidR="00314B16" w:rsidRPr="00F06492" w14:paraId="5FF987D4" w14:textId="77777777" w:rsidTr="00B52E04">
        <w:trPr>
          <w:trHeight w:val="1195"/>
        </w:trPr>
        <w:tc>
          <w:tcPr>
            <w:tcW w:w="9349" w:type="dxa"/>
            <w:gridSpan w:val="2"/>
            <w:tcBorders>
              <w:top w:val="single" w:sz="4" w:space="0" w:color="000000"/>
              <w:left w:val="single" w:sz="4" w:space="0" w:color="000000"/>
              <w:bottom w:val="single" w:sz="4" w:space="0" w:color="000000"/>
              <w:right w:val="single" w:sz="4" w:space="0" w:color="000000"/>
            </w:tcBorders>
          </w:tcPr>
          <w:p w14:paraId="1939D8F3"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Ngoại lệ</w:t>
            </w:r>
          </w:p>
          <w:p w14:paraId="5B449348" w14:textId="77777777" w:rsidR="00314B16" w:rsidRPr="006454E5" w:rsidRDefault="00314B16" w:rsidP="00314B16">
            <w:pPr>
              <w:pStyle w:val="normal1"/>
              <w:numPr>
                <w:ilvl w:val="0"/>
                <w:numId w:val="30"/>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thông báo nhập đầy đủ các trường cần thiết.</w:t>
            </w:r>
          </w:p>
          <w:p w14:paraId="70D30E8D" w14:textId="77777777" w:rsidR="00314B16" w:rsidRPr="006454E5" w:rsidRDefault="00314B16" w:rsidP="00314B16">
            <w:pPr>
              <w:pStyle w:val="normal1"/>
              <w:numPr>
                <w:ilvl w:val="1"/>
                <w:numId w:val="30"/>
              </w:numPr>
              <w:tabs>
                <w:tab w:val="left" w:pos="1549"/>
              </w:tabs>
              <w:spacing w:line="290" w:lineRule="auto"/>
              <w:ind w:left="1549" w:hanging="719"/>
              <w:rPr>
                <w:rFonts w:ascii="Times New Roman" w:hAnsi="Times New Roman" w:cs="Times New Roman"/>
                <w:sz w:val="26"/>
                <w:szCs w:val="26"/>
              </w:rPr>
            </w:pPr>
            <w:r w:rsidRPr="006454E5">
              <w:rPr>
                <w:rFonts w:ascii="Times New Roman" w:hAnsi="Times New Roman" w:cs="Times New Roman"/>
                <w:sz w:val="26"/>
                <w:szCs w:val="26"/>
              </w:rPr>
              <w:t>Quay lại bước 3 của chuỗi sự kiện chính</w:t>
            </w:r>
          </w:p>
          <w:p w14:paraId="6BE23433" w14:textId="77777777" w:rsidR="00314B16" w:rsidRPr="006454E5" w:rsidRDefault="00314B16" w:rsidP="00B52E04">
            <w:pPr>
              <w:pStyle w:val="normal1"/>
              <w:spacing w:before="1" w:line="276" w:lineRule="auto"/>
              <w:ind w:left="830"/>
              <w:rPr>
                <w:rFonts w:ascii="Times New Roman" w:hAnsi="Times New Roman" w:cs="Times New Roman"/>
                <w:sz w:val="26"/>
                <w:szCs w:val="26"/>
              </w:rPr>
            </w:pPr>
            <w:r w:rsidRPr="006454E5">
              <w:rPr>
                <w:rFonts w:ascii="Times New Roman" w:hAnsi="Times New Roman" w:cs="Times New Roman"/>
                <w:sz w:val="26"/>
                <w:szCs w:val="26"/>
              </w:rPr>
              <w:t>4. Hệ thống thông báo mật khẩu hiện tại không đúng.</w:t>
            </w:r>
          </w:p>
        </w:tc>
      </w:tr>
    </w:tbl>
    <w:p w14:paraId="02DCC13D" w14:textId="50783DD8" w:rsidR="00314B16" w:rsidRPr="006454E5" w:rsidDel="00CA1DCE" w:rsidRDefault="00314B16" w:rsidP="00314B16">
      <w:pPr>
        <w:rPr>
          <w:del w:id="468" w:author="Khanh Cong" w:date="2024-12-28T14:02:00Z" w16du:dateUtc="2024-12-28T07:02:00Z"/>
          <w:rFonts w:cs="Times New Roman"/>
          <w:sz w:val="26"/>
          <w:szCs w:val="26"/>
        </w:rPr>
        <w:sectPr w:rsidR="00314B16" w:rsidRPr="006454E5" w:rsidDel="00CA1DCE" w:rsidSect="00537F18">
          <w:footerReference w:type="even" r:id="rId32"/>
          <w:footerReference w:type="default" r:id="rId33"/>
          <w:footerReference w:type="first" r:id="rId34"/>
          <w:pgSz w:w="12240" w:h="15840"/>
          <w:pgMar w:top="1440" w:right="1152" w:bottom="1440" w:left="1699" w:header="0" w:footer="1084" w:gutter="0"/>
          <w:cols w:space="720"/>
          <w:formProt w:val="0"/>
          <w:docGrid w:linePitch="100" w:charSpace="-8193"/>
          <w:sectPrChange w:id="469" w:author="Khanh Cong" w:date="2024-12-28T13:48:00Z" w16du:dateUtc="2024-12-28T06:48:00Z">
            <w:sectPr w:rsidR="00314B16" w:rsidRPr="006454E5" w:rsidDel="00CA1DCE" w:rsidSect="00537F18">
              <w:pgMar w:top="1320" w:right="640" w:bottom="1280" w:left="1580" w:header="0" w:footer="1084" w:gutter="0"/>
            </w:sectPr>
          </w:sectPrChange>
        </w:sectPr>
      </w:pPr>
      <w:del w:id="470" w:author="Khanh Cong" w:date="2024-12-28T14:02:00Z" w16du:dateUtc="2024-12-28T07:02:00Z">
        <w:r w:rsidRPr="006454E5" w:rsidDel="00CA1DCE">
          <w:rPr>
            <w:rFonts w:cs="Times New Roman"/>
            <w:sz w:val="26"/>
            <w:szCs w:val="26"/>
          </w:rPr>
          <w:br w:type="page"/>
        </w:r>
      </w:del>
    </w:p>
    <w:p w14:paraId="69EDDFE1" w14:textId="77777777" w:rsidR="00314B16" w:rsidRPr="006454E5" w:rsidRDefault="00314B16">
      <w:pPr>
        <w:rPr>
          <w:rFonts w:cs="Times New Roman"/>
          <w:i/>
          <w:sz w:val="26"/>
          <w:szCs w:val="26"/>
        </w:rPr>
        <w:pPrChange w:id="471" w:author="Khanh Cong" w:date="2024-12-28T14:02:00Z" w16du:dateUtc="2024-12-28T07:02:00Z">
          <w:pPr>
            <w:pStyle w:val="normal1"/>
          </w:pPr>
        </w:pPrChange>
      </w:pPr>
    </w:p>
    <w:p w14:paraId="65B2A6B6" w14:textId="77777777" w:rsidR="00314B16" w:rsidRPr="006454E5" w:rsidRDefault="00314B16" w:rsidP="00314B16">
      <w:pPr>
        <w:pStyle w:val="normal1"/>
        <w:ind w:left="115"/>
        <w:rPr>
          <w:rFonts w:ascii="Times New Roman" w:hAnsi="Times New Roman" w:cs="Times New Roman"/>
          <w:sz w:val="26"/>
          <w:szCs w:val="26"/>
        </w:rPr>
      </w:pPr>
      <w:r w:rsidRPr="006454E5">
        <w:rPr>
          <w:rFonts w:ascii="Times New Roman" w:hAnsi="Times New Roman" w:cs="Times New Roman"/>
          <w:noProof/>
          <w:sz w:val="26"/>
          <w:szCs w:val="26"/>
        </w:rPr>
        <mc:AlternateContent>
          <mc:Choice Requires="wps">
            <w:drawing>
              <wp:inline distT="0" distB="0" distL="0" distR="0" wp14:anchorId="20667EB9" wp14:editId="17184112">
                <wp:extent cx="5946775" cy="205105"/>
                <wp:effectExtent l="0" t="0" r="0" b="0"/>
                <wp:docPr id="21" name="Shape 15"/>
                <wp:cNvGraphicFramePr/>
                <a:graphic xmlns:a="http://schemas.openxmlformats.org/drawingml/2006/main">
                  <a:graphicData uri="http://schemas.microsoft.com/office/word/2010/wordprocessingShape">
                    <wps:wsp>
                      <wps:cNvSpPr/>
                      <wps:spPr>
                        <a:xfrm>
                          <a:off x="0" y="0"/>
                          <a:ext cx="5946840" cy="20520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3DE46B9E" w14:textId="77777777" w:rsidR="00314B16" w:rsidRDefault="00314B16" w:rsidP="00314B16">
                            <w:pPr>
                              <w:pStyle w:val="FrameContents"/>
                              <w:spacing w:line="298" w:lineRule="exact"/>
                              <w:ind w:left="825"/>
                            </w:pPr>
                            <w:r>
                              <w:rPr>
                                <w:rFonts w:eastAsia="Times New Roman" w:cs="Times New Roman"/>
                                <w:color w:val="000000"/>
                                <w:sz w:val="26"/>
                              </w:rPr>
                              <w:t>4.1.</w:t>
                            </w:r>
                            <w:r>
                              <w:rPr>
                                <w:rFonts w:eastAsia="Times New Roman" w:cs="Times New Roman"/>
                                <w:color w:val="000000"/>
                                <w:sz w:val="26"/>
                              </w:rPr>
                              <w:tab/>
                              <w:t>Quay lại bước 3a của chuỗi sự kiện chính</w:t>
                            </w:r>
                          </w:p>
                        </w:txbxContent>
                      </wps:txbx>
                      <wps:bodyPr lIns="0" tIns="0" rIns="0" bIns="0" anchor="t">
                        <a:noAutofit/>
                      </wps:bodyPr>
                    </wps:wsp>
                  </a:graphicData>
                </a:graphic>
              </wp:inline>
            </w:drawing>
          </mc:Choice>
          <mc:Fallback>
            <w:pict>
              <v:rect w14:anchorId="20667EB9" id="Shape 15" o:spid="_x0000_s1036" style="width:468.25pt;height:1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" filled="f">
                <v:stroke joinstyle="round"/>
                <v:textbox inset="0,0,0,0">
                  <w:txbxContent>
                    <w:p w14:paraId="3DE46B9E" w14:textId="77777777" w:rsidR="00314B16" w:rsidRDefault="00314B16" w:rsidP="00314B16">
                      <w:pPr>
                        <w:pStyle w:val="FrameContents"/>
                        <w:spacing w:line="298" w:lineRule="exact"/>
                        <w:ind w:left="825"/>
                      </w:pPr>
                      <w:r>
                        <w:rPr>
                          <w:rFonts w:eastAsia="Times New Roman" w:cs="Times New Roman"/>
                          <w:color w:val="000000"/>
                          <w:sz w:val="26"/>
                        </w:rPr>
                        <w:t>4.1.</w:t>
                      </w:r>
                      <w:r>
                        <w:rPr>
                          <w:rFonts w:eastAsia="Times New Roman" w:cs="Times New Roman"/>
                          <w:color w:val="000000"/>
                          <w:sz w:val="26"/>
                        </w:rPr>
                        <w:tab/>
                        <w:t>Quay lại bước 3a của chuỗi sự kiện chính</w:t>
                      </w:r>
                    </w:p>
                  </w:txbxContent>
                </v:textbox>
                <w10:anchorlock/>
              </v:rect>
            </w:pict>
          </mc:Fallback>
        </mc:AlternateContent>
      </w:r>
      <w:bookmarkStart w:id="472" w:name="34g0dwd"/>
    </w:p>
    <w:p w14:paraId="11B27B26" w14:textId="638E0818" w:rsidR="00314B16" w:rsidRPr="006454E5" w:rsidRDefault="00D1452A" w:rsidP="00790665">
      <w:pPr>
        <w:pStyle w:val="Heading3"/>
        <w:rPr>
          <w:rFonts w:cs="Times New Roman"/>
          <w:szCs w:val="26"/>
        </w:rPr>
      </w:pPr>
      <w:bookmarkStart w:id="473" w:name="__RefHeading___Toc26610_1225579473"/>
      <w:bookmarkStart w:id="474" w:name="_1jlao46"/>
      <w:bookmarkStart w:id="475" w:name="_Toc185447754"/>
      <w:bookmarkStart w:id="476" w:name="_Toc185534217"/>
      <w:bookmarkStart w:id="477" w:name="_Toc185706972"/>
      <w:bookmarkStart w:id="478" w:name="_Toc185881052"/>
      <w:bookmarkStart w:id="479" w:name="_Toc185881131"/>
      <w:bookmarkEnd w:id="472"/>
      <w:bookmarkEnd w:id="473"/>
      <w:bookmarkEnd w:id="474"/>
      <w:r w:rsidRPr="006454E5">
        <w:rPr>
          <w:rFonts w:cs="Times New Roman"/>
          <w:szCs w:val="26"/>
        </w:rPr>
        <w:t xml:space="preserve">2.1.11. </w:t>
      </w:r>
      <w:r w:rsidR="00314B16" w:rsidRPr="006454E5">
        <w:rPr>
          <w:rFonts w:cs="Times New Roman"/>
          <w:szCs w:val="26"/>
        </w:rPr>
        <w:t>Biểu đồ phân rã và kịch bản UC Khách hàng quản lý đơn hàng</w:t>
      </w:r>
      <w:bookmarkEnd w:id="475"/>
      <w:bookmarkEnd w:id="476"/>
      <w:bookmarkEnd w:id="477"/>
      <w:bookmarkEnd w:id="478"/>
      <w:bookmarkEnd w:id="479"/>
    </w:p>
    <w:p w14:paraId="072B0AEB" w14:textId="77777777" w:rsidR="00314B16" w:rsidRPr="006454E5" w:rsidRDefault="00314B16" w:rsidP="00314B16">
      <w:pPr>
        <w:pStyle w:val="normal1"/>
        <w:spacing w:before="113"/>
        <w:rPr>
          <w:rFonts w:ascii="Times New Roman" w:hAnsi="Times New Roman" w:cs="Times New Roman"/>
          <w:b/>
          <w:sz w:val="26"/>
          <w:szCs w:val="26"/>
        </w:rPr>
      </w:pPr>
      <w:r w:rsidRPr="006454E5">
        <w:rPr>
          <w:rFonts w:ascii="Times New Roman" w:hAnsi="Times New Roman" w:cs="Times New Roman"/>
          <w:b/>
          <w:noProof/>
          <w:sz w:val="26"/>
          <w:szCs w:val="26"/>
        </w:rPr>
        <w:drawing>
          <wp:anchor distT="0" distB="0" distL="0" distR="0" simplePos="0" relativeHeight="251667456" behindDoc="0" locked="0" layoutInCell="0" allowOverlap="1" wp14:anchorId="18851C6B" wp14:editId="1CE54204">
            <wp:simplePos x="0" y="0"/>
            <wp:positionH relativeFrom="column">
              <wp:posOffset>200025</wp:posOffset>
            </wp:positionH>
            <wp:positionV relativeFrom="paragraph">
              <wp:posOffset>233680</wp:posOffset>
            </wp:positionV>
            <wp:extent cx="5897245" cy="2824480"/>
            <wp:effectExtent l="0" t="0" r="0" b="0"/>
            <wp:wrapTopAndBottom/>
            <wp:docPr id="22" name="image3.jpg" descr="A diagram of a custom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jpg" descr="A diagram of a customer service&#10;&#10;Description automatically generated"/>
                    <pic:cNvPicPr>
                      <a:picLocks noChangeAspect="1" noChangeArrowheads="1"/>
                    </pic:cNvPicPr>
                  </pic:nvPicPr>
                  <pic:blipFill>
                    <a:blip r:embed="rId35"/>
                    <a:stretch>
                      <a:fillRect/>
                    </a:stretch>
                  </pic:blipFill>
                  <pic:spPr bwMode="auto">
                    <a:xfrm>
                      <a:off x="0" y="0"/>
                      <a:ext cx="5897245" cy="2824480"/>
                    </a:xfrm>
                    <a:prstGeom prst="rect">
                      <a:avLst/>
                    </a:prstGeom>
                    <a:noFill/>
                  </pic:spPr>
                </pic:pic>
              </a:graphicData>
            </a:graphic>
          </wp:anchor>
        </w:drawing>
      </w:r>
    </w:p>
    <w:p w14:paraId="194E8FFF" w14:textId="77777777" w:rsidR="00314B16" w:rsidRPr="006454E5" w:rsidRDefault="00314B16" w:rsidP="00314B16">
      <w:pPr>
        <w:pStyle w:val="normal1"/>
        <w:spacing w:before="269"/>
        <w:ind w:left="1592" w:right="1967"/>
        <w:jc w:val="center"/>
        <w:rPr>
          <w:rFonts w:ascii="Times New Roman" w:hAnsi="Times New Roman" w:cs="Times New Roman"/>
          <w:i/>
          <w:sz w:val="26"/>
          <w:szCs w:val="26"/>
        </w:rPr>
      </w:pPr>
      <w:bookmarkStart w:id="480" w:name="_43ky6rz"/>
      <w:bookmarkEnd w:id="480"/>
    </w:p>
    <w:p w14:paraId="75F6ED12" w14:textId="77777777" w:rsidR="00314B16" w:rsidRPr="006454E5" w:rsidRDefault="00314B16" w:rsidP="00155A54">
      <w:pPr>
        <w:pStyle w:val="NoSpacing"/>
      </w:pPr>
      <w:bookmarkStart w:id="481" w:name="__RefHeading___Toc26612_1225579473"/>
      <w:bookmarkStart w:id="482" w:name="_Toc185447755"/>
      <w:bookmarkStart w:id="483" w:name="_Toc185534218"/>
      <w:bookmarkEnd w:id="481"/>
      <w:r w:rsidRPr="006454E5">
        <w:t>Kịch bản UC tiếp tục thanh toán.</w:t>
      </w:r>
      <w:bookmarkEnd w:id="482"/>
      <w:bookmarkEnd w:id="483"/>
    </w:p>
    <w:p w14:paraId="1CF1B7AA" w14:textId="77777777" w:rsidR="00314B16" w:rsidRPr="006454E5" w:rsidRDefault="00314B16" w:rsidP="00314B16">
      <w:pPr>
        <w:pStyle w:val="normal1"/>
        <w:rPr>
          <w:rFonts w:ascii="Times New Roman" w:hAnsi="Times New Roman" w:cs="Times New Roman"/>
          <w:b/>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1E0F19DD"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001FAC6F"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5A26D03A"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sz w:val="26"/>
                <w:szCs w:val="26"/>
              </w:rPr>
              <w:t>Khách hàng(Customer)</w:t>
            </w:r>
          </w:p>
        </w:tc>
      </w:tr>
      <w:tr w:rsidR="00314B16" w:rsidRPr="00F06492" w14:paraId="048D65B1"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445FFE83"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31B3CF84" w14:textId="77777777" w:rsidR="00314B16" w:rsidRPr="006454E5" w:rsidRDefault="00314B16" w:rsidP="00314B16">
            <w:pPr>
              <w:pStyle w:val="normal1"/>
              <w:numPr>
                <w:ilvl w:val="0"/>
                <w:numId w:val="31"/>
              </w:numPr>
              <w:tabs>
                <w:tab w:val="left" w:pos="829"/>
              </w:tabs>
              <w:spacing w:line="307" w:lineRule="auto"/>
              <w:ind w:left="829" w:hanging="359"/>
              <w:rPr>
                <w:rFonts w:ascii="Times New Roman" w:hAnsi="Times New Roman" w:cs="Times New Roman"/>
                <w:sz w:val="26"/>
                <w:szCs w:val="26"/>
              </w:rPr>
            </w:pPr>
            <w:r w:rsidRPr="006454E5">
              <w:rPr>
                <w:rFonts w:ascii="Times New Roman" w:hAnsi="Times New Roman" w:cs="Times New Roman"/>
                <w:sz w:val="26"/>
                <w:szCs w:val="26"/>
              </w:rPr>
              <w:t>Đăng nhập thành công</w:t>
            </w:r>
          </w:p>
          <w:p w14:paraId="5A2CD251" w14:textId="77777777" w:rsidR="00314B16" w:rsidRPr="006454E5" w:rsidRDefault="00314B16" w:rsidP="00314B16">
            <w:pPr>
              <w:pStyle w:val="normal1"/>
              <w:numPr>
                <w:ilvl w:val="0"/>
                <w:numId w:val="31"/>
              </w:numPr>
              <w:tabs>
                <w:tab w:val="left" w:pos="829"/>
              </w:tabs>
              <w:spacing w:line="264" w:lineRule="auto"/>
              <w:ind w:left="829" w:hanging="359"/>
              <w:rPr>
                <w:rFonts w:ascii="Times New Roman" w:hAnsi="Times New Roman" w:cs="Times New Roman"/>
                <w:sz w:val="26"/>
                <w:szCs w:val="26"/>
              </w:rPr>
            </w:pPr>
            <w:r w:rsidRPr="006454E5">
              <w:rPr>
                <w:rFonts w:ascii="Times New Roman" w:hAnsi="Times New Roman" w:cs="Times New Roman"/>
                <w:sz w:val="26"/>
                <w:szCs w:val="26"/>
              </w:rPr>
              <w:t>Chuyển đến trang chủ</w:t>
            </w:r>
          </w:p>
        </w:tc>
      </w:tr>
      <w:tr w:rsidR="00314B16" w:rsidRPr="00F06492" w14:paraId="74AFF240"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3F82D8DE"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19C6A4E0" w14:textId="77777777" w:rsidR="00314B16" w:rsidRPr="006454E5" w:rsidRDefault="00314B16" w:rsidP="00314B16">
            <w:pPr>
              <w:pStyle w:val="normal1"/>
              <w:numPr>
                <w:ilvl w:val="0"/>
                <w:numId w:val="32"/>
              </w:numPr>
              <w:tabs>
                <w:tab w:val="left" w:pos="829"/>
              </w:tabs>
              <w:spacing w:line="276" w:lineRule="auto"/>
              <w:ind w:left="829" w:hanging="359"/>
              <w:rPr>
                <w:rFonts w:ascii="Times New Roman" w:hAnsi="Times New Roman" w:cs="Times New Roman"/>
                <w:sz w:val="26"/>
                <w:szCs w:val="26"/>
              </w:rPr>
            </w:pPr>
            <w:r w:rsidRPr="006454E5">
              <w:rPr>
                <w:rFonts w:ascii="Times New Roman" w:hAnsi="Times New Roman" w:cs="Times New Roman"/>
                <w:sz w:val="26"/>
                <w:szCs w:val="26"/>
              </w:rPr>
              <w:t>Khách hàng thanh toán thành công</w:t>
            </w:r>
          </w:p>
        </w:tc>
      </w:tr>
      <w:tr w:rsidR="00314B16" w:rsidRPr="00F06492" w14:paraId="3C65ED22" w14:textId="77777777" w:rsidTr="00B52E04">
        <w:trPr>
          <w:trHeight w:val="3288"/>
        </w:trPr>
        <w:tc>
          <w:tcPr>
            <w:tcW w:w="9349" w:type="dxa"/>
            <w:gridSpan w:val="2"/>
            <w:tcBorders>
              <w:top w:val="single" w:sz="4" w:space="0" w:color="000000"/>
              <w:left w:val="single" w:sz="4" w:space="0" w:color="000000"/>
              <w:bottom w:val="single" w:sz="4" w:space="0" w:color="000000"/>
              <w:right w:val="single" w:sz="4" w:space="0" w:color="000000"/>
            </w:tcBorders>
          </w:tcPr>
          <w:p w14:paraId="1CED6907"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lastRenderedPageBreak/>
              <w:t>Chuỗi sự kiện chính</w:t>
            </w:r>
          </w:p>
          <w:p w14:paraId="5AE2FB0C" w14:textId="77777777" w:rsidR="00314B16" w:rsidRPr="006454E5" w:rsidRDefault="00314B16" w:rsidP="00314B16">
            <w:pPr>
              <w:pStyle w:val="normal1"/>
              <w:numPr>
                <w:ilvl w:val="0"/>
                <w:numId w:val="33"/>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hàng chọn nút quản lý đơn hàng trên trang chủ</w:t>
            </w:r>
          </w:p>
          <w:p w14:paraId="50C5DC77" w14:textId="77777777" w:rsidR="00314B16" w:rsidRPr="006454E5" w:rsidRDefault="00314B16" w:rsidP="00314B16">
            <w:pPr>
              <w:pStyle w:val="normal1"/>
              <w:numPr>
                <w:ilvl w:val="0"/>
                <w:numId w:val="33"/>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hiện giao diện quản lý đơn hàng với danh sách đơn hàng</w:t>
            </w:r>
          </w:p>
          <w:p w14:paraId="51A7AAA7" w14:textId="77777777" w:rsidR="00314B16" w:rsidRPr="006454E5" w:rsidRDefault="00314B16" w:rsidP="00314B16">
            <w:pPr>
              <w:pStyle w:val="normal1"/>
              <w:numPr>
                <w:ilvl w:val="0"/>
                <w:numId w:val="33"/>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hàng chọn 1 đơn hàng chưa thanh toán và ấn nút xem chi tiết.</w:t>
            </w:r>
          </w:p>
          <w:p w14:paraId="284AB850" w14:textId="77777777" w:rsidR="00314B16" w:rsidRPr="006454E5" w:rsidRDefault="00314B16" w:rsidP="00314B16">
            <w:pPr>
              <w:pStyle w:val="normal1"/>
              <w:numPr>
                <w:ilvl w:val="0"/>
                <w:numId w:val="33"/>
              </w:numPr>
              <w:tabs>
                <w:tab w:val="left" w:pos="1190"/>
              </w:tabs>
              <w:ind w:right="237"/>
              <w:rPr>
                <w:rFonts w:ascii="Times New Roman" w:hAnsi="Times New Roman" w:cs="Times New Roman"/>
                <w:sz w:val="26"/>
                <w:szCs w:val="26"/>
              </w:rPr>
            </w:pPr>
            <w:r w:rsidRPr="006454E5">
              <w:rPr>
                <w:rFonts w:ascii="Times New Roman" w:hAnsi="Times New Roman" w:cs="Times New Roman"/>
                <w:sz w:val="26"/>
                <w:szCs w:val="26"/>
              </w:rPr>
              <w:t>Hệ thống hiện trang chi tiết đơn hàng với các sản phẩm của đơn hàng và nút tiếp tục thanh toán.</w:t>
            </w:r>
          </w:p>
          <w:p w14:paraId="558DA143" w14:textId="77777777" w:rsidR="00314B16" w:rsidRPr="006454E5" w:rsidRDefault="00314B16" w:rsidP="00314B16">
            <w:pPr>
              <w:pStyle w:val="normal1"/>
              <w:numPr>
                <w:ilvl w:val="0"/>
                <w:numId w:val="33"/>
              </w:numPr>
              <w:tabs>
                <w:tab w:val="left" w:pos="1189"/>
              </w:tabs>
              <w:ind w:left="1189" w:hanging="359"/>
              <w:rPr>
                <w:rFonts w:ascii="Times New Roman" w:hAnsi="Times New Roman" w:cs="Times New Roman"/>
                <w:sz w:val="26"/>
                <w:szCs w:val="26"/>
              </w:rPr>
            </w:pPr>
            <w:r w:rsidRPr="006454E5">
              <w:rPr>
                <w:rFonts w:ascii="Times New Roman" w:hAnsi="Times New Roman" w:cs="Times New Roman"/>
                <w:sz w:val="26"/>
                <w:szCs w:val="26"/>
              </w:rPr>
              <w:t>Khách hàng ấn nút tiếp tục thanh toán.</w:t>
            </w:r>
          </w:p>
          <w:p w14:paraId="35707D21" w14:textId="77777777" w:rsidR="00314B16" w:rsidRPr="006454E5" w:rsidRDefault="00314B16" w:rsidP="00314B16">
            <w:pPr>
              <w:pStyle w:val="normal1"/>
              <w:numPr>
                <w:ilvl w:val="0"/>
                <w:numId w:val="33"/>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chuyển đến trang thanh toán của ZaloPay.</w:t>
            </w:r>
          </w:p>
          <w:p w14:paraId="377D2325" w14:textId="77777777" w:rsidR="00314B16" w:rsidRPr="006454E5" w:rsidRDefault="00314B16" w:rsidP="00314B16">
            <w:pPr>
              <w:pStyle w:val="normal1"/>
              <w:numPr>
                <w:ilvl w:val="0"/>
                <w:numId w:val="33"/>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hàng tiến hành thanh toán.</w:t>
            </w:r>
          </w:p>
          <w:p w14:paraId="56BA1935" w14:textId="77777777" w:rsidR="00314B16" w:rsidRPr="006454E5" w:rsidRDefault="00314B16" w:rsidP="00314B16">
            <w:pPr>
              <w:pStyle w:val="normal1"/>
              <w:numPr>
                <w:ilvl w:val="0"/>
                <w:numId w:val="33"/>
              </w:numPr>
              <w:tabs>
                <w:tab w:val="left" w:pos="1190"/>
              </w:tabs>
              <w:spacing w:line="290" w:lineRule="auto"/>
              <w:ind w:right="497"/>
              <w:rPr>
                <w:rFonts w:ascii="Times New Roman" w:hAnsi="Times New Roman" w:cs="Times New Roman"/>
                <w:sz w:val="26"/>
                <w:szCs w:val="26"/>
              </w:rPr>
            </w:pPr>
            <w:r w:rsidRPr="006454E5">
              <w:rPr>
                <w:rFonts w:ascii="Times New Roman" w:hAnsi="Times New Roman" w:cs="Times New Roman"/>
                <w:sz w:val="26"/>
                <w:szCs w:val="26"/>
              </w:rPr>
              <w:t>Hệ thống cập nhật trạng thái đơn hàng thành đã thanh toán và quay trở lại trang quản lý đơn hàng.</w:t>
            </w:r>
          </w:p>
        </w:tc>
      </w:tr>
      <w:tr w:rsidR="00314B16" w:rsidRPr="00F06492" w14:paraId="2CE3DF5A" w14:textId="77777777" w:rsidTr="00B52E04">
        <w:trPr>
          <w:trHeight w:val="973"/>
        </w:trPr>
        <w:tc>
          <w:tcPr>
            <w:tcW w:w="9349" w:type="dxa"/>
            <w:gridSpan w:val="2"/>
            <w:tcBorders>
              <w:top w:val="single" w:sz="4" w:space="0" w:color="000000"/>
              <w:left w:val="single" w:sz="4" w:space="0" w:color="000000"/>
              <w:bottom w:val="single" w:sz="4" w:space="0" w:color="000000"/>
              <w:right w:val="single" w:sz="4" w:space="0" w:color="000000"/>
            </w:tcBorders>
          </w:tcPr>
          <w:p w14:paraId="2D46F3E4" w14:textId="77777777" w:rsidR="00314B16" w:rsidRPr="006454E5" w:rsidRDefault="00314B16" w:rsidP="00B52E04">
            <w:pPr>
              <w:pStyle w:val="normal1"/>
              <w:spacing w:before="1" w:line="290" w:lineRule="auto"/>
              <w:ind w:left="110"/>
              <w:rPr>
                <w:rFonts w:ascii="Times New Roman" w:hAnsi="Times New Roman" w:cs="Times New Roman"/>
                <w:sz w:val="26"/>
                <w:szCs w:val="26"/>
              </w:rPr>
            </w:pPr>
            <w:r w:rsidRPr="006454E5">
              <w:rPr>
                <w:rFonts w:ascii="Times New Roman" w:hAnsi="Times New Roman" w:cs="Times New Roman"/>
                <w:b/>
                <w:sz w:val="26"/>
                <w:szCs w:val="26"/>
              </w:rPr>
              <w:t>Ngoại lệ</w:t>
            </w:r>
          </w:p>
          <w:p w14:paraId="160730B2" w14:textId="77777777" w:rsidR="00314B16" w:rsidRPr="006454E5" w:rsidRDefault="00314B16" w:rsidP="00B52E04">
            <w:pPr>
              <w:pStyle w:val="normal1"/>
              <w:ind w:left="1190" w:right="142" w:hanging="360"/>
              <w:rPr>
                <w:rFonts w:ascii="Times New Roman" w:hAnsi="Times New Roman" w:cs="Times New Roman"/>
                <w:sz w:val="26"/>
                <w:szCs w:val="26"/>
              </w:rPr>
            </w:pPr>
            <w:r w:rsidRPr="006454E5">
              <w:rPr>
                <w:rFonts w:ascii="Times New Roman" w:hAnsi="Times New Roman" w:cs="Times New Roman"/>
                <w:sz w:val="26"/>
                <w:szCs w:val="26"/>
              </w:rPr>
              <w:t>6. Hệ thống chuyển đến trang thanh toán của ZaloPay và hiện thông báo quá thời gian thanh toán</w:t>
            </w:r>
          </w:p>
        </w:tc>
      </w:tr>
    </w:tbl>
    <w:p w14:paraId="3CFC4C7F" w14:textId="061CE53B" w:rsidR="00314B16" w:rsidRPr="006454E5" w:rsidDel="00CA1DCE" w:rsidRDefault="00314B16" w:rsidP="00314B16">
      <w:pPr>
        <w:rPr>
          <w:del w:id="484" w:author="Khanh Cong" w:date="2024-12-28T14:02:00Z" w16du:dateUtc="2024-12-28T07:02:00Z"/>
          <w:rFonts w:cs="Times New Roman"/>
          <w:sz w:val="26"/>
          <w:szCs w:val="26"/>
        </w:rPr>
        <w:sectPr w:rsidR="00314B16" w:rsidRPr="006454E5" w:rsidDel="00CA1DCE" w:rsidSect="00537F18">
          <w:footerReference w:type="even" r:id="rId36"/>
          <w:footerReference w:type="default" r:id="rId37"/>
          <w:footerReference w:type="first" r:id="rId38"/>
          <w:pgSz w:w="12240" w:h="15840"/>
          <w:pgMar w:top="1440" w:right="1152" w:bottom="1440" w:left="1699" w:header="0" w:footer="1084" w:gutter="0"/>
          <w:cols w:space="720"/>
          <w:formProt w:val="0"/>
          <w:docGrid w:linePitch="100" w:charSpace="-8193"/>
          <w:sectPrChange w:id="485" w:author="Khanh Cong" w:date="2024-12-28T13:48:00Z" w16du:dateUtc="2024-12-28T06:48:00Z">
            <w:sectPr w:rsidR="00314B16" w:rsidRPr="006454E5" w:rsidDel="00CA1DCE" w:rsidSect="00537F18">
              <w:pgMar w:top="1320" w:right="640" w:bottom="1280" w:left="1580" w:header="0" w:footer="1084" w:gutter="0"/>
            </w:sectPr>
          </w:sectPrChange>
        </w:sectPr>
      </w:pPr>
      <w:r w:rsidRPr="006454E5">
        <w:rPr>
          <w:rFonts w:cs="Times New Roman"/>
          <w:sz w:val="26"/>
          <w:szCs w:val="26"/>
        </w:rPr>
        <w:br w:type="page"/>
      </w:r>
    </w:p>
    <w:p w14:paraId="360F84F2" w14:textId="77777777" w:rsidR="00314B16" w:rsidRPr="006454E5" w:rsidRDefault="00314B16">
      <w:pPr>
        <w:rPr>
          <w:rFonts w:cs="Times New Roman"/>
          <w:b/>
          <w:sz w:val="26"/>
          <w:szCs w:val="26"/>
        </w:rPr>
        <w:pPrChange w:id="486" w:author="Khanh Cong" w:date="2024-12-28T14:02:00Z" w16du:dateUtc="2024-12-28T07:02:00Z">
          <w:pPr>
            <w:pStyle w:val="normal1"/>
          </w:pPr>
        </w:pPrChange>
      </w:pPr>
    </w:p>
    <w:p w14:paraId="0C6C0578" w14:textId="77777777" w:rsidR="00314B16" w:rsidRPr="006454E5" w:rsidRDefault="00314B16" w:rsidP="00314B16">
      <w:pPr>
        <w:pStyle w:val="normal1"/>
        <w:ind w:left="115"/>
        <w:rPr>
          <w:rFonts w:ascii="Times New Roman" w:hAnsi="Times New Roman" w:cs="Times New Roman"/>
          <w:sz w:val="26"/>
          <w:szCs w:val="26"/>
        </w:rPr>
      </w:pPr>
      <w:r w:rsidRPr="006454E5">
        <w:rPr>
          <w:rFonts w:ascii="Times New Roman" w:hAnsi="Times New Roman" w:cs="Times New Roman"/>
          <w:noProof/>
          <w:sz w:val="26"/>
          <w:szCs w:val="26"/>
        </w:rPr>
        <mc:AlternateContent>
          <mc:Choice Requires="wps">
            <w:drawing>
              <wp:inline distT="0" distB="0" distL="0" distR="0" wp14:anchorId="24B817F4" wp14:editId="457B9F6B">
                <wp:extent cx="5946775" cy="1457325"/>
                <wp:effectExtent l="0" t="0" r="0" b="0"/>
                <wp:docPr id="23" name="Shape 17"/>
                <wp:cNvGraphicFramePr/>
                <a:graphic xmlns:a="http://schemas.openxmlformats.org/drawingml/2006/main">
                  <a:graphicData uri="http://schemas.microsoft.com/office/word/2010/wordprocessingShape">
                    <wps:wsp>
                      <wps:cNvSpPr/>
                      <wps:spPr>
                        <a:xfrm>
                          <a:off x="0" y="0"/>
                          <a:ext cx="5946840" cy="145728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74A4D95B" w14:textId="77777777" w:rsidR="00314B16" w:rsidRDefault="00314B16" w:rsidP="00314B16">
                            <w:pPr>
                              <w:pStyle w:val="FrameContents"/>
                              <w:spacing w:line="298" w:lineRule="exact"/>
                              <w:ind w:left="1295" w:firstLine="1095"/>
                            </w:pPr>
                            <w:r>
                              <w:rPr>
                                <w:rFonts w:eastAsia="Times New Roman" w:cs="Times New Roman"/>
                                <w:color w:val="000000"/>
                                <w:sz w:val="26"/>
                              </w:rPr>
                              <w:t>Khách hàng chọn quay lại.</w:t>
                            </w:r>
                          </w:p>
                          <w:p w14:paraId="73335CFC" w14:textId="77777777" w:rsidR="00314B16" w:rsidRDefault="00314B16" w:rsidP="00314B16">
                            <w:pPr>
                              <w:pStyle w:val="FrameContents"/>
                              <w:spacing w:before="1" w:line="240" w:lineRule="exact"/>
                              <w:ind w:left="1295" w:right="223" w:firstLine="1095"/>
                            </w:pPr>
                            <w:r>
                              <w:rPr>
                                <w:rFonts w:eastAsia="Times New Roman" w:cs="Times New Roman"/>
                                <w:color w:val="000000"/>
                                <w:sz w:val="26"/>
                              </w:rPr>
                              <w:t>Hệ thống cập nhật trạng thái đơn hàng thành Hủy và quay trở lại trang quản lý đơn hàng.</w:t>
                            </w:r>
                          </w:p>
                          <w:p w14:paraId="1483232A" w14:textId="77777777" w:rsidR="00314B16" w:rsidRDefault="00314B16" w:rsidP="00314B16">
                            <w:pPr>
                              <w:pStyle w:val="FrameContents"/>
                              <w:spacing w:line="312" w:lineRule="exact"/>
                              <w:ind w:left="1025" w:right="195" w:firstLine="825"/>
                            </w:pPr>
                            <w:r>
                              <w:rPr>
                                <w:rFonts w:eastAsia="Times New Roman" w:cs="Times New Roman"/>
                                <w:color w:val="000000"/>
                                <w:sz w:val="26"/>
                              </w:rPr>
                              <w:t>Hệ thống chuyển đến trang chi tiết đơn hàng và thông báo đơn hàng đã được thanh toán.</w:t>
                            </w:r>
                          </w:p>
                          <w:p w14:paraId="05E8C03A" w14:textId="77777777" w:rsidR="00314B16" w:rsidRDefault="00314B16" w:rsidP="00314B16">
                            <w:pPr>
                              <w:pStyle w:val="FrameContents"/>
                              <w:spacing w:line="297" w:lineRule="exact"/>
                              <w:ind w:left="1295" w:firstLine="1095"/>
                            </w:pPr>
                            <w:r>
                              <w:rPr>
                                <w:rFonts w:eastAsia="Times New Roman" w:cs="Times New Roman"/>
                                <w:color w:val="000000"/>
                                <w:sz w:val="26"/>
                              </w:rPr>
                              <w:t>Khách hàng ấn nút quay lại.</w:t>
                            </w:r>
                          </w:p>
                          <w:p w14:paraId="4D232CDD" w14:textId="77777777" w:rsidR="00314B16" w:rsidRDefault="00314B16" w:rsidP="00314B16">
                            <w:pPr>
                              <w:pStyle w:val="FrameContents"/>
                              <w:spacing w:line="298" w:lineRule="exact"/>
                              <w:ind w:left="1295" w:firstLine="1095"/>
                            </w:pPr>
                            <w:r>
                              <w:rPr>
                                <w:rFonts w:eastAsia="Times New Roman" w:cs="Times New Roman"/>
                                <w:color w:val="000000"/>
                                <w:sz w:val="26"/>
                              </w:rPr>
                              <w:t>Hệ thống chuyển đến trang quản lý đơn hàng.</w:t>
                            </w:r>
                          </w:p>
                        </w:txbxContent>
                      </wps:txbx>
                      <wps:bodyPr lIns="0" tIns="0" rIns="0" bIns="0" anchor="t">
                        <a:noAutofit/>
                      </wps:bodyPr>
                    </wps:wsp>
                  </a:graphicData>
                </a:graphic>
              </wp:inline>
            </w:drawing>
          </mc:Choice>
          <mc:Fallback>
            <w:pict>
              <v:rect w14:anchorId="24B817F4" id="Shape 17" o:spid="_x0000_s1037" style="width:468.2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" filled="f">
                <v:stroke joinstyle="round"/>
                <v:textbox inset="0,0,0,0">
                  <w:txbxContent>
                    <w:p w14:paraId="74A4D95B" w14:textId="77777777" w:rsidR="00314B16" w:rsidRDefault="00314B16" w:rsidP="00314B16">
                      <w:pPr>
                        <w:pStyle w:val="FrameContents"/>
                        <w:spacing w:line="298" w:lineRule="exact"/>
                        <w:ind w:left="1295" w:firstLine="1095"/>
                      </w:pPr>
                      <w:r>
                        <w:rPr>
                          <w:rFonts w:eastAsia="Times New Roman" w:cs="Times New Roman"/>
                          <w:color w:val="000000"/>
                          <w:sz w:val="26"/>
                        </w:rPr>
                        <w:t>Khách hàng chọn quay lại.</w:t>
                      </w:r>
                    </w:p>
                    <w:p w14:paraId="73335CFC" w14:textId="77777777" w:rsidR="00314B16" w:rsidRDefault="00314B16" w:rsidP="00314B16">
                      <w:pPr>
                        <w:pStyle w:val="FrameContents"/>
                        <w:spacing w:before="1" w:line="240" w:lineRule="exact"/>
                        <w:ind w:left="1295" w:right="223" w:firstLine="1095"/>
                      </w:pPr>
                      <w:r>
                        <w:rPr>
                          <w:rFonts w:eastAsia="Times New Roman" w:cs="Times New Roman"/>
                          <w:color w:val="000000"/>
                          <w:sz w:val="26"/>
                        </w:rPr>
                        <w:t>Hệ thống cập nhật trạng thái đơn hàng thành Hủy và quay trở lại trang quản lý đơn hàng.</w:t>
                      </w:r>
                    </w:p>
                    <w:p w14:paraId="1483232A" w14:textId="77777777" w:rsidR="00314B16" w:rsidRDefault="00314B16" w:rsidP="00314B16">
                      <w:pPr>
                        <w:pStyle w:val="FrameContents"/>
                        <w:spacing w:line="312" w:lineRule="exact"/>
                        <w:ind w:left="1025" w:right="195" w:firstLine="825"/>
                      </w:pPr>
                      <w:r>
                        <w:rPr>
                          <w:rFonts w:eastAsia="Times New Roman" w:cs="Times New Roman"/>
                          <w:color w:val="000000"/>
                          <w:sz w:val="26"/>
                        </w:rPr>
                        <w:t>Hệ thống chuyển đến trang chi tiết đơn hàng và thông báo đơn hàng đã được thanh toán.</w:t>
                      </w:r>
                    </w:p>
                    <w:p w14:paraId="05E8C03A" w14:textId="77777777" w:rsidR="00314B16" w:rsidRDefault="00314B16" w:rsidP="00314B16">
                      <w:pPr>
                        <w:pStyle w:val="FrameContents"/>
                        <w:spacing w:line="297" w:lineRule="exact"/>
                        <w:ind w:left="1295" w:firstLine="1095"/>
                      </w:pPr>
                      <w:r>
                        <w:rPr>
                          <w:rFonts w:eastAsia="Times New Roman" w:cs="Times New Roman"/>
                          <w:color w:val="000000"/>
                          <w:sz w:val="26"/>
                        </w:rPr>
                        <w:t>Khách hàng ấn nút quay lại.</w:t>
                      </w:r>
                    </w:p>
                    <w:p w14:paraId="4D232CDD" w14:textId="77777777" w:rsidR="00314B16" w:rsidRDefault="00314B16" w:rsidP="00314B16">
                      <w:pPr>
                        <w:pStyle w:val="FrameContents"/>
                        <w:spacing w:line="298" w:lineRule="exact"/>
                        <w:ind w:left="1295" w:firstLine="1095"/>
                      </w:pPr>
                      <w:r>
                        <w:rPr>
                          <w:rFonts w:eastAsia="Times New Roman" w:cs="Times New Roman"/>
                          <w:color w:val="000000"/>
                          <w:sz w:val="26"/>
                        </w:rPr>
                        <w:t>Hệ thống chuyển đến trang quản lý đơn hàng.</w:t>
                      </w:r>
                    </w:p>
                  </w:txbxContent>
                </v:textbox>
                <w10:anchorlock/>
              </v:rect>
            </w:pict>
          </mc:Fallback>
        </mc:AlternateContent>
      </w:r>
    </w:p>
    <w:p w14:paraId="271A7FFF" w14:textId="77777777" w:rsidR="00314B16" w:rsidRPr="006454E5" w:rsidRDefault="00314B16" w:rsidP="00314B16">
      <w:pPr>
        <w:pStyle w:val="normal1"/>
        <w:ind w:left="1594" w:right="1967"/>
        <w:rPr>
          <w:rFonts w:ascii="Times New Roman" w:hAnsi="Times New Roman" w:cs="Times New Roman"/>
          <w:i/>
          <w:sz w:val="26"/>
          <w:szCs w:val="26"/>
        </w:rPr>
      </w:pPr>
      <w:bookmarkStart w:id="487" w:name="_2iq8gzs"/>
      <w:bookmarkEnd w:id="487"/>
    </w:p>
    <w:p w14:paraId="3EAD2457" w14:textId="77777777" w:rsidR="00314B16" w:rsidRPr="006454E5" w:rsidRDefault="00314B16" w:rsidP="00155A54">
      <w:pPr>
        <w:pStyle w:val="NoSpacing"/>
      </w:pPr>
      <w:bookmarkStart w:id="488" w:name="__RefHeading___Toc26614_1225579473"/>
      <w:bookmarkStart w:id="489" w:name="_Toc185447756"/>
      <w:bookmarkStart w:id="490" w:name="_Toc185534219"/>
      <w:bookmarkEnd w:id="488"/>
      <w:r w:rsidRPr="006454E5">
        <w:t>Kịch bản UC đánh giá sản phẩm đã mua</w:t>
      </w:r>
      <w:bookmarkEnd w:id="489"/>
      <w:bookmarkEnd w:id="490"/>
    </w:p>
    <w:p w14:paraId="1357FB1E" w14:textId="77777777" w:rsidR="00314B16" w:rsidRPr="006454E5" w:rsidRDefault="00314B16" w:rsidP="00314B16">
      <w:pPr>
        <w:pStyle w:val="normal1"/>
        <w:spacing w:before="2"/>
        <w:rPr>
          <w:rFonts w:ascii="Times New Roman" w:hAnsi="Times New Roman" w:cs="Times New Roman"/>
          <w:b/>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5CC77AC3"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31497BC0"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6B1D4406"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sz w:val="26"/>
                <w:szCs w:val="26"/>
              </w:rPr>
              <w:t>Khách hàng</w:t>
            </w:r>
          </w:p>
        </w:tc>
      </w:tr>
      <w:tr w:rsidR="00314B16" w:rsidRPr="00F06492" w14:paraId="563066BB" w14:textId="77777777" w:rsidTr="00B52E04">
        <w:trPr>
          <w:trHeight w:val="900"/>
        </w:trPr>
        <w:tc>
          <w:tcPr>
            <w:tcW w:w="4674" w:type="dxa"/>
            <w:tcBorders>
              <w:top w:val="single" w:sz="4" w:space="0" w:color="000000"/>
              <w:left w:val="single" w:sz="4" w:space="0" w:color="000000"/>
              <w:bottom w:val="single" w:sz="4" w:space="0" w:color="000000"/>
              <w:right w:val="single" w:sz="4" w:space="0" w:color="000000"/>
            </w:tcBorders>
          </w:tcPr>
          <w:p w14:paraId="6BBD69EC"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5C956FD4" w14:textId="77777777" w:rsidR="00314B16" w:rsidRPr="006454E5" w:rsidRDefault="00314B16" w:rsidP="00314B16">
            <w:pPr>
              <w:pStyle w:val="normal1"/>
              <w:numPr>
                <w:ilvl w:val="0"/>
                <w:numId w:val="34"/>
              </w:numPr>
              <w:tabs>
                <w:tab w:val="left" w:pos="829"/>
              </w:tabs>
              <w:spacing w:before="1" w:line="312" w:lineRule="auto"/>
              <w:ind w:left="829" w:hanging="359"/>
              <w:rPr>
                <w:rFonts w:ascii="Times New Roman" w:hAnsi="Times New Roman" w:cs="Times New Roman"/>
                <w:sz w:val="26"/>
                <w:szCs w:val="26"/>
              </w:rPr>
            </w:pPr>
            <w:r w:rsidRPr="006454E5">
              <w:rPr>
                <w:rFonts w:ascii="Times New Roman" w:hAnsi="Times New Roman" w:cs="Times New Roman"/>
                <w:sz w:val="26"/>
                <w:szCs w:val="26"/>
              </w:rPr>
              <w:t>Khách hàng đăng nhập thành công</w:t>
            </w:r>
          </w:p>
          <w:p w14:paraId="6BF003D6" w14:textId="77777777" w:rsidR="00314B16" w:rsidRPr="006454E5" w:rsidRDefault="00314B16" w:rsidP="00314B16">
            <w:pPr>
              <w:pStyle w:val="normal1"/>
              <w:numPr>
                <w:ilvl w:val="0"/>
                <w:numId w:val="34"/>
              </w:numPr>
              <w:tabs>
                <w:tab w:val="left" w:pos="829"/>
              </w:tabs>
              <w:spacing w:line="300" w:lineRule="auto"/>
              <w:ind w:left="829" w:hanging="359"/>
              <w:rPr>
                <w:rFonts w:ascii="Times New Roman" w:hAnsi="Times New Roman" w:cs="Times New Roman"/>
                <w:sz w:val="26"/>
                <w:szCs w:val="26"/>
              </w:rPr>
            </w:pPr>
            <w:r w:rsidRPr="006454E5">
              <w:rPr>
                <w:rFonts w:ascii="Times New Roman" w:hAnsi="Times New Roman" w:cs="Times New Roman"/>
                <w:sz w:val="26"/>
                <w:szCs w:val="26"/>
              </w:rPr>
              <w:t>Chuyển đến trang quản lý đơn</w:t>
            </w:r>
          </w:p>
          <w:p w14:paraId="71D01131" w14:textId="77777777" w:rsidR="00314B16" w:rsidRPr="006454E5" w:rsidRDefault="00314B16" w:rsidP="00B52E04">
            <w:pPr>
              <w:pStyle w:val="normal1"/>
              <w:spacing w:line="264" w:lineRule="auto"/>
              <w:ind w:left="830"/>
              <w:rPr>
                <w:rFonts w:ascii="Times New Roman" w:hAnsi="Times New Roman" w:cs="Times New Roman"/>
                <w:sz w:val="26"/>
                <w:szCs w:val="26"/>
              </w:rPr>
            </w:pPr>
            <w:r w:rsidRPr="006454E5">
              <w:rPr>
                <w:rFonts w:ascii="Times New Roman" w:hAnsi="Times New Roman" w:cs="Times New Roman"/>
                <w:sz w:val="26"/>
                <w:szCs w:val="26"/>
              </w:rPr>
              <w:t>hàng.</w:t>
            </w:r>
          </w:p>
        </w:tc>
      </w:tr>
      <w:tr w:rsidR="00314B16" w:rsidRPr="00F06492" w14:paraId="52B37498" w14:textId="77777777" w:rsidTr="00B52E04">
        <w:trPr>
          <w:trHeight w:val="598"/>
        </w:trPr>
        <w:tc>
          <w:tcPr>
            <w:tcW w:w="4674" w:type="dxa"/>
            <w:tcBorders>
              <w:top w:val="single" w:sz="4" w:space="0" w:color="000000"/>
              <w:left w:val="single" w:sz="4" w:space="0" w:color="000000"/>
              <w:bottom w:val="single" w:sz="4" w:space="0" w:color="000000"/>
              <w:right w:val="single" w:sz="4" w:space="0" w:color="000000"/>
            </w:tcBorders>
          </w:tcPr>
          <w:p w14:paraId="19E1FD5C"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0DC17BB5" w14:textId="77777777" w:rsidR="00314B16" w:rsidRPr="006454E5" w:rsidRDefault="00314B16" w:rsidP="00314B16">
            <w:pPr>
              <w:pStyle w:val="normal1"/>
              <w:numPr>
                <w:ilvl w:val="0"/>
                <w:numId w:val="35"/>
              </w:numPr>
              <w:tabs>
                <w:tab w:val="left" w:pos="830"/>
              </w:tabs>
              <w:spacing w:line="300" w:lineRule="auto"/>
              <w:ind w:right="581"/>
              <w:rPr>
                <w:rFonts w:ascii="Times New Roman" w:hAnsi="Times New Roman" w:cs="Times New Roman"/>
                <w:sz w:val="26"/>
                <w:szCs w:val="26"/>
              </w:rPr>
            </w:pPr>
            <w:r w:rsidRPr="006454E5">
              <w:rPr>
                <w:rFonts w:ascii="Times New Roman" w:hAnsi="Times New Roman" w:cs="Times New Roman"/>
                <w:sz w:val="26"/>
                <w:szCs w:val="26"/>
              </w:rPr>
              <w:t>Khách hàng đánh giá sản phẩm thành công.</w:t>
            </w:r>
          </w:p>
        </w:tc>
      </w:tr>
      <w:tr w:rsidR="00314B16" w:rsidRPr="00F06492" w14:paraId="03956488" w14:textId="77777777" w:rsidTr="00B52E04">
        <w:trPr>
          <w:trHeight w:val="2689"/>
        </w:trPr>
        <w:tc>
          <w:tcPr>
            <w:tcW w:w="9349" w:type="dxa"/>
            <w:gridSpan w:val="2"/>
            <w:tcBorders>
              <w:top w:val="single" w:sz="4" w:space="0" w:color="000000"/>
              <w:left w:val="single" w:sz="4" w:space="0" w:color="000000"/>
              <w:bottom w:val="single" w:sz="4" w:space="0" w:color="000000"/>
              <w:right w:val="single" w:sz="4" w:space="0" w:color="000000"/>
            </w:tcBorders>
          </w:tcPr>
          <w:p w14:paraId="498CBAA4"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Chuỗi sự kiện chính</w:t>
            </w:r>
          </w:p>
          <w:p w14:paraId="36E11419" w14:textId="77777777" w:rsidR="00314B16" w:rsidRPr="006454E5" w:rsidRDefault="00314B16" w:rsidP="00314B16">
            <w:pPr>
              <w:pStyle w:val="normal1"/>
              <w:numPr>
                <w:ilvl w:val="0"/>
                <w:numId w:val="36"/>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hàng chọn 1 đơn hàng và ấn xem chi tiết.</w:t>
            </w:r>
          </w:p>
          <w:p w14:paraId="73CCD9D9" w14:textId="77777777" w:rsidR="00314B16" w:rsidRPr="006454E5" w:rsidRDefault="00314B16" w:rsidP="00314B16">
            <w:pPr>
              <w:pStyle w:val="normal1"/>
              <w:numPr>
                <w:ilvl w:val="0"/>
                <w:numId w:val="36"/>
              </w:numPr>
              <w:tabs>
                <w:tab w:val="left" w:pos="1190"/>
              </w:tabs>
              <w:spacing w:before="1"/>
              <w:ind w:right="172"/>
              <w:rPr>
                <w:rFonts w:ascii="Times New Roman" w:hAnsi="Times New Roman" w:cs="Times New Roman"/>
                <w:sz w:val="26"/>
                <w:szCs w:val="26"/>
              </w:rPr>
            </w:pPr>
            <w:r w:rsidRPr="006454E5">
              <w:rPr>
                <w:rFonts w:ascii="Times New Roman" w:hAnsi="Times New Roman" w:cs="Times New Roman"/>
                <w:sz w:val="26"/>
                <w:szCs w:val="26"/>
              </w:rPr>
              <w:t>Hệ thống chuyển đến trang chi tiết đơn hàng, mỗi sản phẩm của đơn hàng có nút đánh giá.</w:t>
            </w:r>
          </w:p>
          <w:p w14:paraId="14CE40B6" w14:textId="77777777" w:rsidR="00314B16" w:rsidRPr="006454E5" w:rsidRDefault="00314B16" w:rsidP="00314B16">
            <w:pPr>
              <w:pStyle w:val="normal1"/>
              <w:numPr>
                <w:ilvl w:val="0"/>
                <w:numId w:val="36"/>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hàng chọn 1 sản phẩm và ấn nút đánh giá.</w:t>
            </w:r>
          </w:p>
          <w:p w14:paraId="479548BA" w14:textId="77777777" w:rsidR="00314B16" w:rsidRPr="006454E5" w:rsidRDefault="00314B16" w:rsidP="00314B16">
            <w:pPr>
              <w:pStyle w:val="normal1"/>
              <w:numPr>
                <w:ilvl w:val="0"/>
                <w:numId w:val="36"/>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hiện phần đánh giá sản phẩm.</w:t>
            </w:r>
          </w:p>
          <w:p w14:paraId="4513F3C4" w14:textId="77777777" w:rsidR="00314B16" w:rsidRPr="006454E5" w:rsidRDefault="00314B16" w:rsidP="00314B16">
            <w:pPr>
              <w:pStyle w:val="normal1"/>
              <w:numPr>
                <w:ilvl w:val="0"/>
                <w:numId w:val="36"/>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hàng tiến hành đánh giá sản phẩm và ấn lưu đánh giá sản phẩm.</w:t>
            </w:r>
          </w:p>
          <w:p w14:paraId="297B8B22" w14:textId="77777777" w:rsidR="00314B16" w:rsidRPr="006454E5" w:rsidRDefault="00314B16" w:rsidP="00314B16">
            <w:pPr>
              <w:pStyle w:val="normal1"/>
              <w:numPr>
                <w:ilvl w:val="0"/>
                <w:numId w:val="36"/>
              </w:numPr>
              <w:tabs>
                <w:tab w:val="left" w:pos="1190"/>
              </w:tabs>
              <w:spacing w:line="300" w:lineRule="auto"/>
              <w:ind w:right="328"/>
              <w:rPr>
                <w:rFonts w:ascii="Times New Roman" w:hAnsi="Times New Roman" w:cs="Times New Roman"/>
                <w:sz w:val="26"/>
                <w:szCs w:val="26"/>
              </w:rPr>
            </w:pPr>
            <w:r w:rsidRPr="006454E5">
              <w:rPr>
                <w:rFonts w:ascii="Times New Roman" w:hAnsi="Times New Roman" w:cs="Times New Roman"/>
                <w:sz w:val="26"/>
                <w:szCs w:val="26"/>
              </w:rPr>
              <w:t>Hệ thống lưu đánh giá sản phẩm của khách hàng và thông báo đánh giá sản phẩm thành công.</w:t>
            </w:r>
          </w:p>
        </w:tc>
      </w:tr>
      <w:tr w:rsidR="00314B16" w:rsidRPr="00F06492" w14:paraId="24524158" w14:textId="77777777" w:rsidTr="00B52E04">
        <w:trPr>
          <w:trHeight w:val="1068"/>
        </w:trPr>
        <w:tc>
          <w:tcPr>
            <w:tcW w:w="9349" w:type="dxa"/>
            <w:gridSpan w:val="2"/>
            <w:tcBorders>
              <w:top w:val="single" w:sz="4" w:space="0" w:color="000000"/>
              <w:left w:val="single" w:sz="4" w:space="0" w:color="000000"/>
              <w:bottom w:val="single" w:sz="4" w:space="0" w:color="000000"/>
              <w:right w:val="single" w:sz="4" w:space="0" w:color="000000"/>
            </w:tcBorders>
          </w:tcPr>
          <w:p w14:paraId="153E6C55"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Ngoại lệ</w:t>
            </w:r>
          </w:p>
          <w:p w14:paraId="16CEB1D4" w14:textId="77777777" w:rsidR="00314B16" w:rsidRPr="006454E5" w:rsidRDefault="00314B16" w:rsidP="00314B16">
            <w:pPr>
              <w:pStyle w:val="normal1"/>
              <w:numPr>
                <w:ilvl w:val="0"/>
                <w:numId w:val="37"/>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thông báo “chưa nhập đầy đủ các trường”.</w:t>
            </w:r>
          </w:p>
          <w:p w14:paraId="1288C74B" w14:textId="77777777" w:rsidR="00314B16" w:rsidRPr="006454E5" w:rsidRDefault="00314B16" w:rsidP="00314B16">
            <w:pPr>
              <w:pStyle w:val="normal1"/>
              <w:numPr>
                <w:ilvl w:val="1"/>
                <w:numId w:val="37"/>
              </w:numPr>
              <w:tabs>
                <w:tab w:val="left" w:pos="1549"/>
              </w:tabs>
              <w:spacing w:line="290" w:lineRule="auto"/>
              <w:ind w:left="1549" w:hanging="719"/>
              <w:rPr>
                <w:rFonts w:ascii="Times New Roman" w:hAnsi="Times New Roman" w:cs="Times New Roman"/>
                <w:sz w:val="26"/>
                <w:szCs w:val="26"/>
              </w:rPr>
            </w:pPr>
            <w:r w:rsidRPr="006454E5">
              <w:rPr>
                <w:rFonts w:ascii="Times New Roman" w:hAnsi="Times New Roman" w:cs="Times New Roman"/>
                <w:sz w:val="26"/>
                <w:szCs w:val="26"/>
              </w:rPr>
              <w:t>Quay lại bước 5 của chuỗi sự kiện chính.</w:t>
            </w:r>
          </w:p>
        </w:tc>
      </w:tr>
    </w:tbl>
    <w:p w14:paraId="02A1902F" w14:textId="77777777" w:rsidR="00314B16" w:rsidRPr="006454E5" w:rsidRDefault="00314B16" w:rsidP="00314B16">
      <w:pPr>
        <w:pStyle w:val="normal1"/>
        <w:spacing w:before="3"/>
        <w:ind w:right="374"/>
        <w:jc w:val="center"/>
        <w:rPr>
          <w:rFonts w:ascii="Times New Roman" w:hAnsi="Times New Roman" w:cs="Times New Roman"/>
          <w:i/>
          <w:sz w:val="26"/>
          <w:szCs w:val="26"/>
        </w:rPr>
      </w:pPr>
      <w:bookmarkStart w:id="491" w:name="_xvir7l"/>
      <w:bookmarkEnd w:id="491"/>
    </w:p>
    <w:p w14:paraId="0B250BEE" w14:textId="77777777" w:rsidR="00314B16" w:rsidRPr="006454E5" w:rsidRDefault="00314B16" w:rsidP="00314B16">
      <w:pPr>
        <w:pStyle w:val="normal1"/>
        <w:rPr>
          <w:rFonts w:ascii="Times New Roman" w:hAnsi="Times New Roman" w:cs="Times New Roman"/>
          <w:i/>
          <w:sz w:val="26"/>
          <w:szCs w:val="26"/>
        </w:rPr>
      </w:pPr>
    </w:p>
    <w:p w14:paraId="27476D6D" w14:textId="77777777" w:rsidR="00314B16" w:rsidRPr="006454E5" w:rsidRDefault="00314B16" w:rsidP="00314B16">
      <w:pPr>
        <w:pStyle w:val="normal1"/>
        <w:rPr>
          <w:rFonts w:ascii="Times New Roman" w:hAnsi="Times New Roman" w:cs="Times New Roman"/>
          <w:i/>
          <w:sz w:val="26"/>
          <w:szCs w:val="26"/>
        </w:rPr>
      </w:pPr>
    </w:p>
    <w:p w14:paraId="7A3DAF66" w14:textId="77777777" w:rsidR="00314B16" w:rsidRPr="006454E5" w:rsidRDefault="00314B16" w:rsidP="00314B16">
      <w:pPr>
        <w:pStyle w:val="normal1"/>
        <w:rPr>
          <w:rFonts w:ascii="Times New Roman" w:hAnsi="Times New Roman" w:cs="Times New Roman"/>
          <w:i/>
          <w:sz w:val="26"/>
          <w:szCs w:val="26"/>
        </w:rPr>
      </w:pPr>
    </w:p>
    <w:p w14:paraId="2B7ED195" w14:textId="77777777" w:rsidR="00314B16" w:rsidRPr="006454E5" w:rsidRDefault="00314B16" w:rsidP="00314B16">
      <w:pPr>
        <w:pStyle w:val="normal1"/>
        <w:rPr>
          <w:rFonts w:ascii="Times New Roman" w:hAnsi="Times New Roman" w:cs="Times New Roman"/>
          <w:i/>
          <w:sz w:val="26"/>
          <w:szCs w:val="26"/>
        </w:rPr>
      </w:pPr>
    </w:p>
    <w:p w14:paraId="3B3B0431" w14:textId="77777777" w:rsidR="00314B16" w:rsidRPr="006454E5" w:rsidRDefault="00314B16" w:rsidP="00314B16">
      <w:pPr>
        <w:pStyle w:val="normal1"/>
        <w:spacing w:before="228"/>
        <w:rPr>
          <w:rFonts w:ascii="Times New Roman" w:hAnsi="Times New Roman" w:cs="Times New Roman"/>
          <w:i/>
          <w:sz w:val="26"/>
          <w:szCs w:val="26"/>
        </w:rPr>
      </w:pPr>
      <w:bookmarkStart w:id="492" w:name="3hv69ve"/>
      <w:bookmarkEnd w:id="492"/>
    </w:p>
    <w:p w14:paraId="621C9514" w14:textId="18CE6A2D" w:rsidR="00314B16" w:rsidRPr="006454E5" w:rsidDel="00CA1DCE" w:rsidRDefault="00D1452A" w:rsidP="00790665">
      <w:pPr>
        <w:pStyle w:val="Heading3"/>
        <w:rPr>
          <w:del w:id="493" w:author="Khanh Cong" w:date="2024-12-28T14:03:00Z" w16du:dateUtc="2024-12-28T07:03:00Z"/>
          <w:rFonts w:cs="Times New Roman"/>
          <w:szCs w:val="26"/>
        </w:rPr>
        <w:sectPr w:rsidR="00314B16" w:rsidRPr="006454E5" w:rsidDel="00CA1DCE" w:rsidSect="00537F18">
          <w:footerReference w:type="even" r:id="rId39"/>
          <w:footerReference w:type="default" r:id="rId40"/>
          <w:footerReference w:type="first" r:id="rId41"/>
          <w:pgSz w:w="12240" w:h="15840"/>
          <w:pgMar w:top="1440" w:right="1152" w:bottom="1440" w:left="1699" w:header="0" w:footer="1084" w:gutter="0"/>
          <w:cols w:space="720"/>
          <w:formProt w:val="0"/>
          <w:docGrid w:linePitch="100" w:charSpace="-8193"/>
          <w:sectPrChange w:id="494" w:author="Khanh Cong" w:date="2024-12-28T13:48:00Z" w16du:dateUtc="2024-12-28T06:48:00Z">
            <w:sectPr w:rsidR="00314B16" w:rsidRPr="006454E5" w:rsidDel="00CA1DCE" w:rsidSect="00537F18">
              <w:pgMar w:top="1320" w:right="640" w:bottom="1280" w:left="1580" w:header="0" w:footer="1084" w:gutter="0"/>
            </w:sectPr>
          </w:sectPrChange>
        </w:sectPr>
      </w:pPr>
      <w:bookmarkStart w:id="495" w:name="__RefHeading___Toc26616_1225579473"/>
      <w:bookmarkStart w:id="496" w:name="3hv69ve_Copy_1"/>
      <w:bookmarkStart w:id="497" w:name="_1x0gk37"/>
      <w:bookmarkStart w:id="498" w:name="_Toc185534220"/>
      <w:bookmarkStart w:id="499" w:name="_Toc185447757"/>
      <w:bookmarkStart w:id="500" w:name="_Toc185706973"/>
      <w:bookmarkStart w:id="501" w:name="_Toc185881053"/>
      <w:bookmarkStart w:id="502" w:name="_Toc185881132"/>
      <w:bookmarkEnd w:id="495"/>
      <w:bookmarkEnd w:id="496"/>
      <w:bookmarkEnd w:id="497"/>
      <w:r w:rsidRPr="006454E5">
        <w:rPr>
          <w:rFonts w:cs="Times New Roman"/>
          <w:szCs w:val="26"/>
        </w:rPr>
        <w:lastRenderedPageBreak/>
        <w:t xml:space="preserve">2.1.12. </w:t>
      </w:r>
      <w:r w:rsidR="00314B16" w:rsidRPr="006454E5">
        <w:rPr>
          <w:rFonts w:cs="Times New Roman"/>
          <w:szCs w:val="26"/>
        </w:rPr>
        <w:t>Biểu đồ phân rã và kịch bản UC Tìm kiế</w:t>
      </w:r>
      <w:r w:rsidRPr="006454E5">
        <w:rPr>
          <w:rFonts w:cs="Times New Roman"/>
          <w:szCs w:val="26"/>
        </w:rPr>
        <w:t>m</w:t>
      </w:r>
      <w:bookmarkEnd w:id="498"/>
      <w:bookmarkEnd w:id="499"/>
      <w:bookmarkEnd w:id="500"/>
      <w:bookmarkEnd w:id="501"/>
      <w:bookmarkEnd w:id="502"/>
    </w:p>
    <w:p w14:paraId="1B2F44CE" w14:textId="77777777" w:rsidR="00314B16" w:rsidRPr="006454E5" w:rsidRDefault="00314B16">
      <w:pPr>
        <w:pStyle w:val="Heading3"/>
        <w:rPr>
          <w:rFonts w:cs="Times New Roman"/>
          <w:szCs w:val="26"/>
        </w:rPr>
        <w:pPrChange w:id="503" w:author="Khanh Cong" w:date="2024-12-28T14:03:00Z" w16du:dateUtc="2024-12-28T07:03:00Z">
          <w:pPr>
            <w:pStyle w:val="normal1"/>
          </w:pPr>
        </w:pPrChange>
      </w:pPr>
      <w:r w:rsidRPr="006454E5">
        <w:rPr>
          <w:rFonts w:cs="Times New Roman"/>
          <w:noProof/>
          <w:szCs w:val="26"/>
        </w:rPr>
        <w:drawing>
          <wp:inline distT="0" distB="0" distL="0" distR="0" wp14:anchorId="329F930E" wp14:editId="439AC1C1">
            <wp:extent cx="4842344" cy="1336078"/>
            <wp:effectExtent l="0" t="0" r="0" b="0"/>
            <wp:docPr id="24" name="image10.jpg" descr="A blue and black line with a blue ov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jpg" descr="A blue and black line with a blue oval&#10;&#10;Description automatically generated"/>
                    <pic:cNvPicPr>
                      <a:picLocks noChangeAspect="1" noChangeArrowheads="1"/>
                    </pic:cNvPicPr>
                  </pic:nvPicPr>
                  <pic:blipFill>
                    <a:blip r:embed="rId42"/>
                    <a:stretch>
                      <a:fillRect/>
                    </a:stretch>
                  </pic:blipFill>
                  <pic:spPr bwMode="auto">
                    <a:xfrm>
                      <a:off x="0" y="0"/>
                      <a:ext cx="4848742" cy="1337843"/>
                    </a:xfrm>
                    <a:prstGeom prst="rect">
                      <a:avLst/>
                    </a:prstGeom>
                    <a:noFill/>
                  </pic:spPr>
                </pic:pic>
              </a:graphicData>
            </a:graphic>
          </wp:inline>
        </w:drawing>
      </w:r>
    </w:p>
    <w:p w14:paraId="7F6F5AFD" w14:textId="77777777" w:rsidR="00314B16" w:rsidRPr="006454E5" w:rsidRDefault="00314B16" w:rsidP="00314B16">
      <w:pPr>
        <w:pStyle w:val="normal1"/>
        <w:spacing w:before="4"/>
        <w:rPr>
          <w:rFonts w:ascii="Times New Roman" w:hAnsi="Times New Roman" w:cs="Times New Roman"/>
          <w:i/>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048452F2"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6E02990A"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74B5FBA8"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sz w:val="26"/>
                <w:szCs w:val="26"/>
              </w:rPr>
              <w:t>Khách (Guest)</w:t>
            </w:r>
          </w:p>
        </w:tc>
      </w:tr>
      <w:tr w:rsidR="00314B16" w:rsidRPr="00F06492" w14:paraId="7F957984"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636ECB94"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2C84D96A" w14:textId="77777777" w:rsidR="00314B16" w:rsidRPr="006454E5" w:rsidRDefault="00314B16" w:rsidP="00314B16">
            <w:pPr>
              <w:pStyle w:val="normal1"/>
              <w:numPr>
                <w:ilvl w:val="0"/>
                <w:numId w:val="38"/>
              </w:numPr>
              <w:tabs>
                <w:tab w:val="left" w:pos="829"/>
              </w:tabs>
              <w:spacing w:line="276" w:lineRule="auto"/>
              <w:ind w:left="829" w:hanging="359"/>
              <w:rPr>
                <w:rFonts w:ascii="Times New Roman" w:hAnsi="Times New Roman" w:cs="Times New Roman"/>
                <w:sz w:val="26"/>
                <w:szCs w:val="26"/>
              </w:rPr>
            </w:pPr>
            <w:r w:rsidRPr="006454E5">
              <w:rPr>
                <w:rFonts w:ascii="Times New Roman" w:hAnsi="Times New Roman" w:cs="Times New Roman"/>
                <w:sz w:val="26"/>
                <w:szCs w:val="26"/>
              </w:rPr>
              <w:t>Chuyển đến trang chủ</w:t>
            </w:r>
          </w:p>
        </w:tc>
      </w:tr>
      <w:tr w:rsidR="00314B16" w:rsidRPr="00F06492" w14:paraId="0D35F9DD" w14:textId="77777777" w:rsidTr="00B52E04">
        <w:trPr>
          <w:trHeight w:val="597"/>
        </w:trPr>
        <w:tc>
          <w:tcPr>
            <w:tcW w:w="4674" w:type="dxa"/>
            <w:tcBorders>
              <w:top w:val="single" w:sz="4" w:space="0" w:color="000000"/>
              <w:left w:val="single" w:sz="4" w:space="0" w:color="000000"/>
              <w:bottom w:val="single" w:sz="4" w:space="0" w:color="000000"/>
              <w:right w:val="single" w:sz="4" w:space="0" w:color="000000"/>
            </w:tcBorders>
          </w:tcPr>
          <w:p w14:paraId="2463BE22"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2181D786" w14:textId="77777777" w:rsidR="00314B16" w:rsidRPr="006454E5" w:rsidRDefault="00314B16" w:rsidP="00314B16">
            <w:pPr>
              <w:pStyle w:val="normal1"/>
              <w:numPr>
                <w:ilvl w:val="0"/>
                <w:numId w:val="39"/>
              </w:numPr>
              <w:tabs>
                <w:tab w:val="left" w:pos="830"/>
              </w:tabs>
              <w:spacing w:line="300" w:lineRule="auto"/>
              <w:ind w:right="465"/>
              <w:rPr>
                <w:rFonts w:ascii="Times New Roman" w:hAnsi="Times New Roman" w:cs="Times New Roman"/>
                <w:sz w:val="26"/>
                <w:szCs w:val="26"/>
              </w:rPr>
            </w:pPr>
            <w:r w:rsidRPr="006454E5">
              <w:rPr>
                <w:rFonts w:ascii="Times New Roman" w:hAnsi="Times New Roman" w:cs="Times New Roman"/>
                <w:sz w:val="26"/>
                <w:szCs w:val="26"/>
              </w:rPr>
              <w:t>Khách tìm kiếm sản phẩm thành công</w:t>
            </w:r>
          </w:p>
        </w:tc>
      </w:tr>
      <w:tr w:rsidR="00314B16" w:rsidRPr="00F06492" w14:paraId="4FFE25F4" w14:textId="77777777" w:rsidTr="00B52E04">
        <w:trPr>
          <w:trHeight w:val="1791"/>
        </w:trPr>
        <w:tc>
          <w:tcPr>
            <w:tcW w:w="9349" w:type="dxa"/>
            <w:gridSpan w:val="2"/>
            <w:tcBorders>
              <w:top w:val="single" w:sz="4" w:space="0" w:color="000000"/>
              <w:left w:val="single" w:sz="4" w:space="0" w:color="000000"/>
              <w:bottom w:val="single" w:sz="4" w:space="0" w:color="000000"/>
              <w:right w:val="single" w:sz="4" w:space="0" w:color="000000"/>
            </w:tcBorders>
          </w:tcPr>
          <w:p w14:paraId="6ABF4004"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Chuỗi sự kiện chính</w:t>
            </w:r>
          </w:p>
          <w:p w14:paraId="4607C427" w14:textId="77777777" w:rsidR="00314B16" w:rsidRPr="006454E5" w:rsidRDefault="00314B16" w:rsidP="00314B16">
            <w:pPr>
              <w:pStyle w:val="normal1"/>
              <w:numPr>
                <w:ilvl w:val="0"/>
                <w:numId w:val="40"/>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hàng chọn tìm kiếm trên trang chủ.</w:t>
            </w:r>
          </w:p>
          <w:p w14:paraId="32FCD8D2" w14:textId="77777777" w:rsidR="00314B16" w:rsidRPr="006454E5" w:rsidRDefault="00314B16" w:rsidP="00314B16">
            <w:pPr>
              <w:pStyle w:val="normal1"/>
              <w:numPr>
                <w:ilvl w:val="0"/>
                <w:numId w:val="40"/>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hiển thị giao diện tìm kiếm.</w:t>
            </w:r>
          </w:p>
          <w:p w14:paraId="2916C329" w14:textId="77777777" w:rsidR="00314B16" w:rsidRPr="006454E5" w:rsidRDefault="00314B16" w:rsidP="00314B16">
            <w:pPr>
              <w:pStyle w:val="normal1"/>
              <w:numPr>
                <w:ilvl w:val="0"/>
                <w:numId w:val="40"/>
              </w:numPr>
              <w:tabs>
                <w:tab w:val="left" w:pos="1190"/>
              </w:tabs>
              <w:ind w:right="263"/>
              <w:rPr>
                <w:rFonts w:ascii="Times New Roman" w:hAnsi="Times New Roman" w:cs="Times New Roman"/>
                <w:sz w:val="26"/>
                <w:szCs w:val="26"/>
              </w:rPr>
            </w:pPr>
            <w:r w:rsidRPr="006454E5">
              <w:rPr>
                <w:rFonts w:ascii="Times New Roman" w:hAnsi="Times New Roman" w:cs="Times New Roman"/>
                <w:sz w:val="26"/>
                <w:szCs w:val="26"/>
              </w:rPr>
              <w:t>Khách chọn thông tin sản phẩm muốn tìm kiếm. Gồm tên, loại sản phẩm, vị trí cửa hàng, khoảng giá, độ đánh giá của sản phẩm.</w:t>
            </w:r>
          </w:p>
          <w:p w14:paraId="6949D1AF" w14:textId="77777777" w:rsidR="00314B16" w:rsidRPr="006454E5" w:rsidRDefault="00314B16" w:rsidP="00314B16">
            <w:pPr>
              <w:pStyle w:val="normal1"/>
              <w:numPr>
                <w:ilvl w:val="0"/>
                <w:numId w:val="40"/>
              </w:numPr>
              <w:tabs>
                <w:tab w:val="left" w:pos="1189"/>
              </w:tabs>
              <w:spacing w:line="276"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hiện các sản phẩm theo thông tin khách đã chọn.</w:t>
            </w:r>
          </w:p>
        </w:tc>
      </w:tr>
      <w:tr w:rsidR="00314B16" w:rsidRPr="00F06492" w14:paraId="5B745D52" w14:textId="77777777" w:rsidTr="00B52E04">
        <w:trPr>
          <w:trHeight w:val="597"/>
        </w:trPr>
        <w:tc>
          <w:tcPr>
            <w:tcW w:w="9349" w:type="dxa"/>
            <w:gridSpan w:val="2"/>
            <w:tcBorders>
              <w:top w:val="single" w:sz="4" w:space="0" w:color="000000"/>
              <w:left w:val="single" w:sz="4" w:space="0" w:color="000000"/>
              <w:bottom w:val="single" w:sz="4" w:space="0" w:color="000000"/>
              <w:right w:val="single" w:sz="4" w:space="0" w:color="000000"/>
            </w:tcBorders>
          </w:tcPr>
          <w:p w14:paraId="6402D363"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Ngoại lệ</w:t>
            </w:r>
          </w:p>
        </w:tc>
      </w:tr>
    </w:tbl>
    <w:p w14:paraId="1A2D0342" w14:textId="0ACBF367" w:rsidR="00314B16" w:rsidRPr="006454E5" w:rsidDel="00537F18" w:rsidRDefault="00314B16" w:rsidP="00314B16">
      <w:pPr>
        <w:pStyle w:val="normal1"/>
        <w:rPr>
          <w:del w:id="504" w:author="Khanh Cong" w:date="2024-12-28T13:52:00Z" w16du:dateUtc="2024-12-28T06:52:00Z"/>
          <w:rFonts w:ascii="Times New Roman" w:hAnsi="Times New Roman" w:cs="Times New Roman"/>
          <w:i/>
          <w:sz w:val="26"/>
          <w:szCs w:val="26"/>
        </w:rPr>
      </w:pPr>
    </w:p>
    <w:p w14:paraId="4BE2C71A" w14:textId="339B1B7F" w:rsidR="00314B16" w:rsidRPr="006454E5" w:rsidDel="00537F18" w:rsidRDefault="00314B16" w:rsidP="00314B16">
      <w:pPr>
        <w:pStyle w:val="normal1"/>
        <w:rPr>
          <w:del w:id="505" w:author="Khanh Cong" w:date="2024-12-28T13:52:00Z" w16du:dateUtc="2024-12-28T06:52:00Z"/>
          <w:rFonts w:ascii="Times New Roman" w:hAnsi="Times New Roman" w:cs="Times New Roman"/>
          <w:i/>
          <w:sz w:val="26"/>
          <w:szCs w:val="26"/>
        </w:rPr>
      </w:pPr>
    </w:p>
    <w:p w14:paraId="55FD1F43" w14:textId="4B8CC7F6" w:rsidR="00314B16" w:rsidRPr="006454E5" w:rsidDel="00537F18" w:rsidRDefault="00314B16" w:rsidP="00314B16">
      <w:pPr>
        <w:pStyle w:val="normal1"/>
        <w:rPr>
          <w:del w:id="506" w:author="Khanh Cong" w:date="2024-12-28T13:52:00Z" w16du:dateUtc="2024-12-28T06:52:00Z"/>
          <w:rFonts w:ascii="Times New Roman" w:hAnsi="Times New Roman" w:cs="Times New Roman"/>
          <w:i/>
          <w:sz w:val="26"/>
          <w:szCs w:val="26"/>
        </w:rPr>
      </w:pPr>
    </w:p>
    <w:p w14:paraId="6AA53FFA" w14:textId="467A0870" w:rsidR="00314B16" w:rsidRPr="006454E5" w:rsidDel="00537F18" w:rsidRDefault="00314B16" w:rsidP="00314B16">
      <w:pPr>
        <w:pStyle w:val="normal1"/>
        <w:rPr>
          <w:del w:id="507" w:author="Khanh Cong" w:date="2024-12-28T13:52:00Z" w16du:dateUtc="2024-12-28T06:52:00Z"/>
          <w:rFonts w:ascii="Times New Roman" w:hAnsi="Times New Roman" w:cs="Times New Roman"/>
          <w:i/>
          <w:sz w:val="26"/>
          <w:szCs w:val="26"/>
        </w:rPr>
      </w:pPr>
    </w:p>
    <w:p w14:paraId="60945693" w14:textId="6531360D" w:rsidR="00314B16" w:rsidRPr="006454E5" w:rsidDel="00537F18" w:rsidRDefault="00314B16" w:rsidP="00314B16">
      <w:pPr>
        <w:pStyle w:val="normal1"/>
        <w:rPr>
          <w:del w:id="508" w:author="Khanh Cong" w:date="2024-12-28T13:52:00Z" w16du:dateUtc="2024-12-28T06:52:00Z"/>
          <w:rFonts w:ascii="Times New Roman" w:hAnsi="Times New Roman" w:cs="Times New Roman"/>
          <w:i/>
          <w:sz w:val="26"/>
          <w:szCs w:val="26"/>
        </w:rPr>
      </w:pPr>
    </w:p>
    <w:p w14:paraId="35CA2FCD" w14:textId="041A7FB1" w:rsidR="00314B16" w:rsidRPr="006454E5" w:rsidDel="00537F18" w:rsidRDefault="00314B16" w:rsidP="00314B16">
      <w:pPr>
        <w:pStyle w:val="normal1"/>
        <w:rPr>
          <w:del w:id="509" w:author="Khanh Cong" w:date="2024-12-28T13:52:00Z" w16du:dateUtc="2024-12-28T06:52:00Z"/>
          <w:rFonts w:ascii="Times New Roman" w:hAnsi="Times New Roman" w:cs="Times New Roman"/>
          <w:i/>
          <w:sz w:val="26"/>
          <w:szCs w:val="26"/>
        </w:rPr>
      </w:pPr>
    </w:p>
    <w:p w14:paraId="2898A29E" w14:textId="3E82DBB2" w:rsidR="00314B16" w:rsidRPr="006454E5" w:rsidDel="00537F18" w:rsidRDefault="00314B16" w:rsidP="00314B16">
      <w:pPr>
        <w:pStyle w:val="normal1"/>
        <w:rPr>
          <w:del w:id="510" w:author="Khanh Cong" w:date="2024-12-28T13:52:00Z" w16du:dateUtc="2024-12-28T06:52:00Z"/>
          <w:rFonts w:ascii="Times New Roman" w:hAnsi="Times New Roman" w:cs="Times New Roman"/>
          <w:i/>
          <w:sz w:val="26"/>
          <w:szCs w:val="26"/>
        </w:rPr>
      </w:pPr>
    </w:p>
    <w:p w14:paraId="02A34465" w14:textId="1C2DB5C2" w:rsidR="00314B16" w:rsidRPr="006454E5" w:rsidDel="00537F18" w:rsidRDefault="00314B16" w:rsidP="00314B16">
      <w:pPr>
        <w:pStyle w:val="normal1"/>
        <w:rPr>
          <w:del w:id="511" w:author="Khanh Cong" w:date="2024-12-28T13:52:00Z" w16du:dateUtc="2024-12-28T06:52:00Z"/>
          <w:rFonts w:ascii="Times New Roman" w:hAnsi="Times New Roman" w:cs="Times New Roman"/>
          <w:i/>
          <w:sz w:val="26"/>
          <w:szCs w:val="26"/>
        </w:rPr>
      </w:pPr>
    </w:p>
    <w:p w14:paraId="4C83849F" w14:textId="6F86026E" w:rsidR="00314B16" w:rsidRPr="006454E5" w:rsidDel="00537F18" w:rsidRDefault="00314B16" w:rsidP="00314B16">
      <w:pPr>
        <w:pStyle w:val="normal1"/>
        <w:rPr>
          <w:del w:id="512" w:author="Khanh Cong" w:date="2024-12-28T13:52:00Z" w16du:dateUtc="2024-12-28T06:52:00Z"/>
          <w:rFonts w:ascii="Times New Roman" w:hAnsi="Times New Roman" w:cs="Times New Roman"/>
          <w:i/>
          <w:sz w:val="26"/>
          <w:szCs w:val="26"/>
        </w:rPr>
      </w:pPr>
    </w:p>
    <w:p w14:paraId="6C83AEDD" w14:textId="637615FA" w:rsidR="00314B16" w:rsidRPr="006454E5" w:rsidDel="00537F18" w:rsidRDefault="00314B16" w:rsidP="00314B16">
      <w:pPr>
        <w:pStyle w:val="normal1"/>
        <w:rPr>
          <w:del w:id="513" w:author="Khanh Cong" w:date="2024-12-28T13:52:00Z" w16du:dateUtc="2024-12-28T06:52:00Z"/>
          <w:rFonts w:ascii="Times New Roman" w:hAnsi="Times New Roman" w:cs="Times New Roman"/>
          <w:i/>
          <w:sz w:val="26"/>
          <w:szCs w:val="26"/>
        </w:rPr>
      </w:pPr>
    </w:p>
    <w:p w14:paraId="12D842BC" w14:textId="48B941F4" w:rsidR="00314B16" w:rsidRPr="006454E5" w:rsidDel="00537F18" w:rsidRDefault="00314B16" w:rsidP="00314B16">
      <w:pPr>
        <w:pStyle w:val="normal1"/>
        <w:rPr>
          <w:del w:id="514" w:author="Khanh Cong" w:date="2024-12-28T13:52:00Z" w16du:dateUtc="2024-12-28T06:52:00Z"/>
          <w:rFonts w:ascii="Times New Roman" w:hAnsi="Times New Roman" w:cs="Times New Roman"/>
          <w:i/>
          <w:sz w:val="26"/>
          <w:szCs w:val="26"/>
        </w:rPr>
      </w:pPr>
    </w:p>
    <w:p w14:paraId="0D84CFE3" w14:textId="77777777" w:rsidR="00314B16" w:rsidRPr="006454E5" w:rsidDel="00537F18" w:rsidRDefault="00314B16" w:rsidP="00314B16">
      <w:pPr>
        <w:pStyle w:val="normal1"/>
        <w:spacing w:before="167"/>
        <w:rPr>
          <w:del w:id="515" w:author="Khanh Cong" w:date="2024-12-28T13:52:00Z" w16du:dateUtc="2024-12-28T06:52:00Z"/>
          <w:rFonts w:ascii="Times New Roman" w:hAnsi="Times New Roman" w:cs="Times New Roman"/>
          <w:i/>
          <w:sz w:val="26"/>
          <w:szCs w:val="26"/>
        </w:rPr>
      </w:pPr>
      <w:bookmarkStart w:id="516" w:name="1baon6m"/>
      <w:bookmarkEnd w:id="516"/>
    </w:p>
    <w:p w14:paraId="7C70E3E8" w14:textId="77777777" w:rsidR="00D1452A" w:rsidRPr="006454E5" w:rsidDel="00537F18" w:rsidRDefault="00D1452A" w:rsidP="00314B16">
      <w:pPr>
        <w:pStyle w:val="Heading2"/>
        <w:tabs>
          <w:tab w:val="left" w:pos="837"/>
        </w:tabs>
        <w:rPr>
          <w:del w:id="517" w:author="Khanh Cong" w:date="2024-12-28T13:52:00Z" w16du:dateUtc="2024-12-28T06:52:00Z"/>
          <w:rFonts w:cs="Times New Roman"/>
          <w:szCs w:val="26"/>
        </w:rPr>
      </w:pPr>
      <w:bookmarkStart w:id="518" w:name="__RefHeading___Toc26618_1225579473"/>
      <w:bookmarkStart w:id="519" w:name="1baon6m_Copy_1"/>
      <w:bookmarkStart w:id="520" w:name="_3vac5uf"/>
      <w:bookmarkStart w:id="521" w:name="_Toc185447758"/>
      <w:bookmarkEnd w:id="518"/>
      <w:bookmarkEnd w:id="519"/>
      <w:bookmarkEnd w:id="520"/>
    </w:p>
    <w:p w14:paraId="1B994E52" w14:textId="77777777" w:rsidR="00D1452A" w:rsidRPr="006454E5" w:rsidDel="00537F18" w:rsidRDefault="00D1452A" w:rsidP="00314B16">
      <w:pPr>
        <w:pStyle w:val="Heading2"/>
        <w:tabs>
          <w:tab w:val="left" w:pos="837"/>
        </w:tabs>
        <w:rPr>
          <w:del w:id="522" w:author="Khanh Cong" w:date="2024-12-28T13:52:00Z" w16du:dateUtc="2024-12-28T06:52:00Z"/>
          <w:rFonts w:cs="Times New Roman"/>
          <w:szCs w:val="26"/>
        </w:rPr>
      </w:pPr>
    </w:p>
    <w:p w14:paraId="66AF1D57" w14:textId="10505DA9" w:rsidR="00D1452A" w:rsidRPr="006454E5" w:rsidDel="00537F18" w:rsidRDefault="00D1452A" w:rsidP="00314B16">
      <w:pPr>
        <w:pStyle w:val="Heading2"/>
        <w:tabs>
          <w:tab w:val="left" w:pos="837"/>
        </w:tabs>
        <w:rPr>
          <w:del w:id="523" w:author="Khanh Cong" w:date="2024-12-28T13:52:00Z" w16du:dateUtc="2024-12-28T06:52:00Z"/>
          <w:rFonts w:cs="Times New Roman"/>
          <w:szCs w:val="26"/>
        </w:rPr>
      </w:pPr>
    </w:p>
    <w:p w14:paraId="3B27E3AC" w14:textId="11469EF0" w:rsidR="00314B16" w:rsidRPr="006454E5" w:rsidDel="00CA1DCE" w:rsidRDefault="00D1452A" w:rsidP="00790665">
      <w:pPr>
        <w:pStyle w:val="Heading3"/>
        <w:rPr>
          <w:del w:id="524" w:author="Khanh Cong" w:date="2024-12-28T14:03:00Z" w16du:dateUtc="2024-12-28T07:03:00Z"/>
          <w:rFonts w:cs="Times New Roman"/>
          <w:szCs w:val="26"/>
        </w:rPr>
        <w:sectPr w:rsidR="00314B16" w:rsidRPr="006454E5" w:rsidDel="00CA1DCE" w:rsidSect="00537F18">
          <w:footerReference w:type="even" r:id="rId43"/>
          <w:footerReference w:type="default" r:id="rId44"/>
          <w:footerReference w:type="first" r:id="rId45"/>
          <w:pgSz w:w="12240" w:h="15840"/>
          <w:pgMar w:top="1440" w:right="1152" w:bottom="1440" w:left="1699" w:header="0" w:footer="1084" w:gutter="0"/>
          <w:cols w:space="720"/>
          <w:formProt w:val="0"/>
          <w:docGrid w:linePitch="100" w:charSpace="-8193"/>
          <w:sectPrChange w:id="525" w:author="Khanh Cong" w:date="2024-12-28T13:48:00Z" w16du:dateUtc="2024-12-28T06:48:00Z">
            <w:sectPr w:rsidR="00314B16" w:rsidRPr="006454E5" w:rsidDel="00CA1DCE" w:rsidSect="00537F18">
              <w:pgMar w:top="1320" w:right="640" w:bottom="1280" w:left="1580" w:header="0" w:footer="1084" w:gutter="0"/>
            </w:sectPr>
          </w:sectPrChange>
        </w:sectPr>
      </w:pPr>
      <w:bookmarkStart w:id="526" w:name="_Toc185534221"/>
      <w:bookmarkStart w:id="527" w:name="_Toc185706974"/>
      <w:bookmarkStart w:id="528" w:name="_Toc185881054"/>
      <w:bookmarkStart w:id="529" w:name="_Toc185881133"/>
      <w:r w:rsidRPr="006454E5">
        <w:rPr>
          <w:rFonts w:cs="Times New Roman"/>
          <w:szCs w:val="26"/>
        </w:rPr>
        <w:t xml:space="preserve">2.1.13. </w:t>
      </w:r>
      <w:r w:rsidR="00314B16" w:rsidRPr="006454E5">
        <w:rPr>
          <w:rFonts w:cs="Times New Roman"/>
          <w:szCs w:val="26"/>
        </w:rPr>
        <w:t>Biểu đồ phân rã và kịch bản UC quản lý danh sách yêu thích</w:t>
      </w:r>
      <w:bookmarkEnd w:id="521"/>
      <w:bookmarkEnd w:id="526"/>
      <w:bookmarkEnd w:id="527"/>
      <w:bookmarkEnd w:id="528"/>
      <w:bookmarkEnd w:id="529"/>
      <w:r w:rsidR="00314B16" w:rsidRPr="006454E5">
        <w:rPr>
          <w:rFonts w:cs="Times New Roman"/>
          <w:szCs w:val="26"/>
        </w:rPr>
        <w:br w:type="page"/>
      </w:r>
    </w:p>
    <w:p w14:paraId="04561DC5" w14:textId="77777777" w:rsidR="00314B16" w:rsidRPr="006454E5" w:rsidRDefault="00314B16">
      <w:pPr>
        <w:pStyle w:val="Heading3"/>
        <w:rPr>
          <w:rFonts w:cs="Times New Roman"/>
          <w:szCs w:val="26"/>
        </w:rPr>
        <w:pPrChange w:id="530" w:author="Khanh Cong" w:date="2024-12-28T14:03:00Z" w16du:dateUtc="2024-12-28T07:03:00Z">
          <w:pPr>
            <w:pStyle w:val="normal1"/>
          </w:pPr>
        </w:pPrChange>
      </w:pPr>
    </w:p>
    <w:p w14:paraId="76C0D1B3" w14:textId="77777777" w:rsidR="00314B16" w:rsidRPr="006454E5" w:rsidRDefault="00314B16" w:rsidP="00314B16">
      <w:pPr>
        <w:pStyle w:val="normal1"/>
        <w:ind w:left="315"/>
        <w:rPr>
          <w:rFonts w:ascii="Times New Roman" w:hAnsi="Times New Roman" w:cs="Times New Roman"/>
          <w:sz w:val="26"/>
          <w:szCs w:val="26"/>
        </w:rPr>
      </w:pPr>
      <w:r w:rsidRPr="006454E5">
        <w:rPr>
          <w:rFonts w:ascii="Times New Roman" w:hAnsi="Times New Roman" w:cs="Times New Roman"/>
          <w:noProof/>
          <w:sz w:val="26"/>
          <w:szCs w:val="26"/>
        </w:rPr>
        <w:drawing>
          <wp:inline distT="0" distB="0" distL="0" distR="0" wp14:anchorId="60D207FF" wp14:editId="1C4F18DD">
            <wp:extent cx="5896610" cy="2711450"/>
            <wp:effectExtent l="0" t="0" r="0" b="0"/>
            <wp:docPr id="25" name="image11.jp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jpg" descr="A diagram of a diagram&#10;&#10;Description automatically generated"/>
                    <pic:cNvPicPr>
                      <a:picLocks noChangeAspect="1" noChangeArrowheads="1"/>
                    </pic:cNvPicPr>
                  </pic:nvPicPr>
                  <pic:blipFill>
                    <a:blip r:embed="rId46"/>
                    <a:stretch>
                      <a:fillRect/>
                    </a:stretch>
                  </pic:blipFill>
                  <pic:spPr bwMode="auto">
                    <a:xfrm>
                      <a:off x="0" y="0"/>
                      <a:ext cx="5896610" cy="2711450"/>
                    </a:xfrm>
                    <a:prstGeom prst="rect">
                      <a:avLst/>
                    </a:prstGeom>
                    <a:noFill/>
                  </pic:spPr>
                </pic:pic>
              </a:graphicData>
            </a:graphic>
          </wp:inline>
        </w:drawing>
      </w:r>
    </w:p>
    <w:p w14:paraId="5E39B6A3" w14:textId="77777777" w:rsidR="00314B16" w:rsidRPr="006454E5" w:rsidRDefault="00314B16" w:rsidP="00155A54">
      <w:pPr>
        <w:pStyle w:val="NoSpacing"/>
      </w:pPr>
      <w:bookmarkStart w:id="531" w:name="__RefHeading___Toc26620_1225579473"/>
      <w:bookmarkStart w:id="532" w:name="_Toc185447759"/>
      <w:bookmarkStart w:id="533" w:name="_Toc185534222"/>
      <w:bookmarkEnd w:id="531"/>
      <w:r w:rsidRPr="006454E5">
        <w:t>Kịch bản UC thêm sản phẩm vào danh sách yêu thích</w:t>
      </w:r>
      <w:bookmarkEnd w:id="532"/>
      <w:bookmarkEnd w:id="533"/>
    </w:p>
    <w:p w14:paraId="672079BB" w14:textId="77777777" w:rsidR="00314B16" w:rsidRPr="006454E5" w:rsidRDefault="00314B16" w:rsidP="00314B16">
      <w:pPr>
        <w:pStyle w:val="normal1"/>
        <w:rPr>
          <w:rFonts w:ascii="Times New Roman" w:hAnsi="Times New Roman" w:cs="Times New Roman"/>
          <w:b/>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29929CD7"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63EAF810"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Tên Use Case</w:t>
            </w:r>
          </w:p>
        </w:tc>
        <w:tc>
          <w:tcPr>
            <w:tcW w:w="4675" w:type="dxa"/>
            <w:tcBorders>
              <w:top w:val="single" w:sz="4" w:space="0" w:color="000000"/>
              <w:left w:val="single" w:sz="4" w:space="0" w:color="000000"/>
              <w:bottom w:val="single" w:sz="4" w:space="0" w:color="000000"/>
              <w:right w:val="single" w:sz="4" w:space="0" w:color="000000"/>
            </w:tcBorders>
          </w:tcPr>
          <w:p w14:paraId="483B64B0"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Thêm sản phẩm</w:t>
            </w:r>
          </w:p>
        </w:tc>
      </w:tr>
      <w:tr w:rsidR="00314B16" w:rsidRPr="00F06492" w14:paraId="6ABD7164"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7897A2F8"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6C53ED24"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sz w:val="26"/>
                <w:szCs w:val="26"/>
              </w:rPr>
              <w:t>Khách hàng (Guest)</w:t>
            </w:r>
          </w:p>
        </w:tc>
      </w:tr>
      <w:tr w:rsidR="00314B16" w:rsidRPr="00F06492" w14:paraId="22E17A06"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00B3F827"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13439616" w14:textId="77777777" w:rsidR="00314B16" w:rsidRPr="006454E5" w:rsidRDefault="00314B16" w:rsidP="00314B16">
            <w:pPr>
              <w:pStyle w:val="normal1"/>
              <w:numPr>
                <w:ilvl w:val="0"/>
                <w:numId w:val="41"/>
              </w:numPr>
              <w:tabs>
                <w:tab w:val="left" w:pos="830"/>
              </w:tabs>
              <w:spacing w:line="300" w:lineRule="auto"/>
              <w:ind w:right="212"/>
              <w:rPr>
                <w:rFonts w:ascii="Times New Roman" w:hAnsi="Times New Roman" w:cs="Times New Roman"/>
                <w:sz w:val="26"/>
                <w:szCs w:val="26"/>
              </w:rPr>
            </w:pPr>
            <w:r w:rsidRPr="006454E5">
              <w:rPr>
                <w:rFonts w:ascii="Times New Roman" w:hAnsi="Times New Roman" w:cs="Times New Roman"/>
                <w:sz w:val="26"/>
                <w:szCs w:val="26"/>
              </w:rPr>
              <w:t>Chuyển đến trang thông tin chi tiết sản phẩm</w:t>
            </w:r>
          </w:p>
        </w:tc>
      </w:tr>
      <w:tr w:rsidR="00314B16" w:rsidRPr="00F06492" w14:paraId="400483DF" w14:textId="77777777" w:rsidTr="00B52E04">
        <w:trPr>
          <w:trHeight w:val="597"/>
        </w:trPr>
        <w:tc>
          <w:tcPr>
            <w:tcW w:w="4674" w:type="dxa"/>
            <w:tcBorders>
              <w:top w:val="single" w:sz="4" w:space="0" w:color="000000"/>
              <w:left w:val="single" w:sz="4" w:space="0" w:color="000000"/>
              <w:bottom w:val="single" w:sz="4" w:space="0" w:color="000000"/>
              <w:right w:val="single" w:sz="4" w:space="0" w:color="000000"/>
            </w:tcBorders>
          </w:tcPr>
          <w:p w14:paraId="3F1307B7"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581BDD45" w14:textId="77777777" w:rsidR="00314B16" w:rsidRPr="006454E5" w:rsidRDefault="00314B16" w:rsidP="00314B16">
            <w:pPr>
              <w:pStyle w:val="normal1"/>
              <w:numPr>
                <w:ilvl w:val="0"/>
                <w:numId w:val="42"/>
              </w:numPr>
              <w:tabs>
                <w:tab w:val="left" w:pos="830"/>
              </w:tabs>
              <w:spacing w:line="300" w:lineRule="auto"/>
              <w:ind w:right="510"/>
              <w:rPr>
                <w:rFonts w:ascii="Times New Roman" w:hAnsi="Times New Roman" w:cs="Times New Roman"/>
                <w:sz w:val="26"/>
                <w:szCs w:val="26"/>
              </w:rPr>
            </w:pPr>
            <w:r w:rsidRPr="006454E5">
              <w:rPr>
                <w:rFonts w:ascii="Times New Roman" w:hAnsi="Times New Roman" w:cs="Times New Roman"/>
                <w:sz w:val="26"/>
                <w:szCs w:val="26"/>
              </w:rPr>
              <w:t>Khách hàng thêm sản phẩm vào danh sách yêu thích thành công</w:t>
            </w:r>
          </w:p>
        </w:tc>
      </w:tr>
      <w:tr w:rsidR="00314B16" w:rsidRPr="00F06492" w14:paraId="1398112F" w14:textId="77777777" w:rsidTr="00B52E04">
        <w:trPr>
          <w:trHeight w:val="896"/>
        </w:trPr>
        <w:tc>
          <w:tcPr>
            <w:tcW w:w="9349" w:type="dxa"/>
            <w:gridSpan w:val="2"/>
            <w:tcBorders>
              <w:top w:val="single" w:sz="4" w:space="0" w:color="000000"/>
              <w:left w:val="single" w:sz="4" w:space="0" w:color="000000"/>
              <w:bottom w:val="single" w:sz="4" w:space="0" w:color="000000"/>
              <w:right w:val="single" w:sz="4" w:space="0" w:color="000000"/>
            </w:tcBorders>
          </w:tcPr>
          <w:p w14:paraId="0843D9C2"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Chuỗi sự kiện chính</w:t>
            </w:r>
          </w:p>
          <w:p w14:paraId="2E058F7D" w14:textId="77777777" w:rsidR="00314B16" w:rsidRPr="006454E5" w:rsidRDefault="00314B16" w:rsidP="00314B16">
            <w:pPr>
              <w:pStyle w:val="normal1"/>
              <w:numPr>
                <w:ilvl w:val="0"/>
                <w:numId w:val="43"/>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hàng bấm nút thêm vào danh sách yêu thích.</w:t>
            </w:r>
          </w:p>
          <w:p w14:paraId="265E881A" w14:textId="77777777" w:rsidR="00314B16" w:rsidRPr="006454E5" w:rsidRDefault="00314B16" w:rsidP="00314B16">
            <w:pPr>
              <w:pStyle w:val="normal1"/>
              <w:numPr>
                <w:ilvl w:val="0"/>
                <w:numId w:val="43"/>
              </w:numPr>
              <w:tabs>
                <w:tab w:val="left" w:pos="1189"/>
              </w:tabs>
              <w:spacing w:before="1" w:line="276"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thông báo thêm sản phẩm thành công.</w:t>
            </w:r>
          </w:p>
        </w:tc>
      </w:tr>
      <w:tr w:rsidR="00314B16" w:rsidRPr="00F06492" w14:paraId="369F4472" w14:textId="77777777" w:rsidTr="00B52E04">
        <w:trPr>
          <w:trHeight w:val="297"/>
        </w:trPr>
        <w:tc>
          <w:tcPr>
            <w:tcW w:w="9349" w:type="dxa"/>
            <w:gridSpan w:val="2"/>
            <w:tcBorders>
              <w:top w:val="single" w:sz="4" w:space="0" w:color="000000"/>
              <w:left w:val="single" w:sz="4" w:space="0" w:color="000000"/>
              <w:bottom w:val="single" w:sz="4" w:space="0" w:color="000000"/>
              <w:right w:val="single" w:sz="4" w:space="0" w:color="000000"/>
            </w:tcBorders>
          </w:tcPr>
          <w:p w14:paraId="4BD7F358"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Ngoại lệ</w:t>
            </w:r>
          </w:p>
        </w:tc>
      </w:tr>
    </w:tbl>
    <w:p w14:paraId="17119C36" w14:textId="77777777" w:rsidR="00314B16" w:rsidRPr="006454E5" w:rsidRDefault="00314B16" w:rsidP="00155A54">
      <w:pPr>
        <w:pStyle w:val="NoSpacing"/>
      </w:pPr>
      <w:bookmarkStart w:id="534" w:name="__RefHeading___Toc26622_1225579473"/>
      <w:bookmarkStart w:id="535" w:name="_Toc185447760"/>
      <w:bookmarkStart w:id="536" w:name="_Toc185534223"/>
      <w:bookmarkEnd w:id="534"/>
      <w:r w:rsidRPr="006454E5">
        <w:t>Kịch bản UC xóa sản phẩm yêu thích</w:t>
      </w:r>
      <w:bookmarkEnd w:id="535"/>
      <w:bookmarkEnd w:id="536"/>
    </w:p>
    <w:p w14:paraId="19A29272" w14:textId="77777777" w:rsidR="00314B16" w:rsidRPr="006454E5" w:rsidRDefault="00314B16" w:rsidP="00314B16">
      <w:pPr>
        <w:pStyle w:val="normal1"/>
        <w:spacing w:before="3"/>
        <w:rPr>
          <w:rFonts w:ascii="Times New Roman" w:hAnsi="Times New Roman" w:cs="Times New Roman"/>
          <w:b/>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3FFAA914"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0CD8D631"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Tên Use Case</w:t>
            </w:r>
          </w:p>
        </w:tc>
        <w:tc>
          <w:tcPr>
            <w:tcW w:w="4675" w:type="dxa"/>
            <w:tcBorders>
              <w:top w:val="single" w:sz="4" w:space="0" w:color="000000"/>
              <w:left w:val="single" w:sz="4" w:space="0" w:color="000000"/>
              <w:bottom w:val="single" w:sz="4" w:space="0" w:color="000000"/>
              <w:right w:val="single" w:sz="4" w:space="0" w:color="000000"/>
            </w:tcBorders>
          </w:tcPr>
          <w:p w14:paraId="759DC0CF"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Xóa sản phẩm giỏ hàng</w:t>
            </w:r>
          </w:p>
        </w:tc>
      </w:tr>
      <w:tr w:rsidR="00314B16" w:rsidRPr="00F06492" w14:paraId="17C88BDC"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0E35430E"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2C5A1AF2"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sz w:val="26"/>
                <w:szCs w:val="26"/>
              </w:rPr>
              <w:t>Khách hàng (Guest)</w:t>
            </w:r>
          </w:p>
        </w:tc>
      </w:tr>
      <w:tr w:rsidR="00314B16" w:rsidRPr="00F06492" w14:paraId="59F987D3"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03AA3784"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34206618" w14:textId="77777777" w:rsidR="00314B16" w:rsidRPr="006454E5" w:rsidRDefault="00314B16" w:rsidP="00314B16">
            <w:pPr>
              <w:pStyle w:val="normal1"/>
              <w:numPr>
                <w:ilvl w:val="0"/>
                <w:numId w:val="44"/>
              </w:numPr>
              <w:tabs>
                <w:tab w:val="left" w:pos="829"/>
              </w:tabs>
              <w:spacing w:line="276" w:lineRule="auto"/>
              <w:ind w:left="829" w:hanging="359"/>
              <w:rPr>
                <w:rFonts w:ascii="Times New Roman" w:hAnsi="Times New Roman" w:cs="Times New Roman"/>
                <w:sz w:val="26"/>
                <w:szCs w:val="26"/>
              </w:rPr>
            </w:pPr>
            <w:r w:rsidRPr="006454E5">
              <w:rPr>
                <w:rFonts w:ascii="Times New Roman" w:hAnsi="Times New Roman" w:cs="Times New Roman"/>
                <w:sz w:val="26"/>
                <w:szCs w:val="26"/>
              </w:rPr>
              <w:t>Chuyển đến trang chủ</w:t>
            </w:r>
          </w:p>
        </w:tc>
      </w:tr>
      <w:tr w:rsidR="00314B16" w:rsidRPr="00F06492" w14:paraId="6E43DA0F" w14:textId="77777777" w:rsidTr="00B52E04">
        <w:trPr>
          <w:trHeight w:val="598"/>
        </w:trPr>
        <w:tc>
          <w:tcPr>
            <w:tcW w:w="4674" w:type="dxa"/>
            <w:tcBorders>
              <w:top w:val="single" w:sz="4" w:space="0" w:color="000000"/>
              <w:left w:val="single" w:sz="4" w:space="0" w:color="000000"/>
              <w:bottom w:val="single" w:sz="4" w:space="0" w:color="000000"/>
              <w:right w:val="single" w:sz="4" w:space="0" w:color="000000"/>
            </w:tcBorders>
          </w:tcPr>
          <w:p w14:paraId="54DC9313"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2D032F8C" w14:textId="77777777" w:rsidR="00314B16" w:rsidRPr="006454E5" w:rsidRDefault="00314B16" w:rsidP="00314B16">
            <w:pPr>
              <w:pStyle w:val="normal1"/>
              <w:numPr>
                <w:ilvl w:val="0"/>
                <w:numId w:val="45"/>
              </w:numPr>
              <w:tabs>
                <w:tab w:val="left" w:pos="830"/>
              </w:tabs>
              <w:spacing w:line="300" w:lineRule="auto"/>
              <w:ind w:right="654"/>
              <w:rPr>
                <w:rFonts w:ascii="Times New Roman" w:hAnsi="Times New Roman" w:cs="Times New Roman"/>
                <w:sz w:val="26"/>
                <w:szCs w:val="26"/>
              </w:rPr>
            </w:pPr>
            <w:r w:rsidRPr="006454E5">
              <w:rPr>
                <w:rFonts w:ascii="Times New Roman" w:hAnsi="Times New Roman" w:cs="Times New Roman"/>
                <w:sz w:val="26"/>
                <w:szCs w:val="26"/>
              </w:rPr>
              <w:t>Khách hàng xóa sản phẩm yêu thích thành công</w:t>
            </w:r>
          </w:p>
        </w:tc>
      </w:tr>
      <w:tr w:rsidR="00314B16" w:rsidRPr="00F06492" w14:paraId="2366F4EA" w14:textId="77777777" w:rsidTr="00B52E04">
        <w:trPr>
          <w:trHeight w:val="1494"/>
        </w:trPr>
        <w:tc>
          <w:tcPr>
            <w:tcW w:w="9349" w:type="dxa"/>
            <w:gridSpan w:val="2"/>
            <w:tcBorders>
              <w:top w:val="single" w:sz="4" w:space="0" w:color="000000"/>
              <w:left w:val="single" w:sz="4" w:space="0" w:color="000000"/>
              <w:bottom w:val="single" w:sz="4" w:space="0" w:color="000000"/>
              <w:right w:val="single" w:sz="4" w:space="0" w:color="000000"/>
            </w:tcBorders>
          </w:tcPr>
          <w:p w14:paraId="3C11673D"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lastRenderedPageBreak/>
              <w:t>Chuỗi sự kiện chính</w:t>
            </w:r>
          </w:p>
          <w:p w14:paraId="02B25752" w14:textId="77777777" w:rsidR="00314B16" w:rsidRPr="006454E5" w:rsidRDefault="00314B16" w:rsidP="00314B16">
            <w:pPr>
              <w:pStyle w:val="normal1"/>
              <w:numPr>
                <w:ilvl w:val="0"/>
                <w:numId w:val="46"/>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hàng ấn nút Wishlist trên trang chủ.</w:t>
            </w:r>
          </w:p>
          <w:p w14:paraId="0ECC9532" w14:textId="77777777" w:rsidR="00314B16" w:rsidRPr="006454E5" w:rsidRDefault="00314B16" w:rsidP="00314B16">
            <w:pPr>
              <w:pStyle w:val="normal1"/>
              <w:numPr>
                <w:ilvl w:val="0"/>
                <w:numId w:val="46"/>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hiển thị trang sản phẩm yêu thích với các sản phẩm trong giỏ hàng.</w:t>
            </w:r>
          </w:p>
          <w:p w14:paraId="59845FAE" w14:textId="77777777" w:rsidR="00314B16" w:rsidRPr="006454E5" w:rsidRDefault="00314B16" w:rsidP="00314B16">
            <w:pPr>
              <w:pStyle w:val="normal1"/>
              <w:numPr>
                <w:ilvl w:val="0"/>
                <w:numId w:val="46"/>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hàng chọn 1 sản phẩm và ấn nút xóa sản phẩm.</w:t>
            </w:r>
          </w:p>
          <w:p w14:paraId="46576FC0" w14:textId="77777777" w:rsidR="00314B16" w:rsidRPr="006454E5" w:rsidRDefault="00314B16" w:rsidP="00314B16">
            <w:pPr>
              <w:pStyle w:val="normal1"/>
              <w:numPr>
                <w:ilvl w:val="0"/>
                <w:numId w:val="46"/>
              </w:numPr>
              <w:tabs>
                <w:tab w:val="left" w:pos="1189"/>
              </w:tabs>
              <w:spacing w:before="1" w:line="276"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thông báo xóa sản phẩm thành công.</w:t>
            </w:r>
          </w:p>
        </w:tc>
      </w:tr>
    </w:tbl>
    <w:p w14:paraId="3FCE7885" w14:textId="7E9D0A42" w:rsidR="00314B16" w:rsidRPr="006454E5" w:rsidDel="00CA1DCE" w:rsidRDefault="00314B16" w:rsidP="00314B16">
      <w:pPr>
        <w:rPr>
          <w:del w:id="537" w:author="Khanh Cong" w:date="2024-12-28T14:03:00Z" w16du:dateUtc="2024-12-28T07:03:00Z"/>
          <w:rFonts w:cs="Times New Roman"/>
          <w:sz w:val="26"/>
          <w:szCs w:val="26"/>
        </w:rPr>
        <w:sectPr w:rsidR="00314B16" w:rsidRPr="006454E5" w:rsidDel="00CA1DCE" w:rsidSect="00537F18">
          <w:footerReference w:type="even" r:id="rId47"/>
          <w:footerReference w:type="default" r:id="rId48"/>
          <w:footerReference w:type="first" r:id="rId49"/>
          <w:pgSz w:w="12240" w:h="15840"/>
          <w:pgMar w:top="1440" w:right="1152" w:bottom="1440" w:left="1699" w:header="0" w:footer="1084" w:gutter="0"/>
          <w:cols w:space="720"/>
          <w:formProt w:val="0"/>
          <w:docGrid w:linePitch="100" w:charSpace="-8193"/>
          <w:sectPrChange w:id="538" w:author="Khanh Cong" w:date="2024-12-28T13:48:00Z" w16du:dateUtc="2024-12-28T06:48:00Z">
            <w:sectPr w:rsidR="00314B16" w:rsidRPr="006454E5" w:rsidDel="00CA1DCE" w:rsidSect="00537F18">
              <w:pgMar w:top="1320" w:right="640" w:bottom="1280" w:left="1580" w:header="0" w:footer="1084" w:gutter="0"/>
            </w:sectPr>
          </w:sectPrChange>
        </w:sectPr>
      </w:pPr>
      <w:r w:rsidRPr="006454E5">
        <w:rPr>
          <w:rFonts w:cs="Times New Roman"/>
          <w:sz w:val="26"/>
          <w:szCs w:val="26"/>
        </w:rPr>
        <w:br w:type="page"/>
      </w:r>
    </w:p>
    <w:p w14:paraId="6EF2530A" w14:textId="77777777" w:rsidR="00314B16" w:rsidRPr="006454E5" w:rsidRDefault="00314B16">
      <w:pPr>
        <w:rPr>
          <w:rFonts w:cs="Times New Roman"/>
          <w:b/>
          <w:sz w:val="26"/>
          <w:szCs w:val="26"/>
        </w:rPr>
        <w:pPrChange w:id="539" w:author="Khanh Cong" w:date="2024-12-28T14:03:00Z" w16du:dateUtc="2024-12-28T07:03:00Z">
          <w:pPr>
            <w:pStyle w:val="normal1"/>
          </w:pPr>
        </w:pPrChange>
      </w:pPr>
    </w:p>
    <w:p w14:paraId="6168A6D5" w14:textId="77777777" w:rsidR="00314B16" w:rsidRPr="006454E5" w:rsidRDefault="00314B16" w:rsidP="00314B16">
      <w:pPr>
        <w:pStyle w:val="normal1"/>
        <w:ind w:left="115"/>
        <w:rPr>
          <w:rFonts w:ascii="Times New Roman" w:hAnsi="Times New Roman" w:cs="Times New Roman"/>
          <w:sz w:val="26"/>
          <w:szCs w:val="26"/>
        </w:rPr>
      </w:pPr>
      <w:r w:rsidRPr="006454E5">
        <w:rPr>
          <w:rFonts w:ascii="Times New Roman" w:hAnsi="Times New Roman" w:cs="Times New Roman"/>
          <w:noProof/>
          <w:sz w:val="26"/>
          <w:szCs w:val="26"/>
        </w:rPr>
        <mc:AlternateContent>
          <mc:Choice Requires="wps">
            <w:drawing>
              <wp:inline distT="0" distB="0" distL="0" distR="0" wp14:anchorId="5FA55767" wp14:editId="6516F2F1">
                <wp:extent cx="5946775" cy="205105"/>
                <wp:effectExtent l="0" t="0" r="0" b="0"/>
                <wp:docPr id="26" name="Shape 16"/>
                <wp:cNvGraphicFramePr/>
                <a:graphic xmlns:a="http://schemas.openxmlformats.org/drawingml/2006/main">
                  <a:graphicData uri="http://schemas.microsoft.com/office/word/2010/wordprocessingShape">
                    <wps:wsp>
                      <wps:cNvSpPr/>
                      <wps:spPr>
                        <a:xfrm>
                          <a:off x="0" y="0"/>
                          <a:ext cx="5946840" cy="20520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296384A9" w14:textId="77777777" w:rsidR="00314B16" w:rsidRDefault="00314B16" w:rsidP="00314B16">
                            <w:pPr>
                              <w:pStyle w:val="FrameContents"/>
                              <w:spacing w:line="298" w:lineRule="exact"/>
                              <w:ind w:left="105" w:firstLine="105"/>
                            </w:pPr>
                            <w:r>
                              <w:rPr>
                                <w:rFonts w:eastAsia="Times New Roman" w:cs="Times New Roman"/>
                                <w:b/>
                                <w:color w:val="000000"/>
                                <w:sz w:val="26"/>
                              </w:rPr>
                              <w:t>Ngoại lệ</w:t>
                            </w:r>
                          </w:p>
                        </w:txbxContent>
                      </wps:txbx>
                      <wps:bodyPr lIns="0" tIns="0" rIns="0" bIns="0" anchor="t">
                        <a:noAutofit/>
                      </wps:bodyPr>
                    </wps:wsp>
                  </a:graphicData>
                </a:graphic>
              </wp:inline>
            </w:drawing>
          </mc:Choice>
          <mc:Fallback>
            <w:pict>
              <v:rect w14:anchorId="5FA55767" id="Shape 16" o:spid="_x0000_s1038" style="width:468.25pt;height:1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" filled="f">
                <v:stroke joinstyle="round"/>
                <v:textbox inset="0,0,0,0">
                  <w:txbxContent>
                    <w:p w14:paraId="296384A9" w14:textId="77777777" w:rsidR="00314B16" w:rsidRDefault="00314B16" w:rsidP="00314B16">
                      <w:pPr>
                        <w:pStyle w:val="FrameContents"/>
                        <w:spacing w:line="298" w:lineRule="exact"/>
                        <w:ind w:left="105" w:firstLine="105"/>
                      </w:pPr>
                      <w:r>
                        <w:rPr>
                          <w:rFonts w:eastAsia="Times New Roman" w:cs="Times New Roman"/>
                          <w:b/>
                          <w:color w:val="000000"/>
                          <w:sz w:val="26"/>
                        </w:rPr>
                        <w:t>Ngoại lệ</w:t>
                      </w:r>
                    </w:p>
                  </w:txbxContent>
                </v:textbox>
                <w10:anchorlock/>
              </v:rect>
            </w:pict>
          </mc:Fallback>
        </mc:AlternateContent>
      </w:r>
      <w:bookmarkStart w:id="540" w:name="1opuj5n"/>
    </w:p>
    <w:p w14:paraId="06D5317E" w14:textId="55C5B8AD" w:rsidR="00314B16" w:rsidRPr="006454E5" w:rsidRDefault="00D1452A" w:rsidP="00790665">
      <w:pPr>
        <w:pStyle w:val="Heading3"/>
        <w:rPr>
          <w:rFonts w:cs="Times New Roman"/>
          <w:szCs w:val="26"/>
        </w:rPr>
      </w:pPr>
      <w:bookmarkStart w:id="541" w:name="__RefHeading___Toc26624_1225579473"/>
      <w:bookmarkStart w:id="542" w:name="_48pi1tg"/>
      <w:bookmarkStart w:id="543" w:name="_Toc185447761"/>
      <w:bookmarkStart w:id="544" w:name="_Toc185534224"/>
      <w:bookmarkStart w:id="545" w:name="_Toc185706975"/>
      <w:bookmarkStart w:id="546" w:name="_Toc185881055"/>
      <w:bookmarkStart w:id="547" w:name="_Toc185881134"/>
      <w:bookmarkEnd w:id="540"/>
      <w:bookmarkEnd w:id="541"/>
      <w:bookmarkEnd w:id="542"/>
      <w:r w:rsidRPr="006454E5">
        <w:rPr>
          <w:rFonts w:cs="Times New Roman"/>
          <w:szCs w:val="26"/>
        </w:rPr>
        <w:t xml:space="preserve">2.1.14. </w:t>
      </w:r>
      <w:r w:rsidR="00314B16" w:rsidRPr="006454E5">
        <w:rPr>
          <w:rFonts w:cs="Times New Roman"/>
          <w:szCs w:val="26"/>
        </w:rPr>
        <w:t>Biểu đồ phân rã và kịch bản UC quản lý sản phẩm</w:t>
      </w:r>
      <w:bookmarkEnd w:id="543"/>
      <w:bookmarkEnd w:id="544"/>
      <w:bookmarkEnd w:id="545"/>
      <w:bookmarkEnd w:id="546"/>
      <w:bookmarkEnd w:id="547"/>
    </w:p>
    <w:p w14:paraId="3BD868C5" w14:textId="77777777" w:rsidR="00314B16" w:rsidRPr="006454E5" w:rsidRDefault="00314B16" w:rsidP="00314B16">
      <w:pPr>
        <w:pStyle w:val="normal1"/>
        <w:spacing w:before="113"/>
        <w:rPr>
          <w:rFonts w:ascii="Times New Roman" w:hAnsi="Times New Roman" w:cs="Times New Roman"/>
          <w:b/>
          <w:sz w:val="26"/>
          <w:szCs w:val="26"/>
        </w:rPr>
      </w:pPr>
      <w:r w:rsidRPr="006454E5">
        <w:rPr>
          <w:rFonts w:ascii="Times New Roman" w:hAnsi="Times New Roman" w:cs="Times New Roman"/>
          <w:b/>
          <w:noProof/>
          <w:sz w:val="26"/>
          <w:szCs w:val="26"/>
        </w:rPr>
        <w:drawing>
          <wp:anchor distT="0" distB="0" distL="0" distR="0" simplePos="0" relativeHeight="251668480" behindDoc="0" locked="0" layoutInCell="0" allowOverlap="1" wp14:anchorId="3C72F04D" wp14:editId="21798C16">
            <wp:simplePos x="0" y="0"/>
            <wp:positionH relativeFrom="column">
              <wp:posOffset>215900</wp:posOffset>
            </wp:positionH>
            <wp:positionV relativeFrom="paragraph">
              <wp:posOffset>233680</wp:posOffset>
            </wp:positionV>
            <wp:extent cx="5827395" cy="2379345"/>
            <wp:effectExtent l="0" t="0" r="0" b="0"/>
            <wp:wrapTopAndBottom/>
            <wp:docPr id="27" name="image4.jpg" descr="A white rectangular object with blue oval object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jpg" descr="A white rectangular object with blue oval object in the middle&#10;&#10;Description automatically generated"/>
                    <pic:cNvPicPr>
                      <a:picLocks noChangeAspect="1" noChangeArrowheads="1"/>
                    </pic:cNvPicPr>
                  </pic:nvPicPr>
                  <pic:blipFill>
                    <a:blip r:embed="rId50"/>
                    <a:stretch>
                      <a:fillRect/>
                    </a:stretch>
                  </pic:blipFill>
                  <pic:spPr bwMode="auto">
                    <a:xfrm>
                      <a:off x="0" y="0"/>
                      <a:ext cx="5827395" cy="2379345"/>
                    </a:xfrm>
                    <a:prstGeom prst="rect">
                      <a:avLst/>
                    </a:prstGeom>
                    <a:noFill/>
                  </pic:spPr>
                </pic:pic>
              </a:graphicData>
            </a:graphic>
          </wp:anchor>
        </w:drawing>
      </w:r>
    </w:p>
    <w:p w14:paraId="783817AB" w14:textId="77777777" w:rsidR="00314B16" w:rsidRPr="006454E5" w:rsidRDefault="00314B16" w:rsidP="00314B16">
      <w:pPr>
        <w:pStyle w:val="normal1"/>
        <w:spacing w:before="4" w:after="1"/>
        <w:rPr>
          <w:rFonts w:ascii="Times New Roman" w:hAnsi="Times New Roman" w:cs="Times New Roman"/>
          <w:i/>
          <w:sz w:val="26"/>
          <w:szCs w:val="26"/>
        </w:rPr>
      </w:pPr>
    </w:p>
    <w:tbl>
      <w:tblPr>
        <w:tblW w:w="9350" w:type="dxa"/>
        <w:tblInd w:w="125" w:type="dxa"/>
        <w:tblLayout w:type="fixed"/>
        <w:tblLook w:val="0000" w:firstRow="0" w:lastRow="0" w:firstColumn="0" w:lastColumn="0" w:noHBand="0" w:noVBand="0"/>
      </w:tblPr>
      <w:tblGrid>
        <w:gridCol w:w="3964"/>
        <w:gridCol w:w="5386"/>
      </w:tblGrid>
      <w:tr w:rsidR="00314B16" w:rsidRPr="00F06492" w14:paraId="342D760D" w14:textId="77777777" w:rsidTr="00B52E04">
        <w:trPr>
          <w:trHeight w:val="300"/>
        </w:trPr>
        <w:tc>
          <w:tcPr>
            <w:tcW w:w="3964" w:type="dxa"/>
            <w:tcBorders>
              <w:top w:val="single" w:sz="4" w:space="0" w:color="000000"/>
              <w:left w:val="single" w:sz="4" w:space="0" w:color="000000"/>
              <w:bottom w:val="single" w:sz="4" w:space="0" w:color="000000"/>
              <w:right w:val="single" w:sz="4" w:space="0" w:color="000000"/>
            </w:tcBorders>
          </w:tcPr>
          <w:p w14:paraId="1AF0ED9D"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Tên Use Case</w:t>
            </w:r>
          </w:p>
        </w:tc>
        <w:tc>
          <w:tcPr>
            <w:tcW w:w="5385" w:type="dxa"/>
            <w:tcBorders>
              <w:top w:val="single" w:sz="4" w:space="0" w:color="000000"/>
              <w:left w:val="single" w:sz="4" w:space="0" w:color="000000"/>
              <w:bottom w:val="single" w:sz="4" w:space="0" w:color="000000"/>
              <w:right w:val="single" w:sz="4" w:space="0" w:color="000000"/>
            </w:tcBorders>
          </w:tcPr>
          <w:p w14:paraId="27D8687E"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Quản lý loại sản phẩm</w:t>
            </w:r>
          </w:p>
        </w:tc>
      </w:tr>
      <w:tr w:rsidR="00314B16" w:rsidRPr="00F06492" w14:paraId="6B55C0F7" w14:textId="77777777" w:rsidTr="00B52E04">
        <w:trPr>
          <w:trHeight w:val="297"/>
        </w:trPr>
        <w:tc>
          <w:tcPr>
            <w:tcW w:w="3964" w:type="dxa"/>
            <w:tcBorders>
              <w:top w:val="single" w:sz="4" w:space="0" w:color="000000"/>
              <w:left w:val="single" w:sz="4" w:space="0" w:color="000000"/>
              <w:bottom w:val="single" w:sz="4" w:space="0" w:color="000000"/>
              <w:right w:val="single" w:sz="4" w:space="0" w:color="000000"/>
            </w:tcBorders>
          </w:tcPr>
          <w:p w14:paraId="4F16A71D"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5385" w:type="dxa"/>
            <w:tcBorders>
              <w:top w:val="single" w:sz="4" w:space="0" w:color="000000"/>
              <w:left w:val="single" w:sz="4" w:space="0" w:color="000000"/>
              <w:bottom w:val="single" w:sz="4" w:space="0" w:color="000000"/>
              <w:right w:val="single" w:sz="4" w:space="0" w:color="000000"/>
            </w:tcBorders>
          </w:tcPr>
          <w:p w14:paraId="3315EDEF"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sz w:val="26"/>
                <w:szCs w:val="26"/>
              </w:rPr>
              <w:t>Quản trị viên (Admin)</w:t>
            </w:r>
          </w:p>
        </w:tc>
      </w:tr>
      <w:tr w:rsidR="00314B16" w:rsidRPr="00F06492" w14:paraId="6B40FCFB" w14:textId="77777777" w:rsidTr="00B52E04">
        <w:trPr>
          <w:trHeight w:val="600"/>
        </w:trPr>
        <w:tc>
          <w:tcPr>
            <w:tcW w:w="3964" w:type="dxa"/>
            <w:tcBorders>
              <w:top w:val="single" w:sz="4" w:space="0" w:color="000000"/>
              <w:left w:val="single" w:sz="4" w:space="0" w:color="000000"/>
              <w:bottom w:val="single" w:sz="4" w:space="0" w:color="000000"/>
              <w:right w:val="single" w:sz="4" w:space="0" w:color="000000"/>
            </w:tcBorders>
          </w:tcPr>
          <w:p w14:paraId="53D8A716"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5385" w:type="dxa"/>
            <w:tcBorders>
              <w:top w:val="single" w:sz="4" w:space="0" w:color="000000"/>
              <w:left w:val="single" w:sz="4" w:space="0" w:color="000000"/>
              <w:bottom w:val="single" w:sz="4" w:space="0" w:color="000000"/>
              <w:right w:val="single" w:sz="4" w:space="0" w:color="000000"/>
            </w:tcBorders>
          </w:tcPr>
          <w:p w14:paraId="398ECB70" w14:textId="77777777" w:rsidR="00314B16" w:rsidRPr="006454E5" w:rsidRDefault="00314B16" w:rsidP="00314B16">
            <w:pPr>
              <w:pStyle w:val="normal1"/>
              <w:numPr>
                <w:ilvl w:val="0"/>
                <w:numId w:val="47"/>
              </w:numPr>
              <w:tabs>
                <w:tab w:val="left" w:pos="829"/>
              </w:tabs>
              <w:spacing w:before="1" w:line="312" w:lineRule="auto"/>
              <w:ind w:left="829" w:hanging="359"/>
              <w:rPr>
                <w:rFonts w:ascii="Times New Roman" w:hAnsi="Times New Roman" w:cs="Times New Roman"/>
                <w:sz w:val="26"/>
                <w:szCs w:val="26"/>
              </w:rPr>
            </w:pPr>
            <w:r w:rsidRPr="006454E5">
              <w:rPr>
                <w:rFonts w:ascii="Times New Roman" w:hAnsi="Times New Roman" w:cs="Times New Roman"/>
                <w:sz w:val="26"/>
                <w:szCs w:val="26"/>
              </w:rPr>
              <w:t>Đăng nhập tài khoản admin thành công</w:t>
            </w:r>
          </w:p>
          <w:p w14:paraId="361F565D" w14:textId="77777777" w:rsidR="00314B16" w:rsidRPr="006454E5" w:rsidRDefault="00314B16" w:rsidP="00314B16">
            <w:pPr>
              <w:pStyle w:val="normal1"/>
              <w:numPr>
                <w:ilvl w:val="0"/>
                <w:numId w:val="47"/>
              </w:numPr>
              <w:tabs>
                <w:tab w:val="left" w:pos="829"/>
              </w:tabs>
              <w:spacing w:line="264" w:lineRule="auto"/>
              <w:ind w:left="829" w:hanging="359"/>
              <w:rPr>
                <w:rFonts w:ascii="Times New Roman" w:hAnsi="Times New Roman" w:cs="Times New Roman"/>
                <w:sz w:val="26"/>
                <w:szCs w:val="26"/>
              </w:rPr>
            </w:pPr>
            <w:r w:rsidRPr="006454E5">
              <w:rPr>
                <w:rFonts w:ascii="Times New Roman" w:hAnsi="Times New Roman" w:cs="Times New Roman"/>
                <w:sz w:val="26"/>
                <w:szCs w:val="26"/>
              </w:rPr>
              <w:t>Vào được trang quản lý loại sản phẩm</w:t>
            </w:r>
          </w:p>
        </w:tc>
      </w:tr>
      <w:tr w:rsidR="00314B16" w:rsidRPr="00F06492" w14:paraId="30F2E4EF" w14:textId="77777777" w:rsidTr="00B52E04">
        <w:trPr>
          <w:trHeight w:val="600"/>
        </w:trPr>
        <w:tc>
          <w:tcPr>
            <w:tcW w:w="3964" w:type="dxa"/>
            <w:tcBorders>
              <w:top w:val="single" w:sz="4" w:space="0" w:color="000000"/>
              <w:left w:val="single" w:sz="4" w:space="0" w:color="000000"/>
              <w:bottom w:val="single" w:sz="4" w:space="0" w:color="000000"/>
              <w:right w:val="single" w:sz="4" w:space="0" w:color="000000"/>
            </w:tcBorders>
          </w:tcPr>
          <w:p w14:paraId="37362929"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5385" w:type="dxa"/>
            <w:tcBorders>
              <w:top w:val="single" w:sz="4" w:space="0" w:color="000000"/>
              <w:left w:val="single" w:sz="4" w:space="0" w:color="000000"/>
              <w:bottom w:val="single" w:sz="4" w:space="0" w:color="000000"/>
              <w:right w:val="single" w:sz="4" w:space="0" w:color="000000"/>
            </w:tcBorders>
          </w:tcPr>
          <w:p w14:paraId="33D5ED07" w14:textId="77777777" w:rsidR="00314B16" w:rsidRPr="006454E5" w:rsidRDefault="00314B16" w:rsidP="00314B16">
            <w:pPr>
              <w:pStyle w:val="normal1"/>
              <w:numPr>
                <w:ilvl w:val="0"/>
                <w:numId w:val="48"/>
              </w:numPr>
              <w:tabs>
                <w:tab w:val="left" w:pos="830"/>
              </w:tabs>
              <w:spacing w:line="300" w:lineRule="auto"/>
              <w:ind w:right="340"/>
              <w:rPr>
                <w:rFonts w:ascii="Times New Roman" w:hAnsi="Times New Roman" w:cs="Times New Roman"/>
                <w:sz w:val="26"/>
                <w:szCs w:val="26"/>
              </w:rPr>
            </w:pPr>
            <w:r w:rsidRPr="006454E5">
              <w:rPr>
                <w:rFonts w:ascii="Times New Roman" w:hAnsi="Times New Roman" w:cs="Times New Roman"/>
                <w:sz w:val="26"/>
                <w:szCs w:val="26"/>
              </w:rPr>
              <w:t>Nhân viên thêm/ sửa/ xóa loại sản phẩm thành công</w:t>
            </w:r>
          </w:p>
        </w:tc>
      </w:tr>
      <w:tr w:rsidR="00314B16" w:rsidRPr="00F06492" w14:paraId="715AA24A" w14:textId="77777777" w:rsidTr="00B52E04">
        <w:trPr>
          <w:trHeight w:val="1793"/>
        </w:trPr>
        <w:tc>
          <w:tcPr>
            <w:tcW w:w="9349" w:type="dxa"/>
            <w:gridSpan w:val="2"/>
            <w:tcBorders>
              <w:top w:val="single" w:sz="4" w:space="0" w:color="000000"/>
              <w:left w:val="single" w:sz="4" w:space="0" w:color="000000"/>
              <w:bottom w:val="single" w:sz="4" w:space="0" w:color="000000"/>
              <w:right w:val="single" w:sz="4" w:space="0" w:color="000000"/>
            </w:tcBorders>
          </w:tcPr>
          <w:p w14:paraId="714571EC"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Chuỗi sự kiện chính</w:t>
            </w:r>
          </w:p>
          <w:p w14:paraId="1030676B" w14:textId="77777777" w:rsidR="00314B16" w:rsidRPr="006454E5" w:rsidRDefault="00314B16" w:rsidP="00314B16">
            <w:pPr>
              <w:pStyle w:val="normal1"/>
              <w:numPr>
                <w:ilvl w:val="0"/>
                <w:numId w:val="49"/>
              </w:numPr>
              <w:tabs>
                <w:tab w:val="left" w:pos="1190"/>
              </w:tabs>
              <w:spacing w:before="1"/>
              <w:ind w:right="205"/>
              <w:rPr>
                <w:rFonts w:ascii="Times New Roman" w:hAnsi="Times New Roman" w:cs="Times New Roman"/>
                <w:sz w:val="26"/>
                <w:szCs w:val="26"/>
              </w:rPr>
            </w:pPr>
            <w:r w:rsidRPr="006454E5">
              <w:rPr>
                <w:rFonts w:ascii="Times New Roman" w:hAnsi="Times New Roman" w:cs="Times New Roman"/>
                <w:sz w:val="26"/>
                <w:szCs w:val="26"/>
              </w:rPr>
              <w:t>Quản trị viên ấn nút thêm/ sửa/ xóa loại sản phẩm trên trang quản lý loại sản phẩm.</w:t>
            </w:r>
          </w:p>
          <w:p w14:paraId="2BFC30F0" w14:textId="77777777" w:rsidR="00314B16" w:rsidRPr="006454E5" w:rsidRDefault="00314B16" w:rsidP="00314B16">
            <w:pPr>
              <w:pStyle w:val="normal1"/>
              <w:numPr>
                <w:ilvl w:val="0"/>
                <w:numId w:val="49"/>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hiển thị trang thông tin loại sản phẩm.</w:t>
            </w:r>
          </w:p>
          <w:p w14:paraId="04EE4274" w14:textId="77777777" w:rsidR="00314B16" w:rsidRPr="006454E5" w:rsidRDefault="00314B16" w:rsidP="00314B16">
            <w:pPr>
              <w:pStyle w:val="normal1"/>
              <w:numPr>
                <w:ilvl w:val="0"/>
                <w:numId w:val="49"/>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Nhân viên thêm/ sửa/ xóa loại sản phẩm và lưu</w:t>
            </w:r>
          </w:p>
          <w:p w14:paraId="437818C2" w14:textId="77777777" w:rsidR="00314B16" w:rsidRPr="006454E5" w:rsidRDefault="00314B16" w:rsidP="00314B16">
            <w:pPr>
              <w:pStyle w:val="normal1"/>
              <w:numPr>
                <w:ilvl w:val="0"/>
                <w:numId w:val="49"/>
              </w:numPr>
              <w:tabs>
                <w:tab w:val="left" w:pos="1189"/>
              </w:tabs>
              <w:spacing w:before="1" w:line="276"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thông báo thêm/ sửa/ xóa loại sản phẩm thành công.</w:t>
            </w:r>
          </w:p>
        </w:tc>
      </w:tr>
      <w:tr w:rsidR="00314B16" w:rsidRPr="00F06492" w14:paraId="2960BEC2" w14:textId="77777777" w:rsidTr="00B52E04">
        <w:trPr>
          <w:trHeight w:val="1196"/>
        </w:trPr>
        <w:tc>
          <w:tcPr>
            <w:tcW w:w="9349" w:type="dxa"/>
            <w:gridSpan w:val="2"/>
            <w:tcBorders>
              <w:top w:val="single" w:sz="4" w:space="0" w:color="000000"/>
              <w:left w:val="single" w:sz="4" w:space="0" w:color="000000"/>
              <w:bottom w:val="single" w:sz="4" w:space="0" w:color="000000"/>
              <w:right w:val="single" w:sz="4" w:space="0" w:color="000000"/>
            </w:tcBorders>
          </w:tcPr>
          <w:p w14:paraId="3D10EC97"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Ngoại lệ</w:t>
            </w:r>
          </w:p>
          <w:p w14:paraId="4D51327F" w14:textId="77777777" w:rsidR="00314B16" w:rsidRPr="006454E5" w:rsidRDefault="00314B16" w:rsidP="00314B16">
            <w:pPr>
              <w:pStyle w:val="normal1"/>
              <w:numPr>
                <w:ilvl w:val="0"/>
                <w:numId w:val="50"/>
              </w:numPr>
              <w:tabs>
                <w:tab w:val="left" w:pos="1190"/>
              </w:tabs>
              <w:spacing w:before="1"/>
              <w:ind w:right="434"/>
              <w:rPr>
                <w:rFonts w:ascii="Times New Roman" w:hAnsi="Times New Roman" w:cs="Times New Roman"/>
                <w:sz w:val="26"/>
                <w:szCs w:val="26"/>
              </w:rPr>
            </w:pPr>
            <w:r w:rsidRPr="006454E5">
              <w:rPr>
                <w:rFonts w:ascii="Times New Roman" w:hAnsi="Times New Roman" w:cs="Times New Roman"/>
                <w:sz w:val="26"/>
                <w:szCs w:val="26"/>
              </w:rPr>
              <w:t>Hệ thống thông báo nhập đầy đủ các trường hoặc tên loại sản phẩm đã tồn tại, sau đó quay lại trang điền thông tin.</w:t>
            </w:r>
          </w:p>
          <w:p w14:paraId="3F0B2394" w14:textId="77777777" w:rsidR="00314B16" w:rsidRPr="006454E5" w:rsidRDefault="00314B16" w:rsidP="00314B16">
            <w:pPr>
              <w:pStyle w:val="normal1"/>
              <w:numPr>
                <w:ilvl w:val="1"/>
                <w:numId w:val="50"/>
              </w:numPr>
              <w:tabs>
                <w:tab w:val="left" w:pos="1549"/>
              </w:tabs>
              <w:spacing w:line="276" w:lineRule="auto"/>
              <w:ind w:left="1549" w:hanging="719"/>
              <w:rPr>
                <w:rFonts w:ascii="Times New Roman" w:hAnsi="Times New Roman" w:cs="Times New Roman"/>
                <w:sz w:val="26"/>
                <w:szCs w:val="26"/>
              </w:rPr>
            </w:pPr>
            <w:r w:rsidRPr="006454E5">
              <w:rPr>
                <w:rFonts w:ascii="Times New Roman" w:hAnsi="Times New Roman" w:cs="Times New Roman"/>
                <w:sz w:val="26"/>
                <w:szCs w:val="26"/>
              </w:rPr>
              <w:t>Quay lại bước 3 của chuỗi sự kiện chính.</w:t>
            </w:r>
            <w:bookmarkStart w:id="548" w:name="3mzq4wv"/>
            <w:bookmarkEnd w:id="548"/>
          </w:p>
        </w:tc>
      </w:tr>
    </w:tbl>
    <w:p w14:paraId="7F82D1B8" w14:textId="03F3D64A" w:rsidR="00314B16" w:rsidRPr="006454E5" w:rsidDel="00CA1DCE" w:rsidRDefault="00D1452A" w:rsidP="00790665">
      <w:pPr>
        <w:pStyle w:val="Heading3"/>
        <w:rPr>
          <w:del w:id="549" w:author="Khanh Cong" w:date="2024-12-28T14:03:00Z" w16du:dateUtc="2024-12-28T07:03:00Z"/>
          <w:rFonts w:cs="Times New Roman"/>
          <w:szCs w:val="26"/>
        </w:rPr>
        <w:sectPr w:rsidR="00314B16" w:rsidRPr="006454E5" w:rsidDel="00CA1DCE" w:rsidSect="00537F18">
          <w:footerReference w:type="even" r:id="rId51"/>
          <w:footerReference w:type="default" r:id="rId52"/>
          <w:footerReference w:type="first" r:id="rId53"/>
          <w:pgSz w:w="12240" w:h="15840"/>
          <w:pgMar w:top="1440" w:right="1152" w:bottom="1440" w:left="1699" w:header="0" w:footer="1084" w:gutter="0"/>
          <w:cols w:space="720"/>
          <w:formProt w:val="0"/>
          <w:docGrid w:linePitch="100" w:charSpace="-8193"/>
          <w:sectPrChange w:id="550" w:author="Khanh Cong" w:date="2024-12-28T13:48:00Z" w16du:dateUtc="2024-12-28T06:48:00Z">
            <w:sectPr w:rsidR="00314B16" w:rsidRPr="006454E5" w:rsidDel="00CA1DCE" w:rsidSect="00537F18">
              <w:pgMar w:top="1320" w:right="640" w:bottom="1280" w:left="1580" w:header="0" w:footer="1084" w:gutter="0"/>
            </w:sectPr>
          </w:sectPrChange>
        </w:sectPr>
      </w:pPr>
      <w:bookmarkStart w:id="551" w:name="__RefHeading___Toc26626_1225579473"/>
      <w:bookmarkStart w:id="552" w:name="_2250f4o"/>
      <w:bookmarkStart w:id="553" w:name="_Toc185447762"/>
      <w:bookmarkStart w:id="554" w:name="_Toc185534225"/>
      <w:bookmarkStart w:id="555" w:name="_Toc185706976"/>
      <w:bookmarkStart w:id="556" w:name="_Toc185881056"/>
      <w:bookmarkStart w:id="557" w:name="_Toc185881135"/>
      <w:bookmarkEnd w:id="551"/>
      <w:bookmarkEnd w:id="552"/>
      <w:r w:rsidRPr="006454E5">
        <w:rPr>
          <w:rFonts w:cs="Times New Roman"/>
          <w:szCs w:val="26"/>
        </w:rPr>
        <w:t xml:space="preserve">2.1.15. </w:t>
      </w:r>
      <w:r w:rsidR="00314B16" w:rsidRPr="006454E5">
        <w:rPr>
          <w:rFonts w:cs="Times New Roman"/>
          <w:szCs w:val="26"/>
        </w:rPr>
        <w:t>Biểu đồ phân rã và kịch bản UC admin thống kê</w:t>
      </w:r>
      <w:bookmarkEnd w:id="553"/>
      <w:bookmarkEnd w:id="554"/>
      <w:bookmarkEnd w:id="555"/>
      <w:bookmarkEnd w:id="556"/>
      <w:bookmarkEnd w:id="557"/>
      <w:r w:rsidR="00314B16" w:rsidRPr="006454E5">
        <w:rPr>
          <w:rFonts w:cs="Times New Roman"/>
          <w:szCs w:val="26"/>
        </w:rPr>
        <w:br w:type="page"/>
      </w:r>
    </w:p>
    <w:p w14:paraId="58B4775A" w14:textId="77777777" w:rsidR="00314B16" w:rsidRPr="006454E5" w:rsidRDefault="00314B16">
      <w:pPr>
        <w:pStyle w:val="Heading3"/>
        <w:rPr>
          <w:rFonts w:cs="Times New Roman"/>
          <w:szCs w:val="26"/>
        </w:rPr>
        <w:pPrChange w:id="558" w:author="Khanh Cong" w:date="2024-12-28T14:03:00Z" w16du:dateUtc="2024-12-28T07:03:00Z">
          <w:pPr>
            <w:pStyle w:val="normal1"/>
          </w:pPr>
        </w:pPrChange>
      </w:pPr>
    </w:p>
    <w:p w14:paraId="1E53AD1C" w14:textId="77777777" w:rsidR="00314B16" w:rsidRPr="006454E5" w:rsidRDefault="00314B16" w:rsidP="00314B16">
      <w:pPr>
        <w:pStyle w:val="normal1"/>
        <w:ind w:left="308"/>
        <w:rPr>
          <w:rFonts w:ascii="Times New Roman" w:hAnsi="Times New Roman" w:cs="Times New Roman"/>
          <w:sz w:val="26"/>
          <w:szCs w:val="26"/>
        </w:rPr>
      </w:pPr>
      <w:r w:rsidRPr="006454E5">
        <w:rPr>
          <w:rFonts w:ascii="Times New Roman" w:hAnsi="Times New Roman" w:cs="Times New Roman"/>
          <w:noProof/>
          <w:sz w:val="26"/>
          <w:szCs w:val="26"/>
        </w:rPr>
        <w:drawing>
          <wp:inline distT="0" distB="0" distL="0" distR="0" wp14:anchorId="72C6A8A1" wp14:editId="4EFFEB81">
            <wp:extent cx="5901055" cy="2581275"/>
            <wp:effectExtent l="0" t="0" r="0" b="0"/>
            <wp:docPr id="28" name="image12.jp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jpg" descr="A diagram of a diagram&#10;&#10;Description automatically generated"/>
                    <pic:cNvPicPr>
                      <a:picLocks noChangeAspect="1" noChangeArrowheads="1"/>
                    </pic:cNvPicPr>
                  </pic:nvPicPr>
                  <pic:blipFill>
                    <a:blip r:embed="rId54"/>
                    <a:stretch>
                      <a:fillRect/>
                    </a:stretch>
                  </pic:blipFill>
                  <pic:spPr bwMode="auto">
                    <a:xfrm>
                      <a:off x="0" y="0"/>
                      <a:ext cx="5901055" cy="2581275"/>
                    </a:xfrm>
                    <a:prstGeom prst="rect">
                      <a:avLst/>
                    </a:prstGeom>
                    <a:noFill/>
                  </pic:spPr>
                </pic:pic>
              </a:graphicData>
            </a:graphic>
          </wp:inline>
        </w:drawing>
      </w:r>
    </w:p>
    <w:p w14:paraId="0B24D6DA" w14:textId="77777777" w:rsidR="00314B16" w:rsidRPr="006454E5" w:rsidRDefault="00314B16" w:rsidP="00314B16">
      <w:pPr>
        <w:pStyle w:val="normal1"/>
        <w:spacing w:before="4"/>
        <w:rPr>
          <w:rFonts w:ascii="Times New Roman" w:hAnsi="Times New Roman" w:cs="Times New Roman"/>
          <w:i/>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56F1D656"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1F532E35"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552065E5"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sz w:val="26"/>
                <w:szCs w:val="26"/>
              </w:rPr>
              <w:t>Quản trị viên</w:t>
            </w:r>
          </w:p>
        </w:tc>
      </w:tr>
      <w:tr w:rsidR="00314B16" w:rsidRPr="00F06492" w14:paraId="38903930" w14:textId="77777777" w:rsidTr="00B52E04">
        <w:trPr>
          <w:trHeight w:val="1197"/>
        </w:trPr>
        <w:tc>
          <w:tcPr>
            <w:tcW w:w="4674" w:type="dxa"/>
            <w:tcBorders>
              <w:top w:val="single" w:sz="4" w:space="0" w:color="000000"/>
              <w:left w:val="single" w:sz="4" w:space="0" w:color="000000"/>
              <w:bottom w:val="single" w:sz="4" w:space="0" w:color="000000"/>
              <w:right w:val="single" w:sz="4" w:space="0" w:color="000000"/>
            </w:tcBorders>
          </w:tcPr>
          <w:p w14:paraId="16B87A69"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3E3CC777" w14:textId="77777777" w:rsidR="00314B16" w:rsidRPr="006454E5" w:rsidRDefault="00314B16" w:rsidP="00314B16">
            <w:pPr>
              <w:pStyle w:val="normal1"/>
              <w:numPr>
                <w:ilvl w:val="0"/>
                <w:numId w:val="51"/>
              </w:numPr>
              <w:tabs>
                <w:tab w:val="left" w:pos="830"/>
              </w:tabs>
              <w:spacing w:before="18" w:line="218" w:lineRule="auto"/>
              <w:ind w:right="300"/>
              <w:rPr>
                <w:rFonts w:ascii="Times New Roman" w:hAnsi="Times New Roman" w:cs="Times New Roman"/>
                <w:sz w:val="26"/>
                <w:szCs w:val="26"/>
              </w:rPr>
            </w:pPr>
            <w:r w:rsidRPr="006454E5">
              <w:rPr>
                <w:rFonts w:ascii="Times New Roman" w:hAnsi="Times New Roman" w:cs="Times New Roman"/>
                <w:sz w:val="26"/>
                <w:szCs w:val="26"/>
              </w:rPr>
              <w:t>Đăng nhập tài khoản quản trị viên thành công</w:t>
            </w:r>
          </w:p>
          <w:p w14:paraId="3CBCF859" w14:textId="77777777" w:rsidR="00314B16" w:rsidRPr="006454E5" w:rsidRDefault="00314B16" w:rsidP="00314B16">
            <w:pPr>
              <w:pStyle w:val="normal1"/>
              <w:numPr>
                <w:ilvl w:val="0"/>
                <w:numId w:val="51"/>
              </w:numPr>
              <w:tabs>
                <w:tab w:val="left" w:pos="830"/>
              </w:tabs>
              <w:spacing w:line="300" w:lineRule="auto"/>
              <w:ind w:right="156"/>
              <w:rPr>
                <w:rFonts w:ascii="Times New Roman" w:hAnsi="Times New Roman" w:cs="Times New Roman"/>
                <w:sz w:val="26"/>
                <w:szCs w:val="26"/>
              </w:rPr>
            </w:pPr>
            <w:r w:rsidRPr="006454E5">
              <w:rPr>
                <w:rFonts w:ascii="Times New Roman" w:hAnsi="Times New Roman" w:cs="Times New Roman"/>
                <w:sz w:val="26"/>
                <w:szCs w:val="26"/>
              </w:rPr>
              <w:t>Chuyển đến trang quản lý của quản trị viên.</w:t>
            </w:r>
          </w:p>
        </w:tc>
      </w:tr>
      <w:tr w:rsidR="00314B16" w:rsidRPr="00F06492" w14:paraId="22065BE9"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0FEEAB86"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5236F94A" w14:textId="77777777" w:rsidR="00314B16" w:rsidRPr="006454E5" w:rsidRDefault="00314B16" w:rsidP="00314B16">
            <w:pPr>
              <w:pStyle w:val="normal1"/>
              <w:numPr>
                <w:ilvl w:val="0"/>
                <w:numId w:val="52"/>
              </w:numPr>
              <w:tabs>
                <w:tab w:val="left" w:pos="830"/>
              </w:tabs>
              <w:spacing w:line="300" w:lineRule="auto"/>
              <w:ind w:right="397"/>
              <w:rPr>
                <w:rFonts w:ascii="Times New Roman" w:hAnsi="Times New Roman" w:cs="Times New Roman"/>
                <w:sz w:val="26"/>
                <w:szCs w:val="26"/>
              </w:rPr>
            </w:pPr>
            <w:r w:rsidRPr="006454E5">
              <w:rPr>
                <w:rFonts w:ascii="Times New Roman" w:hAnsi="Times New Roman" w:cs="Times New Roman"/>
                <w:sz w:val="26"/>
                <w:szCs w:val="26"/>
              </w:rPr>
              <w:t>Quản trị viên xem được thống kê báo cáo.</w:t>
            </w:r>
          </w:p>
        </w:tc>
      </w:tr>
      <w:tr w:rsidR="00314B16" w:rsidRPr="00F06492" w14:paraId="325536A9" w14:textId="77777777" w:rsidTr="00B52E04">
        <w:trPr>
          <w:trHeight w:val="3134"/>
        </w:trPr>
        <w:tc>
          <w:tcPr>
            <w:tcW w:w="9349" w:type="dxa"/>
            <w:gridSpan w:val="2"/>
            <w:tcBorders>
              <w:top w:val="single" w:sz="4" w:space="0" w:color="000000"/>
              <w:left w:val="single" w:sz="4" w:space="0" w:color="000000"/>
              <w:bottom w:val="single" w:sz="4" w:space="0" w:color="000000"/>
              <w:right w:val="single" w:sz="4" w:space="0" w:color="000000"/>
            </w:tcBorders>
          </w:tcPr>
          <w:p w14:paraId="6900ACD2"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Chuỗi sự kiện chính</w:t>
            </w:r>
          </w:p>
          <w:p w14:paraId="59F2D073" w14:textId="77777777" w:rsidR="00314B16" w:rsidRPr="006454E5" w:rsidRDefault="00314B16" w:rsidP="00314B16">
            <w:pPr>
              <w:pStyle w:val="normal1"/>
              <w:numPr>
                <w:ilvl w:val="0"/>
                <w:numId w:val="53"/>
              </w:numPr>
              <w:tabs>
                <w:tab w:val="left" w:pos="1189"/>
              </w:tabs>
              <w:spacing w:before="1"/>
              <w:ind w:left="1189" w:hanging="359"/>
              <w:rPr>
                <w:rFonts w:ascii="Times New Roman" w:hAnsi="Times New Roman" w:cs="Times New Roman"/>
                <w:sz w:val="26"/>
                <w:szCs w:val="26"/>
              </w:rPr>
            </w:pPr>
            <w:r w:rsidRPr="006454E5">
              <w:rPr>
                <w:rFonts w:ascii="Times New Roman" w:hAnsi="Times New Roman" w:cs="Times New Roman"/>
                <w:sz w:val="26"/>
                <w:szCs w:val="26"/>
              </w:rPr>
              <w:t>Quản trị viên chọn chức năng thống kê trên trang quản lý.</w:t>
            </w:r>
          </w:p>
          <w:p w14:paraId="5333B5A6" w14:textId="77777777" w:rsidR="00314B16" w:rsidRPr="006454E5" w:rsidRDefault="00314B16" w:rsidP="00314B16">
            <w:pPr>
              <w:pStyle w:val="normal1"/>
              <w:numPr>
                <w:ilvl w:val="0"/>
                <w:numId w:val="53"/>
              </w:numPr>
              <w:tabs>
                <w:tab w:val="left" w:pos="1190"/>
              </w:tabs>
              <w:spacing w:before="89" w:line="312" w:lineRule="auto"/>
              <w:ind w:right="431"/>
              <w:rPr>
                <w:rFonts w:ascii="Times New Roman" w:hAnsi="Times New Roman" w:cs="Times New Roman"/>
                <w:sz w:val="26"/>
                <w:szCs w:val="26"/>
              </w:rPr>
            </w:pPr>
            <w:r w:rsidRPr="006454E5">
              <w:rPr>
                <w:rFonts w:ascii="Times New Roman" w:hAnsi="Times New Roman" w:cs="Times New Roman"/>
                <w:sz w:val="26"/>
                <w:szCs w:val="26"/>
              </w:rPr>
              <w:t>Hệ thống hiện trang thống kê của quản trị viên. Gồm có nút chọn ngày bắt đầu và kết thúc.</w:t>
            </w:r>
          </w:p>
          <w:p w14:paraId="01CC9466" w14:textId="77777777" w:rsidR="00314B16" w:rsidRPr="006454E5" w:rsidRDefault="00314B16" w:rsidP="00314B16">
            <w:pPr>
              <w:pStyle w:val="normal1"/>
              <w:numPr>
                <w:ilvl w:val="0"/>
                <w:numId w:val="53"/>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Quản trị viên chọn thời gian muốn thống kê và ấn thống kê.</w:t>
            </w:r>
          </w:p>
          <w:p w14:paraId="2065C088" w14:textId="77777777" w:rsidR="00314B16" w:rsidRPr="006454E5" w:rsidRDefault="00314B16" w:rsidP="00314B16">
            <w:pPr>
              <w:pStyle w:val="normal1"/>
              <w:numPr>
                <w:ilvl w:val="0"/>
                <w:numId w:val="53"/>
              </w:numPr>
              <w:tabs>
                <w:tab w:val="left" w:pos="1190"/>
              </w:tabs>
              <w:spacing w:before="89" w:line="312" w:lineRule="auto"/>
              <w:ind w:right="242"/>
              <w:rPr>
                <w:rFonts w:ascii="Times New Roman" w:hAnsi="Times New Roman" w:cs="Times New Roman"/>
                <w:sz w:val="26"/>
                <w:szCs w:val="26"/>
              </w:rPr>
            </w:pPr>
            <w:r w:rsidRPr="006454E5">
              <w:rPr>
                <w:rFonts w:ascii="Times New Roman" w:hAnsi="Times New Roman" w:cs="Times New Roman"/>
                <w:sz w:val="26"/>
                <w:szCs w:val="26"/>
              </w:rPr>
              <w:t>Hệ thống thống kê dữ liệu doanh thu, thống kê theo cửa hàng, thống kê theo người dùng.</w:t>
            </w:r>
          </w:p>
          <w:p w14:paraId="7A97F314" w14:textId="77777777" w:rsidR="00314B16" w:rsidRPr="006454E5" w:rsidRDefault="00314B16" w:rsidP="00314B16">
            <w:pPr>
              <w:pStyle w:val="normal1"/>
              <w:numPr>
                <w:ilvl w:val="0"/>
                <w:numId w:val="53"/>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hiện dữ liệu cho quản trị viên.</w:t>
            </w:r>
          </w:p>
        </w:tc>
      </w:tr>
      <w:tr w:rsidR="00314B16" w:rsidRPr="00F06492" w14:paraId="574E3229" w14:textId="77777777" w:rsidTr="00B52E04">
        <w:trPr>
          <w:trHeight w:val="598"/>
        </w:trPr>
        <w:tc>
          <w:tcPr>
            <w:tcW w:w="9349" w:type="dxa"/>
            <w:gridSpan w:val="2"/>
            <w:tcBorders>
              <w:top w:val="single" w:sz="4" w:space="0" w:color="000000"/>
              <w:left w:val="single" w:sz="4" w:space="0" w:color="000000"/>
              <w:bottom w:val="single" w:sz="4" w:space="0" w:color="000000"/>
              <w:right w:val="single" w:sz="4" w:space="0" w:color="000000"/>
            </w:tcBorders>
          </w:tcPr>
          <w:p w14:paraId="0A1EB68F"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Ngoại lệ</w:t>
            </w:r>
          </w:p>
        </w:tc>
      </w:tr>
    </w:tbl>
    <w:p w14:paraId="6DE74128" w14:textId="77777777" w:rsidR="00314B16" w:rsidRPr="006454E5" w:rsidRDefault="00314B16" w:rsidP="00314B16">
      <w:pPr>
        <w:pStyle w:val="normal1"/>
        <w:rPr>
          <w:rFonts w:ascii="Times New Roman" w:hAnsi="Times New Roman" w:cs="Times New Roman"/>
          <w:i/>
          <w:sz w:val="26"/>
          <w:szCs w:val="26"/>
        </w:rPr>
      </w:pPr>
    </w:p>
    <w:p w14:paraId="5BBB9BCF" w14:textId="77777777" w:rsidR="00314B16" w:rsidRPr="006454E5" w:rsidRDefault="00314B16" w:rsidP="00314B16">
      <w:pPr>
        <w:pStyle w:val="normal1"/>
        <w:spacing w:before="109"/>
        <w:rPr>
          <w:rFonts w:ascii="Times New Roman" w:hAnsi="Times New Roman" w:cs="Times New Roman"/>
          <w:i/>
          <w:sz w:val="26"/>
          <w:szCs w:val="26"/>
        </w:rPr>
      </w:pPr>
      <w:bookmarkStart w:id="559" w:name="1gf8i83"/>
      <w:bookmarkStart w:id="560" w:name="184mhaj"/>
      <w:bookmarkEnd w:id="559"/>
      <w:bookmarkEnd w:id="560"/>
    </w:p>
    <w:p w14:paraId="47552CD7" w14:textId="67063004" w:rsidR="00314B16" w:rsidRPr="006454E5" w:rsidDel="00CA1DCE" w:rsidRDefault="00D1452A" w:rsidP="00790665">
      <w:pPr>
        <w:pStyle w:val="Heading3"/>
        <w:rPr>
          <w:del w:id="561" w:author="Khanh Cong" w:date="2024-12-28T14:03:00Z" w16du:dateUtc="2024-12-28T07:03:00Z"/>
          <w:rFonts w:cs="Times New Roman"/>
          <w:szCs w:val="26"/>
        </w:rPr>
        <w:sectPr w:rsidR="00314B16" w:rsidRPr="006454E5" w:rsidDel="00CA1DCE" w:rsidSect="00537F18">
          <w:footerReference w:type="even" r:id="rId55"/>
          <w:footerReference w:type="default" r:id="rId56"/>
          <w:footerReference w:type="first" r:id="rId57"/>
          <w:pgSz w:w="12240" w:h="15840"/>
          <w:pgMar w:top="1440" w:right="1152" w:bottom="1440" w:left="1699" w:header="0" w:footer="1084" w:gutter="0"/>
          <w:cols w:space="720"/>
          <w:formProt w:val="0"/>
          <w:docGrid w:linePitch="100" w:charSpace="-8193"/>
          <w:sectPrChange w:id="562" w:author="Khanh Cong" w:date="2024-12-28T13:48:00Z" w16du:dateUtc="2024-12-28T06:48:00Z">
            <w:sectPr w:rsidR="00314B16" w:rsidRPr="006454E5" w:rsidDel="00CA1DCE" w:rsidSect="00537F18">
              <w:pgMar w:top="1320" w:right="640" w:bottom="1280" w:left="1580" w:header="0" w:footer="1084" w:gutter="0"/>
            </w:sectPr>
          </w:sectPrChange>
        </w:sectPr>
      </w:pPr>
      <w:bookmarkStart w:id="563" w:name="__RefHeading___Toc26628_1225579473"/>
      <w:bookmarkStart w:id="564" w:name="184mhaj_Copy_1"/>
      <w:bookmarkStart w:id="565" w:name="_3s49zyc"/>
      <w:bookmarkStart w:id="566" w:name="_Toc185447763"/>
      <w:bookmarkStart w:id="567" w:name="_Toc185534226"/>
      <w:bookmarkStart w:id="568" w:name="_Toc185706977"/>
      <w:bookmarkStart w:id="569" w:name="_Toc185881057"/>
      <w:bookmarkStart w:id="570" w:name="_Toc185881136"/>
      <w:bookmarkEnd w:id="563"/>
      <w:bookmarkEnd w:id="564"/>
      <w:bookmarkEnd w:id="565"/>
      <w:r w:rsidRPr="006454E5">
        <w:rPr>
          <w:rFonts w:cs="Times New Roman"/>
          <w:szCs w:val="26"/>
        </w:rPr>
        <w:t xml:space="preserve">2.1.16. </w:t>
      </w:r>
      <w:r w:rsidR="00314B16" w:rsidRPr="006454E5">
        <w:rPr>
          <w:rFonts w:cs="Times New Roman"/>
          <w:szCs w:val="26"/>
        </w:rPr>
        <w:t>Biểu đồ phân rã và kịch bản UC staff thống kê</w:t>
      </w:r>
      <w:bookmarkEnd w:id="566"/>
      <w:bookmarkEnd w:id="567"/>
      <w:bookmarkEnd w:id="568"/>
      <w:bookmarkEnd w:id="569"/>
      <w:bookmarkEnd w:id="570"/>
      <w:r w:rsidR="00314B16" w:rsidRPr="006454E5">
        <w:rPr>
          <w:rFonts w:cs="Times New Roman"/>
          <w:szCs w:val="26"/>
        </w:rPr>
        <w:br w:type="page"/>
      </w:r>
    </w:p>
    <w:p w14:paraId="29A60960" w14:textId="77777777" w:rsidR="00314B16" w:rsidRPr="006454E5" w:rsidRDefault="00314B16">
      <w:pPr>
        <w:pStyle w:val="Heading3"/>
        <w:rPr>
          <w:rFonts w:cs="Times New Roman"/>
          <w:szCs w:val="26"/>
        </w:rPr>
        <w:pPrChange w:id="571" w:author="Khanh Cong" w:date="2024-12-28T14:03:00Z" w16du:dateUtc="2024-12-28T07:03:00Z">
          <w:pPr>
            <w:pStyle w:val="normal1"/>
          </w:pPr>
        </w:pPrChange>
      </w:pPr>
    </w:p>
    <w:p w14:paraId="61C27679" w14:textId="77777777" w:rsidR="00314B16" w:rsidRPr="006454E5" w:rsidRDefault="00314B16" w:rsidP="00314B16">
      <w:pPr>
        <w:pStyle w:val="normal1"/>
        <w:ind w:left="276"/>
        <w:rPr>
          <w:rFonts w:ascii="Times New Roman" w:hAnsi="Times New Roman" w:cs="Times New Roman"/>
          <w:sz w:val="26"/>
          <w:szCs w:val="26"/>
        </w:rPr>
      </w:pPr>
      <w:r w:rsidRPr="006454E5">
        <w:rPr>
          <w:rFonts w:ascii="Times New Roman" w:hAnsi="Times New Roman" w:cs="Times New Roman"/>
          <w:noProof/>
          <w:sz w:val="26"/>
          <w:szCs w:val="26"/>
        </w:rPr>
        <w:drawing>
          <wp:inline distT="0" distB="0" distL="0" distR="0" wp14:anchorId="1854F7D9" wp14:editId="28961001">
            <wp:extent cx="5917565" cy="3398520"/>
            <wp:effectExtent l="0" t="0" r="0" b="0"/>
            <wp:docPr id="29" name="image13.jpg"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3.jpg" descr="A diagram of a product&#10;&#10;Description automatically generated"/>
                    <pic:cNvPicPr>
                      <a:picLocks noChangeAspect="1" noChangeArrowheads="1"/>
                    </pic:cNvPicPr>
                  </pic:nvPicPr>
                  <pic:blipFill>
                    <a:blip r:embed="rId58"/>
                    <a:stretch>
                      <a:fillRect/>
                    </a:stretch>
                  </pic:blipFill>
                  <pic:spPr bwMode="auto">
                    <a:xfrm>
                      <a:off x="0" y="0"/>
                      <a:ext cx="5917565" cy="3398520"/>
                    </a:xfrm>
                    <a:prstGeom prst="rect">
                      <a:avLst/>
                    </a:prstGeom>
                    <a:noFill/>
                  </pic:spPr>
                </pic:pic>
              </a:graphicData>
            </a:graphic>
          </wp:inline>
        </w:drawing>
      </w:r>
    </w:p>
    <w:p w14:paraId="7C47EE8C" w14:textId="77777777" w:rsidR="00314B16" w:rsidRPr="006454E5" w:rsidRDefault="00314B16" w:rsidP="00314B16">
      <w:pPr>
        <w:pStyle w:val="normal1"/>
        <w:spacing w:before="4"/>
        <w:rPr>
          <w:rFonts w:ascii="Times New Roman" w:hAnsi="Times New Roman" w:cs="Times New Roman"/>
          <w:i/>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0A7584B3"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6E9774F5"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436EBDD6"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sz w:val="26"/>
                <w:szCs w:val="26"/>
              </w:rPr>
              <w:t>staff</w:t>
            </w:r>
          </w:p>
        </w:tc>
      </w:tr>
      <w:tr w:rsidR="00314B16" w:rsidRPr="00F06492" w14:paraId="5108351D" w14:textId="77777777" w:rsidTr="00B52E04">
        <w:trPr>
          <w:trHeight w:val="1197"/>
        </w:trPr>
        <w:tc>
          <w:tcPr>
            <w:tcW w:w="4674" w:type="dxa"/>
            <w:tcBorders>
              <w:top w:val="single" w:sz="4" w:space="0" w:color="000000"/>
              <w:left w:val="single" w:sz="4" w:space="0" w:color="000000"/>
              <w:bottom w:val="single" w:sz="4" w:space="0" w:color="000000"/>
              <w:right w:val="single" w:sz="4" w:space="0" w:color="000000"/>
            </w:tcBorders>
          </w:tcPr>
          <w:p w14:paraId="59708537"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4CB3860B" w14:textId="77777777" w:rsidR="00314B16" w:rsidRPr="006454E5" w:rsidRDefault="00314B16" w:rsidP="00314B16">
            <w:pPr>
              <w:pStyle w:val="normal1"/>
              <w:numPr>
                <w:ilvl w:val="0"/>
                <w:numId w:val="54"/>
              </w:numPr>
              <w:tabs>
                <w:tab w:val="left" w:pos="830"/>
              </w:tabs>
              <w:spacing w:before="18" w:line="218" w:lineRule="auto"/>
              <w:ind w:right="139"/>
              <w:rPr>
                <w:rFonts w:ascii="Times New Roman" w:hAnsi="Times New Roman" w:cs="Times New Roman"/>
                <w:sz w:val="26"/>
                <w:szCs w:val="26"/>
              </w:rPr>
            </w:pPr>
            <w:r w:rsidRPr="006454E5">
              <w:rPr>
                <w:rFonts w:ascii="Times New Roman" w:hAnsi="Times New Roman" w:cs="Times New Roman"/>
                <w:sz w:val="26"/>
                <w:szCs w:val="26"/>
              </w:rPr>
              <w:t>Đăng nhập tài khoản của nhân viên thành công</w:t>
            </w:r>
          </w:p>
          <w:p w14:paraId="1E2A1F87" w14:textId="77777777" w:rsidR="00314B16" w:rsidRPr="006454E5" w:rsidRDefault="00314B16" w:rsidP="00314B16">
            <w:pPr>
              <w:pStyle w:val="normal1"/>
              <w:numPr>
                <w:ilvl w:val="0"/>
                <w:numId w:val="54"/>
              </w:numPr>
              <w:tabs>
                <w:tab w:val="left" w:pos="830"/>
              </w:tabs>
              <w:spacing w:line="300" w:lineRule="auto"/>
              <w:ind w:right="726"/>
              <w:rPr>
                <w:rFonts w:ascii="Times New Roman" w:hAnsi="Times New Roman" w:cs="Times New Roman"/>
                <w:sz w:val="26"/>
                <w:szCs w:val="26"/>
              </w:rPr>
            </w:pPr>
            <w:r w:rsidRPr="006454E5">
              <w:rPr>
                <w:rFonts w:ascii="Times New Roman" w:hAnsi="Times New Roman" w:cs="Times New Roman"/>
                <w:sz w:val="26"/>
                <w:szCs w:val="26"/>
              </w:rPr>
              <w:t>Chuyển đến trang quản lý của nhân viên.</w:t>
            </w:r>
          </w:p>
        </w:tc>
      </w:tr>
      <w:tr w:rsidR="00314B16" w:rsidRPr="00F06492" w14:paraId="7CF424ED"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42EA86C8"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3A417A0D" w14:textId="77777777" w:rsidR="00314B16" w:rsidRPr="006454E5" w:rsidRDefault="00314B16" w:rsidP="00314B16">
            <w:pPr>
              <w:pStyle w:val="normal1"/>
              <w:numPr>
                <w:ilvl w:val="0"/>
                <w:numId w:val="55"/>
              </w:numPr>
              <w:tabs>
                <w:tab w:val="left" w:pos="830"/>
              </w:tabs>
              <w:spacing w:line="300" w:lineRule="auto"/>
              <w:ind w:right="220"/>
              <w:rPr>
                <w:rFonts w:ascii="Times New Roman" w:hAnsi="Times New Roman" w:cs="Times New Roman"/>
                <w:sz w:val="26"/>
                <w:szCs w:val="26"/>
              </w:rPr>
            </w:pPr>
            <w:r w:rsidRPr="006454E5">
              <w:rPr>
                <w:rFonts w:ascii="Times New Roman" w:hAnsi="Times New Roman" w:cs="Times New Roman"/>
                <w:sz w:val="26"/>
                <w:szCs w:val="26"/>
              </w:rPr>
              <w:t>Nhân viên xem được thống kê báo cáo.</w:t>
            </w:r>
          </w:p>
        </w:tc>
      </w:tr>
      <w:tr w:rsidR="00314B16" w:rsidRPr="00F06492" w14:paraId="7BFFCC96" w14:textId="77777777" w:rsidTr="00B52E04">
        <w:trPr>
          <w:trHeight w:val="2392"/>
        </w:trPr>
        <w:tc>
          <w:tcPr>
            <w:tcW w:w="9349" w:type="dxa"/>
            <w:gridSpan w:val="2"/>
            <w:tcBorders>
              <w:top w:val="single" w:sz="4" w:space="0" w:color="000000"/>
              <w:left w:val="single" w:sz="4" w:space="0" w:color="000000"/>
              <w:bottom w:val="single" w:sz="4" w:space="0" w:color="000000"/>
              <w:right w:val="single" w:sz="4" w:space="0" w:color="000000"/>
            </w:tcBorders>
          </w:tcPr>
          <w:p w14:paraId="3D39A0FE"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Chuỗi sự kiện chính</w:t>
            </w:r>
          </w:p>
          <w:p w14:paraId="66E204B7" w14:textId="77777777" w:rsidR="00314B16" w:rsidRPr="006454E5" w:rsidRDefault="00314B16" w:rsidP="00314B16">
            <w:pPr>
              <w:pStyle w:val="normal1"/>
              <w:numPr>
                <w:ilvl w:val="0"/>
                <w:numId w:val="56"/>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Nhân viên chọn chức năng thống kê.</w:t>
            </w:r>
          </w:p>
          <w:p w14:paraId="07DBD586" w14:textId="77777777" w:rsidR="00314B16" w:rsidRPr="006454E5" w:rsidRDefault="00314B16" w:rsidP="00314B16">
            <w:pPr>
              <w:pStyle w:val="normal1"/>
              <w:numPr>
                <w:ilvl w:val="0"/>
                <w:numId w:val="56"/>
              </w:numPr>
              <w:tabs>
                <w:tab w:val="left" w:pos="1190"/>
              </w:tabs>
              <w:ind w:right="116"/>
              <w:rPr>
                <w:rFonts w:ascii="Times New Roman" w:hAnsi="Times New Roman" w:cs="Times New Roman"/>
                <w:sz w:val="26"/>
                <w:szCs w:val="26"/>
              </w:rPr>
            </w:pPr>
            <w:r w:rsidRPr="006454E5">
              <w:rPr>
                <w:rFonts w:ascii="Times New Roman" w:hAnsi="Times New Roman" w:cs="Times New Roman"/>
                <w:sz w:val="26"/>
                <w:szCs w:val="26"/>
              </w:rPr>
              <w:t>Hệ thống chuyển đến trang thống kê của nhân viên. Gồm có ô chọn thời gian bắt đầu và kết thúc.</w:t>
            </w:r>
          </w:p>
          <w:p w14:paraId="179B1E85" w14:textId="77777777" w:rsidR="00314B16" w:rsidRPr="006454E5" w:rsidRDefault="00314B16" w:rsidP="00314B16">
            <w:pPr>
              <w:pStyle w:val="normal1"/>
              <w:numPr>
                <w:ilvl w:val="0"/>
                <w:numId w:val="56"/>
              </w:numPr>
              <w:tabs>
                <w:tab w:val="left" w:pos="1189"/>
              </w:tabs>
              <w:ind w:left="1189" w:hanging="359"/>
              <w:rPr>
                <w:rFonts w:ascii="Times New Roman" w:hAnsi="Times New Roman" w:cs="Times New Roman"/>
                <w:sz w:val="26"/>
                <w:szCs w:val="26"/>
              </w:rPr>
            </w:pPr>
            <w:r w:rsidRPr="006454E5">
              <w:rPr>
                <w:rFonts w:ascii="Times New Roman" w:hAnsi="Times New Roman" w:cs="Times New Roman"/>
                <w:sz w:val="26"/>
                <w:szCs w:val="26"/>
              </w:rPr>
              <w:t>Nhân viên nhập thời gian thống kê và ấn thống kê.</w:t>
            </w:r>
          </w:p>
          <w:p w14:paraId="34EE8792" w14:textId="77777777" w:rsidR="00314B16" w:rsidRPr="006454E5" w:rsidRDefault="00314B16" w:rsidP="00314B16">
            <w:pPr>
              <w:pStyle w:val="normal1"/>
              <w:numPr>
                <w:ilvl w:val="0"/>
                <w:numId w:val="56"/>
              </w:numPr>
              <w:tabs>
                <w:tab w:val="left" w:pos="1190"/>
              </w:tabs>
              <w:ind w:right="545"/>
              <w:rPr>
                <w:rFonts w:ascii="Times New Roman" w:hAnsi="Times New Roman" w:cs="Times New Roman"/>
                <w:sz w:val="26"/>
                <w:szCs w:val="26"/>
              </w:rPr>
            </w:pPr>
            <w:r w:rsidRPr="006454E5">
              <w:rPr>
                <w:rFonts w:ascii="Times New Roman" w:hAnsi="Times New Roman" w:cs="Times New Roman"/>
                <w:sz w:val="26"/>
                <w:szCs w:val="26"/>
              </w:rPr>
              <w:t>Hệ thống thống kê doanh thu, thống kê số lượng đơn hàng, thống kê theo khách hàng của của hàng.</w:t>
            </w:r>
          </w:p>
          <w:p w14:paraId="3DD3A8CE" w14:textId="77777777" w:rsidR="00314B16" w:rsidRPr="006454E5" w:rsidRDefault="00314B16" w:rsidP="00314B16">
            <w:pPr>
              <w:pStyle w:val="normal1"/>
              <w:numPr>
                <w:ilvl w:val="0"/>
                <w:numId w:val="56"/>
              </w:numPr>
              <w:tabs>
                <w:tab w:val="left" w:pos="1189"/>
              </w:tabs>
              <w:spacing w:line="276"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hiển thị thông tin thống kê.</w:t>
            </w:r>
          </w:p>
        </w:tc>
      </w:tr>
      <w:tr w:rsidR="00314B16" w:rsidRPr="00F06492" w14:paraId="22B15266" w14:textId="77777777" w:rsidTr="00B52E04">
        <w:trPr>
          <w:trHeight w:val="598"/>
        </w:trPr>
        <w:tc>
          <w:tcPr>
            <w:tcW w:w="9349" w:type="dxa"/>
            <w:gridSpan w:val="2"/>
            <w:tcBorders>
              <w:top w:val="single" w:sz="4" w:space="0" w:color="000000"/>
              <w:left w:val="single" w:sz="4" w:space="0" w:color="000000"/>
              <w:bottom w:val="single" w:sz="4" w:space="0" w:color="000000"/>
              <w:right w:val="single" w:sz="4" w:space="0" w:color="000000"/>
            </w:tcBorders>
          </w:tcPr>
          <w:p w14:paraId="1F5889F6"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Ngoại lệ</w:t>
            </w:r>
            <w:bookmarkStart w:id="572" w:name="36ei31r"/>
            <w:bookmarkEnd w:id="572"/>
          </w:p>
        </w:tc>
      </w:tr>
    </w:tbl>
    <w:p w14:paraId="07B2D718" w14:textId="307FA92C" w:rsidR="00314B16" w:rsidRPr="006454E5" w:rsidRDefault="00863B69" w:rsidP="00314B16">
      <w:pPr>
        <w:pStyle w:val="Heading2"/>
        <w:tabs>
          <w:tab w:val="left" w:pos="841"/>
        </w:tabs>
        <w:spacing w:before="201"/>
        <w:rPr>
          <w:rFonts w:cs="Times New Roman"/>
          <w:szCs w:val="26"/>
        </w:rPr>
        <w:sectPr w:rsidR="00314B16" w:rsidRPr="006454E5" w:rsidSect="00537F18">
          <w:headerReference w:type="default" r:id="rId59"/>
          <w:footerReference w:type="even" r:id="rId60"/>
          <w:footerReference w:type="default" r:id="rId61"/>
          <w:footerReference w:type="first" r:id="rId62"/>
          <w:pgSz w:w="12240" w:h="15840"/>
          <w:pgMar w:top="1440" w:right="1152" w:bottom="1440" w:left="1699" w:header="0" w:footer="1084" w:gutter="0"/>
          <w:cols w:space="720"/>
          <w:formProt w:val="0"/>
          <w:docGrid w:linePitch="100" w:charSpace="-8193"/>
          <w:sectPrChange w:id="573" w:author="Khanh Cong" w:date="2024-12-28T13:48:00Z" w16du:dateUtc="2024-12-28T06:48:00Z">
            <w:sectPr w:rsidR="00314B16" w:rsidRPr="006454E5" w:rsidSect="00537F18">
              <w:pgMar w:top="1320" w:right="640" w:bottom="1280" w:left="1580" w:header="0" w:footer="1084" w:gutter="0"/>
            </w:sectPr>
          </w:sectPrChange>
        </w:sectPr>
      </w:pPr>
      <w:bookmarkStart w:id="574" w:name="__RefHeading___Toc26630_1225579473"/>
      <w:bookmarkStart w:id="575" w:name="_1ljsd9k"/>
      <w:bookmarkStart w:id="576" w:name="_Toc185447764"/>
      <w:bookmarkStart w:id="577" w:name="_Toc185534227"/>
      <w:bookmarkStart w:id="578" w:name="_Toc185706978"/>
      <w:bookmarkStart w:id="579" w:name="_Toc185881058"/>
      <w:bookmarkStart w:id="580" w:name="_Toc185881137"/>
      <w:bookmarkEnd w:id="574"/>
      <w:bookmarkEnd w:id="575"/>
      <w:r>
        <w:rPr>
          <w:rFonts w:cs="Times New Roman"/>
          <w:szCs w:val="26"/>
        </w:rPr>
        <w:t xml:space="preserve">2.2. </w:t>
      </w:r>
      <w:r w:rsidR="00314B16" w:rsidRPr="006454E5">
        <w:rPr>
          <w:rFonts w:cs="Times New Roman"/>
          <w:szCs w:val="26"/>
        </w:rPr>
        <w:t>Xây dựng biểu đồ lớp</w:t>
      </w:r>
      <w:bookmarkEnd w:id="576"/>
      <w:bookmarkEnd w:id="577"/>
      <w:bookmarkEnd w:id="578"/>
      <w:bookmarkEnd w:id="579"/>
      <w:bookmarkEnd w:id="580"/>
      <w:r w:rsidR="00314B16" w:rsidRPr="006454E5">
        <w:rPr>
          <w:rFonts w:cs="Times New Roman"/>
          <w:szCs w:val="26"/>
        </w:rPr>
        <w:br w:type="page"/>
      </w:r>
    </w:p>
    <w:p w14:paraId="72F2647F" w14:textId="77777777" w:rsidR="00314B16" w:rsidRPr="006454E5" w:rsidRDefault="00314B16" w:rsidP="00314B16">
      <w:pPr>
        <w:pStyle w:val="normal1"/>
        <w:numPr>
          <w:ilvl w:val="0"/>
          <w:numId w:val="57"/>
        </w:numPr>
        <w:tabs>
          <w:tab w:val="left" w:pos="314"/>
        </w:tabs>
        <w:ind w:left="314" w:hanging="193"/>
        <w:rPr>
          <w:rFonts w:ascii="Times New Roman" w:hAnsi="Times New Roman" w:cs="Times New Roman"/>
          <w:sz w:val="26"/>
          <w:szCs w:val="26"/>
        </w:rPr>
      </w:pPr>
      <w:r w:rsidRPr="006454E5">
        <w:rPr>
          <w:rFonts w:ascii="Times New Roman" w:hAnsi="Times New Roman" w:cs="Times New Roman"/>
          <w:sz w:val="26"/>
          <w:szCs w:val="26"/>
        </w:rPr>
        <w:lastRenderedPageBreak/>
        <w:t>Trích xuất danh từ</w:t>
      </w:r>
    </w:p>
    <w:p w14:paraId="58063F7E" w14:textId="77777777" w:rsidR="00314B16" w:rsidRPr="006454E5" w:rsidRDefault="00314B16" w:rsidP="00314B16">
      <w:pPr>
        <w:pStyle w:val="normal1"/>
        <w:numPr>
          <w:ilvl w:val="1"/>
          <w:numId w:val="57"/>
        </w:numPr>
        <w:tabs>
          <w:tab w:val="left" w:pos="841"/>
        </w:tabs>
        <w:spacing w:before="223" w:line="300" w:lineRule="auto"/>
        <w:ind w:left="841" w:right="1061"/>
        <w:rPr>
          <w:rFonts w:ascii="Times New Roman" w:hAnsi="Times New Roman" w:cs="Times New Roman"/>
          <w:sz w:val="26"/>
          <w:szCs w:val="26"/>
        </w:rPr>
      </w:pPr>
      <w:r w:rsidRPr="006454E5">
        <w:rPr>
          <w:rFonts w:ascii="Times New Roman" w:hAnsi="Times New Roman" w:cs="Times New Roman"/>
          <w:sz w:val="26"/>
          <w:szCs w:val="26"/>
        </w:rPr>
        <w:t>Danh từ liên quan đến người: Khách, Người dùng, Khách hàng, Quản trị viên.</w:t>
      </w:r>
    </w:p>
    <w:p w14:paraId="02BE9939" w14:textId="77777777" w:rsidR="00314B16" w:rsidRPr="006454E5" w:rsidRDefault="00314B16" w:rsidP="00314B16">
      <w:pPr>
        <w:pStyle w:val="normal1"/>
        <w:numPr>
          <w:ilvl w:val="1"/>
          <w:numId w:val="57"/>
        </w:numPr>
        <w:tabs>
          <w:tab w:val="left" w:pos="841"/>
        </w:tabs>
        <w:spacing w:before="30" w:line="312" w:lineRule="auto"/>
        <w:ind w:left="841" w:right="510"/>
        <w:rPr>
          <w:rFonts w:ascii="Times New Roman" w:hAnsi="Times New Roman" w:cs="Times New Roman"/>
          <w:sz w:val="26"/>
          <w:szCs w:val="26"/>
        </w:rPr>
      </w:pPr>
      <w:r w:rsidRPr="006454E5">
        <w:rPr>
          <w:rFonts w:ascii="Times New Roman" w:hAnsi="Times New Roman" w:cs="Times New Roman"/>
          <w:sz w:val="26"/>
          <w:szCs w:val="26"/>
        </w:rPr>
        <w:t>Danh từ liên quan đến thông tin: hệ thống, web sàn thương mại điện tử, tài khoản, quyền, sản phẩm, giỏ hàng, loại sản phẩm, giá, cửa hàng, vị trí cửa hàng, danh sách yêu thích, đơn hàng.</w:t>
      </w:r>
    </w:p>
    <w:p w14:paraId="6508C804" w14:textId="77777777" w:rsidR="00314B16" w:rsidRPr="006454E5" w:rsidRDefault="00314B16" w:rsidP="00314B16">
      <w:pPr>
        <w:pStyle w:val="normal1"/>
        <w:numPr>
          <w:ilvl w:val="0"/>
          <w:numId w:val="57"/>
        </w:numPr>
        <w:tabs>
          <w:tab w:val="left" w:pos="314"/>
        </w:tabs>
        <w:spacing w:before="131"/>
        <w:ind w:left="314" w:hanging="193"/>
        <w:rPr>
          <w:rFonts w:ascii="Times New Roman" w:hAnsi="Times New Roman" w:cs="Times New Roman"/>
          <w:sz w:val="26"/>
          <w:szCs w:val="26"/>
        </w:rPr>
      </w:pPr>
      <w:r w:rsidRPr="006454E5">
        <w:rPr>
          <w:rFonts w:ascii="Times New Roman" w:hAnsi="Times New Roman" w:cs="Times New Roman"/>
          <w:sz w:val="26"/>
          <w:szCs w:val="26"/>
        </w:rPr>
        <w:t>Đánh giá, lựa chọn danh từ, xác định lớp thực thể hoặc thuộc tính</w:t>
      </w:r>
    </w:p>
    <w:p w14:paraId="1CEE3705" w14:textId="77777777" w:rsidR="00314B16" w:rsidRPr="006454E5" w:rsidRDefault="00314B16" w:rsidP="00314B16">
      <w:pPr>
        <w:pStyle w:val="normal1"/>
        <w:numPr>
          <w:ilvl w:val="1"/>
          <w:numId w:val="57"/>
        </w:numPr>
        <w:tabs>
          <w:tab w:val="left" w:pos="840"/>
        </w:tabs>
        <w:spacing w:before="223"/>
        <w:ind w:left="840" w:hanging="359"/>
        <w:rPr>
          <w:rFonts w:ascii="Times New Roman" w:hAnsi="Times New Roman" w:cs="Times New Roman"/>
          <w:sz w:val="26"/>
          <w:szCs w:val="26"/>
        </w:rPr>
      </w:pPr>
      <w:r w:rsidRPr="006454E5">
        <w:rPr>
          <w:rFonts w:ascii="Times New Roman" w:hAnsi="Times New Roman" w:cs="Times New Roman"/>
          <w:sz w:val="26"/>
          <w:szCs w:val="26"/>
        </w:rPr>
        <w:t>Danh từ trừu tượng: hệ thống, web sàn thương mại điện tử</w:t>
      </w:r>
    </w:p>
    <w:p w14:paraId="79C18511" w14:textId="77777777" w:rsidR="00314B16" w:rsidRPr="006454E5" w:rsidRDefault="00314B16" w:rsidP="00314B16">
      <w:pPr>
        <w:pStyle w:val="normal1"/>
        <w:numPr>
          <w:ilvl w:val="1"/>
          <w:numId w:val="57"/>
        </w:numPr>
        <w:tabs>
          <w:tab w:val="left" w:pos="840"/>
        </w:tabs>
        <w:spacing w:before="82"/>
        <w:ind w:left="840" w:hanging="359"/>
        <w:rPr>
          <w:rFonts w:ascii="Times New Roman" w:hAnsi="Times New Roman" w:cs="Times New Roman"/>
          <w:sz w:val="26"/>
          <w:szCs w:val="26"/>
        </w:rPr>
      </w:pPr>
      <w:r w:rsidRPr="006454E5">
        <w:rPr>
          <w:rFonts w:ascii="Times New Roman" w:hAnsi="Times New Roman" w:cs="Times New Roman"/>
          <w:sz w:val="26"/>
          <w:szCs w:val="26"/>
        </w:rPr>
        <w:t>Danh từ liên quan đến người:</w:t>
      </w:r>
    </w:p>
    <w:p w14:paraId="101ADD9B" w14:textId="77777777" w:rsidR="00314B16" w:rsidRPr="006454E5" w:rsidRDefault="00314B16" w:rsidP="00314B16">
      <w:pPr>
        <w:pStyle w:val="normal1"/>
        <w:numPr>
          <w:ilvl w:val="2"/>
          <w:numId w:val="57"/>
        </w:numPr>
        <w:tabs>
          <w:tab w:val="left" w:pos="1560"/>
        </w:tabs>
        <w:spacing w:before="80"/>
        <w:ind w:left="1560" w:hanging="359"/>
        <w:rPr>
          <w:rFonts w:ascii="Times New Roman" w:hAnsi="Times New Roman" w:cs="Times New Roman"/>
          <w:sz w:val="26"/>
          <w:szCs w:val="26"/>
        </w:rPr>
      </w:pPr>
      <w:r w:rsidRPr="006454E5">
        <w:rPr>
          <w:rFonts w:ascii="Times New Roman" w:hAnsi="Times New Roman" w:cs="Times New Roman"/>
          <w:sz w:val="26"/>
          <w:szCs w:val="26"/>
        </w:rPr>
        <w:t>Khách: không cần quản lý -&gt; bỏ.</w:t>
      </w:r>
    </w:p>
    <w:p w14:paraId="71B443AB" w14:textId="77777777" w:rsidR="00314B16" w:rsidRPr="006454E5" w:rsidRDefault="00314B16" w:rsidP="00314B16">
      <w:pPr>
        <w:pStyle w:val="normal1"/>
        <w:numPr>
          <w:ilvl w:val="2"/>
          <w:numId w:val="57"/>
        </w:numPr>
        <w:tabs>
          <w:tab w:val="left" w:pos="1560"/>
        </w:tabs>
        <w:spacing w:before="113"/>
        <w:ind w:left="1560" w:hanging="359"/>
        <w:rPr>
          <w:rFonts w:ascii="Times New Roman" w:hAnsi="Times New Roman" w:cs="Times New Roman"/>
          <w:sz w:val="26"/>
          <w:szCs w:val="26"/>
        </w:rPr>
      </w:pPr>
      <w:r w:rsidRPr="006454E5">
        <w:rPr>
          <w:rFonts w:ascii="Times New Roman" w:hAnsi="Times New Roman" w:cs="Times New Roman"/>
          <w:sz w:val="26"/>
          <w:szCs w:val="26"/>
        </w:rPr>
        <w:t>Người dùng -&gt; lớp User.</w:t>
      </w:r>
    </w:p>
    <w:p w14:paraId="2B94F873" w14:textId="77777777" w:rsidR="00314B16" w:rsidRPr="006454E5" w:rsidRDefault="00314B16" w:rsidP="00314B16">
      <w:pPr>
        <w:pStyle w:val="normal1"/>
        <w:numPr>
          <w:ilvl w:val="2"/>
          <w:numId w:val="57"/>
        </w:numPr>
        <w:tabs>
          <w:tab w:val="left" w:pos="1560"/>
        </w:tabs>
        <w:spacing w:before="112"/>
        <w:ind w:left="1560" w:hanging="359"/>
        <w:rPr>
          <w:rFonts w:ascii="Times New Roman" w:hAnsi="Times New Roman" w:cs="Times New Roman"/>
          <w:sz w:val="26"/>
          <w:szCs w:val="26"/>
        </w:rPr>
      </w:pPr>
      <w:r w:rsidRPr="006454E5">
        <w:rPr>
          <w:rFonts w:ascii="Times New Roman" w:hAnsi="Times New Roman" w:cs="Times New Roman"/>
          <w:sz w:val="26"/>
          <w:szCs w:val="26"/>
        </w:rPr>
        <w:t>Khách hàng, quản trị hệ thống: là 1 loại của User</w:t>
      </w:r>
    </w:p>
    <w:p w14:paraId="0D0C1B0A" w14:textId="77777777" w:rsidR="00314B16" w:rsidRPr="006454E5" w:rsidRDefault="00314B16" w:rsidP="00314B16">
      <w:pPr>
        <w:pStyle w:val="normal1"/>
        <w:numPr>
          <w:ilvl w:val="1"/>
          <w:numId w:val="57"/>
        </w:numPr>
        <w:tabs>
          <w:tab w:val="left" w:pos="840"/>
        </w:tabs>
        <w:spacing w:before="113"/>
        <w:ind w:left="840" w:hanging="359"/>
        <w:rPr>
          <w:rFonts w:ascii="Times New Roman" w:hAnsi="Times New Roman" w:cs="Times New Roman"/>
          <w:sz w:val="26"/>
          <w:szCs w:val="26"/>
        </w:rPr>
      </w:pPr>
      <w:r w:rsidRPr="006454E5">
        <w:rPr>
          <w:rFonts w:ascii="Times New Roman" w:hAnsi="Times New Roman" w:cs="Times New Roman"/>
          <w:sz w:val="26"/>
          <w:szCs w:val="26"/>
        </w:rPr>
        <w:t>Danh từ thông tin:</w:t>
      </w:r>
    </w:p>
    <w:p w14:paraId="2475F825" w14:textId="77777777" w:rsidR="00314B16" w:rsidRPr="006454E5" w:rsidRDefault="00314B16" w:rsidP="00314B16">
      <w:pPr>
        <w:pStyle w:val="normal1"/>
        <w:numPr>
          <w:ilvl w:val="2"/>
          <w:numId w:val="57"/>
        </w:numPr>
        <w:tabs>
          <w:tab w:val="left" w:pos="1560"/>
        </w:tabs>
        <w:spacing w:before="80"/>
        <w:ind w:left="1560" w:hanging="359"/>
        <w:rPr>
          <w:rFonts w:ascii="Times New Roman" w:hAnsi="Times New Roman" w:cs="Times New Roman"/>
          <w:sz w:val="26"/>
          <w:szCs w:val="26"/>
        </w:rPr>
      </w:pPr>
      <w:r w:rsidRPr="006454E5">
        <w:rPr>
          <w:rFonts w:ascii="Times New Roman" w:hAnsi="Times New Roman" w:cs="Times New Roman"/>
          <w:sz w:val="26"/>
          <w:szCs w:val="26"/>
        </w:rPr>
        <w:t>Tài khoản: là thông tin của lớp User.</w:t>
      </w:r>
    </w:p>
    <w:p w14:paraId="5CBD6F0B" w14:textId="77777777" w:rsidR="00314B16" w:rsidRPr="006454E5" w:rsidRDefault="00314B16" w:rsidP="00314B16">
      <w:pPr>
        <w:pStyle w:val="normal1"/>
        <w:numPr>
          <w:ilvl w:val="2"/>
          <w:numId w:val="57"/>
        </w:numPr>
        <w:tabs>
          <w:tab w:val="left" w:pos="1560"/>
        </w:tabs>
        <w:spacing w:before="113"/>
        <w:ind w:left="1560" w:hanging="359"/>
        <w:rPr>
          <w:rFonts w:ascii="Times New Roman" w:hAnsi="Times New Roman" w:cs="Times New Roman"/>
          <w:sz w:val="26"/>
          <w:szCs w:val="26"/>
        </w:rPr>
      </w:pPr>
      <w:r w:rsidRPr="006454E5">
        <w:rPr>
          <w:rFonts w:ascii="Times New Roman" w:hAnsi="Times New Roman" w:cs="Times New Roman"/>
          <w:sz w:val="26"/>
          <w:szCs w:val="26"/>
        </w:rPr>
        <w:t>Quyền -&gt; lớp Role.</w:t>
      </w:r>
    </w:p>
    <w:p w14:paraId="6A59DD66" w14:textId="77777777" w:rsidR="00314B16" w:rsidRPr="006454E5" w:rsidRDefault="00314B16" w:rsidP="00314B16">
      <w:pPr>
        <w:pStyle w:val="normal1"/>
        <w:numPr>
          <w:ilvl w:val="2"/>
          <w:numId w:val="57"/>
        </w:numPr>
        <w:tabs>
          <w:tab w:val="left" w:pos="1560"/>
        </w:tabs>
        <w:spacing w:before="111"/>
        <w:ind w:left="1560" w:hanging="359"/>
        <w:rPr>
          <w:rFonts w:ascii="Times New Roman" w:hAnsi="Times New Roman" w:cs="Times New Roman"/>
          <w:sz w:val="26"/>
          <w:szCs w:val="26"/>
        </w:rPr>
      </w:pPr>
      <w:r w:rsidRPr="006454E5">
        <w:rPr>
          <w:rFonts w:ascii="Times New Roman" w:hAnsi="Times New Roman" w:cs="Times New Roman"/>
          <w:sz w:val="26"/>
          <w:szCs w:val="26"/>
        </w:rPr>
        <w:t>Sản phẩm -&gt; lớp Product.</w:t>
      </w:r>
    </w:p>
    <w:p w14:paraId="148F7B2F" w14:textId="77777777" w:rsidR="00314B16" w:rsidRPr="006454E5" w:rsidRDefault="00314B16" w:rsidP="00314B16">
      <w:pPr>
        <w:pStyle w:val="normal1"/>
        <w:numPr>
          <w:ilvl w:val="2"/>
          <w:numId w:val="57"/>
        </w:numPr>
        <w:tabs>
          <w:tab w:val="left" w:pos="1560"/>
        </w:tabs>
        <w:spacing w:before="113"/>
        <w:ind w:left="1560" w:hanging="359"/>
        <w:rPr>
          <w:rFonts w:ascii="Times New Roman" w:hAnsi="Times New Roman" w:cs="Times New Roman"/>
          <w:sz w:val="26"/>
          <w:szCs w:val="26"/>
        </w:rPr>
      </w:pPr>
      <w:r w:rsidRPr="006454E5">
        <w:rPr>
          <w:rFonts w:ascii="Times New Roman" w:hAnsi="Times New Roman" w:cs="Times New Roman"/>
          <w:sz w:val="26"/>
          <w:szCs w:val="26"/>
        </w:rPr>
        <w:t>Giỏ hàng -&gt; lớp Cart.</w:t>
      </w:r>
    </w:p>
    <w:p w14:paraId="5F75677B" w14:textId="3C785DB8" w:rsidR="00314B16" w:rsidRPr="006454E5" w:rsidDel="00CA1DCE" w:rsidRDefault="00314B16" w:rsidP="00C50C0D">
      <w:pPr>
        <w:pStyle w:val="normal1"/>
        <w:numPr>
          <w:ilvl w:val="2"/>
          <w:numId w:val="57"/>
        </w:numPr>
        <w:tabs>
          <w:tab w:val="left" w:pos="1560"/>
        </w:tabs>
        <w:spacing w:before="111"/>
        <w:ind w:left="1560" w:hanging="359"/>
        <w:rPr>
          <w:del w:id="581" w:author="Khanh Cong" w:date="2024-12-28T14:04:00Z" w16du:dateUtc="2024-12-28T07:04:00Z"/>
          <w:rFonts w:ascii="Times New Roman" w:hAnsi="Times New Roman" w:cs="Times New Roman"/>
          <w:sz w:val="26"/>
          <w:szCs w:val="26"/>
        </w:rPr>
        <w:sectPr w:rsidR="00314B16" w:rsidRPr="006454E5" w:rsidDel="00CA1DCE" w:rsidSect="00537F18">
          <w:footerReference w:type="even" r:id="rId63"/>
          <w:footerReference w:type="default" r:id="rId64"/>
          <w:footerReference w:type="first" r:id="rId65"/>
          <w:pgSz w:w="12240" w:h="15840"/>
          <w:pgMar w:top="1440" w:right="1152" w:bottom="1440" w:left="1699" w:header="0" w:footer="1084" w:gutter="0"/>
          <w:cols w:space="720"/>
          <w:formProt w:val="0"/>
          <w:docGrid w:linePitch="100" w:charSpace="-8193"/>
          <w:sectPrChange w:id="582" w:author="Khanh Cong" w:date="2024-12-28T13:48:00Z" w16du:dateUtc="2024-12-28T06:48:00Z">
            <w:sectPr w:rsidR="00314B16" w:rsidRPr="006454E5" w:rsidDel="00CA1DCE" w:rsidSect="00537F18">
              <w:pgMar w:top="1320" w:right="640" w:bottom="1280" w:left="1580" w:header="0" w:footer="1084" w:gutter="0"/>
            </w:sectPr>
          </w:sectPrChange>
        </w:sectPr>
      </w:pPr>
      <w:r w:rsidRPr="00C50C0D">
        <w:rPr>
          <w:rFonts w:ascii="Times New Roman" w:hAnsi="Times New Roman" w:cs="Times New Roman"/>
          <w:sz w:val="26"/>
          <w:szCs w:val="26"/>
        </w:rPr>
        <w:t>Sản phẩm giỏ hàng -&gt; lớp CartDetail</w:t>
      </w:r>
      <w:r w:rsidRPr="00C50C0D">
        <w:rPr>
          <w:rFonts w:ascii="Times New Roman" w:hAnsi="Times New Roman" w:cs="Times New Roman"/>
          <w:sz w:val="26"/>
          <w:szCs w:val="26"/>
        </w:rPr>
        <w:br w:type="page"/>
      </w:r>
    </w:p>
    <w:p w14:paraId="360FB65F" w14:textId="77777777" w:rsidR="00314B16" w:rsidRPr="00C50C0D" w:rsidRDefault="00314B16">
      <w:pPr>
        <w:pStyle w:val="normal1"/>
        <w:numPr>
          <w:ilvl w:val="2"/>
          <w:numId w:val="57"/>
        </w:numPr>
        <w:tabs>
          <w:tab w:val="left" w:pos="1560"/>
        </w:tabs>
        <w:spacing w:before="111"/>
        <w:ind w:left="1560" w:hanging="359"/>
        <w:rPr>
          <w:rFonts w:ascii="Times New Roman" w:hAnsi="Times New Roman" w:cs="Times New Roman"/>
          <w:sz w:val="26"/>
          <w:szCs w:val="26"/>
        </w:rPr>
        <w:pPrChange w:id="583" w:author="Khanh Cong" w:date="2024-12-28T14:04:00Z" w16du:dateUtc="2024-12-28T07:04:00Z">
          <w:pPr>
            <w:pStyle w:val="normal1"/>
            <w:numPr>
              <w:ilvl w:val="2"/>
              <w:numId w:val="57"/>
            </w:numPr>
            <w:tabs>
              <w:tab w:val="num" w:pos="0"/>
              <w:tab w:val="left" w:pos="1560"/>
            </w:tabs>
            <w:ind w:left="1560" w:hanging="359"/>
          </w:pPr>
        </w:pPrChange>
      </w:pPr>
      <w:r w:rsidRPr="00C50C0D">
        <w:rPr>
          <w:rFonts w:ascii="Times New Roman" w:hAnsi="Times New Roman" w:cs="Times New Roman"/>
          <w:sz w:val="26"/>
          <w:szCs w:val="26"/>
        </w:rPr>
        <w:t>Loại sản phẩm -&gt; lớp Category</w:t>
      </w:r>
    </w:p>
    <w:p w14:paraId="13D42871" w14:textId="77777777" w:rsidR="00314B16" w:rsidRPr="006454E5" w:rsidRDefault="00314B16" w:rsidP="00314B16">
      <w:pPr>
        <w:pStyle w:val="normal1"/>
        <w:numPr>
          <w:ilvl w:val="2"/>
          <w:numId w:val="57"/>
        </w:numPr>
        <w:tabs>
          <w:tab w:val="left" w:pos="1560"/>
        </w:tabs>
        <w:spacing w:before="113"/>
        <w:ind w:left="1560" w:hanging="359"/>
        <w:rPr>
          <w:rFonts w:ascii="Times New Roman" w:hAnsi="Times New Roman" w:cs="Times New Roman"/>
          <w:sz w:val="26"/>
          <w:szCs w:val="26"/>
        </w:rPr>
      </w:pPr>
      <w:r w:rsidRPr="006454E5">
        <w:rPr>
          <w:rFonts w:ascii="Times New Roman" w:hAnsi="Times New Roman" w:cs="Times New Roman"/>
          <w:sz w:val="26"/>
          <w:szCs w:val="26"/>
        </w:rPr>
        <w:t>Giá: là thông tin của lớp Product.</w:t>
      </w:r>
    </w:p>
    <w:p w14:paraId="4D2026EE" w14:textId="77777777" w:rsidR="00314B16" w:rsidRPr="006454E5" w:rsidRDefault="00314B16" w:rsidP="00314B16">
      <w:pPr>
        <w:pStyle w:val="normal1"/>
        <w:numPr>
          <w:ilvl w:val="2"/>
          <w:numId w:val="57"/>
        </w:numPr>
        <w:tabs>
          <w:tab w:val="left" w:pos="1560"/>
        </w:tabs>
        <w:spacing w:before="111"/>
        <w:ind w:left="1560" w:hanging="359"/>
        <w:rPr>
          <w:rFonts w:ascii="Times New Roman" w:hAnsi="Times New Roman" w:cs="Times New Roman"/>
          <w:sz w:val="26"/>
          <w:szCs w:val="26"/>
        </w:rPr>
      </w:pPr>
      <w:r w:rsidRPr="006454E5">
        <w:rPr>
          <w:rFonts w:ascii="Times New Roman" w:hAnsi="Times New Roman" w:cs="Times New Roman"/>
          <w:sz w:val="26"/>
          <w:szCs w:val="26"/>
        </w:rPr>
        <w:t>Danh sách yêu thích -&gt; lớp WishList.</w:t>
      </w:r>
    </w:p>
    <w:p w14:paraId="658254EC" w14:textId="77777777" w:rsidR="00314B16" w:rsidRPr="006454E5" w:rsidRDefault="00314B16" w:rsidP="00314B16">
      <w:pPr>
        <w:pStyle w:val="normal1"/>
        <w:numPr>
          <w:ilvl w:val="2"/>
          <w:numId w:val="57"/>
        </w:numPr>
        <w:tabs>
          <w:tab w:val="left" w:pos="1560"/>
        </w:tabs>
        <w:spacing w:before="114"/>
        <w:ind w:left="1560" w:hanging="359"/>
        <w:rPr>
          <w:rFonts w:ascii="Times New Roman" w:hAnsi="Times New Roman" w:cs="Times New Roman"/>
          <w:sz w:val="26"/>
          <w:szCs w:val="26"/>
        </w:rPr>
      </w:pPr>
      <w:r w:rsidRPr="006454E5">
        <w:rPr>
          <w:rFonts w:ascii="Times New Roman" w:hAnsi="Times New Roman" w:cs="Times New Roman"/>
          <w:sz w:val="26"/>
          <w:szCs w:val="26"/>
        </w:rPr>
        <w:t>Đơn hàng-&gt; lớp Order.</w:t>
      </w:r>
    </w:p>
    <w:p w14:paraId="5400C11E" w14:textId="77777777" w:rsidR="00314B16" w:rsidRPr="006454E5" w:rsidRDefault="00314B16" w:rsidP="00314B16">
      <w:pPr>
        <w:pStyle w:val="normal1"/>
        <w:numPr>
          <w:ilvl w:val="2"/>
          <w:numId w:val="57"/>
        </w:numPr>
        <w:tabs>
          <w:tab w:val="left" w:pos="1560"/>
        </w:tabs>
        <w:spacing w:before="111"/>
        <w:ind w:left="1560" w:hanging="359"/>
        <w:rPr>
          <w:rFonts w:ascii="Times New Roman" w:hAnsi="Times New Roman" w:cs="Times New Roman"/>
          <w:sz w:val="26"/>
          <w:szCs w:val="26"/>
        </w:rPr>
      </w:pPr>
      <w:r w:rsidRPr="006454E5">
        <w:rPr>
          <w:rFonts w:ascii="Times New Roman" w:hAnsi="Times New Roman" w:cs="Times New Roman"/>
          <w:sz w:val="26"/>
          <w:szCs w:val="26"/>
        </w:rPr>
        <w:t>Sản phẩm của đơn hàng -&gt; lớp OrderDetail.</w:t>
      </w:r>
    </w:p>
    <w:p w14:paraId="3BFD7E81" w14:textId="77777777" w:rsidR="00314B16" w:rsidRPr="006454E5" w:rsidRDefault="00314B16" w:rsidP="00314B16">
      <w:pPr>
        <w:pStyle w:val="normal1"/>
        <w:numPr>
          <w:ilvl w:val="2"/>
          <w:numId w:val="57"/>
        </w:numPr>
        <w:tabs>
          <w:tab w:val="left" w:pos="1560"/>
        </w:tabs>
        <w:spacing w:before="113"/>
        <w:ind w:left="1560" w:hanging="359"/>
        <w:rPr>
          <w:rFonts w:ascii="Times New Roman" w:hAnsi="Times New Roman" w:cs="Times New Roman"/>
          <w:sz w:val="26"/>
          <w:szCs w:val="26"/>
        </w:rPr>
      </w:pPr>
      <w:r w:rsidRPr="006454E5">
        <w:rPr>
          <w:rFonts w:ascii="Times New Roman" w:hAnsi="Times New Roman" w:cs="Times New Roman"/>
          <w:sz w:val="26"/>
          <w:szCs w:val="26"/>
        </w:rPr>
        <w:t>Thống kê chi tiêu của khách hàng -&gt; lớp CustomerStat.</w:t>
      </w:r>
    </w:p>
    <w:p w14:paraId="06EAF634" w14:textId="77777777" w:rsidR="00314B16" w:rsidRPr="006454E5" w:rsidRDefault="00314B16" w:rsidP="00314B16">
      <w:pPr>
        <w:pStyle w:val="normal1"/>
        <w:numPr>
          <w:ilvl w:val="0"/>
          <w:numId w:val="57"/>
        </w:numPr>
        <w:tabs>
          <w:tab w:val="left" w:pos="314"/>
        </w:tabs>
        <w:spacing w:before="131"/>
        <w:ind w:left="314" w:hanging="193"/>
        <w:rPr>
          <w:rFonts w:ascii="Times New Roman" w:hAnsi="Times New Roman" w:cs="Times New Roman"/>
          <w:sz w:val="26"/>
          <w:szCs w:val="26"/>
        </w:rPr>
      </w:pPr>
      <w:r w:rsidRPr="006454E5">
        <w:rPr>
          <w:rFonts w:ascii="Times New Roman" w:hAnsi="Times New Roman" w:cs="Times New Roman"/>
          <w:sz w:val="26"/>
          <w:szCs w:val="26"/>
        </w:rPr>
        <w:t>Quan hệ số lượng giữa các thực thể</w:t>
      </w:r>
    </w:p>
    <w:p w14:paraId="7EF3EC79" w14:textId="77777777" w:rsidR="00314B16" w:rsidRPr="006454E5" w:rsidRDefault="00314B16" w:rsidP="00314B16">
      <w:pPr>
        <w:pStyle w:val="normal1"/>
        <w:numPr>
          <w:ilvl w:val="1"/>
          <w:numId w:val="57"/>
        </w:numPr>
        <w:tabs>
          <w:tab w:val="left" w:pos="661"/>
        </w:tabs>
        <w:spacing w:before="30" w:line="300" w:lineRule="auto"/>
        <w:ind w:left="661" w:right="726"/>
        <w:rPr>
          <w:rFonts w:ascii="Times New Roman" w:hAnsi="Times New Roman" w:cs="Times New Roman"/>
          <w:sz w:val="26"/>
          <w:szCs w:val="26"/>
        </w:rPr>
      </w:pPr>
      <w:r w:rsidRPr="006454E5">
        <w:rPr>
          <w:rFonts w:ascii="Times New Roman" w:hAnsi="Times New Roman" w:cs="Times New Roman"/>
          <w:sz w:val="26"/>
          <w:szCs w:val="26"/>
        </w:rPr>
        <w:t>1 Product có trong nhiều Order, 1 Order có nhiều Product. Nên mối quan hệ là n-n. Chúng ta sẽ tạo 1 lớp giữa chúng là Order_detail.</w:t>
      </w:r>
    </w:p>
    <w:p w14:paraId="6EC3D803" w14:textId="77777777" w:rsidR="00314B16" w:rsidRPr="006454E5" w:rsidRDefault="00314B16" w:rsidP="00314B16">
      <w:pPr>
        <w:pStyle w:val="normal1"/>
        <w:numPr>
          <w:ilvl w:val="1"/>
          <w:numId w:val="57"/>
        </w:numPr>
        <w:tabs>
          <w:tab w:val="left" w:pos="661"/>
        </w:tabs>
        <w:spacing w:before="27" w:line="300" w:lineRule="auto"/>
        <w:ind w:left="661" w:right="768"/>
        <w:rPr>
          <w:rFonts w:ascii="Times New Roman" w:hAnsi="Times New Roman" w:cs="Times New Roman"/>
          <w:sz w:val="26"/>
          <w:szCs w:val="26"/>
        </w:rPr>
      </w:pPr>
      <w:r w:rsidRPr="006454E5">
        <w:rPr>
          <w:rFonts w:ascii="Times New Roman" w:hAnsi="Times New Roman" w:cs="Times New Roman"/>
          <w:sz w:val="26"/>
          <w:szCs w:val="26"/>
        </w:rPr>
        <w:t>1 Product có nhiều Order_detail, 1 Order_detail thuộc 1 Product. Nên mối quan hệ Product- Order_detail là 1-n.</w:t>
      </w:r>
    </w:p>
    <w:p w14:paraId="6A42E73E" w14:textId="77777777" w:rsidR="00314B16" w:rsidRPr="006454E5" w:rsidRDefault="00314B16" w:rsidP="00314B16">
      <w:pPr>
        <w:pStyle w:val="normal1"/>
        <w:numPr>
          <w:ilvl w:val="1"/>
          <w:numId w:val="57"/>
        </w:numPr>
        <w:tabs>
          <w:tab w:val="left" w:pos="661"/>
        </w:tabs>
        <w:spacing w:before="30" w:line="300" w:lineRule="auto"/>
        <w:ind w:left="661" w:right="1174"/>
        <w:rPr>
          <w:rFonts w:ascii="Times New Roman" w:hAnsi="Times New Roman" w:cs="Times New Roman"/>
          <w:sz w:val="26"/>
          <w:szCs w:val="26"/>
        </w:rPr>
      </w:pPr>
      <w:r w:rsidRPr="006454E5">
        <w:rPr>
          <w:rFonts w:ascii="Times New Roman" w:hAnsi="Times New Roman" w:cs="Times New Roman"/>
          <w:sz w:val="26"/>
          <w:szCs w:val="26"/>
        </w:rPr>
        <w:t>1 Order có nhiều Order_detail, 1 Order_detail thuộc 1 Order. Nên mối quan hệ Order - Order_detail là 1-n.</w:t>
      </w:r>
    </w:p>
    <w:p w14:paraId="23AE34FA" w14:textId="77777777" w:rsidR="00314B16" w:rsidRPr="006454E5" w:rsidRDefault="00314B16" w:rsidP="00314B16">
      <w:pPr>
        <w:pStyle w:val="normal1"/>
        <w:numPr>
          <w:ilvl w:val="1"/>
          <w:numId w:val="57"/>
        </w:numPr>
        <w:tabs>
          <w:tab w:val="left" w:pos="661"/>
        </w:tabs>
        <w:spacing w:before="28" w:line="312" w:lineRule="auto"/>
        <w:ind w:left="661" w:right="610"/>
        <w:rPr>
          <w:rFonts w:ascii="Times New Roman" w:hAnsi="Times New Roman" w:cs="Times New Roman"/>
          <w:sz w:val="26"/>
          <w:szCs w:val="26"/>
        </w:rPr>
      </w:pPr>
      <w:r w:rsidRPr="006454E5">
        <w:rPr>
          <w:rFonts w:ascii="Times New Roman" w:hAnsi="Times New Roman" w:cs="Times New Roman"/>
          <w:sz w:val="26"/>
          <w:szCs w:val="26"/>
        </w:rPr>
        <w:t>1 User thì sẽ đánh giá nhiều Product và 1 Product sẽ được đánh giá bởi nhiều User. Nên mối quan hệ User- Product là n-n. Chúng ta sẽ tạo 1 lớp thực thể giữa chúng là: Product_review.</w:t>
      </w:r>
    </w:p>
    <w:p w14:paraId="6D333388" w14:textId="015B34CD" w:rsidR="00314B16" w:rsidRPr="006454E5" w:rsidDel="00CA1DCE" w:rsidRDefault="00314B16">
      <w:pPr>
        <w:pStyle w:val="normal1"/>
        <w:numPr>
          <w:ilvl w:val="1"/>
          <w:numId w:val="57"/>
        </w:numPr>
        <w:tabs>
          <w:tab w:val="left" w:pos="661"/>
        </w:tabs>
        <w:spacing w:before="12" w:line="300" w:lineRule="auto"/>
        <w:ind w:left="661" w:right="740"/>
        <w:rPr>
          <w:del w:id="584" w:author="Khanh Cong" w:date="2024-12-28T14:04:00Z" w16du:dateUtc="2024-12-28T07:04:00Z"/>
          <w:rFonts w:ascii="Times New Roman" w:hAnsi="Times New Roman" w:cs="Times New Roman"/>
          <w:sz w:val="26"/>
          <w:szCs w:val="26"/>
        </w:rPr>
        <w:sectPr w:rsidR="00314B16" w:rsidRPr="006454E5" w:rsidDel="00CA1DCE" w:rsidSect="00537F18">
          <w:footerReference w:type="even" r:id="rId66"/>
          <w:footerReference w:type="default" r:id="rId67"/>
          <w:footerReference w:type="first" r:id="rId68"/>
          <w:pgSz w:w="12240" w:h="15840"/>
          <w:pgMar w:top="1440" w:right="1152" w:bottom="1440" w:left="1699" w:header="0" w:footer="1084" w:gutter="0"/>
          <w:cols w:space="720"/>
          <w:formProt w:val="0"/>
          <w:docGrid w:linePitch="100" w:charSpace="-8193"/>
          <w:sectPrChange w:id="585" w:author="Khanh Cong" w:date="2024-12-28T13:48:00Z" w16du:dateUtc="2024-12-28T06:48:00Z">
            <w:sectPr w:rsidR="00314B16" w:rsidRPr="006454E5" w:rsidDel="00CA1DCE" w:rsidSect="00537F18">
              <w:pgMar w:top="1320" w:right="640" w:bottom="1280" w:left="1580" w:header="0" w:footer="1084" w:gutter="0"/>
            </w:sectPr>
          </w:sectPrChange>
        </w:sectPr>
        <w:pPrChange w:id="586" w:author="Khanh Cong" w:date="2024-12-28T14:04:00Z" w16du:dateUtc="2024-12-28T07:04:00Z">
          <w:pPr>
            <w:pStyle w:val="normal1"/>
            <w:numPr>
              <w:ilvl w:val="1"/>
              <w:numId w:val="57"/>
            </w:numPr>
            <w:tabs>
              <w:tab w:val="num" w:pos="0"/>
              <w:tab w:val="left" w:pos="661"/>
            </w:tabs>
            <w:spacing w:before="12" w:line="300" w:lineRule="auto"/>
            <w:ind w:left="661" w:right="983" w:hanging="360"/>
          </w:pPr>
        </w:pPrChange>
      </w:pPr>
      <w:r w:rsidRPr="00CA1DCE">
        <w:rPr>
          <w:rFonts w:ascii="Times New Roman" w:hAnsi="Times New Roman" w:cs="Times New Roman"/>
          <w:sz w:val="26"/>
          <w:szCs w:val="26"/>
        </w:rPr>
        <w:t>1 Product có nhiều Product_review, 1 Product_review thuộc 1 Product. Nên mối quan hệ Product - Product_review là 1-n.</w:t>
      </w:r>
      <w:r w:rsidRPr="00CA1DCE">
        <w:rPr>
          <w:rFonts w:ascii="Times New Roman" w:hAnsi="Times New Roman" w:cs="Times New Roman"/>
          <w:sz w:val="26"/>
          <w:szCs w:val="26"/>
        </w:rPr>
        <w:br w:type="page"/>
      </w:r>
    </w:p>
    <w:p w14:paraId="604CEB01" w14:textId="77777777" w:rsidR="00314B16" w:rsidRPr="00CA1DCE" w:rsidRDefault="00314B16">
      <w:pPr>
        <w:pStyle w:val="normal1"/>
        <w:numPr>
          <w:ilvl w:val="1"/>
          <w:numId w:val="57"/>
        </w:numPr>
        <w:tabs>
          <w:tab w:val="left" w:pos="661"/>
        </w:tabs>
        <w:spacing w:before="12" w:line="300" w:lineRule="auto"/>
        <w:ind w:left="661" w:right="740"/>
        <w:rPr>
          <w:rFonts w:ascii="Times New Roman" w:hAnsi="Times New Roman" w:cs="Times New Roman"/>
          <w:sz w:val="26"/>
          <w:szCs w:val="26"/>
        </w:rPr>
        <w:pPrChange w:id="587" w:author="Khanh Cong" w:date="2024-12-28T14:04:00Z" w16du:dateUtc="2024-12-28T07:04:00Z">
          <w:pPr>
            <w:pStyle w:val="normal1"/>
            <w:numPr>
              <w:ilvl w:val="1"/>
              <w:numId w:val="57"/>
            </w:numPr>
            <w:tabs>
              <w:tab w:val="num" w:pos="0"/>
              <w:tab w:val="left" w:pos="661"/>
            </w:tabs>
            <w:spacing w:line="300" w:lineRule="auto"/>
            <w:ind w:left="661" w:right="740" w:hanging="360"/>
          </w:pPr>
        </w:pPrChange>
      </w:pPr>
      <w:r w:rsidRPr="00CA1DCE">
        <w:rPr>
          <w:rFonts w:ascii="Times New Roman" w:hAnsi="Times New Roman" w:cs="Times New Roman"/>
          <w:sz w:val="26"/>
          <w:szCs w:val="26"/>
        </w:rPr>
        <w:t>1 User có nhiều Product_review, 1 Product_review thuộc 1 User. Nên mối quan hệ User- Product_review là 1-n.</w:t>
      </w:r>
    </w:p>
    <w:p w14:paraId="01E07649" w14:textId="77777777" w:rsidR="00314B16" w:rsidRPr="006454E5" w:rsidRDefault="00314B16" w:rsidP="00314B16">
      <w:pPr>
        <w:pStyle w:val="normal1"/>
        <w:numPr>
          <w:ilvl w:val="1"/>
          <w:numId w:val="57"/>
        </w:numPr>
        <w:tabs>
          <w:tab w:val="left" w:pos="661"/>
        </w:tabs>
        <w:spacing w:before="29" w:line="300" w:lineRule="auto"/>
        <w:ind w:left="661" w:right="547"/>
        <w:rPr>
          <w:rFonts w:ascii="Times New Roman" w:hAnsi="Times New Roman" w:cs="Times New Roman"/>
          <w:sz w:val="26"/>
          <w:szCs w:val="26"/>
        </w:rPr>
      </w:pPr>
      <w:r w:rsidRPr="006454E5">
        <w:rPr>
          <w:rFonts w:ascii="Times New Roman" w:hAnsi="Times New Roman" w:cs="Times New Roman"/>
          <w:sz w:val="26"/>
          <w:szCs w:val="26"/>
        </w:rPr>
        <w:t>1 User thì có thể đặt nhiều Order và 1 Order sẽ thuộc 1 User. Nên mối quan hệ User- Order là 1-n.</w:t>
      </w:r>
    </w:p>
    <w:p w14:paraId="1B2677BC" w14:textId="77777777" w:rsidR="00314B16" w:rsidRPr="006454E5" w:rsidRDefault="00314B16" w:rsidP="00314B16">
      <w:pPr>
        <w:pStyle w:val="normal1"/>
        <w:numPr>
          <w:ilvl w:val="1"/>
          <w:numId w:val="57"/>
        </w:numPr>
        <w:tabs>
          <w:tab w:val="left" w:pos="660"/>
        </w:tabs>
        <w:spacing w:before="28"/>
        <w:ind w:left="660" w:hanging="359"/>
        <w:rPr>
          <w:rFonts w:ascii="Times New Roman" w:hAnsi="Times New Roman" w:cs="Times New Roman"/>
          <w:sz w:val="26"/>
          <w:szCs w:val="26"/>
        </w:rPr>
      </w:pPr>
      <w:r w:rsidRPr="006454E5">
        <w:rPr>
          <w:rFonts w:ascii="Times New Roman" w:hAnsi="Times New Roman" w:cs="Times New Roman"/>
          <w:sz w:val="26"/>
          <w:szCs w:val="26"/>
        </w:rPr>
        <w:t>1 User thì có 1 Cart và 1 Cart sẽ thuộc 1 User. Nên mối quan hệ User-Cart là 1-1.</w:t>
      </w:r>
    </w:p>
    <w:p w14:paraId="2DCC1708" w14:textId="77777777" w:rsidR="00314B16" w:rsidRPr="006454E5" w:rsidRDefault="00314B16" w:rsidP="00314B16">
      <w:pPr>
        <w:pStyle w:val="normal1"/>
        <w:numPr>
          <w:ilvl w:val="1"/>
          <w:numId w:val="57"/>
        </w:numPr>
        <w:tabs>
          <w:tab w:val="left" w:pos="661"/>
        </w:tabs>
        <w:spacing w:before="82" w:line="300" w:lineRule="auto"/>
        <w:ind w:left="661" w:right="730"/>
        <w:rPr>
          <w:rFonts w:ascii="Times New Roman" w:hAnsi="Times New Roman" w:cs="Times New Roman"/>
          <w:sz w:val="26"/>
          <w:szCs w:val="26"/>
        </w:rPr>
      </w:pPr>
      <w:r w:rsidRPr="006454E5">
        <w:rPr>
          <w:rFonts w:ascii="Times New Roman" w:hAnsi="Times New Roman" w:cs="Times New Roman"/>
          <w:sz w:val="26"/>
          <w:szCs w:val="26"/>
        </w:rPr>
        <w:t>1 User có 1 WishList và 1 WishList thuộc 1 User. Nên mối quan hệ User-WishList là 1-1.</w:t>
      </w:r>
    </w:p>
    <w:p w14:paraId="099C4D13" w14:textId="77777777" w:rsidR="00314B16" w:rsidRPr="006454E5" w:rsidRDefault="00314B16" w:rsidP="00314B16">
      <w:pPr>
        <w:pStyle w:val="normal1"/>
        <w:numPr>
          <w:ilvl w:val="1"/>
          <w:numId w:val="57"/>
        </w:numPr>
        <w:tabs>
          <w:tab w:val="left" w:pos="661"/>
        </w:tabs>
        <w:spacing w:before="30" w:line="300" w:lineRule="auto"/>
        <w:ind w:left="661" w:right="1179"/>
        <w:rPr>
          <w:rFonts w:ascii="Times New Roman" w:hAnsi="Times New Roman" w:cs="Times New Roman"/>
          <w:sz w:val="26"/>
          <w:szCs w:val="26"/>
        </w:rPr>
      </w:pPr>
      <w:r w:rsidRPr="006454E5">
        <w:rPr>
          <w:rFonts w:ascii="Times New Roman" w:hAnsi="Times New Roman" w:cs="Times New Roman"/>
          <w:sz w:val="26"/>
          <w:szCs w:val="26"/>
        </w:rPr>
        <w:t>1 Product có thuộc 1 Category, 1 Category có nhiều Product. Nên mối quan hệ Category-Product là 1-n.</w:t>
      </w:r>
    </w:p>
    <w:p w14:paraId="4C458A19" w14:textId="77777777" w:rsidR="00314B16" w:rsidRPr="006454E5" w:rsidRDefault="00314B16" w:rsidP="00314B16">
      <w:pPr>
        <w:pStyle w:val="normal1"/>
        <w:numPr>
          <w:ilvl w:val="1"/>
          <w:numId w:val="57"/>
        </w:numPr>
        <w:tabs>
          <w:tab w:val="left" w:pos="661"/>
        </w:tabs>
        <w:spacing w:before="28" w:line="300" w:lineRule="auto"/>
        <w:ind w:left="661" w:right="1041"/>
        <w:rPr>
          <w:rFonts w:ascii="Times New Roman" w:hAnsi="Times New Roman" w:cs="Times New Roman"/>
          <w:sz w:val="26"/>
          <w:szCs w:val="26"/>
        </w:rPr>
      </w:pPr>
      <w:r w:rsidRPr="006454E5">
        <w:rPr>
          <w:rFonts w:ascii="Times New Roman" w:hAnsi="Times New Roman" w:cs="Times New Roman"/>
          <w:sz w:val="26"/>
          <w:szCs w:val="26"/>
        </w:rPr>
        <w:t>1 Product có trong nhiều Cart, 1 Cart có nhiều Product. Nên mối quan hệ là n-n. Chúng ta sẽ tạo 1 lớp giữa chúng là Cart_detail.</w:t>
      </w:r>
    </w:p>
    <w:p w14:paraId="22CFC3C4" w14:textId="77777777" w:rsidR="00314B16" w:rsidRPr="006454E5" w:rsidRDefault="00314B16" w:rsidP="00314B16">
      <w:pPr>
        <w:pStyle w:val="normal1"/>
        <w:numPr>
          <w:ilvl w:val="1"/>
          <w:numId w:val="57"/>
        </w:numPr>
        <w:tabs>
          <w:tab w:val="left" w:pos="661"/>
        </w:tabs>
        <w:spacing w:before="29" w:line="300" w:lineRule="auto"/>
        <w:ind w:left="661" w:right="1086"/>
        <w:rPr>
          <w:rFonts w:ascii="Times New Roman" w:hAnsi="Times New Roman" w:cs="Times New Roman"/>
          <w:sz w:val="26"/>
          <w:szCs w:val="26"/>
        </w:rPr>
      </w:pPr>
      <w:r w:rsidRPr="006454E5">
        <w:rPr>
          <w:rFonts w:ascii="Times New Roman" w:hAnsi="Times New Roman" w:cs="Times New Roman"/>
          <w:sz w:val="26"/>
          <w:szCs w:val="26"/>
        </w:rPr>
        <w:t>1 Product thuộc nhiều Cart_detail. 1 Cart_detail có 1 Product. Nên mối quan hệ Product- Cart_detail là 1-n.</w:t>
      </w:r>
    </w:p>
    <w:p w14:paraId="1795F226" w14:textId="77777777" w:rsidR="00314B16" w:rsidRPr="006454E5" w:rsidRDefault="00314B16" w:rsidP="00314B16">
      <w:pPr>
        <w:pStyle w:val="normal1"/>
        <w:numPr>
          <w:ilvl w:val="1"/>
          <w:numId w:val="57"/>
        </w:numPr>
        <w:tabs>
          <w:tab w:val="left" w:pos="660"/>
        </w:tabs>
        <w:spacing w:before="28"/>
        <w:ind w:left="660" w:hanging="359"/>
        <w:rPr>
          <w:rFonts w:ascii="Times New Roman" w:hAnsi="Times New Roman" w:cs="Times New Roman"/>
          <w:sz w:val="26"/>
          <w:szCs w:val="26"/>
        </w:rPr>
      </w:pPr>
      <w:r w:rsidRPr="006454E5">
        <w:rPr>
          <w:rFonts w:ascii="Times New Roman" w:hAnsi="Times New Roman" w:cs="Times New Roman"/>
          <w:sz w:val="26"/>
          <w:szCs w:val="26"/>
        </w:rPr>
        <w:t>1 Product có trong nhiều WishList. 1 WishList có nhiều Product. Mối quan hệ là n-</w:t>
      </w:r>
    </w:p>
    <w:p w14:paraId="6E775B44" w14:textId="77777777" w:rsidR="00314B16" w:rsidRPr="006454E5" w:rsidRDefault="00314B16" w:rsidP="00314B16">
      <w:pPr>
        <w:pStyle w:val="normal1"/>
        <w:spacing w:before="80"/>
        <w:ind w:left="661"/>
        <w:rPr>
          <w:rFonts w:ascii="Times New Roman" w:hAnsi="Times New Roman" w:cs="Times New Roman"/>
          <w:sz w:val="26"/>
          <w:szCs w:val="26"/>
        </w:rPr>
      </w:pPr>
      <w:r w:rsidRPr="006454E5">
        <w:rPr>
          <w:rFonts w:ascii="Times New Roman" w:hAnsi="Times New Roman" w:cs="Times New Roman"/>
          <w:sz w:val="26"/>
          <w:szCs w:val="26"/>
        </w:rPr>
        <w:t>n. Chúng ta sẽ tạo 1 lớp giữa chúng là WishListDetail.</w:t>
      </w:r>
    </w:p>
    <w:p w14:paraId="73F53A22" w14:textId="77777777" w:rsidR="00314B16" w:rsidRPr="006454E5" w:rsidRDefault="00314B16" w:rsidP="00314B16">
      <w:pPr>
        <w:pStyle w:val="normal1"/>
        <w:numPr>
          <w:ilvl w:val="1"/>
          <w:numId w:val="57"/>
        </w:numPr>
        <w:tabs>
          <w:tab w:val="left" w:pos="661"/>
        </w:tabs>
        <w:spacing w:before="105" w:line="300" w:lineRule="auto"/>
        <w:ind w:left="661" w:right="688"/>
        <w:rPr>
          <w:rFonts w:ascii="Times New Roman" w:hAnsi="Times New Roman" w:cs="Times New Roman"/>
          <w:sz w:val="26"/>
          <w:szCs w:val="26"/>
        </w:rPr>
      </w:pPr>
      <w:r w:rsidRPr="006454E5">
        <w:rPr>
          <w:rFonts w:ascii="Times New Roman" w:hAnsi="Times New Roman" w:cs="Times New Roman"/>
          <w:sz w:val="26"/>
          <w:szCs w:val="26"/>
        </w:rPr>
        <w:t>1 Product thuộc nhiều WishListDetail. 1 WishListDetail có 1 Product. Mối quan hệ giữa Product- WishListDetail là 1-n.</w:t>
      </w:r>
    </w:p>
    <w:p w14:paraId="21C42310" w14:textId="77777777" w:rsidR="00314B16" w:rsidRPr="006454E5" w:rsidRDefault="00314B16" w:rsidP="00314B16">
      <w:pPr>
        <w:pStyle w:val="normal1"/>
        <w:numPr>
          <w:ilvl w:val="1"/>
          <w:numId w:val="57"/>
        </w:numPr>
        <w:tabs>
          <w:tab w:val="left" w:pos="661"/>
        </w:tabs>
        <w:spacing w:before="27" w:line="300" w:lineRule="auto"/>
        <w:ind w:left="661" w:right="1144"/>
        <w:rPr>
          <w:rFonts w:ascii="Times New Roman" w:hAnsi="Times New Roman" w:cs="Times New Roman"/>
          <w:sz w:val="26"/>
          <w:szCs w:val="26"/>
        </w:rPr>
      </w:pPr>
      <w:r w:rsidRPr="006454E5">
        <w:rPr>
          <w:rFonts w:ascii="Times New Roman" w:hAnsi="Times New Roman" w:cs="Times New Roman"/>
          <w:sz w:val="26"/>
          <w:szCs w:val="26"/>
        </w:rPr>
        <w:t>1 Cart có nhiều Cart_detail. 1 Cart_detail thuộc 1 Cart. Nên mối quan hệ Cart - Cart_detail là 1-n.</w:t>
      </w:r>
    </w:p>
    <w:p w14:paraId="7C81E843" w14:textId="77777777" w:rsidR="00314B16" w:rsidRPr="006454E5" w:rsidRDefault="00314B16" w:rsidP="00314B16">
      <w:pPr>
        <w:pStyle w:val="normal1"/>
        <w:numPr>
          <w:ilvl w:val="1"/>
          <w:numId w:val="57"/>
        </w:numPr>
        <w:tabs>
          <w:tab w:val="left" w:pos="661"/>
        </w:tabs>
        <w:spacing w:before="30" w:line="300" w:lineRule="auto"/>
        <w:ind w:left="661" w:right="810"/>
        <w:rPr>
          <w:rFonts w:ascii="Times New Roman" w:hAnsi="Times New Roman" w:cs="Times New Roman"/>
          <w:sz w:val="26"/>
          <w:szCs w:val="26"/>
        </w:rPr>
      </w:pPr>
      <w:r w:rsidRPr="006454E5">
        <w:rPr>
          <w:rFonts w:ascii="Times New Roman" w:hAnsi="Times New Roman" w:cs="Times New Roman"/>
          <w:sz w:val="26"/>
          <w:szCs w:val="26"/>
        </w:rPr>
        <w:t>1 WishList có nhiều WishListDetail. 1 WishListDetail thuộc 1 WishList. Nên mối quan hệ WishList- WishListDetail là 1-n.</w:t>
      </w:r>
    </w:p>
    <w:p w14:paraId="1EB84F2C" w14:textId="77777777" w:rsidR="00314B16" w:rsidRPr="006454E5" w:rsidRDefault="00314B16" w:rsidP="00314B16">
      <w:pPr>
        <w:pStyle w:val="normal1"/>
        <w:spacing w:before="135" w:line="312" w:lineRule="auto"/>
        <w:ind w:left="121" w:right="561" w:firstLine="566"/>
        <w:rPr>
          <w:rFonts w:ascii="Times New Roman" w:hAnsi="Times New Roman" w:cs="Times New Roman"/>
          <w:sz w:val="26"/>
          <w:szCs w:val="26"/>
        </w:rPr>
      </w:pPr>
      <w:r w:rsidRPr="006454E5">
        <w:rPr>
          <w:rFonts w:ascii="Times New Roman" w:hAnsi="Times New Roman" w:cs="Times New Roman"/>
          <w:sz w:val="26"/>
          <w:szCs w:val="26"/>
        </w:rPr>
        <w:t>Ngoài các thực thể kể trên, đồ án đề xuất 1 số lớp chứa các thuộc tính dẫn xuất hoặc giống như thuộc tính của các thực thể để tạo điều kiện thuận lợi cho việc lấy dữ liệu và hiện thị giao diện. Các lớp này bao gồm:</w:t>
      </w:r>
    </w:p>
    <w:p w14:paraId="1FC21624" w14:textId="4A8F79FA" w:rsidR="00314B16" w:rsidRPr="006454E5" w:rsidDel="00CA1DCE" w:rsidRDefault="00314B16">
      <w:pPr>
        <w:pStyle w:val="normal1"/>
        <w:numPr>
          <w:ilvl w:val="2"/>
          <w:numId w:val="57"/>
        </w:numPr>
        <w:tabs>
          <w:tab w:val="left" w:pos="660"/>
          <w:tab w:val="left" w:pos="1562"/>
        </w:tabs>
        <w:spacing w:before="118" w:line="319" w:lineRule="auto"/>
        <w:ind w:right="633"/>
        <w:rPr>
          <w:del w:id="588" w:author="Khanh Cong" w:date="2024-12-28T14:04:00Z" w16du:dateUtc="2024-12-28T07:04:00Z"/>
          <w:rFonts w:ascii="Times New Roman" w:hAnsi="Times New Roman" w:cs="Times New Roman"/>
          <w:sz w:val="26"/>
          <w:szCs w:val="26"/>
        </w:rPr>
        <w:sectPr w:rsidR="00314B16" w:rsidRPr="006454E5" w:rsidDel="00CA1DCE" w:rsidSect="00537F18">
          <w:footerReference w:type="even" r:id="rId69"/>
          <w:footerReference w:type="default" r:id="rId70"/>
          <w:footerReference w:type="first" r:id="rId71"/>
          <w:pgSz w:w="12240" w:h="15840"/>
          <w:pgMar w:top="1440" w:right="1152" w:bottom="1440" w:left="1699" w:header="0" w:footer="1084" w:gutter="0"/>
          <w:cols w:space="720"/>
          <w:formProt w:val="0"/>
          <w:docGrid w:linePitch="100" w:charSpace="-8193"/>
          <w:sectPrChange w:id="589" w:author="Khanh Cong" w:date="2024-12-28T13:48:00Z" w16du:dateUtc="2024-12-28T06:48:00Z">
            <w:sectPr w:rsidR="00314B16" w:rsidRPr="006454E5" w:rsidDel="00CA1DCE" w:rsidSect="00537F18">
              <w:pgMar w:top="1320" w:right="640" w:bottom="1280" w:left="1580" w:header="0" w:footer="1084" w:gutter="0"/>
            </w:sectPr>
          </w:sectPrChange>
        </w:sectPr>
        <w:pPrChange w:id="590" w:author="Khanh Cong" w:date="2024-12-28T14:04:00Z" w16du:dateUtc="2024-12-28T07:04:00Z">
          <w:pPr>
            <w:pStyle w:val="normal1"/>
            <w:numPr>
              <w:ilvl w:val="1"/>
              <w:numId w:val="57"/>
            </w:numPr>
            <w:tabs>
              <w:tab w:val="num" w:pos="0"/>
              <w:tab w:val="left" w:pos="660"/>
            </w:tabs>
            <w:spacing w:before="118"/>
            <w:ind w:left="660" w:hanging="359"/>
          </w:pPr>
        </w:pPrChange>
      </w:pPr>
      <w:r w:rsidRPr="00CA1DCE">
        <w:rPr>
          <w:rFonts w:ascii="Times New Roman" w:hAnsi="Times New Roman" w:cs="Times New Roman"/>
          <w:sz w:val="26"/>
          <w:szCs w:val="26"/>
        </w:rPr>
        <w:t>Lớp Product_image để lưu trữ những hình ảnh của sản phẩm</w:t>
      </w:r>
      <w:del w:id="591" w:author="Khanh Cong" w:date="2024-12-28T14:04:00Z" w16du:dateUtc="2024-12-28T07:04:00Z">
        <w:r w:rsidRPr="00CA1DCE" w:rsidDel="0033253D">
          <w:rPr>
            <w:rFonts w:ascii="Times New Roman" w:hAnsi="Times New Roman" w:cs="Times New Roman"/>
            <w:sz w:val="26"/>
            <w:szCs w:val="26"/>
          </w:rPr>
          <w:br w:type="page"/>
        </w:r>
      </w:del>
    </w:p>
    <w:p w14:paraId="73D81DAB" w14:textId="77777777" w:rsidR="00314B16" w:rsidRPr="00CA1DCE" w:rsidRDefault="00314B16">
      <w:pPr>
        <w:pStyle w:val="normal1"/>
        <w:numPr>
          <w:ilvl w:val="2"/>
          <w:numId w:val="57"/>
        </w:numPr>
        <w:tabs>
          <w:tab w:val="left" w:pos="660"/>
          <w:tab w:val="left" w:pos="1562"/>
        </w:tabs>
        <w:spacing w:before="118" w:line="319" w:lineRule="auto"/>
        <w:ind w:right="633"/>
        <w:rPr>
          <w:rFonts w:ascii="Times New Roman" w:hAnsi="Times New Roman" w:cs="Times New Roman"/>
          <w:sz w:val="26"/>
          <w:szCs w:val="26"/>
        </w:rPr>
        <w:pPrChange w:id="592" w:author="Khanh Cong" w:date="2024-12-28T14:04:00Z" w16du:dateUtc="2024-12-28T07:04:00Z">
          <w:pPr>
            <w:pStyle w:val="normal1"/>
            <w:numPr>
              <w:ilvl w:val="2"/>
              <w:numId w:val="57"/>
            </w:numPr>
            <w:tabs>
              <w:tab w:val="num" w:pos="0"/>
              <w:tab w:val="left" w:pos="1562"/>
            </w:tabs>
            <w:spacing w:line="319" w:lineRule="auto"/>
            <w:ind w:left="1562" w:right="633" w:hanging="360"/>
          </w:pPr>
        </w:pPrChange>
      </w:pPr>
      <w:r w:rsidRPr="00CA1DCE">
        <w:rPr>
          <w:rFonts w:ascii="Times New Roman" w:hAnsi="Times New Roman" w:cs="Times New Roman"/>
          <w:sz w:val="26"/>
          <w:szCs w:val="26"/>
        </w:rPr>
        <w:t>1 Product sẽ có nhiều Product_image, 1 Product_image sẽ thuộc 1 Product. Nên mối quan hệ Product- Product_image là 1-n.</w:t>
      </w:r>
    </w:p>
    <w:p w14:paraId="44F72AF9" w14:textId="77777777" w:rsidR="00314B16" w:rsidRPr="006454E5" w:rsidRDefault="00314B16" w:rsidP="00314B16">
      <w:pPr>
        <w:pStyle w:val="normal1"/>
        <w:numPr>
          <w:ilvl w:val="1"/>
          <w:numId w:val="57"/>
        </w:numPr>
        <w:tabs>
          <w:tab w:val="left" w:pos="660"/>
        </w:tabs>
        <w:spacing w:before="11"/>
        <w:ind w:left="660" w:hanging="359"/>
        <w:rPr>
          <w:rFonts w:ascii="Times New Roman" w:hAnsi="Times New Roman" w:cs="Times New Roman"/>
          <w:sz w:val="26"/>
          <w:szCs w:val="26"/>
        </w:rPr>
      </w:pPr>
      <w:r w:rsidRPr="006454E5">
        <w:rPr>
          <w:rFonts w:ascii="Times New Roman" w:hAnsi="Times New Roman" w:cs="Times New Roman"/>
          <w:sz w:val="26"/>
          <w:szCs w:val="26"/>
        </w:rPr>
        <w:t>Lớp Product_discount để lưu trữ thông tin giảm giá</w:t>
      </w:r>
    </w:p>
    <w:p w14:paraId="5938640D" w14:textId="77777777" w:rsidR="00314B16" w:rsidRPr="006454E5" w:rsidRDefault="00314B16" w:rsidP="00314B16">
      <w:pPr>
        <w:pStyle w:val="normal1"/>
        <w:numPr>
          <w:ilvl w:val="2"/>
          <w:numId w:val="57"/>
        </w:numPr>
        <w:tabs>
          <w:tab w:val="left" w:pos="1562"/>
        </w:tabs>
        <w:spacing w:before="81" w:line="312" w:lineRule="auto"/>
        <w:ind w:right="588"/>
        <w:rPr>
          <w:rFonts w:ascii="Times New Roman" w:hAnsi="Times New Roman" w:cs="Times New Roman"/>
          <w:sz w:val="26"/>
          <w:szCs w:val="26"/>
        </w:rPr>
        <w:sectPr w:rsidR="00314B16" w:rsidRPr="006454E5" w:rsidSect="00537F18">
          <w:headerReference w:type="default" r:id="rId72"/>
          <w:footerReference w:type="even" r:id="rId73"/>
          <w:footerReference w:type="default" r:id="rId74"/>
          <w:footerReference w:type="first" r:id="rId75"/>
          <w:pgSz w:w="12240" w:h="15840"/>
          <w:pgMar w:top="1440" w:right="1152" w:bottom="1440" w:left="1699" w:header="0" w:footer="1084" w:gutter="0"/>
          <w:cols w:space="720"/>
          <w:formProt w:val="0"/>
          <w:docGrid w:linePitch="100" w:charSpace="-8193"/>
          <w:sectPrChange w:id="593" w:author="Khanh Cong" w:date="2024-12-28T13:48:00Z" w16du:dateUtc="2024-12-28T06:48:00Z">
            <w:sectPr w:rsidR="00314B16" w:rsidRPr="006454E5" w:rsidSect="00537F18">
              <w:pgMar w:top="1320" w:right="640" w:bottom="1280" w:left="1580" w:header="0" w:footer="1084" w:gutter="0"/>
            </w:sectPr>
          </w:sectPrChange>
        </w:sectPr>
      </w:pPr>
      <w:r w:rsidRPr="006454E5">
        <w:rPr>
          <w:rFonts w:ascii="Times New Roman" w:hAnsi="Times New Roman" w:cs="Times New Roman"/>
          <w:sz w:val="26"/>
          <w:szCs w:val="26"/>
        </w:rPr>
        <w:t>1 Product sẽ có 1 Product_discount, 1 Product_discount sẽ thuộc 1 Product. Nên mối quan hệ Product- Product_discount là 1-1.</w:t>
      </w:r>
    </w:p>
    <w:p w14:paraId="63633F81" w14:textId="77777777" w:rsidR="00314B16" w:rsidRPr="006454E5" w:rsidRDefault="00314B16" w:rsidP="00314B16">
      <w:pPr>
        <w:pStyle w:val="normal1"/>
        <w:spacing w:before="60"/>
        <w:ind w:right="10143"/>
        <w:jc w:val="center"/>
        <w:rPr>
          <w:rFonts w:ascii="Times New Roman" w:hAnsi="Times New Roman" w:cs="Times New Roman"/>
          <w:sz w:val="26"/>
          <w:szCs w:val="26"/>
        </w:rPr>
      </w:pPr>
    </w:p>
    <w:p w14:paraId="71883092" w14:textId="77777777" w:rsidR="00314B16" w:rsidRPr="006454E5" w:rsidRDefault="00314B16" w:rsidP="00314B16">
      <w:pPr>
        <w:pStyle w:val="normal1"/>
        <w:rPr>
          <w:rFonts w:ascii="Times New Roman" w:hAnsi="Times New Roman" w:cs="Times New Roman"/>
          <w:sz w:val="26"/>
          <w:szCs w:val="26"/>
        </w:rPr>
      </w:pPr>
    </w:p>
    <w:p w14:paraId="10BC42C9" w14:textId="77777777" w:rsidR="00314B16" w:rsidRPr="006454E5" w:rsidRDefault="00314B16" w:rsidP="00314B16">
      <w:pPr>
        <w:pStyle w:val="normal1"/>
        <w:spacing w:before="172"/>
        <w:rPr>
          <w:rFonts w:ascii="Times New Roman" w:hAnsi="Times New Roman" w:cs="Times New Roman"/>
          <w:sz w:val="26"/>
          <w:szCs w:val="26"/>
        </w:rPr>
      </w:pPr>
    </w:p>
    <w:p w14:paraId="215AC24F" w14:textId="43FDEDD6" w:rsidR="00314B16" w:rsidRPr="006454E5" w:rsidRDefault="00314B16" w:rsidP="00155A54">
      <w:pPr>
        <w:pStyle w:val="NoSpacing"/>
      </w:pPr>
      <w:bookmarkStart w:id="594" w:name="_Toc185534228"/>
      <w:bookmarkStart w:id="595" w:name="_Toc185706979"/>
      <w:r w:rsidRPr="006454E5">
        <w:t>Biểu đồ lớp thực thể chi tiết cho hệ thống</w:t>
      </w:r>
      <w:bookmarkEnd w:id="594"/>
      <w:bookmarkEnd w:id="595"/>
    </w:p>
    <w:p w14:paraId="31DD0766" w14:textId="4CFC2C8C" w:rsidR="00314B16" w:rsidRPr="006454E5" w:rsidDel="0033253D" w:rsidRDefault="00314B16" w:rsidP="00314B16">
      <w:pPr>
        <w:pStyle w:val="normal1"/>
        <w:spacing w:before="25"/>
        <w:rPr>
          <w:del w:id="596" w:author="Khanh Cong" w:date="2024-12-28T14:04:00Z" w16du:dateUtc="2024-12-28T07:04:00Z"/>
          <w:rFonts w:ascii="Times New Roman" w:hAnsi="Times New Roman" w:cs="Times New Roman"/>
          <w:sz w:val="26"/>
          <w:szCs w:val="26"/>
        </w:rPr>
        <w:sectPr w:rsidR="00314B16" w:rsidRPr="006454E5" w:rsidDel="0033253D" w:rsidSect="00537F18">
          <w:headerReference w:type="even" r:id="rId76"/>
          <w:headerReference w:type="default" r:id="rId77"/>
          <w:footerReference w:type="even" r:id="rId78"/>
          <w:footerReference w:type="default" r:id="rId79"/>
          <w:footerReference w:type="first" r:id="rId80"/>
          <w:pgSz w:w="15840" w:h="12240" w:orient="landscape"/>
          <w:pgMar w:top="1440" w:right="1152" w:bottom="1440" w:left="1699" w:header="0" w:footer="716" w:gutter="0"/>
          <w:pgNumType w:start="30"/>
          <w:cols w:space="720"/>
          <w:formProt w:val="0"/>
          <w:docGrid w:linePitch="100" w:charSpace="-8193"/>
          <w:sectPrChange w:id="597" w:author="Khanh Cong" w:date="2024-12-28T13:48:00Z" w16du:dateUtc="2024-12-28T06:48:00Z">
            <w:sectPr w:rsidR="00314B16" w:rsidRPr="006454E5" w:rsidDel="0033253D" w:rsidSect="00537F18">
              <w:pgMar w:top="660" w:right="1320" w:bottom="900" w:left="1340" w:header="0" w:footer="716" w:gutter="0"/>
            </w:sectPr>
          </w:sectPrChange>
        </w:sectPr>
      </w:pPr>
      <w:del w:id="598" w:author="Khanh Cong" w:date="2024-12-28T14:04:00Z" w16du:dateUtc="2024-12-28T07:04:00Z">
        <w:r w:rsidRPr="006454E5" w:rsidDel="0033253D">
          <w:rPr>
            <w:rFonts w:cs="Times New Roman"/>
            <w:noProof/>
            <w:sz w:val="26"/>
            <w:szCs w:val="26"/>
          </w:rPr>
          <w:drawing>
            <wp:anchor distT="0" distB="0" distL="0" distR="0" simplePos="0" relativeHeight="251669504" behindDoc="0" locked="0" layoutInCell="0" allowOverlap="1" wp14:anchorId="4E8813A3" wp14:editId="1FF0C138">
              <wp:simplePos x="0" y="0"/>
              <wp:positionH relativeFrom="column">
                <wp:posOffset>63500</wp:posOffset>
              </wp:positionH>
              <wp:positionV relativeFrom="paragraph">
                <wp:posOffset>177165</wp:posOffset>
              </wp:positionV>
              <wp:extent cx="8293735" cy="4903470"/>
              <wp:effectExtent l="0" t="0" r="0" b="0"/>
              <wp:wrapTopAndBottom/>
              <wp:docPr id="30" name="image9.jpg"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jpg" descr="A diagram of a computer flowchart&#10;&#10;Description automatically generated"/>
                      <pic:cNvPicPr>
                        <a:picLocks noChangeAspect="1" noChangeArrowheads="1"/>
                      </pic:cNvPicPr>
                    </pic:nvPicPr>
                    <pic:blipFill>
                      <a:blip r:embed="rId81"/>
                      <a:stretch>
                        <a:fillRect/>
                      </a:stretch>
                    </pic:blipFill>
                    <pic:spPr bwMode="auto">
                      <a:xfrm>
                        <a:off x="0" y="0"/>
                        <a:ext cx="8293735" cy="4903470"/>
                      </a:xfrm>
                      <a:prstGeom prst="rect">
                        <a:avLst/>
                      </a:prstGeom>
                      <a:noFill/>
                    </pic:spPr>
                  </pic:pic>
                </a:graphicData>
              </a:graphic>
            </wp:anchor>
          </w:drawing>
        </w:r>
      </w:del>
    </w:p>
    <w:p w14:paraId="07719E76" w14:textId="09CFF57C" w:rsidR="00314B16" w:rsidRPr="00A60732" w:rsidRDefault="00314B16" w:rsidP="00155A54">
      <w:pPr>
        <w:pStyle w:val="NoSpacing"/>
        <w:rPr>
          <w:szCs w:val="26"/>
        </w:rPr>
      </w:pPr>
      <w:bookmarkStart w:id="599" w:name="_l9sd7ewzdtkz"/>
      <w:bookmarkStart w:id="600" w:name="_Toc185447765"/>
      <w:bookmarkStart w:id="601" w:name="_Toc185534229"/>
      <w:bookmarkEnd w:id="599"/>
      <w:r w:rsidRPr="00A60732">
        <w:rPr>
          <w:szCs w:val="26"/>
        </w:rPr>
        <w:t>Lớp CustomerStat</w:t>
      </w:r>
      <w:bookmarkEnd w:id="600"/>
      <w:bookmarkEnd w:id="601"/>
    </w:p>
    <w:p w14:paraId="2CD8D682" w14:textId="77777777" w:rsidR="00314B16" w:rsidRPr="006454E5" w:rsidRDefault="00314B16" w:rsidP="00155A54">
      <w:pPr>
        <w:pStyle w:val="normal1"/>
        <w:numPr>
          <w:ilvl w:val="0"/>
          <w:numId w:val="88"/>
        </w:numPr>
        <w:tabs>
          <w:tab w:val="left" w:pos="1110"/>
        </w:tabs>
        <w:spacing w:before="240"/>
        <w:rPr>
          <w:rFonts w:ascii="Times New Roman" w:hAnsi="Times New Roman" w:cs="Times New Roman"/>
          <w:sz w:val="26"/>
          <w:szCs w:val="26"/>
        </w:rPr>
      </w:pPr>
      <w:r w:rsidRPr="006454E5">
        <w:rPr>
          <w:rFonts w:ascii="Times New Roman" w:hAnsi="Times New Roman" w:cs="Times New Roman"/>
          <w:b/>
          <w:sz w:val="26"/>
          <w:szCs w:val="26"/>
        </w:rPr>
        <w:t>Định nghĩa</w:t>
      </w:r>
      <w:r w:rsidRPr="006454E5">
        <w:rPr>
          <w:rFonts w:ascii="Times New Roman" w:hAnsi="Times New Roman" w:cs="Times New Roman"/>
          <w:sz w:val="26"/>
          <w:szCs w:val="26"/>
        </w:rPr>
        <w:t>: Thống kê chi tiêu của khách hàng theo ngày.</w:t>
      </w:r>
    </w:p>
    <w:p w14:paraId="15A9F133" w14:textId="77777777" w:rsidR="00314B16" w:rsidRPr="006454E5" w:rsidRDefault="00314B16" w:rsidP="00155A54">
      <w:pPr>
        <w:pStyle w:val="normal1"/>
        <w:numPr>
          <w:ilvl w:val="0"/>
          <w:numId w:val="88"/>
        </w:numPr>
        <w:tabs>
          <w:tab w:val="left" w:pos="1110"/>
        </w:tabs>
        <w:rPr>
          <w:rFonts w:ascii="Times New Roman" w:hAnsi="Times New Roman" w:cs="Times New Roman"/>
          <w:sz w:val="26"/>
          <w:szCs w:val="26"/>
        </w:rPr>
      </w:pPr>
      <w:r w:rsidRPr="006454E5">
        <w:rPr>
          <w:rFonts w:ascii="Times New Roman" w:hAnsi="Times New Roman" w:cs="Times New Roman"/>
          <w:b/>
          <w:sz w:val="26"/>
          <w:szCs w:val="26"/>
        </w:rPr>
        <w:t>Thuộc tính</w:t>
      </w:r>
      <w:r w:rsidRPr="006454E5">
        <w:rPr>
          <w:rFonts w:ascii="Times New Roman" w:hAnsi="Times New Roman" w:cs="Times New Roman"/>
          <w:sz w:val="26"/>
          <w:szCs w:val="26"/>
        </w:rPr>
        <w:t>:</w:t>
      </w:r>
    </w:p>
    <w:p w14:paraId="3396FF4E" w14:textId="77777777" w:rsidR="00314B16" w:rsidRPr="006454E5" w:rsidRDefault="00314B16" w:rsidP="00155A54">
      <w:pPr>
        <w:pStyle w:val="normal1"/>
        <w:numPr>
          <w:ilvl w:val="1"/>
          <w:numId w:val="88"/>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day: Ngày thống kê.</w:t>
      </w:r>
    </w:p>
    <w:p w14:paraId="42CD1BA4" w14:textId="77777777" w:rsidR="00314B16" w:rsidRPr="006454E5" w:rsidRDefault="00314B16" w:rsidP="00155A54">
      <w:pPr>
        <w:pStyle w:val="normal1"/>
        <w:numPr>
          <w:ilvl w:val="1"/>
          <w:numId w:val="88"/>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payment: Tổng số tiền chi tiêu của khách hàng trong ngày đó.</w:t>
      </w:r>
    </w:p>
    <w:p w14:paraId="51AA4748" w14:textId="77777777" w:rsidR="00314B16" w:rsidRPr="006454E5" w:rsidRDefault="00314B16" w:rsidP="00155A54">
      <w:pPr>
        <w:pStyle w:val="normal1"/>
        <w:numPr>
          <w:ilvl w:val="0"/>
          <w:numId w:val="88"/>
        </w:numPr>
        <w:tabs>
          <w:tab w:val="left" w:pos="1110"/>
        </w:tabs>
        <w:rPr>
          <w:rFonts w:ascii="Times New Roman" w:hAnsi="Times New Roman" w:cs="Times New Roman"/>
          <w:sz w:val="26"/>
          <w:szCs w:val="26"/>
        </w:rPr>
      </w:pPr>
      <w:r w:rsidRPr="006454E5">
        <w:rPr>
          <w:rFonts w:ascii="Times New Roman" w:hAnsi="Times New Roman" w:cs="Times New Roman"/>
          <w:b/>
          <w:sz w:val="26"/>
          <w:szCs w:val="26"/>
        </w:rPr>
        <w:t>Phương thức</w:t>
      </w:r>
      <w:r w:rsidRPr="006454E5">
        <w:rPr>
          <w:rFonts w:ascii="Times New Roman" w:hAnsi="Times New Roman" w:cs="Times New Roman"/>
          <w:sz w:val="26"/>
          <w:szCs w:val="26"/>
        </w:rPr>
        <w:t>:</w:t>
      </w:r>
    </w:p>
    <w:p w14:paraId="0C7D73CB" w14:textId="77777777" w:rsidR="00314B16" w:rsidRPr="006454E5" w:rsidRDefault="00314B16" w:rsidP="00155A54">
      <w:pPr>
        <w:pStyle w:val="normal1"/>
        <w:numPr>
          <w:ilvl w:val="1"/>
          <w:numId w:val="88"/>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getStatsByDay(Date day): List&lt;CustomerStat&gt; – Lấy dữ liệu thống kê chi tiêu theo ngày.</w:t>
      </w:r>
    </w:p>
    <w:p w14:paraId="43CFF608" w14:textId="77777777" w:rsidR="00314B16" w:rsidRPr="006454E5" w:rsidRDefault="00314B16" w:rsidP="00155A54">
      <w:pPr>
        <w:pStyle w:val="normal1"/>
        <w:numPr>
          <w:ilvl w:val="1"/>
          <w:numId w:val="88"/>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addStat(CustomerStat stat): Boolean – Thêm dữ liệu thống kê mới.</w:t>
      </w:r>
    </w:p>
    <w:p w14:paraId="1C1E6F18" w14:textId="77777777" w:rsidR="00314B16" w:rsidRPr="006454E5" w:rsidRDefault="00314B16" w:rsidP="00155A54">
      <w:pPr>
        <w:pStyle w:val="normal1"/>
        <w:numPr>
          <w:ilvl w:val="1"/>
          <w:numId w:val="88"/>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updateStat(CustomerStat stat): Boolean – Cập nhật dữ liệu thống kê chi tiêu.</w:t>
      </w:r>
    </w:p>
    <w:p w14:paraId="5698AB8E" w14:textId="77777777" w:rsidR="00314B16" w:rsidRPr="006454E5" w:rsidRDefault="00314B16" w:rsidP="00155A54">
      <w:pPr>
        <w:pStyle w:val="normal1"/>
        <w:numPr>
          <w:ilvl w:val="1"/>
          <w:numId w:val="88"/>
        </w:numPr>
        <w:tabs>
          <w:tab w:val="left" w:pos="1110"/>
        </w:tabs>
        <w:spacing w:after="240"/>
        <w:rPr>
          <w:rFonts w:ascii="Times New Roman" w:hAnsi="Times New Roman" w:cs="Times New Roman"/>
          <w:sz w:val="26"/>
          <w:szCs w:val="26"/>
        </w:rPr>
      </w:pPr>
      <w:r w:rsidRPr="006454E5">
        <w:rPr>
          <w:rFonts w:ascii="Times New Roman" w:hAnsi="Times New Roman" w:cs="Times New Roman"/>
          <w:sz w:val="26"/>
          <w:szCs w:val="26"/>
        </w:rPr>
        <w:t>deleteStat(Date day): Boolean – Xóa dữ liệu thống kê theo ngày.</w:t>
      </w:r>
    </w:p>
    <w:p w14:paraId="39FA5D7F" w14:textId="327525FC" w:rsidR="00314B16" w:rsidRPr="00A60732" w:rsidRDefault="00314B16" w:rsidP="00155A54">
      <w:pPr>
        <w:pStyle w:val="NoSpacing"/>
        <w:rPr>
          <w:szCs w:val="26"/>
        </w:rPr>
      </w:pPr>
      <w:bookmarkStart w:id="602" w:name="_sitwuym0hu4r"/>
      <w:bookmarkStart w:id="603" w:name="_Toc185447766"/>
      <w:bookmarkStart w:id="604" w:name="_Toc185534230"/>
      <w:bookmarkEnd w:id="602"/>
      <w:r w:rsidRPr="00A60732">
        <w:rPr>
          <w:szCs w:val="26"/>
        </w:rPr>
        <w:t>Lớp ProductStat</w:t>
      </w:r>
      <w:bookmarkEnd w:id="603"/>
      <w:bookmarkEnd w:id="604"/>
    </w:p>
    <w:p w14:paraId="54E1B517" w14:textId="77777777" w:rsidR="00314B16" w:rsidRPr="006454E5" w:rsidRDefault="00314B16" w:rsidP="00155A54">
      <w:pPr>
        <w:pStyle w:val="normal1"/>
        <w:numPr>
          <w:ilvl w:val="0"/>
          <w:numId w:val="89"/>
        </w:numPr>
        <w:tabs>
          <w:tab w:val="left" w:pos="1110"/>
        </w:tabs>
        <w:spacing w:before="240"/>
        <w:rPr>
          <w:rFonts w:ascii="Times New Roman" w:hAnsi="Times New Roman" w:cs="Times New Roman"/>
          <w:sz w:val="26"/>
          <w:szCs w:val="26"/>
        </w:rPr>
      </w:pPr>
      <w:r w:rsidRPr="006454E5">
        <w:rPr>
          <w:rFonts w:ascii="Times New Roman" w:hAnsi="Times New Roman" w:cs="Times New Roman"/>
          <w:b/>
          <w:sz w:val="26"/>
          <w:szCs w:val="26"/>
        </w:rPr>
        <w:t>Định nghĩa</w:t>
      </w:r>
      <w:r w:rsidRPr="006454E5">
        <w:rPr>
          <w:rFonts w:ascii="Times New Roman" w:hAnsi="Times New Roman" w:cs="Times New Roman"/>
          <w:sz w:val="26"/>
          <w:szCs w:val="26"/>
        </w:rPr>
        <w:t>: Thống kê số lượng bán và đánh giá sản phẩm.</w:t>
      </w:r>
    </w:p>
    <w:p w14:paraId="71ED1908" w14:textId="77777777" w:rsidR="00314B16" w:rsidRPr="006454E5" w:rsidRDefault="00314B16" w:rsidP="00155A54">
      <w:pPr>
        <w:pStyle w:val="normal1"/>
        <w:numPr>
          <w:ilvl w:val="0"/>
          <w:numId w:val="89"/>
        </w:numPr>
        <w:tabs>
          <w:tab w:val="left" w:pos="1110"/>
        </w:tabs>
        <w:rPr>
          <w:rFonts w:ascii="Times New Roman" w:hAnsi="Times New Roman" w:cs="Times New Roman"/>
          <w:sz w:val="26"/>
          <w:szCs w:val="26"/>
        </w:rPr>
      </w:pPr>
      <w:r w:rsidRPr="006454E5">
        <w:rPr>
          <w:rFonts w:ascii="Times New Roman" w:hAnsi="Times New Roman" w:cs="Times New Roman"/>
          <w:b/>
          <w:sz w:val="26"/>
          <w:szCs w:val="26"/>
        </w:rPr>
        <w:t>Thuộc tính</w:t>
      </w:r>
      <w:r w:rsidRPr="006454E5">
        <w:rPr>
          <w:rFonts w:ascii="Times New Roman" w:hAnsi="Times New Roman" w:cs="Times New Roman"/>
          <w:sz w:val="26"/>
          <w:szCs w:val="26"/>
        </w:rPr>
        <w:t>:</w:t>
      </w:r>
    </w:p>
    <w:p w14:paraId="2FE63467" w14:textId="77777777" w:rsidR="00314B16" w:rsidRPr="006454E5" w:rsidRDefault="00314B16" w:rsidP="00155A54">
      <w:pPr>
        <w:pStyle w:val="normal1"/>
        <w:numPr>
          <w:ilvl w:val="1"/>
          <w:numId w:val="89"/>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productstat_id: Mã định danh thống kê.</w:t>
      </w:r>
    </w:p>
    <w:p w14:paraId="2D752DDC" w14:textId="77777777" w:rsidR="00314B16" w:rsidRPr="006454E5" w:rsidRDefault="00314B16" w:rsidP="00155A54">
      <w:pPr>
        <w:pStyle w:val="normal1"/>
        <w:numPr>
          <w:ilvl w:val="1"/>
          <w:numId w:val="89"/>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quantity_sold: Số lượng sản phẩm đã bán.</w:t>
      </w:r>
    </w:p>
    <w:p w14:paraId="036D0D9E" w14:textId="77777777" w:rsidR="00314B16" w:rsidRPr="006454E5" w:rsidRDefault="00314B16" w:rsidP="00155A54">
      <w:pPr>
        <w:pStyle w:val="normal1"/>
        <w:numPr>
          <w:ilvl w:val="1"/>
          <w:numId w:val="89"/>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rate: Tỷ lệ đánh giá trung bình.</w:t>
      </w:r>
    </w:p>
    <w:p w14:paraId="09B01ED3" w14:textId="77777777" w:rsidR="00314B16" w:rsidRPr="006454E5" w:rsidRDefault="00314B16" w:rsidP="00155A54">
      <w:pPr>
        <w:pStyle w:val="normal1"/>
        <w:numPr>
          <w:ilvl w:val="0"/>
          <w:numId w:val="89"/>
        </w:numPr>
        <w:tabs>
          <w:tab w:val="left" w:pos="1110"/>
        </w:tabs>
        <w:rPr>
          <w:rFonts w:ascii="Times New Roman" w:hAnsi="Times New Roman" w:cs="Times New Roman"/>
          <w:sz w:val="26"/>
          <w:szCs w:val="26"/>
        </w:rPr>
      </w:pPr>
      <w:r w:rsidRPr="006454E5">
        <w:rPr>
          <w:rFonts w:ascii="Times New Roman" w:hAnsi="Times New Roman" w:cs="Times New Roman"/>
          <w:b/>
          <w:sz w:val="26"/>
          <w:szCs w:val="26"/>
        </w:rPr>
        <w:t>Phương thức</w:t>
      </w:r>
      <w:r w:rsidRPr="006454E5">
        <w:rPr>
          <w:rFonts w:ascii="Times New Roman" w:hAnsi="Times New Roman" w:cs="Times New Roman"/>
          <w:sz w:val="26"/>
          <w:szCs w:val="26"/>
        </w:rPr>
        <w:t>:</w:t>
      </w:r>
    </w:p>
    <w:p w14:paraId="449B2F83" w14:textId="77777777" w:rsidR="00314B16" w:rsidRPr="006454E5" w:rsidRDefault="00314B16" w:rsidP="00155A54">
      <w:pPr>
        <w:pStyle w:val="normal1"/>
        <w:numPr>
          <w:ilvl w:val="1"/>
          <w:numId w:val="89"/>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getStatByProduct(Product product): ProductStat – Lấy thống kê theo sản phẩm.</w:t>
      </w:r>
    </w:p>
    <w:p w14:paraId="107A8A89" w14:textId="77777777" w:rsidR="00314B16" w:rsidRPr="006454E5" w:rsidRDefault="00314B16" w:rsidP="00155A54">
      <w:pPr>
        <w:pStyle w:val="normal1"/>
        <w:numPr>
          <w:ilvl w:val="1"/>
          <w:numId w:val="89"/>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addStat(ProductStat stat): Boolean – Thêm dữ liệu thống kê mới.</w:t>
      </w:r>
    </w:p>
    <w:p w14:paraId="48216A5C" w14:textId="77777777" w:rsidR="00314B16" w:rsidRPr="006454E5" w:rsidRDefault="00314B16" w:rsidP="00155A54">
      <w:pPr>
        <w:pStyle w:val="normal1"/>
        <w:numPr>
          <w:ilvl w:val="1"/>
          <w:numId w:val="89"/>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updateStat(ProductStat stat): Boolean – Cập nhật dữ liệu thống kê.</w:t>
      </w:r>
    </w:p>
    <w:p w14:paraId="44FA14ED" w14:textId="77777777" w:rsidR="00314B16" w:rsidRPr="006454E5" w:rsidRDefault="00314B16" w:rsidP="00155A54">
      <w:pPr>
        <w:pStyle w:val="normal1"/>
        <w:numPr>
          <w:ilvl w:val="1"/>
          <w:numId w:val="89"/>
        </w:numPr>
        <w:tabs>
          <w:tab w:val="left" w:pos="1110"/>
        </w:tabs>
        <w:spacing w:after="240"/>
        <w:rPr>
          <w:rFonts w:ascii="Times New Roman" w:hAnsi="Times New Roman" w:cs="Times New Roman"/>
          <w:sz w:val="26"/>
          <w:szCs w:val="26"/>
        </w:rPr>
      </w:pPr>
      <w:r w:rsidRPr="006454E5">
        <w:rPr>
          <w:rFonts w:ascii="Times New Roman" w:hAnsi="Times New Roman" w:cs="Times New Roman"/>
          <w:sz w:val="26"/>
          <w:szCs w:val="26"/>
        </w:rPr>
        <w:t>deleteStat(String productstat_id): Boolean – Xóa dữ liệu thống kê sản phẩm.</w:t>
      </w:r>
    </w:p>
    <w:p w14:paraId="4901A934" w14:textId="16012E2E" w:rsidR="00314B16" w:rsidRPr="006454E5" w:rsidRDefault="00314B16" w:rsidP="00155A54">
      <w:pPr>
        <w:pStyle w:val="NoSpacing"/>
      </w:pPr>
      <w:bookmarkStart w:id="605" w:name="_df5kxz87uqpu"/>
      <w:bookmarkStart w:id="606" w:name="_Toc185447767"/>
      <w:bookmarkStart w:id="607" w:name="_Toc185534231"/>
      <w:bookmarkEnd w:id="605"/>
      <w:r w:rsidRPr="006454E5">
        <w:t>Lớp Cart_detail</w:t>
      </w:r>
      <w:bookmarkEnd w:id="606"/>
      <w:bookmarkEnd w:id="607"/>
    </w:p>
    <w:p w14:paraId="5FC51950" w14:textId="77777777" w:rsidR="00314B16" w:rsidRPr="006454E5" w:rsidRDefault="00314B16" w:rsidP="00314B16">
      <w:pPr>
        <w:pStyle w:val="normal1"/>
        <w:numPr>
          <w:ilvl w:val="0"/>
          <w:numId w:val="3"/>
        </w:numPr>
        <w:tabs>
          <w:tab w:val="clear" w:pos="720"/>
          <w:tab w:val="left" w:pos="1110"/>
        </w:tabs>
        <w:spacing w:before="240"/>
        <w:rPr>
          <w:rFonts w:ascii="Times New Roman" w:hAnsi="Times New Roman" w:cs="Times New Roman"/>
          <w:sz w:val="26"/>
          <w:szCs w:val="26"/>
        </w:rPr>
      </w:pPr>
      <w:r w:rsidRPr="006454E5">
        <w:rPr>
          <w:rFonts w:ascii="Times New Roman" w:hAnsi="Times New Roman" w:cs="Times New Roman"/>
          <w:b/>
          <w:sz w:val="26"/>
          <w:szCs w:val="26"/>
        </w:rPr>
        <w:t>Định nghĩa</w:t>
      </w:r>
      <w:r w:rsidRPr="006454E5">
        <w:rPr>
          <w:rFonts w:ascii="Times New Roman" w:hAnsi="Times New Roman" w:cs="Times New Roman"/>
          <w:sz w:val="26"/>
          <w:szCs w:val="26"/>
        </w:rPr>
        <w:t>: Thông tin sản phẩm trong giỏ hàng.</w:t>
      </w:r>
    </w:p>
    <w:p w14:paraId="276901B5" w14:textId="77777777" w:rsidR="00314B16" w:rsidRPr="006454E5" w:rsidRDefault="00314B16" w:rsidP="00314B16">
      <w:pPr>
        <w:pStyle w:val="normal1"/>
        <w:numPr>
          <w:ilvl w:val="0"/>
          <w:numId w:val="3"/>
        </w:numPr>
        <w:tabs>
          <w:tab w:val="clear" w:pos="720"/>
          <w:tab w:val="left" w:pos="1110"/>
        </w:tabs>
        <w:rPr>
          <w:rFonts w:ascii="Times New Roman" w:hAnsi="Times New Roman" w:cs="Times New Roman"/>
          <w:sz w:val="26"/>
          <w:szCs w:val="26"/>
        </w:rPr>
      </w:pPr>
      <w:r w:rsidRPr="006454E5">
        <w:rPr>
          <w:rFonts w:ascii="Times New Roman" w:hAnsi="Times New Roman" w:cs="Times New Roman"/>
          <w:b/>
          <w:sz w:val="26"/>
          <w:szCs w:val="26"/>
        </w:rPr>
        <w:t>Thuộc tính</w:t>
      </w:r>
      <w:r w:rsidRPr="006454E5">
        <w:rPr>
          <w:rFonts w:ascii="Times New Roman" w:hAnsi="Times New Roman" w:cs="Times New Roman"/>
          <w:sz w:val="26"/>
          <w:szCs w:val="26"/>
        </w:rPr>
        <w:t>:</w:t>
      </w:r>
    </w:p>
    <w:p w14:paraId="027348F6" w14:textId="77777777" w:rsidR="00314B16" w:rsidRPr="006454E5" w:rsidRDefault="00314B16" w:rsidP="00314B16">
      <w:pPr>
        <w:pStyle w:val="normal1"/>
        <w:numPr>
          <w:ilvl w:val="1"/>
          <w:numId w:val="3"/>
        </w:numPr>
        <w:tabs>
          <w:tab w:val="left" w:pos="1110"/>
        </w:tabs>
        <w:ind w:left="1440"/>
        <w:rPr>
          <w:rFonts w:ascii="Times New Roman" w:hAnsi="Times New Roman" w:cs="Times New Roman"/>
          <w:sz w:val="26"/>
          <w:szCs w:val="26"/>
        </w:rPr>
      </w:pPr>
      <w:r w:rsidRPr="006454E5">
        <w:rPr>
          <w:rFonts w:ascii="Times New Roman" w:hAnsi="Times New Roman" w:cs="Times New Roman"/>
          <w:sz w:val="26"/>
          <w:szCs w:val="26"/>
        </w:rPr>
        <w:t>cart_detail_id: Mã định danh.</w:t>
      </w:r>
    </w:p>
    <w:p w14:paraId="1BC2AE6E" w14:textId="77777777" w:rsidR="00314B16" w:rsidRPr="006454E5" w:rsidRDefault="00314B16" w:rsidP="00314B16">
      <w:pPr>
        <w:pStyle w:val="normal1"/>
        <w:numPr>
          <w:ilvl w:val="1"/>
          <w:numId w:val="3"/>
        </w:numPr>
        <w:tabs>
          <w:tab w:val="left" w:pos="1110"/>
        </w:tabs>
        <w:ind w:left="1440"/>
        <w:rPr>
          <w:rFonts w:ascii="Times New Roman" w:hAnsi="Times New Roman" w:cs="Times New Roman"/>
          <w:sz w:val="26"/>
          <w:szCs w:val="26"/>
        </w:rPr>
      </w:pPr>
      <w:r w:rsidRPr="006454E5">
        <w:rPr>
          <w:rFonts w:ascii="Times New Roman" w:hAnsi="Times New Roman" w:cs="Times New Roman"/>
          <w:sz w:val="26"/>
          <w:szCs w:val="26"/>
        </w:rPr>
        <w:t>quantity: Số lượng sản phẩm.</w:t>
      </w:r>
    </w:p>
    <w:p w14:paraId="16AA7A1F" w14:textId="77777777" w:rsidR="00314B16" w:rsidRPr="006454E5" w:rsidRDefault="00314B16" w:rsidP="00314B16">
      <w:pPr>
        <w:pStyle w:val="normal1"/>
        <w:numPr>
          <w:ilvl w:val="1"/>
          <w:numId w:val="3"/>
        </w:numPr>
        <w:tabs>
          <w:tab w:val="left" w:pos="1110"/>
        </w:tabs>
        <w:ind w:left="1440"/>
        <w:rPr>
          <w:rFonts w:ascii="Times New Roman" w:hAnsi="Times New Roman" w:cs="Times New Roman"/>
          <w:sz w:val="26"/>
          <w:szCs w:val="26"/>
        </w:rPr>
      </w:pPr>
      <w:r w:rsidRPr="006454E5">
        <w:rPr>
          <w:rFonts w:ascii="Times New Roman" w:hAnsi="Times New Roman" w:cs="Times New Roman"/>
          <w:sz w:val="26"/>
          <w:szCs w:val="26"/>
        </w:rPr>
        <w:t>create_at: Ngày tạo.</w:t>
      </w:r>
    </w:p>
    <w:p w14:paraId="251BBEAC" w14:textId="77777777" w:rsidR="00314B16" w:rsidRPr="006454E5" w:rsidRDefault="00314B16" w:rsidP="00314B16">
      <w:pPr>
        <w:pStyle w:val="normal1"/>
        <w:numPr>
          <w:ilvl w:val="1"/>
          <w:numId w:val="3"/>
        </w:numPr>
        <w:tabs>
          <w:tab w:val="left" w:pos="1110"/>
        </w:tabs>
        <w:ind w:left="1440"/>
        <w:rPr>
          <w:rFonts w:ascii="Times New Roman" w:hAnsi="Times New Roman" w:cs="Times New Roman"/>
          <w:sz w:val="26"/>
          <w:szCs w:val="26"/>
        </w:rPr>
      </w:pPr>
      <w:r w:rsidRPr="006454E5">
        <w:rPr>
          <w:rFonts w:ascii="Times New Roman" w:hAnsi="Times New Roman" w:cs="Times New Roman"/>
          <w:sz w:val="26"/>
          <w:szCs w:val="26"/>
        </w:rPr>
        <w:t>update_at: Ngày cập nhật.</w:t>
      </w:r>
    </w:p>
    <w:p w14:paraId="346E83EF" w14:textId="77777777" w:rsidR="00314B16" w:rsidRPr="006454E5" w:rsidRDefault="00314B16" w:rsidP="00314B16">
      <w:pPr>
        <w:pStyle w:val="normal1"/>
        <w:numPr>
          <w:ilvl w:val="1"/>
          <w:numId w:val="3"/>
        </w:numPr>
        <w:tabs>
          <w:tab w:val="left" w:pos="1110"/>
        </w:tabs>
        <w:ind w:left="1440"/>
        <w:rPr>
          <w:rFonts w:ascii="Times New Roman" w:hAnsi="Times New Roman" w:cs="Times New Roman"/>
          <w:sz w:val="26"/>
          <w:szCs w:val="26"/>
        </w:rPr>
      </w:pPr>
      <w:r w:rsidRPr="006454E5">
        <w:rPr>
          <w:rFonts w:ascii="Times New Roman" w:hAnsi="Times New Roman" w:cs="Times New Roman"/>
          <w:sz w:val="26"/>
          <w:szCs w:val="26"/>
        </w:rPr>
        <w:t>cart: Thông tin giỏ hàng liên kết.</w:t>
      </w:r>
    </w:p>
    <w:p w14:paraId="0EC82B30" w14:textId="77777777" w:rsidR="00314B16" w:rsidRPr="006454E5" w:rsidRDefault="00314B16" w:rsidP="00314B16">
      <w:pPr>
        <w:pStyle w:val="normal1"/>
        <w:numPr>
          <w:ilvl w:val="1"/>
          <w:numId w:val="3"/>
        </w:numPr>
        <w:tabs>
          <w:tab w:val="left" w:pos="1110"/>
        </w:tabs>
        <w:ind w:left="1440"/>
        <w:rPr>
          <w:rFonts w:ascii="Times New Roman" w:hAnsi="Times New Roman" w:cs="Times New Roman"/>
          <w:sz w:val="26"/>
          <w:szCs w:val="26"/>
        </w:rPr>
      </w:pPr>
      <w:r w:rsidRPr="006454E5">
        <w:rPr>
          <w:rFonts w:ascii="Times New Roman" w:hAnsi="Times New Roman" w:cs="Times New Roman"/>
          <w:sz w:val="26"/>
          <w:szCs w:val="26"/>
        </w:rPr>
        <w:t>product: Thông tin sản phẩm liên kết.</w:t>
      </w:r>
    </w:p>
    <w:p w14:paraId="302D8F3B" w14:textId="77777777" w:rsidR="00314B16" w:rsidRPr="006454E5" w:rsidRDefault="00314B16" w:rsidP="00314B16">
      <w:pPr>
        <w:pStyle w:val="normal1"/>
        <w:numPr>
          <w:ilvl w:val="0"/>
          <w:numId w:val="3"/>
        </w:numPr>
        <w:tabs>
          <w:tab w:val="clear" w:pos="720"/>
          <w:tab w:val="left" w:pos="1110"/>
        </w:tabs>
        <w:rPr>
          <w:rFonts w:ascii="Times New Roman" w:hAnsi="Times New Roman" w:cs="Times New Roman"/>
          <w:sz w:val="26"/>
          <w:szCs w:val="26"/>
        </w:rPr>
      </w:pPr>
      <w:r w:rsidRPr="006454E5">
        <w:rPr>
          <w:rFonts w:ascii="Times New Roman" w:hAnsi="Times New Roman" w:cs="Times New Roman"/>
          <w:b/>
          <w:sz w:val="26"/>
          <w:szCs w:val="26"/>
        </w:rPr>
        <w:lastRenderedPageBreak/>
        <w:t>Phương thức</w:t>
      </w:r>
      <w:r w:rsidRPr="006454E5">
        <w:rPr>
          <w:rFonts w:ascii="Times New Roman" w:hAnsi="Times New Roman" w:cs="Times New Roman"/>
          <w:sz w:val="26"/>
          <w:szCs w:val="26"/>
        </w:rPr>
        <w:t>:</w:t>
      </w:r>
    </w:p>
    <w:p w14:paraId="5EDC8626" w14:textId="77777777" w:rsidR="00314B16" w:rsidRPr="006454E5" w:rsidRDefault="00314B16" w:rsidP="00314B16">
      <w:pPr>
        <w:pStyle w:val="normal1"/>
        <w:numPr>
          <w:ilvl w:val="1"/>
          <w:numId w:val="3"/>
        </w:numPr>
        <w:tabs>
          <w:tab w:val="left" w:pos="1110"/>
        </w:tabs>
        <w:ind w:left="1440"/>
        <w:rPr>
          <w:rFonts w:ascii="Times New Roman" w:hAnsi="Times New Roman" w:cs="Times New Roman"/>
          <w:sz w:val="26"/>
          <w:szCs w:val="26"/>
        </w:rPr>
      </w:pPr>
      <w:r w:rsidRPr="006454E5">
        <w:rPr>
          <w:rFonts w:ascii="Times New Roman" w:hAnsi="Times New Roman" w:cs="Times New Roman"/>
          <w:sz w:val="26"/>
          <w:szCs w:val="26"/>
        </w:rPr>
        <w:t>changeCartDetail(Cart_detail detail): Boolean – Thêm, sửa, xóa sản phẩm trong giỏ hàng.</w:t>
      </w:r>
    </w:p>
    <w:p w14:paraId="4D135717" w14:textId="77777777" w:rsidR="00314B16" w:rsidRPr="006454E5" w:rsidRDefault="00314B16" w:rsidP="00314B16">
      <w:pPr>
        <w:pStyle w:val="normal1"/>
        <w:numPr>
          <w:ilvl w:val="1"/>
          <w:numId w:val="3"/>
        </w:numPr>
        <w:tabs>
          <w:tab w:val="left" w:pos="1110"/>
        </w:tabs>
        <w:spacing w:after="240"/>
        <w:ind w:left="1440"/>
        <w:rPr>
          <w:rFonts w:ascii="Times New Roman" w:hAnsi="Times New Roman" w:cs="Times New Roman"/>
          <w:sz w:val="26"/>
          <w:szCs w:val="26"/>
        </w:rPr>
      </w:pPr>
      <w:r w:rsidRPr="006454E5">
        <w:rPr>
          <w:rFonts w:ascii="Times New Roman" w:hAnsi="Times New Roman" w:cs="Times New Roman"/>
          <w:sz w:val="26"/>
          <w:szCs w:val="26"/>
        </w:rPr>
        <w:t>getByCart(Cart cart): List&lt;Cart_detail&gt; – Lấy danh sách sản phẩm trong giỏ hàng.</w:t>
      </w:r>
    </w:p>
    <w:p w14:paraId="7A00EDC9" w14:textId="48C61EAD" w:rsidR="00314B16" w:rsidRPr="006454E5" w:rsidRDefault="00314B16" w:rsidP="00155A54">
      <w:pPr>
        <w:pStyle w:val="NoSpacing"/>
      </w:pPr>
      <w:bookmarkStart w:id="608" w:name="_ksavqnsjkhza"/>
      <w:bookmarkStart w:id="609" w:name="_Toc185447768"/>
      <w:bookmarkStart w:id="610" w:name="_Toc185534232"/>
      <w:bookmarkStart w:id="611" w:name="_Toc185706980"/>
      <w:bookmarkEnd w:id="608"/>
      <w:r w:rsidRPr="006454E5">
        <w:t>Lớp Cart</w:t>
      </w:r>
      <w:bookmarkEnd w:id="609"/>
      <w:bookmarkEnd w:id="610"/>
      <w:bookmarkEnd w:id="611"/>
    </w:p>
    <w:p w14:paraId="10AF2F75" w14:textId="77777777" w:rsidR="00314B16" w:rsidRPr="006454E5" w:rsidRDefault="00314B16" w:rsidP="00155A54">
      <w:pPr>
        <w:pStyle w:val="normal1"/>
        <w:numPr>
          <w:ilvl w:val="0"/>
          <w:numId w:val="90"/>
        </w:numPr>
        <w:tabs>
          <w:tab w:val="left" w:pos="1110"/>
        </w:tabs>
        <w:spacing w:before="240"/>
        <w:rPr>
          <w:rFonts w:ascii="Times New Roman" w:hAnsi="Times New Roman" w:cs="Times New Roman"/>
          <w:sz w:val="26"/>
          <w:szCs w:val="26"/>
        </w:rPr>
      </w:pPr>
      <w:r w:rsidRPr="006454E5">
        <w:rPr>
          <w:rFonts w:ascii="Times New Roman" w:hAnsi="Times New Roman" w:cs="Times New Roman"/>
          <w:b/>
          <w:sz w:val="26"/>
          <w:szCs w:val="26"/>
        </w:rPr>
        <w:t>Định nghĩa</w:t>
      </w:r>
      <w:r w:rsidRPr="006454E5">
        <w:rPr>
          <w:rFonts w:ascii="Times New Roman" w:hAnsi="Times New Roman" w:cs="Times New Roman"/>
          <w:sz w:val="26"/>
          <w:szCs w:val="26"/>
        </w:rPr>
        <w:t>: Thông tin về giỏ hàng.</w:t>
      </w:r>
    </w:p>
    <w:p w14:paraId="2BBC63A9" w14:textId="77777777" w:rsidR="00314B16" w:rsidRPr="006454E5" w:rsidRDefault="00314B16" w:rsidP="00155A54">
      <w:pPr>
        <w:pStyle w:val="normal1"/>
        <w:numPr>
          <w:ilvl w:val="0"/>
          <w:numId w:val="90"/>
        </w:numPr>
        <w:tabs>
          <w:tab w:val="left" w:pos="1110"/>
        </w:tabs>
        <w:rPr>
          <w:rFonts w:ascii="Times New Roman" w:hAnsi="Times New Roman" w:cs="Times New Roman"/>
          <w:sz w:val="26"/>
          <w:szCs w:val="26"/>
        </w:rPr>
      </w:pPr>
      <w:r w:rsidRPr="006454E5">
        <w:rPr>
          <w:rFonts w:ascii="Times New Roman" w:hAnsi="Times New Roman" w:cs="Times New Roman"/>
          <w:b/>
          <w:sz w:val="26"/>
          <w:szCs w:val="26"/>
        </w:rPr>
        <w:t>Thuộc tính</w:t>
      </w:r>
      <w:r w:rsidRPr="006454E5">
        <w:rPr>
          <w:rFonts w:ascii="Times New Roman" w:hAnsi="Times New Roman" w:cs="Times New Roman"/>
          <w:sz w:val="26"/>
          <w:szCs w:val="26"/>
        </w:rPr>
        <w:t>:</w:t>
      </w:r>
    </w:p>
    <w:p w14:paraId="75482129" w14:textId="77777777" w:rsidR="00314B16" w:rsidRPr="006454E5" w:rsidRDefault="00314B16" w:rsidP="00155A54">
      <w:pPr>
        <w:pStyle w:val="normal1"/>
        <w:numPr>
          <w:ilvl w:val="1"/>
          <w:numId w:val="90"/>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cart_id: Mã định danh.</w:t>
      </w:r>
    </w:p>
    <w:p w14:paraId="6B2D08C5" w14:textId="77777777" w:rsidR="00314B16" w:rsidRPr="006454E5" w:rsidRDefault="00314B16" w:rsidP="00155A54">
      <w:pPr>
        <w:pStyle w:val="normal1"/>
        <w:numPr>
          <w:ilvl w:val="1"/>
          <w:numId w:val="90"/>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create_at: Ngày tạo.</w:t>
      </w:r>
    </w:p>
    <w:p w14:paraId="39B6568B" w14:textId="77777777" w:rsidR="00314B16" w:rsidRPr="006454E5" w:rsidRDefault="00314B16" w:rsidP="00155A54">
      <w:pPr>
        <w:pStyle w:val="normal1"/>
        <w:numPr>
          <w:ilvl w:val="1"/>
          <w:numId w:val="90"/>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update_at: Ngày cập nhật.</w:t>
      </w:r>
    </w:p>
    <w:p w14:paraId="2322D868" w14:textId="77777777" w:rsidR="00314B16" w:rsidRPr="006454E5" w:rsidRDefault="00314B16" w:rsidP="00155A54">
      <w:pPr>
        <w:pStyle w:val="normal1"/>
        <w:numPr>
          <w:ilvl w:val="1"/>
          <w:numId w:val="90"/>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customer: Thông tin khách hàng.</w:t>
      </w:r>
    </w:p>
    <w:p w14:paraId="0AD4D351" w14:textId="77777777" w:rsidR="00314B16" w:rsidRPr="006454E5" w:rsidRDefault="00314B16" w:rsidP="00155A54">
      <w:pPr>
        <w:pStyle w:val="normal1"/>
        <w:numPr>
          <w:ilvl w:val="1"/>
          <w:numId w:val="90"/>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cart_details: Danh sách sản phẩm trong giỏ.</w:t>
      </w:r>
    </w:p>
    <w:p w14:paraId="21BB937C" w14:textId="77777777" w:rsidR="00314B16" w:rsidRPr="006454E5" w:rsidRDefault="00314B16" w:rsidP="00155A54">
      <w:pPr>
        <w:pStyle w:val="normal1"/>
        <w:numPr>
          <w:ilvl w:val="0"/>
          <w:numId w:val="90"/>
        </w:numPr>
        <w:tabs>
          <w:tab w:val="left" w:pos="1110"/>
        </w:tabs>
        <w:rPr>
          <w:rFonts w:ascii="Times New Roman" w:hAnsi="Times New Roman" w:cs="Times New Roman"/>
          <w:sz w:val="26"/>
          <w:szCs w:val="26"/>
        </w:rPr>
      </w:pPr>
      <w:r w:rsidRPr="006454E5">
        <w:rPr>
          <w:rFonts w:ascii="Times New Roman" w:hAnsi="Times New Roman" w:cs="Times New Roman"/>
          <w:b/>
          <w:sz w:val="26"/>
          <w:szCs w:val="26"/>
        </w:rPr>
        <w:t>Phương thức</w:t>
      </w:r>
      <w:r w:rsidRPr="006454E5">
        <w:rPr>
          <w:rFonts w:ascii="Times New Roman" w:hAnsi="Times New Roman" w:cs="Times New Roman"/>
          <w:sz w:val="26"/>
          <w:szCs w:val="26"/>
        </w:rPr>
        <w:t>:</w:t>
      </w:r>
    </w:p>
    <w:p w14:paraId="3415B358" w14:textId="77777777" w:rsidR="00314B16" w:rsidRPr="006454E5" w:rsidRDefault="00314B16" w:rsidP="00155A54">
      <w:pPr>
        <w:pStyle w:val="normal1"/>
        <w:numPr>
          <w:ilvl w:val="1"/>
          <w:numId w:val="90"/>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changeCart(Cart cart): Boolean – Thêm, sửa giỏ hàng.</w:t>
      </w:r>
    </w:p>
    <w:p w14:paraId="3F8E12C2" w14:textId="77777777" w:rsidR="00314B16" w:rsidRPr="006454E5" w:rsidRDefault="00314B16" w:rsidP="00155A54">
      <w:pPr>
        <w:pStyle w:val="normal1"/>
        <w:numPr>
          <w:ilvl w:val="1"/>
          <w:numId w:val="90"/>
        </w:numPr>
        <w:tabs>
          <w:tab w:val="left" w:pos="1110"/>
        </w:tabs>
        <w:spacing w:after="240"/>
        <w:rPr>
          <w:rFonts w:ascii="Times New Roman" w:hAnsi="Times New Roman" w:cs="Times New Roman"/>
          <w:sz w:val="26"/>
          <w:szCs w:val="26"/>
        </w:rPr>
      </w:pPr>
      <w:r w:rsidRPr="006454E5">
        <w:rPr>
          <w:rFonts w:ascii="Times New Roman" w:hAnsi="Times New Roman" w:cs="Times New Roman"/>
          <w:sz w:val="26"/>
          <w:szCs w:val="26"/>
        </w:rPr>
        <w:t>getCartByCustomer(Customer customer): Cart – Lấy giỏ hàng của khách hàng.</w:t>
      </w:r>
    </w:p>
    <w:p w14:paraId="48726382" w14:textId="76769C33" w:rsidR="00314B16" w:rsidRPr="006454E5" w:rsidRDefault="00314B16" w:rsidP="00155A54">
      <w:pPr>
        <w:pStyle w:val="NoSpacing"/>
      </w:pPr>
      <w:bookmarkStart w:id="612" w:name="_w4dmk3ivyrj9"/>
      <w:bookmarkStart w:id="613" w:name="_Toc185447769"/>
      <w:bookmarkStart w:id="614" w:name="_Toc185534233"/>
      <w:bookmarkEnd w:id="612"/>
      <w:r w:rsidRPr="006454E5">
        <w:t>Lớp Category</w:t>
      </w:r>
      <w:bookmarkEnd w:id="613"/>
      <w:bookmarkEnd w:id="614"/>
    </w:p>
    <w:p w14:paraId="6760538E" w14:textId="77777777" w:rsidR="00314B16" w:rsidRPr="006454E5" w:rsidRDefault="00314B16" w:rsidP="00155A54">
      <w:pPr>
        <w:pStyle w:val="normal1"/>
        <w:numPr>
          <w:ilvl w:val="0"/>
          <w:numId w:val="91"/>
        </w:numPr>
        <w:tabs>
          <w:tab w:val="left" w:pos="1110"/>
        </w:tabs>
        <w:spacing w:before="240"/>
        <w:rPr>
          <w:rFonts w:ascii="Times New Roman" w:hAnsi="Times New Roman" w:cs="Times New Roman"/>
          <w:sz w:val="26"/>
          <w:szCs w:val="26"/>
        </w:rPr>
      </w:pPr>
      <w:r w:rsidRPr="006454E5">
        <w:rPr>
          <w:rFonts w:ascii="Times New Roman" w:hAnsi="Times New Roman" w:cs="Times New Roman"/>
          <w:b/>
          <w:sz w:val="26"/>
          <w:szCs w:val="26"/>
        </w:rPr>
        <w:t>Định nghĩa</w:t>
      </w:r>
      <w:r w:rsidRPr="006454E5">
        <w:rPr>
          <w:rFonts w:ascii="Times New Roman" w:hAnsi="Times New Roman" w:cs="Times New Roman"/>
          <w:sz w:val="26"/>
          <w:szCs w:val="26"/>
        </w:rPr>
        <w:t>: Thông tin loại sản phẩm.</w:t>
      </w:r>
    </w:p>
    <w:p w14:paraId="75726CE9" w14:textId="77777777" w:rsidR="00314B16" w:rsidRPr="006454E5" w:rsidRDefault="00314B16" w:rsidP="00155A54">
      <w:pPr>
        <w:pStyle w:val="normal1"/>
        <w:numPr>
          <w:ilvl w:val="0"/>
          <w:numId w:val="91"/>
        </w:numPr>
        <w:tabs>
          <w:tab w:val="left" w:pos="1110"/>
        </w:tabs>
        <w:rPr>
          <w:rFonts w:ascii="Times New Roman" w:hAnsi="Times New Roman" w:cs="Times New Roman"/>
          <w:sz w:val="26"/>
          <w:szCs w:val="26"/>
        </w:rPr>
      </w:pPr>
      <w:r w:rsidRPr="006454E5">
        <w:rPr>
          <w:rFonts w:ascii="Times New Roman" w:hAnsi="Times New Roman" w:cs="Times New Roman"/>
          <w:b/>
          <w:sz w:val="26"/>
          <w:szCs w:val="26"/>
        </w:rPr>
        <w:t>Thuộc tính</w:t>
      </w:r>
      <w:r w:rsidRPr="006454E5">
        <w:rPr>
          <w:rFonts w:ascii="Times New Roman" w:hAnsi="Times New Roman" w:cs="Times New Roman"/>
          <w:sz w:val="26"/>
          <w:szCs w:val="26"/>
        </w:rPr>
        <w:t>:</w:t>
      </w:r>
    </w:p>
    <w:p w14:paraId="41C9304A" w14:textId="77777777" w:rsidR="00314B16" w:rsidRPr="006454E5" w:rsidRDefault="00314B16" w:rsidP="00155A54">
      <w:pPr>
        <w:pStyle w:val="normal1"/>
        <w:numPr>
          <w:ilvl w:val="1"/>
          <w:numId w:val="91"/>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category_id: Mã định danh.</w:t>
      </w:r>
    </w:p>
    <w:p w14:paraId="5E4E5448" w14:textId="77777777" w:rsidR="00314B16" w:rsidRPr="006454E5" w:rsidRDefault="00314B16" w:rsidP="00155A54">
      <w:pPr>
        <w:pStyle w:val="normal1"/>
        <w:numPr>
          <w:ilvl w:val="1"/>
          <w:numId w:val="91"/>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category_name: Tên loại sản phẩm.</w:t>
      </w:r>
    </w:p>
    <w:p w14:paraId="7E044058" w14:textId="77777777" w:rsidR="00314B16" w:rsidRPr="006454E5" w:rsidRDefault="00314B16" w:rsidP="00155A54">
      <w:pPr>
        <w:pStyle w:val="normal1"/>
        <w:numPr>
          <w:ilvl w:val="1"/>
          <w:numId w:val="91"/>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description: Mô tả loại sản phẩm.</w:t>
      </w:r>
    </w:p>
    <w:p w14:paraId="04256948" w14:textId="77777777" w:rsidR="00314B16" w:rsidRPr="006454E5" w:rsidRDefault="00314B16" w:rsidP="00155A54">
      <w:pPr>
        <w:pStyle w:val="normal1"/>
        <w:numPr>
          <w:ilvl w:val="1"/>
          <w:numId w:val="91"/>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image: Hình ảnh sản phẩm.</w:t>
      </w:r>
    </w:p>
    <w:p w14:paraId="2A44A5A1" w14:textId="77777777" w:rsidR="00314B16" w:rsidRPr="006454E5" w:rsidRDefault="00314B16" w:rsidP="00155A54">
      <w:pPr>
        <w:pStyle w:val="normal1"/>
        <w:numPr>
          <w:ilvl w:val="1"/>
          <w:numId w:val="91"/>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create_at: Ngày tạo.</w:t>
      </w:r>
    </w:p>
    <w:p w14:paraId="2692ED5A" w14:textId="77777777" w:rsidR="00314B16" w:rsidRPr="006454E5" w:rsidRDefault="00314B16" w:rsidP="00155A54">
      <w:pPr>
        <w:pStyle w:val="normal1"/>
        <w:numPr>
          <w:ilvl w:val="1"/>
          <w:numId w:val="91"/>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update_at: Ngày cập nhật.</w:t>
      </w:r>
    </w:p>
    <w:p w14:paraId="6DA863B1" w14:textId="77777777" w:rsidR="00314B16" w:rsidRPr="006454E5" w:rsidRDefault="00314B16" w:rsidP="00155A54">
      <w:pPr>
        <w:pStyle w:val="normal1"/>
        <w:numPr>
          <w:ilvl w:val="1"/>
          <w:numId w:val="91"/>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products: Danh sách sản phẩm trong loại.</w:t>
      </w:r>
    </w:p>
    <w:p w14:paraId="700580DF" w14:textId="77777777" w:rsidR="00314B16" w:rsidRPr="006454E5" w:rsidRDefault="00314B16" w:rsidP="00155A54">
      <w:pPr>
        <w:pStyle w:val="normal1"/>
        <w:numPr>
          <w:ilvl w:val="0"/>
          <w:numId w:val="91"/>
        </w:numPr>
        <w:tabs>
          <w:tab w:val="left" w:pos="1110"/>
        </w:tabs>
        <w:rPr>
          <w:rFonts w:ascii="Times New Roman" w:hAnsi="Times New Roman" w:cs="Times New Roman"/>
          <w:sz w:val="26"/>
          <w:szCs w:val="26"/>
        </w:rPr>
      </w:pPr>
      <w:r w:rsidRPr="006454E5">
        <w:rPr>
          <w:rFonts w:ascii="Times New Roman" w:hAnsi="Times New Roman" w:cs="Times New Roman"/>
          <w:b/>
          <w:sz w:val="26"/>
          <w:szCs w:val="26"/>
        </w:rPr>
        <w:t>Phương thức</w:t>
      </w:r>
      <w:r w:rsidRPr="006454E5">
        <w:rPr>
          <w:rFonts w:ascii="Times New Roman" w:hAnsi="Times New Roman" w:cs="Times New Roman"/>
          <w:sz w:val="26"/>
          <w:szCs w:val="26"/>
        </w:rPr>
        <w:t>:</w:t>
      </w:r>
    </w:p>
    <w:p w14:paraId="1E2DE9B8" w14:textId="77777777" w:rsidR="00314B16" w:rsidRPr="006454E5" w:rsidRDefault="00314B16" w:rsidP="00155A54">
      <w:pPr>
        <w:pStyle w:val="normal1"/>
        <w:numPr>
          <w:ilvl w:val="1"/>
          <w:numId w:val="91"/>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changeCategory(Category category): Boolean – Thêm, sửa loại sản phẩm.</w:t>
      </w:r>
    </w:p>
    <w:p w14:paraId="626BF150" w14:textId="77777777" w:rsidR="00314B16" w:rsidRPr="006454E5" w:rsidRDefault="00314B16" w:rsidP="00155A54">
      <w:pPr>
        <w:pStyle w:val="normal1"/>
        <w:numPr>
          <w:ilvl w:val="1"/>
          <w:numId w:val="91"/>
        </w:numPr>
        <w:tabs>
          <w:tab w:val="left" w:pos="1110"/>
        </w:tabs>
        <w:spacing w:after="240"/>
        <w:rPr>
          <w:rFonts w:ascii="Times New Roman" w:hAnsi="Times New Roman" w:cs="Times New Roman"/>
          <w:sz w:val="26"/>
          <w:szCs w:val="26"/>
        </w:rPr>
      </w:pPr>
      <w:r w:rsidRPr="006454E5">
        <w:rPr>
          <w:rFonts w:ascii="Times New Roman" w:hAnsi="Times New Roman" w:cs="Times New Roman"/>
          <w:sz w:val="26"/>
          <w:szCs w:val="26"/>
        </w:rPr>
        <w:t>getAll(): List&lt;Category&gt; – Lấy tất cả các loại sản phẩm.</w:t>
      </w:r>
    </w:p>
    <w:p w14:paraId="6215701D" w14:textId="62C73A64" w:rsidR="00314B16" w:rsidRPr="006454E5" w:rsidRDefault="00314B16" w:rsidP="00155A54">
      <w:pPr>
        <w:pStyle w:val="NoSpacing"/>
      </w:pPr>
      <w:bookmarkStart w:id="615" w:name="_8hb6imemjlq0"/>
      <w:bookmarkStart w:id="616" w:name="_Toc185447770"/>
      <w:bookmarkStart w:id="617" w:name="_Toc185534234"/>
      <w:bookmarkEnd w:id="615"/>
      <w:r w:rsidRPr="006454E5">
        <w:t>Lớp Order_detail</w:t>
      </w:r>
      <w:bookmarkEnd w:id="616"/>
      <w:bookmarkEnd w:id="617"/>
    </w:p>
    <w:p w14:paraId="6B7AF182" w14:textId="77777777" w:rsidR="00314B16" w:rsidRPr="006454E5" w:rsidRDefault="00314B16" w:rsidP="00155A54">
      <w:pPr>
        <w:pStyle w:val="normal1"/>
        <w:numPr>
          <w:ilvl w:val="0"/>
          <w:numId w:val="92"/>
        </w:numPr>
        <w:tabs>
          <w:tab w:val="left" w:pos="1110"/>
        </w:tabs>
        <w:spacing w:before="240"/>
        <w:rPr>
          <w:rFonts w:ascii="Times New Roman" w:hAnsi="Times New Roman" w:cs="Times New Roman"/>
          <w:sz w:val="26"/>
          <w:szCs w:val="26"/>
        </w:rPr>
      </w:pPr>
      <w:r w:rsidRPr="006454E5">
        <w:rPr>
          <w:rFonts w:ascii="Times New Roman" w:hAnsi="Times New Roman" w:cs="Times New Roman"/>
          <w:b/>
          <w:sz w:val="26"/>
          <w:szCs w:val="26"/>
        </w:rPr>
        <w:t>Định nghĩa</w:t>
      </w:r>
      <w:r w:rsidRPr="006454E5">
        <w:rPr>
          <w:rFonts w:ascii="Times New Roman" w:hAnsi="Times New Roman" w:cs="Times New Roman"/>
          <w:sz w:val="26"/>
          <w:szCs w:val="26"/>
        </w:rPr>
        <w:t>: Thông tin sản phẩm trong đơn hàng.</w:t>
      </w:r>
    </w:p>
    <w:p w14:paraId="668FF46C" w14:textId="77777777" w:rsidR="00314B16" w:rsidRPr="006454E5" w:rsidRDefault="00314B16" w:rsidP="00155A54">
      <w:pPr>
        <w:pStyle w:val="normal1"/>
        <w:numPr>
          <w:ilvl w:val="0"/>
          <w:numId w:val="92"/>
        </w:numPr>
        <w:tabs>
          <w:tab w:val="left" w:pos="1110"/>
        </w:tabs>
        <w:rPr>
          <w:rFonts w:ascii="Times New Roman" w:hAnsi="Times New Roman" w:cs="Times New Roman"/>
          <w:sz w:val="26"/>
          <w:szCs w:val="26"/>
        </w:rPr>
      </w:pPr>
      <w:r w:rsidRPr="006454E5">
        <w:rPr>
          <w:rFonts w:ascii="Times New Roman" w:hAnsi="Times New Roman" w:cs="Times New Roman"/>
          <w:b/>
          <w:sz w:val="26"/>
          <w:szCs w:val="26"/>
        </w:rPr>
        <w:t>Thuộc tính</w:t>
      </w:r>
      <w:r w:rsidRPr="006454E5">
        <w:rPr>
          <w:rFonts w:ascii="Times New Roman" w:hAnsi="Times New Roman" w:cs="Times New Roman"/>
          <w:sz w:val="26"/>
          <w:szCs w:val="26"/>
        </w:rPr>
        <w:t>:</w:t>
      </w:r>
    </w:p>
    <w:p w14:paraId="3BA0B82A" w14:textId="77777777" w:rsidR="00314B16" w:rsidRPr="006454E5" w:rsidRDefault="00314B16" w:rsidP="00155A54">
      <w:pPr>
        <w:pStyle w:val="normal1"/>
        <w:numPr>
          <w:ilvl w:val="1"/>
          <w:numId w:val="92"/>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order_detail_id: Mã định danh.</w:t>
      </w:r>
    </w:p>
    <w:p w14:paraId="1FC5F070" w14:textId="77777777" w:rsidR="00314B16" w:rsidRPr="006454E5" w:rsidRDefault="00314B16" w:rsidP="00155A54">
      <w:pPr>
        <w:pStyle w:val="normal1"/>
        <w:numPr>
          <w:ilvl w:val="1"/>
          <w:numId w:val="92"/>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quantity: Số lượng sản phẩm.</w:t>
      </w:r>
    </w:p>
    <w:p w14:paraId="07A5AF9D" w14:textId="77777777" w:rsidR="00314B16" w:rsidRPr="006454E5" w:rsidRDefault="00314B16" w:rsidP="00155A54">
      <w:pPr>
        <w:pStyle w:val="normal1"/>
        <w:numPr>
          <w:ilvl w:val="1"/>
          <w:numId w:val="92"/>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unit_price: Đơn giá sản phẩm.</w:t>
      </w:r>
    </w:p>
    <w:p w14:paraId="7A4ED2FA" w14:textId="77777777" w:rsidR="00314B16" w:rsidRPr="006454E5" w:rsidRDefault="00314B16" w:rsidP="00155A54">
      <w:pPr>
        <w:pStyle w:val="normal1"/>
        <w:numPr>
          <w:ilvl w:val="1"/>
          <w:numId w:val="92"/>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discount_percentage: Phần trăm giảm giá.</w:t>
      </w:r>
    </w:p>
    <w:p w14:paraId="3D00C2D2" w14:textId="77777777" w:rsidR="00314B16" w:rsidRPr="006454E5" w:rsidRDefault="00314B16" w:rsidP="00155A54">
      <w:pPr>
        <w:pStyle w:val="normal1"/>
        <w:numPr>
          <w:ilvl w:val="1"/>
          <w:numId w:val="92"/>
        </w:numPr>
        <w:tabs>
          <w:tab w:val="left" w:pos="1110"/>
        </w:tabs>
        <w:rPr>
          <w:rFonts w:ascii="Times New Roman" w:hAnsi="Times New Roman" w:cs="Times New Roman"/>
          <w:sz w:val="26"/>
          <w:szCs w:val="26"/>
        </w:rPr>
      </w:pPr>
      <w:r w:rsidRPr="006454E5">
        <w:rPr>
          <w:rFonts w:ascii="Times New Roman" w:hAnsi="Times New Roman" w:cs="Times New Roman"/>
          <w:sz w:val="26"/>
          <w:szCs w:val="26"/>
        </w:rPr>
        <w:lastRenderedPageBreak/>
        <w:t>discount_amount: Số tiền giảm giá.</w:t>
      </w:r>
    </w:p>
    <w:p w14:paraId="613ED1D2" w14:textId="77777777" w:rsidR="00314B16" w:rsidRPr="006454E5" w:rsidRDefault="00314B16" w:rsidP="00155A54">
      <w:pPr>
        <w:pStyle w:val="normal1"/>
        <w:numPr>
          <w:ilvl w:val="1"/>
          <w:numId w:val="92"/>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order: Thông tin đơn hàng.</w:t>
      </w:r>
    </w:p>
    <w:p w14:paraId="420455D5" w14:textId="77777777" w:rsidR="00314B16" w:rsidRPr="006454E5" w:rsidRDefault="00314B16" w:rsidP="00155A54">
      <w:pPr>
        <w:pStyle w:val="normal1"/>
        <w:numPr>
          <w:ilvl w:val="1"/>
          <w:numId w:val="92"/>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product: Thông tin sản phẩm.</w:t>
      </w:r>
    </w:p>
    <w:p w14:paraId="3B5D9F7A" w14:textId="77777777" w:rsidR="00314B16" w:rsidRPr="006454E5" w:rsidRDefault="00314B16" w:rsidP="00155A54">
      <w:pPr>
        <w:pStyle w:val="normal1"/>
        <w:numPr>
          <w:ilvl w:val="0"/>
          <w:numId w:val="92"/>
        </w:numPr>
        <w:tabs>
          <w:tab w:val="left" w:pos="1110"/>
        </w:tabs>
        <w:rPr>
          <w:rFonts w:ascii="Times New Roman" w:hAnsi="Times New Roman" w:cs="Times New Roman"/>
          <w:sz w:val="26"/>
          <w:szCs w:val="26"/>
        </w:rPr>
      </w:pPr>
      <w:r w:rsidRPr="006454E5">
        <w:rPr>
          <w:rFonts w:ascii="Times New Roman" w:hAnsi="Times New Roman" w:cs="Times New Roman"/>
          <w:b/>
          <w:sz w:val="26"/>
          <w:szCs w:val="26"/>
        </w:rPr>
        <w:t>Phương thức</w:t>
      </w:r>
      <w:r w:rsidRPr="006454E5">
        <w:rPr>
          <w:rFonts w:ascii="Times New Roman" w:hAnsi="Times New Roman" w:cs="Times New Roman"/>
          <w:sz w:val="26"/>
          <w:szCs w:val="26"/>
        </w:rPr>
        <w:t>:</w:t>
      </w:r>
    </w:p>
    <w:p w14:paraId="11BBCFA8" w14:textId="77777777" w:rsidR="00314B16" w:rsidRPr="006454E5" w:rsidRDefault="00314B16" w:rsidP="00155A54">
      <w:pPr>
        <w:pStyle w:val="normal1"/>
        <w:numPr>
          <w:ilvl w:val="1"/>
          <w:numId w:val="92"/>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changeOrderDetail(Order_detail detail): Boolean – Thêm, sửa sản phẩm trong đơn hàng.</w:t>
      </w:r>
    </w:p>
    <w:p w14:paraId="6D1A2CAE" w14:textId="77777777" w:rsidR="00314B16" w:rsidRPr="006454E5" w:rsidRDefault="00314B16" w:rsidP="00155A54">
      <w:pPr>
        <w:pStyle w:val="normal1"/>
        <w:numPr>
          <w:ilvl w:val="1"/>
          <w:numId w:val="92"/>
        </w:numPr>
        <w:tabs>
          <w:tab w:val="left" w:pos="1110"/>
        </w:tabs>
        <w:spacing w:after="240"/>
        <w:rPr>
          <w:rFonts w:ascii="Times New Roman" w:hAnsi="Times New Roman" w:cs="Times New Roman"/>
          <w:sz w:val="26"/>
          <w:szCs w:val="26"/>
        </w:rPr>
      </w:pPr>
      <w:r w:rsidRPr="006454E5">
        <w:rPr>
          <w:rFonts w:ascii="Times New Roman" w:hAnsi="Times New Roman" w:cs="Times New Roman"/>
          <w:sz w:val="26"/>
          <w:szCs w:val="26"/>
        </w:rPr>
        <w:t>getByOrder(Order order): List&lt;Order_detail&gt; – Lấy danh sách sản phẩm trong đơn hàng.</w:t>
      </w:r>
    </w:p>
    <w:p w14:paraId="20310872" w14:textId="35C6D367" w:rsidR="00314B16" w:rsidRPr="006454E5" w:rsidRDefault="00314B16" w:rsidP="00155A54">
      <w:pPr>
        <w:pStyle w:val="NoSpacing"/>
      </w:pPr>
      <w:bookmarkStart w:id="618" w:name="_9f9mmn85qbvx"/>
      <w:bookmarkStart w:id="619" w:name="_Toc185447771"/>
      <w:bookmarkStart w:id="620" w:name="_Toc185534235"/>
      <w:bookmarkEnd w:id="618"/>
      <w:r w:rsidRPr="006454E5">
        <w:t>Lớp Order</w:t>
      </w:r>
      <w:bookmarkEnd w:id="619"/>
      <w:bookmarkEnd w:id="620"/>
    </w:p>
    <w:p w14:paraId="141DD35C" w14:textId="77777777" w:rsidR="00314B16" w:rsidRPr="006454E5" w:rsidRDefault="00314B16" w:rsidP="00155A54">
      <w:pPr>
        <w:pStyle w:val="normal1"/>
        <w:numPr>
          <w:ilvl w:val="0"/>
          <w:numId w:val="94"/>
        </w:numPr>
        <w:tabs>
          <w:tab w:val="left" w:pos="1110"/>
        </w:tabs>
        <w:spacing w:before="240"/>
        <w:rPr>
          <w:rFonts w:ascii="Times New Roman" w:hAnsi="Times New Roman" w:cs="Times New Roman"/>
          <w:sz w:val="26"/>
          <w:szCs w:val="26"/>
        </w:rPr>
      </w:pPr>
      <w:r w:rsidRPr="006454E5">
        <w:rPr>
          <w:rFonts w:ascii="Times New Roman" w:hAnsi="Times New Roman" w:cs="Times New Roman"/>
          <w:b/>
          <w:sz w:val="26"/>
          <w:szCs w:val="26"/>
        </w:rPr>
        <w:t>Định nghĩa</w:t>
      </w:r>
      <w:r w:rsidRPr="006454E5">
        <w:rPr>
          <w:rFonts w:ascii="Times New Roman" w:hAnsi="Times New Roman" w:cs="Times New Roman"/>
          <w:sz w:val="26"/>
          <w:szCs w:val="26"/>
        </w:rPr>
        <w:t>: Thông tin về đơn hàng.</w:t>
      </w:r>
    </w:p>
    <w:p w14:paraId="57423102" w14:textId="77777777" w:rsidR="00314B16" w:rsidRPr="006454E5" w:rsidRDefault="00314B16" w:rsidP="00155A54">
      <w:pPr>
        <w:pStyle w:val="normal1"/>
        <w:numPr>
          <w:ilvl w:val="0"/>
          <w:numId w:val="94"/>
        </w:numPr>
        <w:tabs>
          <w:tab w:val="left" w:pos="1110"/>
        </w:tabs>
        <w:rPr>
          <w:rFonts w:ascii="Times New Roman" w:hAnsi="Times New Roman" w:cs="Times New Roman"/>
          <w:sz w:val="26"/>
          <w:szCs w:val="26"/>
        </w:rPr>
      </w:pPr>
      <w:r w:rsidRPr="006454E5">
        <w:rPr>
          <w:rFonts w:ascii="Times New Roman" w:hAnsi="Times New Roman" w:cs="Times New Roman"/>
          <w:b/>
          <w:sz w:val="26"/>
          <w:szCs w:val="26"/>
        </w:rPr>
        <w:t>Thuộc tính</w:t>
      </w:r>
      <w:r w:rsidRPr="006454E5">
        <w:rPr>
          <w:rFonts w:ascii="Times New Roman" w:hAnsi="Times New Roman" w:cs="Times New Roman"/>
          <w:sz w:val="26"/>
          <w:szCs w:val="26"/>
        </w:rPr>
        <w:t>:</w:t>
      </w:r>
    </w:p>
    <w:p w14:paraId="215F0999" w14:textId="77777777" w:rsidR="00314B16" w:rsidRPr="006454E5" w:rsidRDefault="00314B16" w:rsidP="00155A54">
      <w:pPr>
        <w:pStyle w:val="normal1"/>
        <w:numPr>
          <w:ilvl w:val="1"/>
          <w:numId w:val="94"/>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order_id: Mã định danh.</w:t>
      </w:r>
    </w:p>
    <w:p w14:paraId="55FFED53" w14:textId="77777777" w:rsidR="00314B16" w:rsidRPr="006454E5" w:rsidRDefault="00314B16" w:rsidP="00155A54">
      <w:pPr>
        <w:pStyle w:val="normal1"/>
        <w:numPr>
          <w:ilvl w:val="1"/>
          <w:numId w:val="94"/>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order_date: Ngày đặt hàng.</w:t>
      </w:r>
    </w:p>
    <w:p w14:paraId="56407293" w14:textId="77777777" w:rsidR="00314B16" w:rsidRPr="006454E5" w:rsidRDefault="00314B16" w:rsidP="00155A54">
      <w:pPr>
        <w:pStyle w:val="normal1"/>
        <w:numPr>
          <w:ilvl w:val="1"/>
          <w:numId w:val="94"/>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shipped_date: Ngày giao hàng.</w:t>
      </w:r>
    </w:p>
    <w:p w14:paraId="0178610D" w14:textId="77777777" w:rsidR="00314B16" w:rsidRPr="006454E5" w:rsidRDefault="00314B16" w:rsidP="00155A54">
      <w:pPr>
        <w:pStyle w:val="normal1"/>
        <w:numPr>
          <w:ilvl w:val="1"/>
          <w:numId w:val="94"/>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note: Ghi chú.</w:t>
      </w:r>
    </w:p>
    <w:p w14:paraId="022FD591" w14:textId="77777777" w:rsidR="00314B16" w:rsidRPr="006454E5" w:rsidRDefault="00314B16" w:rsidP="00155A54">
      <w:pPr>
        <w:pStyle w:val="normal1"/>
        <w:numPr>
          <w:ilvl w:val="1"/>
          <w:numId w:val="94"/>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ship_address: Địa chỉ giao hàng.</w:t>
      </w:r>
    </w:p>
    <w:p w14:paraId="0020C4BE" w14:textId="77777777" w:rsidR="00314B16" w:rsidRPr="006454E5" w:rsidRDefault="00314B16" w:rsidP="00155A54">
      <w:pPr>
        <w:pStyle w:val="normal1"/>
        <w:numPr>
          <w:ilvl w:val="1"/>
          <w:numId w:val="94"/>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ship_fee: Phí giao hàng.</w:t>
      </w:r>
    </w:p>
    <w:p w14:paraId="04285A52" w14:textId="77777777" w:rsidR="00314B16" w:rsidRPr="006454E5" w:rsidRDefault="00314B16" w:rsidP="00155A54">
      <w:pPr>
        <w:pStyle w:val="normal1"/>
        <w:numPr>
          <w:ilvl w:val="1"/>
          <w:numId w:val="94"/>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paid_date: Ngày thanh toán.</w:t>
      </w:r>
    </w:p>
    <w:p w14:paraId="1B1DA3D9" w14:textId="77777777" w:rsidR="00314B16" w:rsidRPr="006454E5" w:rsidRDefault="00314B16" w:rsidP="00155A54">
      <w:pPr>
        <w:pStyle w:val="normal1"/>
        <w:numPr>
          <w:ilvl w:val="1"/>
          <w:numId w:val="94"/>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order_status: Trạng thái đơn hàng.</w:t>
      </w:r>
    </w:p>
    <w:p w14:paraId="5B238C75" w14:textId="77777777" w:rsidR="00314B16" w:rsidRPr="006454E5" w:rsidRDefault="00314B16" w:rsidP="00155A54">
      <w:pPr>
        <w:pStyle w:val="normal1"/>
        <w:numPr>
          <w:ilvl w:val="1"/>
          <w:numId w:val="94"/>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payment_type: Phương thức thanh toán.</w:t>
      </w:r>
    </w:p>
    <w:p w14:paraId="7DD05711" w14:textId="77777777" w:rsidR="00314B16" w:rsidRPr="006454E5" w:rsidRDefault="00314B16" w:rsidP="00155A54">
      <w:pPr>
        <w:pStyle w:val="normal1"/>
        <w:numPr>
          <w:ilvl w:val="1"/>
          <w:numId w:val="94"/>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customer: Thông tin khách hàng.</w:t>
      </w:r>
    </w:p>
    <w:p w14:paraId="3CA91CF7" w14:textId="77777777" w:rsidR="00314B16" w:rsidRPr="006454E5" w:rsidRDefault="00314B16" w:rsidP="00155A54">
      <w:pPr>
        <w:pStyle w:val="normal1"/>
        <w:numPr>
          <w:ilvl w:val="1"/>
          <w:numId w:val="94"/>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order_details: Danh sách sản phẩm trong đơn hàng.</w:t>
      </w:r>
    </w:p>
    <w:p w14:paraId="3EC8F7E3" w14:textId="77777777" w:rsidR="00314B16" w:rsidRPr="006454E5" w:rsidRDefault="00314B16" w:rsidP="00155A54">
      <w:pPr>
        <w:pStyle w:val="normal1"/>
        <w:numPr>
          <w:ilvl w:val="0"/>
          <w:numId w:val="94"/>
        </w:numPr>
        <w:tabs>
          <w:tab w:val="left" w:pos="1110"/>
        </w:tabs>
        <w:rPr>
          <w:rFonts w:ascii="Times New Roman" w:hAnsi="Times New Roman" w:cs="Times New Roman"/>
          <w:sz w:val="26"/>
          <w:szCs w:val="26"/>
        </w:rPr>
      </w:pPr>
      <w:r w:rsidRPr="006454E5">
        <w:rPr>
          <w:rFonts w:ascii="Times New Roman" w:hAnsi="Times New Roman" w:cs="Times New Roman"/>
          <w:b/>
          <w:sz w:val="26"/>
          <w:szCs w:val="26"/>
        </w:rPr>
        <w:t>Phương thức</w:t>
      </w:r>
      <w:r w:rsidRPr="006454E5">
        <w:rPr>
          <w:rFonts w:ascii="Times New Roman" w:hAnsi="Times New Roman" w:cs="Times New Roman"/>
          <w:sz w:val="26"/>
          <w:szCs w:val="26"/>
        </w:rPr>
        <w:t>:</w:t>
      </w:r>
    </w:p>
    <w:p w14:paraId="3EDA963B" w14:textId="77777777" w:rsidR="00314B16" w:rsidRPr="006454E5" w:rsidRDefault="00314B16" w:rsidP="00155A54">
      <w:pPr>
        <w:pStyle w:val="normal1"/>
        <w:numPr>
          <w:ilvl w:val="1"/>
          <w:numId w:val="94"/>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changeOrder(Order order): Boolean – Thêm, sửa đơn hàng.</w:t>
      </w:r>
    </w:p>
    <w:p w14:paraId="62C23C4F" w14:textId="77777777" w:rsidR="00314B16" w:rsidRPr="006454E5" w:rsidRDefault="00314B16" w:rsidP="00155A54">
      <w:pPr>
        <w:pStyle w:val="normal1"/>
        <w:numPr>
          <w:ilvl w:val="1"/>
          <w:numId w:val="94"/>
        </w:numPr>
        <w:tabs>
          <w:tab w:val="left" w:pos="1110"/>
        </w:tabs>
        <w:spacing w:after="240"/>
        <w:rPr>
          <w:rFonts w:ascii="Times New Roman" w:hAnsi="Times New Roman" w:cs="Times New Roman"/>
          <w:sz w:val="26"/>
          <w:szCs w:val="26"/>
        </w:rPr>
      </w:pPr>
      <w:r w:rsidRPr="006454E5">
        <w:rPr>
          <w:rFonts w:ascii="Times New Roman" w:hAnsi="Times New Roman" w:cs="Times New Roman"/>
          <w:sz w:val="26"/>
          <w:szCs w:val="26"/>
        </w:rPr>
        <w:t>getByCustomer(Customer customer): List&lt;Order&gt; – Lấy danh sách đơn hàng theo khách hàng.</w:t>
      </w:r>
    </w:p>
    <w:p w14:paraId="50908B99" w14:textId="3E4B139A" w:rsidR="00314B16" w:rsidRPr="006454E5" w:rsidRDefault="00314B16" w:rsidP="00155A54">
      <w:pPr>
        <w:pStyle w:val="NoSpacing"/>
      </w:pPr>
      <w:bookmarkStart w:id="621" w:name="_9gm4eh2vli6j"/>
      <w:bookmarkStart w:id="622" w:name="_Toc185447772"/>
      <w:bookmarkStart w:id="623" w:name="_Toc185534236"/>
      <w:bookmarkEnd w:id="621"/>
      <w:r w:rsidRPr="006454E5">
        <w:t>Lớp Product</w:t>
      </w:r>
      <w:bookmarkEnd w:id="622"/>
      <w:bookmarkEnd w:id="623"/>
    </w:p>
    <w:p w14:paraId="544851CF" w14:textId="77777777" w:rsidR="00314B16" w:rsidRPr="006454E5" w:rsidRDefault="00314B16" w:rsidP="00155A54">
      <w:pPr>
        <w:pStyle w:val="normal1"/>
        <w:numPr>
          <w:ilvl w:val="0"/>
          <w:numId w:val="95"/>
        </w:numPr>
        <w:tabs>
          <w:tab w:val="left" w:pos="1110"/>
        </w:tabs>
        <w:spacing w:before="240"/>
        <w:rPr>
          <w:rFonts w:ascii="Times New Roman" w:hAnsi="Times New Roman" w:cs="Times New Roman"/>
          <w:sz w:val="26"/>
          <w:szCs w:val="26"/>
        </w:rPr>
      </w:pPr>
      <w:r w:rsidRPr="006454E5">
        <w:rPr>
          <w:rFonts w:ascii="Times New Roman" w:hAnsi="Times New Roman" w:cs="Times New Roman"/>
          <w:b/>
          <w:sz w:val="26"/>
          <w:szCs w:val="26"/>
        </w:rPr>
        <w:t>Định nghĩa</w:t>
      </w:r>
      <w:r w:rsidRPr="006454E5">
        <w:rPr>
          <w:rFonts w:ascii="Times New Roman" w:hAnsi="Times New Roman" w:cs="Times New Roman"/>
          <w:sz w:val="26"/>
          <w:szCs w:val="26"/>
        </w:rPr>
        <w:t>: Thông tin sản phẩm.</w:t>
      </w:r>
    </w:p>
    <w:p w14:paraId="75775B3F" w14:textId="77777777" w:rsidR="00314B16" w:rsidRPr="006454E5" w:rsidRDefault="00314B16" w:rsidP="00155A54">
      <w:pPr>
        <w:pStyle w:val="normal1"/>
        <w:numPr>
          <w:ilvl w:val="0"/>
          <w:numId w:val="95"/>
        </w:numPr>
        <w:tabs>
          <w:tab w:val="left" w:pos="1110"/>
        </w:tabs>
        <w:rPr>
          <w:rFonts w:ascii="Times New Roman" w:hAnsi="Times New Roman" w:cs="Times New Roman"/>
          <w:sz w:val="26"/>
          <w:szCs w:val="26"/>
        </w:rPr>
      </w:pPr>
      <w:r w:rsidRPr="006454E5">
        <w:rPr>
          <w:rFonts w:ascii="Times New Roman" w:hAnsi="Times New Roman" w:cs="Times New Roman"/>
          <w:b/>
          <w:sz w:val="26"/>
          <w:szCs w:val="26"/>
        </w:rPr>
        <w:t>Thuộc tính</w:t>
      </w:r>
      <w:r w:rsidRPr="006454E5">
        <w:rPr>
          <w:rFonts w:ascii="Times New Roman" w:hAnsi="Times New Roman" w:cs="Times New Roman"/>
          <w:sz w:val="26"/>
          <w:szCs w:val="26"/>
        </w:rPr>
        <w:t>:</w:t>
      </w:r>
    </w:p>
    <w:p w14:paraId="7EF4730C" w14:textId="77777777" w:rsidR="00314B16" w:rsidRPr="006454E5" w:rsidRDefault="00314B16" w:rsidP="00155A54">
      <w:pPr>
        <w:pStyle w:val="normal1"/>
        <w:numPr>
          <w:ilvl w:val="1"/>
          <w:numId w:val="95"/>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product_id: Mã định danh.</w:t>
      </w:r>
    </w:p>
    <w:p w14:paraId="02EE9A9C" w14:textId="77777777" w:rsidR="00314B16" w:rsidRPr="006454E5" w:rsidRDefault="00314B16" w:rsidP="00155A54">
      <w:pPr>
        <w:pStyle w:val="normal1"/>
        <w:numPr>
          <w:ilvl w:val="1"/>
          <w:numId w:val="95"/>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product_name: Tên sản phẩm.</w:t>
      </w:r>
    </w:p>
    <w:p w14:paraId="16AE00E8" w14:textId="77777777" w:rsidR="00314B16" w:rsidRPr="006454E5" w:rsidRDefault="00314B16" w:rsidP="00155A54">
      <w:pPr>
        <w:pStyle w:val="normal1"/>
        <w:numPr>
          <w:ilvl w:val="1"/>
          <w:numId w:val="95"/>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description: Mô tả sản phẩm.</w:t>
      </w:r>
    </w:p>
    <w:p w14:paraId="2C657A88" w14:textId="77777777" w:rsidR="00314B16" w:rsidRPr="006454E5" w:rsidRDefault="00314B16" w:rsidP="00155A54">
      <w:pPr>
        <w:pStyle w:val="normal1"/>
        <w:numPr>
          <w:ilvl w:val="1"/>
          <w:numId w:val="95"/>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standard_cost: Giá gốc.</w:t>
      </w:r>
    </w:p>
    <w:p w14:paraId="4C1A915E" w14:textId="77777777" w:rsidR="00314B16" w:rsidRPr="006454E5" w:rsidRDefault="00314B16" w:rsidP="00155A54">
      <w:pPr>
        <w:pStyle w:val="normal1"/>
        <w:numPr>
          <w:ilvl w:val="1"/>
          <w:numId w:val="95"/>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price: Giá bán.</w:t>
      </w:r>
    </w:p>
    <w:p w14:paraId="32479472" w14:textId="77777777" w:rsidR="00314B16" w:rsidRPr="006454E5" w:rsidRDefault="00314B16" w:rsidP="00155A54">
      <w:pPr>
        <w:pStyle w:val="normal1"/>
        <w:numPr>
          <w:ilvl w:val="1"/>
          <w:numId w:val="95"/>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stock: Số lượng sản phẩm.</w:t>
      </w:r>
    </w:p>
    <w:p w14:paraId="7F16B652" w14:textId="77777777" w:rsidR="00314B16" w:rsidRPr="006454E5" w:rsidRDefault="00314B16" w:rsidP="00155A54">
      <w:pPr>
        <w:pStyle w:val="normal1"/>
        <w:numPr>
          <w:ilvl w:val="1"/>
          <w:numId w:val="95"/>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product_status: Trạng thái sản phẩm.</w:t>
      </w:r>
    </w:p>
    <w:p w14:paraId="255D70FC" w14:textId="77777777" w:rsidR="00314B16" w:rsidRPr="006454E5" w:rsidRDefault="00314B16" w:rsidP="00155A54">
      <w:pPr>
        <w:pStyle w:val="normal1"/>
        <w:numPr>
          <w:ilvl w:val="1"/>
          <w:numId w:val="95"/>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category: Thông tin loại sản phẩm.</w:t>
      </w:r>
    </w:p>
    <w:p w14:paraId="0CC43D81" w14:textId="77777777" w:rsidR="00314B16" w:rsidRPr="006454E5" w:rsidRDefault="00314B16" w:rsidP="00155A54">
      <w:pPr>
        <w:pStyle w:val="normal1"/>
        <w:numPr>
          <w:ilvl w:val="1"/>
          <w:numId w:val="95"/>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product_discounts: Thông tin giảm giá.</w:t>
      </w:r>
    </w:p>
    <w:p w14:paraId="5F783C0D" w14:textId="77777777" w:rsidR="00314B16" w:rsidRPr="006454E5" w:rsidRDefault="00314B16" w:rsidP="00155A54">
      <w:pPr>
        <w:pStyle w:val="normal1"/>
        <w:numPr>
          <w:ilvl w:val="1"/>
          <w:numId w:val="95"/>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product_images: Danh sách hình ảnh sản phẩm.</w:t>
      </w:r>
    </w:p>
    <w:p w14:paraId="22A4B5C9" w14:textId="77777777" w:rsidR="00314B16" w:rsidRPr="006454E5" w:rsidRDefault="00314B16" w:rsidP="00155A54">
      <w:pPr>
        <w:pStyle w:val="normal1"/>
        <w:numPr>
          <w:ilvl w:val="1"/>
          <w:numId w:val="95"/>
        </w:numPr>
        <w:tabs>
          <w:tab w:val="left" w:pos="1110"/>
        </w:tabs>
        <w:rPr>
          <w:rFonts w:ascii="Times New Roman" w:hAnsi="Times New Roman" w:cs="Times New Roman"/>
          <w:sz w:val="26"/>
          <w:szCs w:val="26"/>
        </w:rPr>
      </w:pPr>
      <w:r w:rsidRPr="006454E5">
        <w:rPr>
          <w:rFonts w:ascii="Times New Roman" w:hAnsi="Times New Roman" w:cs="Times New Roman"/>
          <w:sz w:val="26"/>
          <w:szCs w:val="26"/>
        </w:rPr>
        <w:lastRenderedPageBreak/>
        <w:t>product_reviews: Danh sách đánh giá.</w:t>
      </w:r>
    </w:p>
    <w:p w14:paraId="23DEAB8D" w14:textId="77777777" w:rsidR="00314B16" w:rsidRPr="006454E5" w:rsidRDefault="00314B16" w:rsidP="00155A54">
      <w:pPr>
        <w:pStyle w:val="normal1"/>
        <w:numPr>
          <w:ilvl w:val="0"/>
          <w:numId w:val="95"/>
        </w:numPr>
        <w:tabs>
          <w:tab w:val="left" w:pos="1110"/>
        </w:tabs>
        <w:rPr>
          <w:rFonts w:ascii="Times New Roman" w:hAnsi="Times New Roman" w:cs="Times New Roman"/>
          <w:sz w:val="26"/>
          <w:szCs w:val="26"/>
        </w:rPr>
      </w:pPr>
      <w:r w:rsidRPr="006454E5">
        <w:rPr>
          <w:rFonts w:ascii="Times New Roman" w:hAnsi="Times New Roman" w:cs="Times New Roman"/>
          <w:b/>
          <w:sz w:val="26"/>
          <w:szCs w:val="26"/>
        </w:rPr>
        <w:t>Phương thức</w:t>
      </w:r>
      <w:r w:rsidRPr="006454E5">
        <w:rPr>
          <w:rFonts w:ascii="Times New Roman" w:hAnsi="Times New Roman" w:cs="Times New Roman"/>
          <w:sz w:val="26"/>
          <w:szCs w:val="26"/>
        </w:rPr>
        <w:t>:</w:t>
      </w:r>
    </w:p>
    <w:p w14:paraId="3067F74C" w14:textId="77777777" w:rsidR="00314B16" w:rsidRPr="006454E5" w:rsidRDefault="00314B16" w:rsidP="00155A54">
      <w:pPr>
        <w:pStyle w:val="normal1"/>
        <w:numPr>
          <w:ilvl w:val="1"/>
          <w:numId w:val="95"/>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changeProduct(Product product): Boolean – Thêm, sửa, xóa sản phẩm.</w:t>
      </w:r>
    </w:p>
    <w:p w14:paraId="1F86E57E" w14:textId="77777777" w:rsidR="00314B16" w:rsidRPr="006454E5" w:rsidRDefault="00314B16" w:rsidP="00155A54">
      <w:pPr>
        <w:pStyle w:val="normal1"/>
        <w:numPr>
          <w:ilvl w:val="1"/>
          <w:numId w:val="95"/>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getByCategory(Category category): List&lt;Product&gt; – Lấy danh sách sản phẩm theo loại.</w:t>
      </w:r>
    </w:p>
    <w:p w14:paraId="151EE62C" w14:textId="77777777" w:rsidR="00314B16" w:rsidRPr="006454E5" w:rsidRDefault="00314B16" w:rsidP="00155A54">
      <w:pPr>
        <w:pStyle w:val="normal1"/>
        <w:numPr>
          <w:ilvl w:val="1"/>
          <w:numId w:val="95"/>
        </w:numPr>
        <w:tabs>
          <w:tab w:val="left" w:pos="1110"/>
        </w:tabs>
        <w:spacing w:after="240"/>
        <w:rPr>
          <w:rFonts w:ascii="Times New Roman" w:hAnsi="Times New Roman" w:cs="Times New Roman"/>
          <w:sz w:val="26"/>
          <w:szCs w:val="26"/>
        </w:rPr>
      </w:pPr>
      <w:r w:rsidRPr="006454E5">
        <w:rPr>
          <w:rFonts w:ascii="Times New Roman" w:hAnsi="Times New Roman" w:cs="Times New Roman"/>
          <w:sz w:val="26"/>
          <w:szCs w:val="26"/>
        </w:rPr>
        <w:t>getAll(): List&lt;Product&gt; – Lấy tất cả sản phẩm.</w:t>
      </w:r>
    </w:p>
    <w:p w14:paraId="5D70DFD4" w14:textId="058B77E5" w:rsidR="00314B16" w:rsidRPr="006454E5" w:rsidRDefault="00314B16" w:rsidP="00155A54">
      <w:pPr>
        <w:pStyle w:val="NoSpacing"/>
      </w:pPr>
      <w:bookmarkStart w:id="624" w:name="_ldji204o7j5q"/>
      <w:bookmarkStart w:id="625" w:name="_Toc185447773"/>
      <w:bookmarkStart w:id="626" w:name="_Toc185534237"/>
      <w:bookmarkEnd w:id="624"/>
      <w:r w:rsidRPr="006454E5">
        <w:t>Lớp Customer</w:t>
      </w:r>
      <w:bookmarkEnd w:id="625"/>
      <w:bookmarkEnd w:id="626"/>
    </w:p>
    <w:p w14:paraId="4E47AA8C" w14:textId="77777777" w:rsidR="00314B16" w:rsidRPr="006454E5" w:rsidRDefault="00314B16" w:rsidP="00155A54">
      <w:pPr>
        <w:pStyle w:val="normal1"/>
        <w:numPr>
          <w:ilvl w:val="0"/>
          <w:numId w:val="96"/>
        </w:numPr>
        <w:tabs>
          <w:tab w:val="left" w:pos="1110"/>
        </w:tabs>
        <w:spacing w:before="240"/>
        <w:rPr>
          <w:rFonts w:ascii="Times New Roman" w:hAnsi="Times New Roman" w:cs="Times New Roman"/>
          <w:sz w:val="26"/>
          <w:szCs w:val="26"/>
        </w:rPr>
      </w:pPr>
      <w:r w:rsidRPr="006454E5">
        <w:rPr>
          <w:rFonts w:ascii="Times New Roman" w:hAnsi="Times New Roman" w:cs="Times New Roman"/>
          <w:b/>
          <w:sz w:val="26"/>
          <w:szCs w:val="26"/>
        </w:rPr>
        <w:t>Định nghĩa</w:t>
      </w:r>
      <w:r w:rsidRPr="006454E5">
        <w:rPr>
          <w:rFonts w:ascii="Times New Roman" w:hAnsi="Times New Roman" w:cs="Times New Roman"/>
          <w:sz w:val="26"/>
          <w:szCs w:val="26"/>
        </w:rPr>
        <w:t>: Thông tin khách hàng.</w:t>
      </w:r>
    </w:p>
    <w:p w14:paraId="2E66913B" w14:textId="77777777" w:rsidR="00314B16" w:rsidRPr="006454E5" w:rsidRDefault="00314B16" w:rsidP="00155A54">
      <w:pPr>
        <w:pStyle w:val="normal1"/>
        <w:numPr>
          <w:ilvl w:val="0"/>
          <w:numId w:val="96"/>
        </w:numPr>
        <w:tabs>
          <w:tab w:val="left" w:pos="1110"/>
        </w:tabs>
        <w:rPr>
          <w:rFonts w:ascii="Times New Roman" w:hAnsi="Times New Roman" w:cs="Times New Roman"/>
          <w:sz w:val="26"/>
          <w:szCs w:val="26"/>
        </w:rPr>
      </w:pPr>
      <w:r w:rsidRPr="006454E5">
        <w:rPr>
          <w:rFonts w:ascii="Times New Roman" w:hAnsi="Times New Roman" w:cs="Times New Roman"/>
          <w:b/>
          <w:sz w:val="26"/>
          <w:szCs w:val="26"/>
        </w:rPr>
        <w:t>Thuộc tính</w:t>
      </w:r>
      <w:r w:rsidRPr="006454E5">
        <w:rPr>
          <w:rFonts w:ascii="Times New Roman" w:hAnsi="Times New Roman" w:cs="Times New Roman"/>
          <w:sz w:val="26"/>
          <w:szCs w:val="26"/>
        </w:rPr>
        <w:t>:</w:t>
      </w:r>
    </w:p>
    <w:p w14:paraId="2FDE4C24" w14:textId="77777777" w:rsidR="00314B16" w:rsidRPr="006454E5" w:rsidRDefault="00314B16" w:rsidP="00155A54">
      <w:pPr>
        <w:pStyle w:val="normal1"/>
        <w:numPr>
          <w:ilvl w:val="1"/>
          <w:numId w:val="96"/>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customer_id: Mã định danh.</w:t>
      </w:r>
    </w:p>
    <w:p w14:paraId="7E1BD465" w14:textId="77777777" w:rsidR="00314B16" w:rsidRPr="006454E5" w:rsidRDefault="00314B16" w:rsidP="00155A54">
      <w:pPr>
        <w:pStyle w:val="normal1"/>
        <w:numPr>
          <w:ilvl w:val="1"/>
          <w:numId w:val="96"/>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username: Tên đăng nhập.</w:t>
      </w:r>
    </w:p>
    <w:p w14:paraId="0CB0264C" w14:textId="77777777" w:rsidR="00314B16" w:rsidRPr="006454E5" w:rsidRDefault="00314B16" w:rsidP="00155A54">
      <w:pPr>
        <w:pStyle w:val="normal1"/>
        <w:numPr>
          <w:ilvl w:val="1"/>
          <w:numId w:val="96"/>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password: Mật khẩu.</w:t>
      </w:r>
    </w:p>
    <w:p w14:paraId="5CB9F1F9" w14:textId="77777777" w:rsidR="00314B16" w:rsidRPr="006454E5" w:rsidRDefault="00314B16" w:rsidP="00155A54">
      <w:pPr>
        <w:pStyle w:val="normal1"/>
        <w:numPr>
          <w:ilvl w:val="1"/>
          <w:numId w:val="96"/>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fullname: Họ và tên.</w:t>
      </w:r>
    </w:p>
    <w:p w14:paraId="6484B86B" w14:textId="77777777" w:rsidR="00314B16" w:rsidRPr="006454E5" w:rsidRDefault="00314B16" w:rsidP="00155A54">
      <w:pPr>
        <w:pStyle w:val="normal1"/>
        <w:numPr>
          <w:ilvl w:val="1"/>
          <w:numId w:val="96"/>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avatar: Ảnh đại diện.</w:t>
      </w:r>
    </w:p>
    <w:p w14:paraId="52A3CE57" w14:textId="77777777" w:rsidR="00314B16" w:rsidRPr="006454E5" w:rsidRDefault="00314B16" w:rsidP="00155A54">
      <w:pPr>
        <w:pStyle w:val="normal1"/>
        <w:numPr>
          <w:ilvl w:val="1"/>
          <w:numId w:val="96"/>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phone: Số điện thoại.</w:t>
      </w:r>
    </w:p>
    <w:p w14:paraId="712FC7E7" w14:textId="77777777" w:rsidR="00314B16" w:rsidRPr="006454E5" w:rsidRDefault="00314B16" w:rsidP="00155A54">
      <w:pPr>
        <w:pStyle w:val="normal1"/>
        <w:numPr>
          <w:ilvl w:val="1"/>
          <w:numId w:val="96"/>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orders: Danh sách đơn hàng của khách hàng.</w:t>
      </w:r>
    </w:p>
    <w:p w14:paraId="5114E320" w14:textId="77777777" w:rsidR="00314B16" w:rsidRPr="006454E5" w:rsidRDefault="00314B16" w:rsidP="00155A54">
      <w:pPr>
        <w:pStyle w:val="normal1"/>
        <w:numPr>
          <w:ilvl w:val="0"/>
          <w:numId w:val="96"/>
        </w:numPr>
        <w:tabs>
          <w:tab w:val="left" w:pos="1110"/>
        </w:tabs>
        <w:rPr>
          <w:rFonts w:ascii="Times New Roman" w:hAnsi="Times New Roman" w:cs="Times New Roman"/>
          <w:sz w:val="26"/>
          <w:szCs w:val="26"/>
        </w:rPr>
      </w:pPr>
      <w:r w:rsidRPr="006454E5">
        <w:rPr>
          <w:rFonts w:ascii="Times New Roman" w:hAnsi="Times New Roman" w:cs="Times New Roman"/>
          <w:b/>
          <w:sz w:val="26"/>
          <w:szCs w:val="26"/>
        </w:rPr>
        <w:t>Phương thức</w:t>
      </w:r>
      <w:r w:rsidRPr="006454E5">
        <w:rPr>
          <w:rFonts w:ascii="Times New Roman" w:hAnsi="Times New Roman" w:cs="Times New Roman"/>
          <w:sz w:val="26"/>
          <w:szCs w:val="26"/>
        </w:rPr>
        <w:t>:</w:t>
      </w:r>
    </w:p>
    <w:p w14:paraId="295A265B" w14:textId="77777777" w:rsidR="00314B16" w:rsidRPr="006454E5" w:rsidRDefault="00314B16" w:rsidP="00155A54">
      <w:pPr>
        <w:pStyle w:val="normal1"/>
        <w:numPr>
          <w:ilvl w:val="1"/>
          <w:numId w:val="96"/>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changeCustomer(Customer customer): Boolean – Thêm, sửa, xóa khách hàng.</w:t>
      </w:r>
    </w:p>
    <w:p w14:paraId="027E41D6" w14:textId="77777777" w:rsidR="00314B16" w:rsidRPr="006454E5" w:rsidRDefault="00314B16" w:rsidP="00155A54">
      <w:pPr>
        <w:pStyle w:val="normal1"/>
        <w:numPr>
          <w:ilvl w:val="1"/>
          <w:numId w:val="96"/>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findByUsername(String username): Customer – Tìm khách hàng theo tên đăng nhập.</w:t>
      </w:r>
    </w:p>
    <w:p w14:paraId="40B05AE0" w14:textId="3113E812" w:rsidR="00314B16" w:rsidRPr="006454E5" w:rsidRDefault="00314B16" w:rsidP="00155A54">
      <w:pPr>
        <w:pStyle w:val="normal1"/>
        <w:numPr>
          <w:ilvl w:val="1"/>
          <w:numId w:val="96"/>
        </w:numPr>
        <w:tabs>
          <w:tab w:val="left" w:pos="1110"/>
        </w:tabs>
        <w:rPr>
          <w:rFonts w:ascii="Times New Roman" w:hAnsi="Times New Roman" w:cs="Times New Roman"/>
          <w:sz w:val="26"/>
          <w:szCs w:val="26"/>
        </w:rPr>
        <w:sectPr w:rsidR="00314B16" w:rsidRPr="006454E5" w:rsidSect="00537F18">
          <w:headerReference w:type="even" r:id="rId82"/>
          <w:headerReference w:type="default" r:id="rId83"/>
          <w:footerReference w:type="even" r:id="rId84"/>
          <w:footerReference w:type="default" r:id="rId85"/>
          <w:headerReference w:type="first" r:id="rId86"/>
          <w:footerReference w:type="first" r:id="rId87"/>
          <w:pgSz w:w="12240" w:h="15840"/>
          <w:pgMar w:top="1440" w:right="1152" w:bottom="1440" w:left="1699" w:header="730" w:footer="0" w:gutter="0"/>
          <w:cols w:space="720"/>
          <w:formProt w:val="0"/>
          <w:docGrid w:linePitch="100" w:charSpace="-8193"/>
          <w:sectPrChange w:id="627" w:author="Khanh Cong" w:date="2024-12-28T13:48:00Z" w16du:dateUtc="2024-12-28T06:48:00Z">
            <w:sectPr w:rsidR="00314B16" w:rsidRPr="006454E5" w:rsidSect="00537F18">
              <w:pgMar w:top="1500" w:right="1320" w:bottom="1280" w:left="1320" w:header="730" w:footer="0" w:gutter="0"/>
            </w:sectPr>
          </w:sectPrChange>
        </w:sectPr>
      </w:pPr>
      <w:r w:rsidRPr="006454E5">
        <w:rPr>
          <w:rFonts w:ascii="Times New Roman" w:hAnsi="Times New Roman" w:cs="Times New Roman"/>
          <w:sz w:val="26"/>
          <w:szCs w:val="26"/>
        </w:rPr>
        <w:t>getAll(): List&lt;Customer&gt; – Lấy tất cả khách hàng</w:t>
      </w:r>
    </w:p>
    <w:p w14:paraId="489B1CB1" w14:textId="77777777" w:rsidR="00314B16" w:rsidRPr="006454E5" w:rsidRDefault="00314B16" w:rsidP="00314B16">
      <w:pPr>
        <w:pStyle w:val="normal1"/>
        <w:spacing w:before="60"/>
        <w:rPr>
          <w:rFonts w:ascii="Times New Roman" w:hAnsi="Times New Roman" w:cs="Times New Roman"/>
          <w:sz w:val="26"/>
          <w:szCs w:val="26"/>
        </w:rPr>
      </w:pPr>
    </w:p>
    <w:p w14:paraId="3ABEAB1F" w14:textId="63BAB85A" w:rsidR="00314B16" w:rsidRPr="006454E5" w:rsidRDefault="00314B16" w:rsidP="00155A54">
      <w:pPr>
        <w:pStyle w:val="NoSpacing"/>
      </w:pPr>
      <w:r w:rsidRPr="006454E5">
        <w:t>Lớp Staff</w:t>
      </w:r>
    </w:p>
    <w:p w14:paraId="3FB790B1" w14:textId="77777777" w:rsidR="00314B16" w:rsidRPr="006454E5" w:rsidRDefault="00314B16" w:rsidP="00314B16">
      <w:pPr>
        <w:pStyle w:val="normal1"/>
        <w:numPr>
          <w:ilvl w:val="0"/>
          <w:numId w:val="65"/>
        </w:numPr>
        <w:rPr>
          <w:rFonts w:ascii="Times New Roman" w:hAnsi="Times New Roman" w:cs="Times New Roman"/>
          <w:sz w:val="26"/>
          <w:szCs w:val="26"/>
        </w:rPr>
      </w:pPr>
      <w:r w:rsidRPr="006454E5">
        <w:rPr>
          <w:rFonts w:ascii="Times New Roman" w:hAnsi="Times New Roman" w:cs="Times New Roman"/>
          <w:sz w:val="26"/>
          <w:szCs w:val="26"/>
        </w:rPr>
        <w:t>Định nghĩa: Thông tin về nhân viên.</w:t>
      </w:r>
    </w:p>
    <w:p w14:paraId="00369FBC" w14:textId="77777777" w:rsidR="00314B16" w:rsidRPr="006454E5" w:rsidRDefault="00314B16" w:rsidP="00314B16">
      <w:pPr>
        <w:pStyle w:val="normal1"/>
        <w:numPr>
          <w:ilvl w:val="0"/>
          <w:numId w:val="65"/>
        </w:numPr>
        <w:rPr>
          <w:rFonts w:ascii="Times New Roman" w:hAnsi="Times New Roman" w:cs="Times New Roman"/>
          <w:sz w:val="26"/>
          <w:szCs w:val="26"/>
        </w:rPr>
      </w:pPr>
      <w:r w:rsidRPr="006454E5">
        <w:rPr>
          <w:rFonts w:ascii="Times New Roman" w:hAnsi="Times New Roman" w:cs="Times New Roman"/>
          <w:sz w:val="26"/>
          <w:szCs w:val="26"/>
        </w:rPr>
        <w:t>Thuộc tính:</w:t>
      </w:r>
    </w:p>
    <w:p w14:paraId="4A9AA312" w14:textId="77777777" w:rsidR="00314B16" w:rsidRPr="006454E5" w:rsidRDefault="00314B16" w:rsidP="00314B16">
      <w:pPr>
        <w:pStyle w:val="normal1"/>
        <w:numPr>
          <w:ilvl w:val="1"/>
          <w:numId w:val="65"/>
        </w:numPr>
        <w:rPr>
          <w:rFonts w:ascii="Times New Roman" w:hAnsi="Times New Roman" w:cs="Times New Roman"/>
          <w:sz w:val="26"/>
          <w:szCs w:val="26"/>
        </w:rPr>
      </w:pPr>
      <w:r w:rsidRPr="006454E5">
        <w:rPr>
          <w:rFonts w:ascii="Times New Roman" w:hAnsi="Times New Roman" w:cs="Times New Roman"/>
          <w:sz w:val="26"/>
          <w:szCs w:val="26"/>
        </w:rPr>
        <w:t>staff_id: Mã định danh nhân viên.</w:t>
      </w:r>
    </w:p>
    <w:p w14:paraId="296ED716" w14:textId="77777777" w:rsidR="00314B16" w:rsidRPr="006454E5" w:rsidRDefault="00314B16" w:rsidP="00314B16">
      <w:pPr>
        <w:pStyle w:val="normal1"/>
        <w:numPr>
          <w:ilvl w:val="1"/>
          <w:numId w:val="65"/>
        </w:numPr>
        <w:rPr>
          <w:rFonts w:ascii="Times New Roman" w:hAnsi="Times New Roman" w:cs="Times New Roman"/>
          <w:sz w:val="26"/>
          <w:szCs w:val="26"/>
        </w:rPr>
      </w:pPr>
      <w:r w:rsidRPr="006454E5">
        <w:rPr>
          <w:rFonts w:ascii="Times New Roman" w:hAnsi="Times New Roman" w:cs="Times New Roman"/>
          <w:sz w:val="26"/>
          <w:szCs w:val="26"/>
        </w:rPr>
        <w:t>username: Tên đăng nhập.</w:t>
      </w:r>
    </w:p>
    <w:p w14:paraId="1C3E3E49" w14:textId="77777777" w:rsidR="00314B16" w:rsidRPr="006454E5" w:rsidRDefault="00314B16" w:rsidP="00314B16">
      <w:pPr>
        <w:pStyle w:val="normal1"/>
        <w:numPr>
          <w:ilvl w:val="1"/>
          <w:numId w:val="65"/>
        </w:numPr>
        <w:rPr>
          <w:rFonts w:ascii="Times New Roman" w:hAnsi="Times New Roman" w:cs="Times New Roman"/>
          <w:sz w:val="26"/>
          <w:szCs w:val="26"/>
        </w:rPr>
      </w:pPr>
      <w:r w:rsidRPr="006454E5">
        <w:rPr>
          <w:rFonts w:ascii="Times New Roman" w:hAnsi="Times New Roman" w:cs="Times New Roman"/>
          <w:sz w:val="26"/>
          <w:szCs w:val="26"/>
        </w:rPr>
        <w:t>password: Mật khẩu.</w:t>
      </w:r>
    </w:p>
    <w:p w14:paraId="1AE84173" w14:textId="77777777" w:rsidR="00314B16" w:rsidRPr="006454E5" w:rsidRDefault="00314B16" w:rsidP="00314B16">
      <w:pPr>
        <w:pStyle w:val="normal1"/>
        <w:numPr>
          <w:ilvl w:val="1"/>
          <w:numId w:val="65"/>
        </w:numPr>
        <w:rPr>
          <w:rFonts w:ascii="Times New Roman" w:hAnsi="Times New Roman" w:cs="Times New Roman"/>
          <w:sz w:val="26"/>
          <w:szCs w:val="26"/>
        </w:rPr>
      </w:pPr>
      <w:r w:rsidRPr="006454E5">
        <w:rPr>
          <w:rFonts w:ascii="Times New Roman" w:hAnsi="Times New Roman" w:cs="Times New Roman"/>
          <w:sz w:val="26"/>
          <w:szCs w:val="26"/>
        </w:rPr>
        <w:t>fullname: Họ và tên.</w:t>
      </w:r>
    </w:p>
    <w:p w14:paraId="5B23A4D4" w14:textId="77777777" w:rsidR="00314B16" w:rsidRPr="006454E5" w:rsidRDefault="00314B16" w:rsidP="00314B16">
      <w:pPr>
        <w:pStyle w:val="normal1"/>
        <w:numPr>
          <w:ilvl w:val="1"/>
          <w:numId w:val="65"/>
        </w:numPr>
        <w:rPr>
          <w:rFonts w:ascii="Times New Roman" w:hAnsi="Times New Roman" w:cs="Times New Roman"/>
          <w:sz w:val="26"/>
          <w:szCs w:val="26"/>
        </w:rPr>
      </w:pPr>
      <w:r w:rsidRPr="006454E5">
        <w:rPr>
          <w:rFonts w:ascii="Times New Roman" w:hAnsi="Times New Roman" w:cs="Times New Roman"/>
          <w:sz w:val="26"/>
          <w:szCs w:val="26"/>
        </w:rPr>
        <w:t>email: Email liên hệ.</w:t>
      </w:r>
    </w:p>
    <w:p w14:paraId="017740DF" w14:textId="77777777" w:rsidR="00314B16" w:rsidRPr="006454E5" w:rsidRDefault="00314B16" w:rsidP="00314B16">
      <w:pPr>
        <w:pStyle w:val="normal1"/>
        <w:numPr>
          <w:ilvl w:val="1"/>
          <w:numId w:val="65"/>
        </w:numPr>
        <w:rPr>
          <w:rFonts w:ascii="Times New Roman" w:hAnsi="Times New Roman" w:cs="Times New Roman"/>
          <w:sz w:val="26"/>
          <w:szCs w:val="26"/>
        </w:rPr>
      </w:pPr>
      <w:r w:rsidRPr="006454E5">
        <w:rPr>
          <w:rFonts w:ascii="Times New Roman" w:hAnsi="Times New Roman" w:cs="Times New Roman"/>
          <w:sz w:val="26"/>
          <w:szCs w:val="26"/>
        </w:rPr>
        <w:t>phone: Số điện thoại.</w:t>
      </w:r>
    </w:p>
    <w:p w14:paraId="5700550C" w14:textId="77777777" w:rsidR="00314B16" w:rsidRPr="006454E5" w:rsidRDefault="00314B16" w:rsidP="00314B16">
      <w:pPr>
        <w:pStyle w:val="normal1"/>
        <w:numPr>
          <w:ilvl w:val="1"/>
          <w:numId w:val="65"/>
        </w:numPr>
        <w:rPr>
          <w:rFonts w:ascii="Times New Roman" w:hAnsi="Times New Roman" w:cs="Times New Roman"/>
          <w:sz w:val="26"/>
          <w:szCs w:val="26"/>
        </w:rPr>
      </w:pPr>
      <w:r w:rsidRPr="006454E5">
        <w:rPr>
          <w:rFonts w:ascii="Times New Roman" w:hAnsi="Times New Roman" w:cs="Times New Roman"/>
          <w:sz w:val="26"/>
          <w:szCs w:val="26"/>
        </w:rPr>
        <w:t>role: Vai trò của nhân viên (như quản lý, nhân viên bán hàng, v.v.).</w:t>
      </w:r>
    </w:p>
    <w:p w14:paraId="42CB8361" w14:textId="77777777" w:rsidR="00314B16" w:rsidRPr="006454E5" w:rsidRDefault="00314B16" w:rsidP="00314B16">
      <w:pPr>
        <w:pStyle w:val="normal1"/>
        <w:numPr>
          <w:ilvl w:val="1"/>
          <w:numId w:val="65"/>
        </w:numPr>
        <w:rPr>
          <w:rFonts w:ascii="Times New Roman" w:hAnsi="Times New Roman" w:cs="Times New Roman"/>
          <w:sz w:val="26"/>
          <w:szCs w:val="26"/>
        </w:rPr>
      </w:pPr>
      <w:r w:rsidRPr="006454E5">
        <w:rPr>
          <w:rFonts w:ascii="Times New Roman" w:hAnsi="Times New Roman" w:cs="Times New Roman"/>
          <w:sz w:val="26"/>
          <w:szCs w:val="26"/>
        </w:rPr>
        <w:t>status: Trạng thái hoạt động của nhân viên (đang làm việc, nghỉ việc, v.v.).</w:t>
      </w:r>
    </w:p>
    <w:p w14:paraId="147BF343" w14:textId="77777777" w:rsidR="00314B16" w:rsidRPr="006454E5" w:rsidRDefault="00314B16" w:rsidP="00314B16">
      <w:pPr>
        <w:pStyle w:val="normal1"/>
        <w:numPr>
          <w:ilvl w:val="0"/>
          <w:numId w:val="65"/>
        </w:numPr>
        <w:rPr>
          <w:rFonts w:ascii="Times New Roman" w:hAnsi="Times New Roman" w:cs="Times New Roman"/>
          <w:sz w:val="26"/>
          <w:szCs w:val="26"/>
        </w:rPr>
      </w:pPr>
      <w:r w:rsidRPr="006454E5">
        <w:rPr>
          <w:rFonts w:ascii="Times New Roman" w:hAnsi="Times New Roman" w:cs="Times New Roman"/>
          <w:sz w:val="26"/>
          <w:szCs w:val="26"/>
        </w:rPr>
        <w:t>Phương thức:</w:t>
      </w:r>
    </w:p>
    <w:p w14:paraId="72300EB4" w14:textId="77777777" w:rsidR="00314B16" w:rsidRPr="006454E5" w:rsidRDefault="00314B16" w:rsidP="00314B16">
      <w:pPr>
        <w:pStyle w:val="normal1"/>
        <w:numPr>
          <w:ilvl w:val="1"/>
          <w:numId w:val="65"/>
        </w:numPr>
        <w:rPr>
          <w:rFonts w:ascii="Times New Roman" w:hAnsi="Times New Roman" w:cs="Times New Roman"/>
          <w:sz w:val="26"/>
          <w:szCs w:val="26"/>
        </w:rPr>
      </w:pPr>
      <w:r w:rsidRPr="006454E5">
        <w:rPr>
          <w:rFonts w:ascii="Times New Roman" w:hAnsi="Times New Roman" w:cs="Times New Roman"/>
          <w:sz w:val="26"/>
          <w:szCs w:val="26"/>
        </w:rPr>
        <w:t>changeStaff(Staff staff): Boolean – Thêm, sửa, xóa nhân viên.</w:t>
      </w:r>
    </w:p>
    <w:p w14:paraId="38B10687" w14:textId="77777777" w:rsidR="00314B16" w:rsidRPr="006454E5" w:rsidRDefault="00314B16" w:rsidP="00314B16">
      <w:pPr>
        <w:pStyle w:val="normal1"/>
        <w:numPr>
          <w:ilvl w:val="1"/>
          <w:numId w:val="65"/>
        </w:numPr>
        <w:rPr>
          <w:rFonts w:ascii="Times New Roman" w:hAnsi="Times New Roman" w:cs="Times New Roman"/>
          <w:sz w:val="26"/>
          <w:szCs w:val="26"/>
        </w:rPr>
      </w:pPr>
      <w:r w:rsidRPr="006454E5">
        <w:rPr>
          <w:rFonts w:ascii="Times New Roman" w:hAnsi="Times New Roman" w:cs="Times New Roman"/>
          <w:sz w:val="26"/>
          <w:szCs w:val="26"/>
        </w:rPr>
        <w:t>findByUsername(String username): Staff – Tìm nhân viên theo tên đăng nhập.</w:t>
      </w:r>
    </w:p>
    <w:p w14:paraId="7A543BB0" w14:textId="77777777" w:rsidR="00314B16" w:rsidRPr="006454E5" w:rsidRDefault="00314B16" w:rsidP="00314B16">
      <w:pPr>
        <w:pStyle w:val="normal1"/>
        <w:numPr>
          <w:ilvl w:val="1"/>
          <w:numId w:val="65"/>
        </w:numPr>
        <w:rPr>
          <w:rFonts w:ascii="Times New Roman" w:hAnsi="Times New Roman" w:cs="Times New Roman"/>
          <w:sz w:val="26"/>
          <w:szCs w:val="26"/>
        </w:rPr>
      </w:pPr>
      <w:r w:rsidRPr="006454E5">
        <w:rPr>
          <w:rFonts w:ascii="Times New Roman" w:hAnsi="Times New Roman" w:cs="Times New Roman"/>
          <w:sz w:val="26"/>
          <w:szCs w:val="26"/>
        </w:rPr>
        <w:t>getAll(): List&lt;Staff&gt; – Lấy tất cả nhân viên.</w:t>
      </w:r>
    </w:p>
    <w:p w14:paraId="0C82B631" w14:textId="0D3F4F48" w:rsidR="00314B16" w:rsidRPr="006454E5" w:rsidRDefault="00314B16" w:rsidP="00155A54">
      <w:pPr>
        <w:pStyle w:val="NoSpacing"/>
      </w:pPr>
      <w:r w:rsidRPr="006454E5">
        <w:t>Lớp Banner</w:t>
      </w:r>
    </w:p>
    <w:p w14:paraId="0D9434F8" w14:textId="77777777" w:rsidR="00314B16" w:rsidRPr="006454E5" w:rsidRDefault="00314B16" w:rsidP="00314B16">
      <w:pPr>
        <w:pStyle w:val="normal1"/>
        <w:numPr>
          <w:ilvl w:val="0"/>
          <w:numId w:val="66"/>
        </w:numPr>
        <w:rPr>
          <w:rFonts w:ascii="Times New Roman" w:hAnsi="Times New Roman" w:cs="Times New Roman"/>
          <w:sz w:val="26"/>
          <w:szCs w:val="26"/>
        </w:rPr>
      </w:pPr>
      <w:r w:rsidRPr="006454E5">
        <w:rPr>
          <w:rFonts w:ascii="Times New Roman" w:hAnsi="Times New Roman" w:cs="Times New Roman"/>
          <w:sz w:val="26"/>
          <w:szCs w:val="26"/>
        </w:rPr>
        <w:t>Định nghĩa: Thông tin về banner quảng cáo.</w:t>
      </w:r>
    </w:p>
    <w:p w14:paraId="09C0C64B" w14:textId="77777777" w:rsidR="00314B16" w:rsidRPr="006454E5" w:rsidRDefault="00314B16" w:rsidP="00314B16">
      <w:pPr>
        <w:pStyle w:val="normal1"/>
        <w:numPr>
          <w:ilvl w:val="0"/>
          <w:numId w:val="66"/>
        </w:numPr>
        <w:rPr>
          <w:rFonts w:ascii="Times New Roman" w:hAnsi="Times New Roman" w:cs="Times New Roman"/>
          <w:sz w:val="26"/>
          <w:szCs w:val="26"/>
        </w:rPr>
      </w:pPr>
      <w:r w:rsidRPr="006454E5">
        <w:rPr>
          <w:rFonts w:ascii="Times New Roman" w:hAnsi="Times New Roman" w:cs="Times New Roman"/>
          <w:sz w:val="26"/>
          <w:szCs w:val="26"/>
        </w:rPr>
        <w:t>Thuộc tính:</w:t>
      </w:r>
    </w:p>
    <w:p w14:paraId="4383E790" w14:textId="77777777" w:rsidR="00314B16" w:rsidRPr="006454E5" w:rsidRDefault="00314B16" w:rsidP="00314B16">
      <w:pPr>
        <w:pStyle w:val="normal1"/>
        <w:numPr>
          <w:ilvl w:val="1"/>
          <w:numId w:val="66"/>
        </w:numPr>
        <w:rPr>
          <w:rFonts w:ascii="Times New Roman" w:hAnsi="Times New Roman" w:cs="Times New Roman"/>
          <w:sz w:val="26"/>
          <w:szCs w:val="26"/>
        </w:rPr>
      </w:pPr>
      <w:r w:rsidRPr="006454E5">
        <w:rPr>
          <w:rFonts w:ascii="Times New Roman" w:hAnsi="Times New Roman" w:cs="Times New Roman"/>
          <w:sz w:val="26"/>
          <w:szCs w:val="26"/>
        </w:rPr>
        <w:t>banner_id: Mã định danh banner.</w:t>
      </w:r>
    </w:p>
    <w:p w14:paraId="3657619F" w14:textId="77777777" w:rsidR="00314B16" w:rsidRPr="006454E5" w:rsidRDefault="00314B16" w:rsidP="00314B16">
      <w:pPr>
        <w:pStyle w:val="normal1"/>
        <w:numPr>
          <w:ilvl w:val="1"/>
          <w:numId w:val="66"/>
        </w:numPr>
        <w:rPr>
          <w:rFonts w:ascii="Times New Roman" w:hAnsi="Times New Roman" w:cs="Times New Roman"/>
          <w:sz w:val="26"/>
          <w:szCs w:val="26"/>
        </w:rPr>
      </w:pPr>
      <w:r w:rsidRPr="006454E5">
        <w:rPr>
          <w:rFonts w:ascii="Times New Roman" w:hAnsi="Times New Roman" w:cs="Times New Roman"/>
          <w:sz w:val="26"/>
          <w:szCs w:val="26"/>
        </w:rPr>
        <w:t>title: Tiêu đề banner.</w:t>
      </w:r>
    </w:p>
    <w:p w14:paraId="5148D03A" w14:textId="77777777" w:rsidR="00314B16" w:rsidRPr="006454E5" w:rsidRDefault="00314B16" w:rsidP="00314B16">
      <w:pPr>
        <w:pStyle w:val="normal1"/>
        <w:numPr>
          <w:ilvl w:val="1"/>
          <w:numId w:val="66"/>
        </w:numPr>
        <w:rPr>
          <w:rFonts w:ascii="Times New Roman" w:hAnsi="Times New Roman" w:cs="Times New Roman"/>
          <w:sz w:val="26"/>
          <w:szCs w:val="26"/>
        </w:rPr>
      </w:pPr>
      <w:r w:rsidRPr="006454E5">
        <w:rPr>
          <w:rFonts w:ascii="Times New Roman" w:hAnsi="Times New Roman" w:cs="Times New Roman"/>
          <w:sz w:val="26"/>
          <w:szCs w:val="26"/>
        </w:rPr>
        <w:t>image: Đường dẫn ảnh của banner.</w:t>
      </w:r>
    </w:p>
    <w:p w14:paraId="71691523" w14:textId="77777777" w:rsidR="00314B16" w:rsidRPr="006454E5" w:rsidRDefault="00314B16" w:rsidP="00314B16">
      <w:pPr>
        <w:pStyle w:val="normal1"/>
        <w:numPr>
          <w:ilvl w:val="1"/>
          <w:numId w:val="66"/>
        </w:numPr>
        <w:rPr>
          <w:rFonts w:ascii="Times New Roman" w:hAnsi="Times New Roman" w:cs="Times New Roman"/>
          <w:sz w:val="26"/>
          <w:szCs w:val="26"/>
        </w:rPr>
      </w:pPr>
      <w:r w:rsidRPr="006454E5">
        <w:rPr>
          <w:rFonts w:ascii="Times New Roman" w:hAnsi="Times New Roman" w:cs="Times New Roman"/>
          <w:sz w:val="26"/>
          <w:szCs w:val="26"/>
        </w:rPr>
        <w:t>create_at: Ngày tạo banner.</w:t>
      </w:r>
    </w:p>
    <w:p w14:paraId="675CD846" w14:textId="77777777" w:rsidR="00314B16" w:rsidRPr="006454E5" w:rsidRDefault="00314B16" w:rsidP="00314B16">
      <w:pPr>
        <w:pStyle w:val="normal1"/>
        <w:numPr>
          <w:ilvl w:val="1"/>
          <w:numId w:val="66"/>
        </w:numPr>
        <w:rPr>
          <w:rFonts w:ascii="Times New Roman" w:hAnsi="Times New Roman" w:cs="Times New Roman"/>
          <w:sz w:val="26"/>
          <w:szCs w:val="26"/>
        </w:rPr>
      </w:pPr>
      <w:r w:rsidRPr="006454E5">
        <w:rPr>
          <w:rFonts w:ascii="Times New Roman" w:hAnsi="Times New Roman" w:cs="Times New Roman"/>
          <w:sz w:val="26"/>
          <w:szCs w:val="26"/>
        </w:rPr>
        <w:t>update_at: Ngày cập nhật banner.</w:t>
      </w:r>
    </w:p>
    <w:p w14:paraId="6FE1D94E" w14:textId="77777777" w:rsidR="00314B16" w:rsidRPr="006454E5" w:rsidRDefault="00314B16" w:rsidP="00314B16">
      <w:pPr>
        <w:pStyle w:val="normal1"/>
        <w:numPr>
          <w:ilvl w:val="1"/>
          <w:numId w:val="66"/>
        </w:numPr>
        <w:rPr>
          <w:rFonts w:ascii="Times New Roman" w:hAnsi="Times New Roman" w:cs="Times New Roman"/>
          <w:sz w:val="26"/>
          <w:szCs w:val="26"/>
        </w:rPr>
      </w:pPr>
      <w:r w:rsidRPr="006454E5">
        <w:rPr>
          <w:rFonts w:ascii="Times New Roman" w:hAnsi="Times New Roman" w:cs="Times New Roman"/>
          <w:sz w:val="26"/>
          <w:szCs w:val="26"/>
        </w:rPr>
        <w:t>status: Trạng thái hoạt động của banner (hiển thị hoặc ẩn).</w:t>
      </w:r>
    </w:p>
    <w:p w14:paraId="465A8A69" w14:textId="77777777" w:rsidR="00314B16" w:rsidRPr="006454E5" w:rsidRDefault="00314B16" w:rsidP="00314B16">
      <w:pPr>
        <w:pStyle w:val="normal1"/>
        <w:numPr>
          <w:ilvl w:val="0"/>
          <w:numId w:val="66"/>
        </w:numPr>
        <w:rPr>
          <w:rFonts w:ascii="Times New Roman" w:hAnsi="Times New Roman" w:cs="Times New Roman"/>
          <w:sz w:val="26"/>
          <w:szCs w:val="26"/>
        </w:rPr>
      </w:pPr>
      <w:r w:rsidRPr="006454E5">
        <w:rPr>
          <w:rFonts w:ascii="Times New Roman" w:hAnsi="Times New Roman" w:cs="Times New Roman"/>
          <w:sz w:val="26"/>
          <w:szCs w:val="26"/>
        </w:rPr>
        <w:t>Phương thức:</w:t>
      </w:r>
    </w:p>
    <w:p w14:paraId="1A7CA867" w14:textId="77777777" w:rsidR="00314B16" w:rsidRPr="006454E5" w:rsidRDefault="00314B16" w:rsidP="00314B16">
      <w:pPr>
        <w:pStyle w:val="normal1"/>
        <w:numPr>
          <w:ilvl w:val="1"/>
          <w:numId w:val="66"/>
        </w:numPr>
        <w:rPr>
          <w:rFonts w:ascii="Times New Roman" w:hAnsi="Times New Roman" w:cs="Times New Roman"/>
          <w:sz w:val="26"/>
          <w:szCs w:val="26"/>
        </w:rPr>
      </w:pPr>
      <w:r w:rsidRPr="006454E5">
        <w:rPr>
          <w:rFonts w:ascii="Times New Roman" w:hAnsi="Times New Roman" w:cs="Times New Roman"/>
          <w:sz w:val="26"/>
          <w:szCs w:val="26"/>
        </w:rPr>
        <w:t>addBanner(Banner banner): Boolean – Thêm banner mới.</w:t>
      </w:r>
    </w:p>
    <w:p w14:paraId="3B552B1E" w14:textId="77777777" w:rsidR="00314B16" w:rsidRPr="006454E5" w:rsidRDefault="00314B16" w:rsidP="00314B16">
      <w:pPr>
        <w:pStyle w:val="normal1"/>
        <w:numPr>
          <w:ilvl w:val="1"/>
          <w:numId w:val="66"/>
        </w:numPr>
        <w:rPr>
          <w:rFonts w:ascii="Times New Roman" w:hAnsi="Times New Roman" w:cs="Times New Roman"/>
          <w:sz w:val="26"/>
          <w:szCs w:val="26"/>
        </w:rPr>
      </w:pPr>
      <w:r w:rsidRPr="006454E5">
        <w:rPr>
          <w:rFonts w:ascii="Times New Roman" w:hAnsi="Times New Roman" w:cs="Times New Roman"/>
          <w:sz w:val="26"/>
          <w:szCs w:val="26"/>
        </w:rPr>
        <w:t>updateBanner(Banner banner): Boolean – Cập nhật thông tin banner.</w:t>
      </w:r>
    </w:p>
    <w:p w14:paraId="4D64047A" w14:textId="77777777" w:rsidR="00314B16" w:rsidRPr="006454E5" w:rsidRDefault="00314B16" w:rsidP="00314B16">
      <w:pPr>
        <w:pStyle w:val="normal1"/>
        <w:numPr>
          <w:ilvl w:val="1"/>
          <w:numId w:val="66"/>
        </w:numPr>
        <w:rPr>
          <w:rFonts w:ascii="Times New Roman" w:hAnsi="Times New Roman" w:cs="Times New Roman"/>
          <w:sz w:val="26"/>
          <w:szCs w:val="26"/>
        </w:rPr>
      </w:pPr>
      <w:r w:rsidRPr="006454E5">
        <w:rPr>
          <w:rFonts w:ascii="Times New Roman" w:hAnsi="Times New Roman" w:cs="Times New Roman"/>
          <w:sz w:val="26"/>
          <w:szCs w:val="26"/>
        </w:rPr>
        <w:t>deleteBanner(String banner_id): Boolean – Xóa banner theo mã định danh.</w:t>
      </w:r>
    </w:p>
    <w:p w14:paraId="110C895A" w14:textId="77777777" w:rsidR="00314B16" w:rsidRPr="006454E5" w:rsidRDefault="00314B16" w:rsidP="00314B16">
      <w:pPr>
        <w:pStyle w:val="normal1"/>
        <w:numPr>
          <w:ilvl w:val="1"/>
          <w:numId w:val="66"/>
        </w:numPr>
        <w:rPr>
          <w:rFonts w:ascii="Times New Roman" w:hAnsi="Times New Roman" w:cs="Times New Roman"/>
          <w:sz w:val="26"/>
          <w:szCs w:val="26"/>
        </w:rPr>
      </w:pPr>
      <w:r w:rsidRPr="006454E5">
        <w:rPr>
          <w:rFonts w:ascii="Times New Roman" w:hAnsi="Times New Roman" w:cs="Times New Roman"/>
          <w:sz w:val="26"/>
          <w:szCs w:val="26"/>
        </w:rPr>
        <w:t>getAll(): List&lt;Banner&gt; – Lấy tất cả các banner.</w:t>
      </w:r>
    </w:p>
    <w:p w14:paraId="28FDEAAF" w14:textId="50D136ED" w:rsidR="00314B16" w:rsidRPr="006454E5" w:rsidRDefault="00314B16" w:rsidP="00155A54">
      <w:pPr>
        <w:pStyle w:val="NoSpacing"/>
      </w:pPr>
      <w:r w:rsidRPr="006454E5">
        <w:t>Lớp Event</w:t>
      </w:r>
    </w:p>
    <w:p w14:paraId="3020FCC3" w14:textId="77777777" w:rsidR="00314B16" w:rsidRPr="006454E5" w:rsidRDefault="00314B16" w:rsidP="00314B16">
      <w:pPr>
        <w:pStyle w:val="normal1"/>
        <w:numPr>
          <w:ilvl w:val="0"/>
          <w:numId w:val="67"/>
        </w:numPr>
        <w:rPr>
          <w:rFonts w:ascii="Times New Roman" w:hAnsi="Times New Roman" w:cs="Times New Roman"/>
          <w:sz w:val="26"/>
          <w:szCs w:val="26"/>
        </w:rPr>
      </w:pPr>
      <w:r w:rsidRPr="006454E5">
        <w:rPr>
          <w:rFonts w:ascii="Times New Roman" w:hAnsi="Times New Roman" w:cs="Times New Roman"/>
          <w:sz w:val="26"/>
          <w:szCs w:val="26"/>
        </w:rPr>
        <w:t>Định nghĩa: Thông tin về sự kiện.</w:t>
      </w:r>
    </w:p>
    <w:p w14:paraId="7C8D9FB9" w14:textId="77777777" w:rsidR="00314B16" w:rsidRPr="006454E5" w:rsidRDefault="00314B16" w:rsidP="00314B16">
      <w:pPr>
        <w:pStyle w:val="normal1"/>
        <w:numPr>
          <w:ilvl w:val="0"/>
          <w:numId w:val="67"/>
        </w:numPr>
        <w:rPr>
          <w:rFonts w:ascii="Times New Roman" w:hAnsi="Times New Roman" w:cs="Times New Roman"/>
          <w:sz w:val="26"/>
          <w:szCs w:val="26"/>
        </w:rPr>
      </w:pPr>
      <w:r w:rsidRPr="006454E5">
        <w:rPr>
          <w:rFonts w:ascii="Times New Roman" w:hAnsi="Times New Roman" w:cs="Times New Roman"/>
          <w:sz w:val="26"/>
          <w:szCs w:val="26"/>
        </w:rPr>
        <w:t>Thuộc tính:</w:t>
      </w:r>
    </w:p>
    <w:p w14:paraId="60358912" w14:textId="77777777" w:rsidR="00314B16" w:rsidRPr="006454E5" w:rsidRDefault="00314B16" w:rsidP="00314B16">
      <w:pPr>
        <w:pStyle w:val="normal1"/>
        <w:numPr>
          <w:ilvl w:val="1"/>
          <w:numId w:val="67"/>
        </w:numPr>
        <w:rPr>
          <w:rFonts w:ascii="Times New Roman" w:hAnsi="Times New Roman" w:cs="Times New Roman"/>
          <w:sz w:val="26"/>
          <w:szCs w:val="26"/>
        </w:rPr>
      </w:pPr>
      <w:r w:rsidRPr="006454E5">
        <w:rPr>
          <w:rFonts w:ascii="Times New Roman" w:hAnsi="Times New Roman" w:cs="Times New Roman"/>
          <w:sz w:val="26"/>
          <w:szCs w:val="26"/>
        </w:rPr>
        <w:t>event_id: Mã định danh sự kiện.</w:t>
      </w:r>
    </w:p>
    <w:p w14:paraId="00D863F7" w14:textId="77777777" w:rsidR="00314B16" w:rsidRPr="006454E5" w:rsidRDefault="00314B16" w:rsidP="00314B16">
      <w:pPr>
        <w:pStyle w:val="normal1"/>
        <w:numPr>
          <w:ilvl w:val="1"/>
          <w:numId w:val="67"/>
        </w:numPr>
        <w:rPr>
          <w:rFonts w:ascii="Times New Roman" w:hAnsi="Times New Roman" w:cs="Times New Roman"/>
          <w:sz w:val="26"/>
          <w:szCs w:val="26"/>
        </w:rPr>
      </w:pPr>
      <w:r w:rsidRPr="006454E5">
        <w:rPr>
          <w:rFonts w:ascii="Times New Roman" w:hAnsi="Times New Roman" w:cs="Times New Roman"/>
          <w:sz w:val="26"/>
          <w:szCs w:val="26"/>
        </w:rPr>
        <w:t>title: Tiêu đề sự kiện.</w:t>
      </w:r>
    </w:p>
    <w:p w14:paraId="087FA7D7" w14:textId="77777777" w:rsidR="00314B16" w:rsidRPr="006454E5" w:rsidRDefault="00314B16" w:rsidP="00314B16">
      <w:pPr>
        <w:pStyle w:val="normal1"/>
        <w:numPr>
          <w:ilvl w:val="1"/>
          <w:numId w:val="67"/>
        </w:numPr>
        <w:rPr>
          <w:rFonts w:ascii="Times New Roman" w:hAnsi="Times New Roman" w:cs="Times New Roman"/>
          <w:sz w:val="26"/>
          <w:szCs w:val="26"/>
        </w:rPr>
      </w:pPr>
      <w:r w:rsidRPr="006454E5">
        <w:rPr>
          <w:rFonts w:ascii="Times New Roman" w:hAnsi="Times New Roman" w:cs="Times New Roman"/>
          <w:sz w:val="26"/>
          <w:szCs w:val="26"/>
        </w:rPr>
        <w:t>description: Mô tả sự kiện.</w:t>
      </w:r>
    </w:p>
    <w:p w14:paraId="2456A3EC" w14:textId="77777777" w:rsidR="00314B16" w:rsidRPr="006454E5" w:rsidRDefault="00314B16" w:rsidP="00314B16">
      <w:pPr>
        <w:pStyle w:val="normal1"/>
        <w:numPr>
          <w:ilvl w:val="1"/>
          <w:numId w:val="67"/>
        </w:numPr>
        <w:rPr>
          <w:rFonts w:ascii="Times New Roman" w:hAnsi="Times New Roman" w:cs="Times New Roman"/>
          <w:sz w:val="26"/>
          <w:szCs w:val="26"/>
        </w:rPr>
      </w:pPr>
      <w:r w:rsidRPr="006454E5">
        <w:rPr>
          <w:rFonts w:ascii="Times New Roman" w:hAnsi="Times New Roman" w:cs="Times New Roman"/>
          <w:sz w:val="26"/>
          <w:szCs w:val="26"/>
        </w:rPr>
        <w:t>start_date: Ngày bắt đầu sự kiện.</w:t>
      </w:r>
    </w:p>
    <w:p w14:paraId="2ADB5849" w14:textId="77777777" w:rsidR="00314B16" w:rsidRPr="006454E5" w:rsidRDefault="00314B16" w:rsidP="00314B16">
      <w:pPr>
        <w:pStyle w:val="normal1"/>
        <w:numPr>
          <w:ilvl w:val="1"/>
          <w:numId w:val="67"/>
        </w:numPr>
        <w:rPr>
          <w:rFonts w:ascii="Times New Roman" w:hAnsi="Times New Roman" w:cs="Times New Roman"/>
          <w:sz w:val="26"/>
          <w:szCs w:val="26"/>
        </w:rPr>
      </w:pPr>
      <w:r w:rsidRPr="006454E5">
        <w:rPr>
          <w:rFonts w:ascii="Times New Roman" w:hAnsi="Times New Roman" w:cs="Times New Roman"/>
          <w:sz w:val="26"/>
          <w:szCs w:val="26"/>
        </w:rPr>
        <w:t>end_date: Ngày kết thúc sự kiện.</w:t>
      </w:r>
    </w:p>
    <w:p w14:paraId="3BD6A58D" w14:textId="77777777" w:rsidR="00314B16" w:rsidRPr="006454E5" w:rsidRDefault="00314B16" w:rsidP="00314B16">
      <w:pPr>
        <w:pStyle w:val="normal1"/>
        <w:numPr>
          <w:ilvl w:val="1"/>
          <w:numId w:val="67"/>
        </w:numPr>
        <w:rPr>
          <w:rFonts w:ascii="Times New Roman" w:hAnsi="Times New Roman" w:cs="Times New Roman"/>
          <w:sz w:val="26"/>
          <w:szCs w:val="26"/>
        </w:rPr>
      </w:pPr>
      <w:r w:rsidRPr="006454E5">
        <w:rPr>
          <w:rFonts w:ascii="Times New Roman" w:hAnsi="Times New Roman" w:cs="Times New Roman"/>
          <w:sz w:val="26"/>
          <w:szCs w:val="26"/>
        </w:rPr>
        <w:t>status: Trạng thái hoạt động của sự kiện (đang diễn ra, đã kết thúc).</w:t>
      </w:r>
    </w:p>
    <w:p w14:paraId="3499D6D2" w14:textId="77777777" w:rsidR="00314B16" w:rsidRPr="006454E5" w:rsidRDefault="00314B16" w:rsidP="00314B16">
      <w:pPr>
        <w:pStyle w:val="normal1"/>
        <w:numPr>
          <w:ilvl w:val="0"/>
          <w:numId w:val="67"/>
        </w:numPr>
        <w:rPr>
          <w:rFonts w:ascii="Times New Roman" w:hAnsi="Times New Roman" w:cs="Times New Roman"/>
          <w:sz w:val="26"/>
          <w:szCs w:val="26"/>
        </w:rPr>
      </w:pPr>
      <w:r w:rsidRPr="006454E5">
        <w:rPr>
          <w:rFonts w:ascii="Times New Roman" w:hAnsi="Times New Roman" w:cs="Times New Roman"/>
          <w:sz w:val="26"/>
          <w:szCs w:val="26"/>
        </w:rPr>
        <w:t>Phương thức:</w:t>
      </w:r>
    </w:p>
    <w:p w14:paraId="0CD3081D" w14:textId="77777777" w:rsidR="00314B16" w:rsidRPr="006454E5" w:rsidRDefault="00314B16" w:rsidP="00314B16">
      <w:pPr>
        <w:pStyle w:val="normal1"/>
        <w:numPr>
          <w:ilvl w:val="1"/>
          <w:numId w:val="67"/>
        </w:numPr>
        <w:rPr>
          <w:rFonts w:ascii="Times New Roman" w:hAnsi="Times New Roman" w:cs="Times New Roman"/>
          <w:sz w:val="26"/>
          <w:szCs w:val="26"/>
        </w:rPr>
      </w:pPr>
      <w:r w:rsidRPr="006454E5">
        <w:rPr>
          <w:rFonts w:ascii="Times New Roman" w:hAnsi="Times New Roman" w:cs="Times New Roman"/>
          <w:sz w:val="26"/>
          <w:szCs w:val="26"/>
        </w:rPr>
        <w:t>addEvent(Event event): Boolean – Thêm sự kiện mới.</w:t>
      </w:r>
    </w:p>
    <w:p w14:paraId="16EB0180" w14:textId="77777777" w:rsidR="00314B16" w:rsidRPr="006454E5" w:rsidRDefault="00314B16" w:rsidP="00314B16">
      <w:pPr>
        <w:pStyle w:val="normal1"/>
        <w:numPr>
          <w:ilvl w:val="1"/>
          <w:numId w:val="67"/>
        </w:numPr>
        <w:rPr>
          <w:rFonts w:ascii="Times New Roman" w:hAnsi="Times New Roman" w:cs="Times New Roman"/>
          <w:sz w:val="26"/>
          <w:szCs w:val="26"/>
        </w:rPr>
      </w:pPr>
      <w:r w:rsidRPr="006454E5">
        <w:rPr>
          <w:rFonts w:ascii="Times New Roman" w:hAnsi="Times New Roman" w:cs="Times New Roman"/>
          <w:sz w:val="26"/>
          <w:szCs w:val="26"/>
        </w:rPr>
        <w:t>updateEvent(Event event): Boolean – Cập nhật thông tin sự kiện.</w:t>
      </w:r>
    </w:p>
    <w:p w14:paraId="50A5517B" w14:textId="77777777" w:rsidR="00314B16" w:rsidRPr="006454E5" w:rsidRDefault="00314B16" w:rsidP="00314B16">
      <w:pPr>
        <w:pStyle w:val="normal1"/>
        <w:numPr>
          <w:ilvl w:val="1"/>
          <w:numId w:val="67"/>
        </w:numPr>
        <w:rPr>
          <w:rFonts w:ascii="Times New Roman" w:hAnsi="Times New Roman" w:cs="Times New Roman"/>
          <w:sz w:val="26"/>
          <w:szCs w:val="26"/>
        </w:rPr>
      </w:pPr>
      <w:r w:rsidRPr="006454E5">
        <w:rPr>
          <w:rFonts w:ascii="Times New Roman" w:hAnsi="Times New Roman" w:cs="Times New Roman"/>
          <w:sz w:val="26"/>
          <w:szCs w:val="26"/>
        </w:rPr>
        <w:t>deleteEvent(String event_id): Boolean – Xóa sự kiện theo mã định danh.</w:t>
      </w:r>
    </w:p>
    <w:p w14:paraId="7133CE8C" w14:textId="77777777" w:rsidR="00314B16" w:rsidRPr="006454E5" w:rsidRDefault="00314B16" w:rsidP="00314B16">
      <w:pPr>
        <w:pStyle w:val="normal1"/>
        <w:numPr>
          <w:ilvl w:val="1"/>
          <w:numId w:val="67"/>
        </w:numPr>
        <w:rPr>
          <w:rFonts w:ascii="Times New Roman" w:hAnsi="Times New Roman" w:cs="Times New Roman"/>
          <w:sz w:val="26"/>
          <w:szCs w:val="26"/>
        </w:rPr>
      </w:pPr>
      <w:r w:rsidRPr="006454E5">
        <w:rPr>
          <w:rFonts w:ascii="Times New Roman" w:hAnsi="Times New Roman" w:cs="Times New Roman"/>
          <w:sz w:val="26"/>
          <w:szCs w:val="26"/>
        </w:rPr>
        <w:t>getAll(): List&lt;Event&gt; – Lấy tất cả các sự kiện.</w:t>
      </w:r>
    </w:p>
    <w:p w14:paraId="6B87BC28" w14:textId="0534FDAA" w:rsidR="00314B16" w:rsidRPr="006454E5" w:rsidRDefault="00314B16" w:rsidP="00155A54">
      <w:pPr>
        <w:pStyle w:val="NoSpacing"/>
      </w:pPr>
      <w:r w:rsidRPr="006454E5">
        <w:lastRenderedPageBreak/>
        <w:t>Lớp ProductDiscount</w:t>
      </w:r>
    </w:p>
    <w:p w14:paraId="514A2891" w14:textId="77777777" w:rsidR="00314B16" w:rsidRPr="006454E5" w:rsidRDefault="00314B16" w:rsidP="00314B16">
      <w:pPr>
        <w:pStyle w:val="normal1"/>
        <w:numPr>
          <w:ilvl w:val="0"/>
          <w:numId w:val="68"/>
        </w:numPr>
        <w:rPr>
          <w:rFonts w:ascii="Times New Roman" w:hAnsi="Times New Roman" w:cs="Times New Roman"/>
          <w:sz w:val="26"/>
          <w:szCs w:val="26"/>
        </w:rPr>
      </w:pPr>
      <w:r w:rsidRPr="006454E5">
        <w:rPr>
          <w:rFonts w:ascii="Times New Roman" w:hAnsi="Times New Roman" w:cs="Times New Roman"/>
          <w:sz w:val="26"/>
          <w:szCs w:val="26"/>
        </w:rPr>
        <w:t>Định nghĩa: Thông tin giảm giá của sản phẩm.</w:t>
      </w:r>
    </w:p>
    <w:p w14:paraId="25031B05" w14:textId="77777777" w:rsidR="00314B16" w:rsidRPr="006454E5" w:rsidRDefault="00314B16" w:rsidP="00314B16">
      <w:pPr>
        <w:pStyle w:val="normal1"/>
        <w:numPr>
          <w:ilvl w:val="0"/>
          <w:numId w:val="68"/>
        </w:numPr>
        <w:rPr>
          <w:rFonts w:ascii="Times New Roman" w:hAnsi="Times New Roman" w:cs="Times New Roman"/>
          <w:sz w:val="26"/>
          <w:szCs w:val="26"/>
        </w:rPr>
      </w:pPr>
      <w:r w:rsidRPr="006454E5">
        <w:rPr>
          <w:rFonts w:ascii="Times New Roman" w:hAnsi="Times New Roman" w:cs="Times New Roman"/>
          <w:sz w:val="26"/>
          <w:szCs w:val="26"/>
        </w:rPr>
        <w:t>Thuộc tính:</w:t>
      </w:r>
    </w:p>
    <w:p w14:paraId="03304837" w14:textId="77777777" w:rsidR="00314B16" w:rsidRPr="006454E5" w:rsidRDefault="00314B16" w:rsidP="00314B16">
      <w:pPr>
        <w:pStyle w:val="normal1"/>
        <w:numPr>
          <w:ilvl w:val="1"/>
          <w:numId w:val="68"/>
        </w:numPr>
        <w:rPr>
          <w:rFonts w:ascii="Times New Roman" w:hAnsi="Times New Roman" w:cs="Times New Roman"/>
          <w:sz w:val="26"/>
          <w:szCs w:val="26"/>
        </w:rPr>
      </w:pPr>
      <w:r w:rsidRPr="006454E5">
        <w:rPr>
          <w:rFonts w:ascii="Times New Roman" w:hAnsi="Times New Roman" w:cs="Times New Roman"/>
          <w:sz w:val="26"/>
          <w:szCs w:val="26"/>
        </w:rPr>
        <w:t>productdiscount_id: Mã định danh giảm giá.</w:t>
      </w:r>
    </w:p>
    <w:p w14:paraId="6E4F1EB3" w14:textId="77777777" w:rsidR="00314B16" w:rsidRPr="006454E5" w:rsidRDefault="00314B16" w:rsidP="00314B16">
      <w:pPr>
        <w:pStyle w:val="normal1"/>
        <w:numPr>
          <w:ilvl w:val="1"/>
          <w:numId w:val="68"/>
        </w:numPr>
        <w:rPr>
          <w:rFonts w:ascii="Times New Roman" w:hAnsi="Times New Roman" w:cs="Times New Roman"/>
          <w:sz w:val="26"/>
          <w:szCs w:val="26"/>
        </w:rPr>
      </w:pPr>
      <w:r w:rsidRPr="006454E5">
        <w:rPr>
          <w:rFonts w:ascii="Times New Roman" w:hAnsi="Times New Roman" w:cs="Times New Roman"/>
          <w:sz w:val="26"/>
          <w:szCs w:val="26"/>
        </w:rPr>
        <w:t>discount_percentage: Phần trăm giảm giá.</w:t>
      </w:r>
    </w:p>
    <w:p w14:paraId="6C59A61F" w14:textId="77777777" w:rsidR="00314B16" w:rsidRPr="006454E5" w:rsidRDefault="00314B16" w:rsidP="00314B16">
      <w:pPr>
        <w:pStyle w:val="normal1"/>
        <w:numPr>
          <w:ilvl w:val="1"/>
          <w:numId w:val="68"/>
        </w:numPr>
        <w:rPr>
          <w:rFonts w:ascii="Times New Roman" w:hAnsi="Times New Roman" w:cs="Times New Roman"/>
          <w:sz w:val="26"/>
          <w:szCs w:val="26"/>
        </w:rPr>
      </w:pPr>
      <w:r w:rsidRPr="006454E5">
        <w:rPr>
          <w:rFonts w:ascii="Times New Roman" w:hAnsi="Times New Roman" w:cs="Times New Roman"/>
          <w:sz w:val="26"/>
          <w:szCs w:val="26"/>
        </w:rPr>
        <w:t>start_date: Ngày bắt đầu giảm giá.</w:t>
      </w:r>
    </w:p>
    <w:p w14:paraId="4646F629" w14:textId="77777777" w:rsidR="00314B16" w:rsidRPr="006454E5" w:rsidRDefault="00314B16" w:rsidP="00314B16">
      <w:pPr>
        <w:pStyle w:val="normal1"/>
        <w:numPr>
          <w:ilvl w:val="1"/>
          <w:numId w:val="68"/>
        </w:numPr>
        <w:rPr>
          <w:rFonts w:ascii="Times New Roman" w:hAnsi="Times New Roman" w:cs="Times New Roman"/>
          <w:sz w:val="26"/>
          <w:szCs w:val="26"/>
        </w:rPr>
      </w:pPr>
      <w:r w:rsidRPr="006454E5">
        <w:rPr>
          <w:rFonts w:ascii="Times New Roman" w:hAnsi="Times New Roman" w:cs="Times New Roman"/>
          <w:sz w:val="26"/>
          <w:szCs w:val="26"/>
        </w:rPr>
        <w:t>end_date: Ngày kết thúc giảm giá.</w:t>
      </w:r>
    </w:p>
    <w:p w14:paraId="2B5E6953" w14:textId="77777777" w:rsidR="00314B16" w:rsidRPr="006454E5" w:rsidRDefault="00314B16" w:rsidP="00314B16">
      <w:pPr>
        <w:pStyle w:val="normal1"/>
        <w:numPr>
          <w:ilvl w:val="1"/>
          <w:numId w:val="68"/>
        </w:numPr>
        <w:rPr>
          <w:rFonts w:ascii="Times New Roman" w:hAnsi="Times New Roman" w:cs="Times New Roman"/>
          <w:sz w:val="26"/>
          <w:szCs w:val="26"/>
        </w:rPr>
      </w:pPr>
      <w:r w:rsidRPr="006454E5">
        <w:rPr>
          <w:rFonts w:ascii="Times New Roman" w:hAnsi="Times New Roman" w:cs="Times New Roman"/>
          <w:sz w:val="26"/>
          <w:szCs w:val="26"/>
        </w:rPr>
        <w:t>product: Sản phẩm được áp dụng giảm giá.</w:t>
      </w:r>
    </w:p>
    <w:p w14:paraId="5FFB543E" w14:textId="77777777" w:rsidR="00314B16" w:rsidRPr="006454E5" w:rsidRDefault="00314B16" w:rsidP="00314B16">
      <w:pPr>
        <w:pStyle w:val="normal1"/>
        <w:numPr>
          <w:ilvl w:val="0"/>
          <w:numId w:val="68"/>
        </w:numPr>
        <w:rPr>
          <w:rFonts w:ascii="Times New Roman" w:hAnsi="Times New Roman" w:cs="Times New Roman"/>
          <w:sz w:val="26"/>
          <w:szCs w:val="26"/>
        </w:rPr>
      </w:pPr>
      <w:r w:rsidRPr="006454E5">
        <w:rPr>
          <w:rFonts w:ascii="Times New Roman" w:hAnsi="Times New Roman" w:cs="Times New Roman"/>
          <w:sz w:val="26"/>
          <w:szCs w:val="26"/>
        </w:rPr>
        <w:t>Phương thức:</w:t>
      </w:r>
    </w:p>
    <w:p w14:paraId="47DBA61D" w14:textId="77777777" w:rsidR="00314B16" w:rsidRPr="006454E5" w:rsidRDefault="00314B16" w:rsidP="00314B16">
      <w:pPr>
        <w:pStyle w:val="normal1"/>
        <w:numPr>
          <w:ilvl w:val="1"/>
          <w:numId w:val="68"/>
        </w:numPr>
        <w:rPr>
          <w:rFonts w:ascii="Times New Roman" w:hAnsi="Times New Roman" w:cs="Times New Roman"/>
          <w:sz w:val="26"/>
          <w:szCs w:val="26"/>
        </w:rPr>
      </w:pPr>
      <w:r w:rsidRPr="006454E5">
        <w:rPr>
          <w:rFonts w:ascii="Times New Roman" w:hAnsi="Times New Roman" w:cs="Times New Roman"/>
          <w:sz w:val="26"/>
          <w:szCs w:val="26"/>
        </w:rPr>
        <w:t>addProductDiscount(ProductDiscount discount): Boolean – Thêm giảm giá mới cho sản phẩm.</w:t>
      </w:r>
    </w:p>
    <w:p w14:paraId="50808D56" w14:textId="77777777" w:rsidR="00314B16" w:rsidRPr="006454E5" w:rsidRDefault="00314B16" w:rsidP="00314B16">
      <w:pPr>
        <w:pStyle w:val="normal1"/>
        <w:numPr>
          <w:ilvl w:val="1"/>
          <w:numId w:val="68"/>
        </w:numPr>
        <w:rPr>
          <w:rFonts w:ascii="Times New Roman" w:hAnsi="Times New Roman" w:cs="Times New Roman"/>
          <w:sz w:val="26"/>
          <w:szCs w:val="26"/>
        </w:rPr>
      </w:pPr>
      <w:r w:rsidRPr="006454E5">
        <w:rPr>
          <w:rFonts w:ascii="Times New Roman" w:hAnsi="Times New Roman" w:cs="Times New Roman"/>
          <w:sz w:val="26"/>
          <w:szCs w:val="26"/>
        </w:rPr>
        <w:t>updateProductDiscount(ProductDiscount discount): Boolean – Cập nhật thông tin giảm giá.</w:t>
      </w:r>
    </w:p>
    <w:p w14:paraId="6EBAFE2C" w14:textId="77777777" w:rsidR="00314B16" w:rsidRPr="006454E5" w:rsidRDefault="00314B16" w:rsidP="00314B16">
      <w:pPr>
        <w:pStyle w:val="normal1"/>
        <w:numPr>
          <w:ilvl w:val="1"/>
          <w:numId w:val="68"/>
        </w:numPr>
        <w:rPr>
          <w:rFonts w:ascii="Times New Roman" w:hAnsi="Times New Roman" w:cs="Times New Roman"/>
          <w:sz w:val="26"/>
          <w:szCs w:val="26"/>
        </w:rPr>
      </w:pPr>
      <w:r w:rsidRPr="006454E5">
        <w:rPr>
          <w:rFonts w:ascii="Times New Roman" w:hAnsi="Times New Roman" w:cs="Times New Roman"/>
          <w:sz w:val="26"/>
          <w:szCs w:val="26"/>
        </w:rPr>
        <w:t>deleteProductDiscount(String productdiscount_id): Boolean – Xóa thông tin giảm giá theo mã định danh.</w:t>
      </w:r>
    </w:p>
    <w:p w14:paraId="16B5C756" w14:textId="77777777" w:rsidR="00314B16" w:rsidRPr="006454E5" w:rsidRDefault="00314B16" w:rsidP="00314B16">
      <w:pPr>
        <w:pStyle w:val="normal1"/>
        <w:numPr>
          <w:ilvl w:val="1"/>
          <w:numId w:val="68"/>
        </w:numPr>
        <w:rPr>
          <w:rFonts w:ascii="Times New Roman" w:hAnsi="Times New Roman" w:cs="Times New Roman"/>
          <w:sz w:val="26"/>
          <w:szCs w:val="26"/>
        </w:rPr>
      </w:pPr>
      <w:r w:rsidRPr="006454E5">
        <w:rPr>
          <w:rFonts w:ascii="Times New Roman" w:hAnsi="Times New Roman" w:cs="Times New Roman"/>
          <w:sz w:val="26"/>
          <w:szCs w:val="26"/>
        </w:rPr>
        <w:t>getDiscountByProduct(Product product): List&lt;ProductDiscount&gt; – Lấy các giảm giá theo sản phẩm.</w:t>
      </w:r>
    </w:p>
    <w:p w14:paraId="56ACF0B4" w14:textId="5CF414E2" w:rsidR="00314B16" w:rsidRPr="006454E5" w:rsidRDefault="00314B16" w:rsidP="00155A54">
      <w:pPr>
        <w:pStyle w:val="NoSpacing"/>
      </w:pPr>
      <w:r w:rsidRPr="006454E5">
        <w:t>Lớp ProductImage</w:t>
      </w:r>
    </w:p>
    <w:p w14:paraId="439B07A7" w14:textId="77777777" w:rsidR="00314B16" w:rsidRPr="006454E5" w:rsidRDefault="00314B16" w:rsidP="00314B16">
      <w:pPr>
        <w:pStyle w:val="normal1"/>
        <w:numPr>
          <w:ilvl w:val="0"/>
          <w:numId w:val="69"/>
        </w:numPr>
        <w:rPr>
          <w:rFonts w:ascii="Times New Roman" w:hAnsi="Times New Roman" w:cs="Times New Roman"/>
          <w:sz w:val="26"/>
          <w:szCs w:val="26"/>
        </w:rPr>
      </w:pPr>
      <w:r w:rsidRPr="006454E5">
        <w:rPr>
          <w:rFonts w:ascii="Times New Roman" w:hAnsi="Times New Roman" w:cs="Times New Roman"/>
          <w:sz w:val="26"/>
          <w:szCs w:val="26"/>
        </w:rPr>
        <w:t>Định nghĩa: Thông tin hình ảnh của sản phẩm.</w:t>
      </w:r>
    </w:p>
    <w:p w14:paraId="2D81587A" w14:textId="77777777" w:rsidR="00314B16" w:rsidRPr="006454E5" w:rsidRDefault="00314B16" w:rsidP="00314B16">
      <w:pPr>
        <w:pStyle w:val="normal1"/>
        <w:numPr>
          <w:ilvl w:val="0"/>
          <w:numId w:val="69"/>
        </w:numPr>
        <w:rPr>
          <w:rFonts w:ascii="Times New Roman" w:hAnsi="Times New Roman" w:cs="Times New Roman"/>
          <w:sz w:val="26"/>
          <w:szCs w:val="26"/>
        </w:rPr>
      </w:pPr>
      <w:r w:rsidRPr="006454E5">
        <w:rPr>
          <w:rFonts w:ascii="Times New Roman" w:hAnsi="Times New Roman" w:cs="Times New Roman"/>
          <w:sz w:val="26"/>
          <w:szCs w:val="26"/>
        </w:rPr>
        <w:t>Thuộc tính:</w:t>
      </w:r>
    </w:p>
    <w:p w14:paraId="562C0CBF" w14:textId="77777777" w:rsidR="00314B16" w:rsidRPr="006454E5" w:rsidRDefault="00314B16" w:rsidP="00314B16">
      <w:pPr>
        <w:pStyle w:val="normal1"/>
        <w:numPr>
          <w:ilvl w:val="1"/>
          <w:numId w:val="69"/>
        </w:numPr>
        <w:rPr>
          <w:rFonts w:ascii="Times New Roman" w:hAnsi="Times New Roman" w:cs="Times New Roman"/>
          <w:sz w:val="26"/>
          <w:szCs w:val="26"/>
        </w:rPr>
      </w:pPr>
      <w:r w:rsidRPr="006454E5">
        <w:rPr>
          <w:rFonts w:ascii="Times New Roman" w:hAnsi="Times New Roman" w:cs="Times New Roman"/>
          <w:sz w:val="26"/>
          <w:szCs w:val="26"/>
        </w:rPr>
        <w:t>productimage_id: Mã định danh hình ảnh.</w:t>
      </w:r>
    </w:p>
    <w:p w14:paraId="72F1DFB7" w14:textId="77777777" w:rsidR="00314B16" w:rsidRPr="006454E5" w:rsidRDefault="00314B16" w:rsidP="00314B16">
      <w:pPr>
        <w:pStyle w:val="normal1"/>
        <w:numPr>
          <w:ilvl w:val="1"/>
          <w:numId w:val="69"/>
        </w:numPr>
        <w:rPr>
          <w:rFonts w:ascii="Times New Roman" w:hAnsi="Times New Roman" w:cs="Times New Roman"/>
          <w:sz w:val="26"/>
          <w:szCs w:val="26"/>
        </w:rPr>
      </w:pPr>
      <w:r w:rsidRPr="006454E5">
        <w:rPr>
          <w:rFonts w:ascii="Times New Roman" w:hAnsi="Times New Roman" w:cs="Times New Roman"/>
          <w:sz w:val="26"/>
          <w:szCs w:val="26"/>
        </w:rPr>
        <w:t>url: Đường dẫn URL của ảnh.</w:t>
      </w:r>
    </w:p>
    <w:p w14:paraId="442051A3" w14:textId="77777777" w:rsidR="00314B16" w:rsidRPr="006454E5" w:rsidRDefault="00314B16" w:rsidP="00314B16">
      <w:pPr>
        <w:pStyle w:val="normal1"/>
        <w:numPr>
          <w:ilvl w:val="1"/>
          <w:numId w:val="69"/>
        </w:numPr>
        <w:rPr>
          <w:rFonts w:ascii="Times New Roman" w:hAnsi="Times New Roman" w:cs="Times New Roman"/>
          <w:sz w:val="26"/>
          <w:szCs w:val="26"/>
        </w:rPr>
      </w:pPr>
      <w:r w:rsidRPr="006454E5">
        <w:rPr>
          <w:rFonts w:ascii="Times New Roman" w:hAnsi="Times New Roman" w:cs="Times New Roman"/>
          <w:sz w:val="26"/>
          <w:szCs w:val="26"/>
        </w:rPr>
        <w:t>product: Sản phẩm liên kết với ảnh.</w:t>
      </w:r>
    </w:p>
    <w:p w14:paraId="26E8B242" w14:textId="77777777" w:rsidR="00314B16" w:rsidRPr="006454E5" w:rsidRDefault="00314B16" w:rsidP="00314B16">
      <w:pPr>
        <w:pStyle w:val="normal1"/>
        <w:numPr>
          <w:ilvl w:val="0"/>
          <w:numId w:val="69"/>
        </w:numPr>
        <w:rPr>
          <w:rFonts w:ascii="Times New Roman" w:hAnsi="Times New Roman" w:cs="Times New Roman"/>
          <w:sz w:val="26"/>
          <w:szCs w:val="26"/>
        </w:rPr>
      </w:pPr>
      <w:r w:rsidRPr="006454E5">
        <w:rPr>
          <w:rFonts w:ascii="Times New Roman" w:hAnsi="Times New Roman" w:cs="Times New Roman"/>
          <w:sz w:val="26"/>
          <w:szCs w:val="26"/>
        </w:rPr>
        <w:t>Phương thức:</w:t>
      </w:r>
    </w:p>
    <w:p w14:paraId="480B51DD" w14:textId="77777777" w:rsidR="00314B16" w:rsidRPr="006454E5" w:rsidRDefault="00314B16" w:rsidP="00314B16">
      <w:pPr>
        <w:pStyle w:val="normal1"/>
        <w:numPr>
          <w:ilvl w:val="1"/>
          <w:numId w:val="69"/>
        </w:numPr>
        <w:rPr>
          <w:rFonts w:ascii="Times New Roman" w:hAnsi="Times New Roman" w:cs="Times New Roman"/>
          <w:sz w:val="26"/>
          <w:szCs w:val="26"/>
        </w:rPr>
      </w:pPr>
      <w:r w:rsidRPr="006454E5">
        <w:rPr>
          <w:rFonts w:ascii="Times New Roman" w:hAnsi="Times New Roman" w:cs="Times New Roman"/>
          <w:sz w:val="26"/>
          <w:szCs w:val="26"/>
        </w:rPr>
        <w:t>addProductImage(ProductImage image): Boolean – Thêm hình ảnh cho sản phẩm.</w:t>
      </w:r>
    </w:p>
    <w:p w14:paraId="7550547D" w14:textId="77777777" w:rsidR="00314B16" w:rsidRPr="006454E5" w:rsidRDefault="00314B16" w:rsidP="00314B16">
      <w:pPr>
        <w:pStyle w:val="normal1"/>
        <w:numPr>
          <w:ilvl w:val="1"/>
          <w:numId w:val="69"/>
        </w:numPr>
        <w:rPr>
          <w:rFonts w:ascii="Times New Roman" w:hAnsi="Times New Roman" w:cs="Times New Roman"/>
          <w:sz w:val="26"/>
          <w:szCs w:val="26"/>
        </w:rPr>
      </w:pPr>
      <w:r w:rsidRPr="006454E5">
        <w:rPr>
          <w:rFonts w:ascii="Times New Roman" w:hAnsi="Times New Roman" w:cs="Times New Roman"/>
          <w:sz w:val="26"/>
          <w:szCs w:val="26"/>
        </w:rPr>
        <w:t>deleteProductImage(String productimage_id): Boolean – Xóa hình ảnh theo mã định danh.</w:t>
      </w:r>
    </w:p>
    <w:p w14:paraId="25C62B02" w14:textId="77777777" w:rsidR="00314B16" w:rsidRPr="006454E5" w:rsidRDefault="00314B16" w:rsidP="00314B16">
      <w:pPr>
        <w:pStyle w:val="normal1"/>
        <w:numPr>
          <w:ilvl w:val="1"/>
          <w:numId w:val="69"/>
        </w:numPr>
        <w:rPr>
          <w:rFonts w:ascii="Times New Roman" w:hAnsi="Times New Roman" w:cs="Times New Roman"/>
          <w:sz w:val="26"/>
          <w:szCs w:val="26"/>
        </w:rPr>
      </w:pPr>
      <w:r w:rsidRPr="006454E5">
        <w:rPr>
          <w:rFonts w:ascii="Times New Roman" w:hAnsi="Times New Roman" w:cs="Times New Roman"/>
          <w:sz w:val="26"/>
          <w:szCs w:val="26"/>
        </w:rPr>
        <w:t>getImagesByProduct(Product product): List&lt;ProductImage&gt; – Lấy danh sách hình ảnh theo sản phẩm.</w:t>
      </w:r>
    </w:p>
    <w:p w14:paraId="3E6CBF46" w14:textId="1AD20FCD" w:rsidR="00314B16" w:rsidRPr="006454E5" w:rsidRDefault="00314B16" w:rsidP="00155A54">
      <w:pPr>
        <w:pStyle w:val="NoSpacing"/>
      </w:pPr>
      <w:r w:rsidRPr="006454E5">
        <w:t>Lớp ProductReview</w:t>
      </w:r>
    </w:p>
    <w:p w14:paraId="6CF2A835" w14:textId="77777777" w:rsidR="00314B16" w:rsidRPr="006454E5" w:rsidRDefault="00314B16" w:rsidP="00314B16">
      <w:pPr>
        <w:pStyle w:val="normal1"/>
        <w:numPr>
          <w:ilvl w:val="0"/>
          <w:numId w:val="70"/>
        </w:numPr>
        <w:rPr>
          <w:rFonts w:ascii="Times New Roman" w:hAnsi="Times New Roman" w:cs="Times New Roman"/>
          <w:sz w:val="26"/>
          <w:szCs w:val="26"/>
        </w:rPr>
      </w:pPr>
      <w:r w:rsidRPr="006454E5">
        <w:rPr>
          <w:rFonts w:ascii="Times New Roman" w:hAnsi="Times New Roman" w:cs="Times New Roman"/>
          <w:sz w:val="26"/>
          <w:szCs w:val="26"/>
        </w:rPr>
        <w:t>Định nghĩa: Đánh giá sản phẩm.</w:t>
      </w:r>
    </w:p>
    <w:p w14:paraId="342BF9E8" w14:textId="77777777" w:rsidR="00314B16" w:rsidRPr="006454E5" w:rsidRDefault="00314B16" w:rsidP="00314B16">
      <w:pPr>
        <w:pStyle w:val="normal1"/>
        <w:numPr>
          <w:ilvl w:val="0"/>
          <w:numId w:val="70"/>
        </w:numPr>
        <w:rPr>
          <w:rFonts w:ascii="Times New Roman" w:hAnsi="Times New Roman" w:cs="Times New Roman"/>
          <w:sz w:val="26"/>
          <w:szCs w:val="26"/>
        </w:rPr>
      </w:pPr>
      <w:r w:rsidRPr="006454E5">
        <w:rPr>
          <w:rFonts w:ascii="Times New Roman" w:hAnsi="Times New Roman" w:cs="Times New Roman"/>
          <w:sz w:val="26"/>
          <w:szCs w:val="26"/>
        </w:rPr>
        <w:t>Thuộc tính:</w:t>
      </w:r>
    </w:p>
    <w:p w14:paraId="161F0E7A" w14:textId="77777777" w:rsidR="00314B16" w:rsidRPr="006454E5" w:rsidRDefault="00314B16" w:rsidP="00314B16">
      <w:pPr>
        <w:pStyle w:val="normal1"/>
        <w:numPr>
          <w:ilvl w:val="1"/>
          <w:numId w:val="70"/>
        </w:numPr>
        <w:rPr>
          <w:rFonts w:ascii="Times New Roman" w:hAnsi="Times New Roman" w:cs="Times New Roman"/>
          <w:sz w:val="26"/>
          <w:szCs w:val="26"/>
        </w:rPr>
      </w:pPr>
      <w:r w:rsidRPr="006454E5">
        <w:rPr>
          <w:rFonts w:ascii="Times New Roman" w:hAnsi="Times New Roman" w:cs="Times New Roman"/>
          <w:sz w:val="26"/>
          <w:szCs w:val="26"/>
        </w:rPr>
        <w:t>review_id: Mã định danh đánh giá.</w:t>
      </w:r>
    </w:p>
    <w:p w14:paraId="407B25F4" w14:textId="77777777" w:rsidR="00314B16" w:rsidRPr="006454E5" w:rsidRDefault="00314B16" w:rsidP="00314B16">
      <w:pPr>
        <w:pStyle w:val="normal1"/>
        <w:numPr>
          <w:ilvl w:val="1"/>
          <w:numId w:val="70"/>
        </w:numPr>
        <w:rPr>
          <w:rFonts w:ascii="Times New Roman" w:hAnsi="Times New Roman" w:cs="Times New Roman"/>
          <w:sz w:val="26"/>
          <w:szCs w:val="26"/>
        </w:rPr>
      </w:pPr>
      <w:r w:rsidRPr="006454E5">
        <w:rPr>
          <w:rFonts w:ascii="Times New Roman" w:hAnsi="Times New Roman" w:cs="Times New Roman"/>
          <w:sz w:val="26"/>
          <w:szCs w:val="26"/>
        </w:rPr>
        <w:t>rating: Xếp hạng (1 đến 5 sao).</w:t>
      </w:r>
    </w:p>
    <w:p w14:paraId="4F6BCDFE" w14:textId="77777777" w:rsidR="00314B16" w:rsidRPr="006454E5" w:rsidRDefault="00314B16" w:rsidP="00314B16">
      <w:pPr>
        <w:pStyle w:val="normal1"/>
        <w:numPr>
          <w:ilvl w:val="1"/>
          <w:numId w:val="70"/>
        </w:numPr>
        <w:rPr>
          <w:rFonts w:ascii="Times New Roman" w:hAnsi="Times New Roman" w:cs="Times New Roman"/>
          <w:sz w:val="26"/>
          <w:szCs w:val="26"/>
        </w:rPr>
      </w:pPr>
      <w:r w:rsidRPr="006454E5">
        <w:rPr>
          <w:rFonts w:ascii="Times New Roman" w:hAnsi="Times New Roman" w:cs="Times New Roman"/>
          <w:sz w:val="26"/>
          <w:szCs w:val="26"/>
        </w:rPr>
        <w:t>comment: Bình luận đánh giá.</w:t>
      </w:r>
    </w:p>
    <w:p w14:paraId="75CA66A2" w14:textId="77777777" w:rsidR="00314B16" w:rsidRPr="006454E5" w:rsidRDefault="00314B16" w:rsidP="00314B16">
      <w:pPr>
        <w:pStyle w:val="normal1"/>
        <w:numPr>
          <w:ilvl w:val="1"/>
          <w:numId w:val="70"/>
        </w:numPr>
        <w:rPr>
          <w:rFonts w:ascii="Times New Roman" w:hAnsi="Times New Roman" w:cs="Times New Roman"/>
          <w:sz w:val="26"/>
          <w:szCs w:val="26"/>
        </w:rPr>
      </w:pPr>
      <w:r w:rsidRPr="006454E5">
        <w:rPr>
          <w:rFonts w:ascii="Times New Roman" w:hAnsi="Times New Roman" w:cs="Times New Roman"/>
          <w:sz w:val="26"/>
          <w:szCs w:val="26"/>
        </w:rPr>
        <w:t>review_date: Ngày đánh giá.</w:t>
      </w:r>
    </w:p>
    <w:p w14:paraId="70D03B20" w14:textId="77777777" w:rsidR="00314B16" w:rsidRPr="006454E5" w:rsidRDefault="00314B16" w:rsidP="00314B16">
      <w:pPr>
        <w:pStyle w:val="normal1"/>
        <w:numPr>
          <w:ilvl w:val="1"/>
          <w:numId w:val="70"/>
        </w:numPr>
        <w:rPr>
          <w:rFonts w:ascii="Times New Roman" w:hAnsi="Times New Roman" w:cs="Times New Roman"/>
          <w:sz w:val="26"/>
          <w:szCs w:val="26"/>
        </w:rPr>
      </w:pPr>
      <w:r w:rsidRPr="006454E5">
        <w:rPr>
          <w:rFonts w:ascii="Times New Roman" w:hAnsi="Times New Roman" w:cs="Times New Roman"/>
          <w:sz w:val="26"/>
          <w:szCs w:val="26"/>
        </w:rPr>
        <w:t>customer: Thông tin khách hàng đánh giá.</w:t>
      </w:r>
    </w:p>
    <w:p w14:paraId="7F793893" w14:textId="77777777" w:rsidR="00314B16" w:rsidRPr="006454E5" w:rsidRDefault="00314B16" w:rsidP="00314B16">
      <w:pPr>
        <w:pStyle w:val="normal1"/>
        <w:numPr>
          <w:ilvl w:val="1"/>
          <w:numId w:val="70"/>
        </w:numPr>
        <w:rPr>
          <w:rFonts w:ascii="Times New Roman" w:hAnsi="Times New Roman" w:cs="Times New Roman"/>
          <w:sz w:val="26"/>
          <w:szCs w:val="26"/>
        </w:rPr>
      </w:pPr>
      <w:r w:rsidRPr="006454E5">
        <w:rPr>
          <w:rFonts w:ascii="Times New Roman" w:hAnsi="Times New Roman" w:cs="Times New Roman"/>
          <w:sz w:val="26"/>
          <w:szCs w:val="26"/>
        </w:rPr>
        <w:t>product: Thông tin sản phẩm được đánh giá.</w:t>
      </w:r>
    </w:p>
    <w:p w14:paraId="687C6CA4" w14:textId="77777777" w:rsidR="00314B16" w:rsidRPr="006454E5" w:rsidRDefault="00314B16" w:rsidP="00314B16">
      <w:pPr>
        <w:pStyle w:val="normal1"/>
        <w:numPr>
          <w:ilvl w:val="0"/>
          <w:numId w:val="70"/>
        </w:numPr>
        <w:rPr>
          <w:rFonts w:ascii="Times New Roman" w:hAnsi="Times New Roman" w:cs="Times New Roman"/>
          <w:sz w:val="26"/>
          <w:szCs w:val="26"/>
        </w:rPr>
      </w:pPr>
      <w:r w:rsidRPr="006454E5">
        <w:rPr>
          <w:rFonts w:ascii="Times New Roman" w:hAnsi="Times New Roman" w:cs="Times New Roman"/>
          <w:sz w:val="26"/>
          <w:szCs w:val="26"/>
        </w:rPr>
        <w:t>Phương thức:</w:t>
      </w:r>
    </w:p>
    <w:p w14:paraId="0860B88E" w14:textId="77777777" w:rsidR="00314B16" w:rsidRPr="006454E5" w:rsidRDefault="00314B16" w:rsidP="00314B16">
      <w:pPr>
        <w:pStyle w:val="normal1"/>
        <w:numPr>
          <w:ilvl w:val="1"/>
          <w:numId w:val="70"/>
        </w:numPr>
        <w:rPr>
          <w:rFonts w:ascii="Times New Roman" w:hAnsi="Times New Roman" w:cs="Times New Roman"/>
          <w:sz w:val="26"/>
          <w:szCs w:val="26"/>
        </w:rPr>
      </w:pPr>
      <w:r w:rsidRPr="006454E5">
        <w:rPr>
          <w:rFonts w:ascii="Times New Roman" w:hAnsi="Times New Roman" w:cs="Times New Roman"/>
          <w:sz w:val="26"/>
          <w:szCs w:val="26"/>
        </w:rPr>
        <w:t>addReview(ProductReview review): Boolean – Thêm đánh giá mới.</w:t>
      </w:r>
    </w:p>
    <w:p w14:paraId="0194E56C" w14:textId="77777777" w:rsidR="00314B16" w:rsidRPr="006454E5" w:rsidRDefault="00314B16" w:rsidP="00314B16">
      <w:pPr>
        <w:pStyle w:val="normal1"/>
        <w:numPr>
          <w:ilvl w:val="1"/>
          <w:numId w:val="70"/>
        </w:numPr>
        <w:rPr>
          <w:rFonts w:ascii="Times New Roman" w:hAnsi="Times New Roman" w:cs="Times New Roman"/>
          <w:sz w:val="26"/>
          <w:szCs w:val="26"/>
        </w:rPr>
      </w:pPr>
      <w:r w:rsidRPr="006454E5">
        <w:rPr>
          <w:rFonts w:ascii="Times New Roman" w:hAnsi="Times New Roman" w:cs="Times New Roman"/>
          <w:sz w:val="26"/>
          <w:szCs w:val="26"/>
        </w:rPr>
        <w:t>deleteReview(String review_id): Boolean – Xóa đánh giá theo mã định danh.</w:t>
      </w:r>
    </w:p>
    <w:p w14:paraId="48321ECD" w14:textId="77777777" w:rsidR="00314B16" w:rsidRPr="006454E5" w:rsidRDefault="00314B16" w:rsidP="00314B16">
      <w:pPr>
        <w:pStyle w:val="normal1"/>
        <w:numPr>
          <w:ilvl w:val="1"/>
          <w:numId w:val="70"/>
        </w:numPr>
        <w:rPr>
          <w:rFonts w:ascii="Times New Roman" w:hAnsi="Times New Roman" w:cs="Times New Roman"/>
          <w:sz w:val="26"/>
          <w:szCs w:val="26"/>
        </w:rPr>
      </w:pPr>
      <w:r w:rsidRPr="006454E5">
        <w:rPr>
          <w:rFonts w:ascii="Times New Roman" w:hAnsi="Times New Roman" w:cs="Times New Roman"/>
          <w:sz w:val="26"/>
          <w:szCs w:val="26"/>
        </w:rPr>
        <w:t>getReviewsByProduct(Product product): List&lt;ProductReview&gt; – Lấy danh sách đánh giá theo sản phẩm.</w:t>
      </w:r>
    </w:p>
    <w:p w14:paraId="45D46BA6" w14:textId="77777777" w:rsidR="00314B16" w:rsidRPr="006454E5" w:rsidRDefault="00314B16" w:rsidP="00314B16">
      <w:pPr>
        <w:pStyle w:val="normal1"/>
        <w:spacing w:before="125"/>
        <w:rPr>
          <w:rFonts w:ascii="Times New Roman" w:hAnsi="Times New Roman" w:cs="Times New Roman"/>
          <w:sz w:val="26"/>
          <w:szCs w:val="26"/>
        </w:rPr>
      </w:pPr>
    </w:p>
    <w:p w14:paraId="0132A80F" w14:textId="07B4DBF4" w:rsidR="00314B16" w:rsidRPr="006454E5" w:rsidRDefault="001D41A5" w:rsidP="00790665">
      <w:pPr>
        <w:pStyle w:val="Heading2"/>
        <w:rPr>
          <w:rFonts w:cs="Times New Roman"/>
          <w:szCs w:val="26"/>
        </w:rPr>
      </w:pPr>
      <w:bookmarkStart w:id="628" w:name="_Toc185534238"/>
      <w:bookmarkStart w:id="629" w:name="_Toc185706981"/>
      <w:bookmarkStart w:id="630" w:name="_Toc185881059"/>
      <w:bookmarkStart w:id="631" w:name="_Toc185881138"/>
      <w:r w:rsidRPr="006454E5">
        <w:rPr>
          <w:rFonts w:cs="Times New Roman"/>
          <w:szCs w:val="26"/>
        </w:rPr>
        <w:t>2.</w:t>
      </w:r>
      <w:r w:rsidR="00A60732">
        <w:rPr>
          <w:rFonts w:cs="Times New Roman"/>
          <w:szCs w:val="26"/>
        </w:rPr>
        <w:t>3</w:t>
      </w:r>
      <w:r w:rsidRPr="006454E5">
        <w:rPr>
          <w:rFonts w:cs="Times New Roman"/>
          <w:szCs w:val="26"/>
        </w:rPr>
        <w:t xml:space="preserve">. </w:t>
      </w:r>
      <w:r w:rsidR="00314B16" w:rsidRPr="006454E5">
        <w:rPr>
          <w:rFonts w:cs="Times New Roman"/>
          <w:szCs w:val="26"/>
        </w:rPr>
        <w:t>Cơ sở dữ liệu toàn hệ thống:</w:t>
      </w:r>
      <w:bookmarkEnd w:id="628"/>
      <w:bookmarkEnd w:id="629"/>
      <w:bookmarkEnd w:id="630"/>
      <w:bookmarkEnd w:id="631"/>
    </w:p>
    <w:p w14:paraId="0F65F861" w14:textId="77777777" w:rsidR="00314B16" w:rsidRPr="006454E5" w:rsidRDefault="00314B16" w:rsidP="00314B16">
      <w:pPr>
        <w:pStyle w:val="normal1"/>
        <w:spacing w:before="113"/>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71552" behindDoc="0" locked="0" layoutInCell="0" allowOverlap="1" wp14:anchorId="4F125D74" wp14:editId="7231466D">
            <wp:simplePos x="0" y="0"/>
            <wp:positionH relativeFrom="column">
              <wp:align>center</wp:align>
            </wp:positionH>
            <wp:positionV relativeFrom="paragraph">
              <wp:posOffset>635</wp:posOffset>
            </wp:positionV>
            <wp:extent cx="8369300" cy="6723380"/>
            <wp:effectExtent l="0" t="0" r="0" b="0"/>
            <wp:wrapSquare wrapText="largest"/>
            <wp:docPr id="39" name="Image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 descr="A screenshot of a computer program&#10;&#10;Description automatically generated"/>
                    <pic:cNvPicPr>
                      <a:picLocks noChangeAspect="1" noChangeArrowheads="1"/>
                    </pic:cNvPicPr>
                  </pic:nvPicPr>
                  <pic:blipFill>
                    <a:blip r:embed="rId88"/>
                    <a:stretch>
                      <a:fillRect/>
                    </a:stretch>
                  </pic:blipFill>
                  <pic:spPr bwMode="auto">
                    <a:xfrm>
                      <a:off x="0" y="0"/>
                      <a:ext cx="8369300" cy="6723380"/>
                    </a:xfrm>
                    <a:prstGeom prst="rect">
                      <a:avLst/>
                    </a:prstGeom>
                    <a:noFill/>
                  </pic:spPr>
                </pic:pic>
              </a:graphicData>
            </a:graphic>
          </wp:anchor>
        </w:drawing>
      </w:r>
    </w:p>
    <w:p w14:paraId="55F66C2B" w14:textId="77777777" w:rsidR="00314B16" w:rsidRPr="006454E5" w:rsidRDefault="00314B16" w:rsidP="00314B16">
      <w:pPr>
        <w:pStyle w:val="normal1"/>
        <w:rPr>
          <w:rFonts w:ascii="Times New Roman" w:hAnsi="Times New Roman" w:cs="Times New Roman"/>
          <w:sz w:val="26"/>
          <w:szCs w:val="26"/>
        </w:rPr>
      </w:pPr>
    </w:p>
    <w:p w14:paraId="69A0852C" w14:textId="73350191" w:rsidR="00314B16" w:rsidRPr="006454E5" w:rsidRDefault="00A60732" w:rsidP="00155A54">
      <w:pPr>
        <w:pStyle w:val="Heading2"/>
      </w:pPr>
      <w:bookmarkStart w:id="632" w:name="_Toc185706982"/>
      <w:bookmarkStart w:id="633" w:name="_Toc185881060"/>
      <w:bookmarkStart w:id="634" w:name="_Toc185881139"/>
      <w:r>
        <w:lastRenderedPageBreak/>
        <w:t xml:space="preserve">2.4. </w:t>
      </w:r>
      <w:r w:rsidR="00314B16" w:rsidRPr="006454E5">
        <w:t>Biều đồ tuần tự</w:t>
      </w:r>
      <w:bookmarkEnd w:id="632"/>
      <w:bookmarkEnd w:id="633"/>
      <w:bookmarkEnd w:id="634"/>
    </w:p>
    <w:p w14:paraId="4E21DF85" w14:textId="21EA1D1A" w:rsidR="00314B16" w:rsidRPr="006454E5" w:rsidRDefault="00A60732" w:rsidP="00155A54">
      <w:pPr>
        <w:pStyle w:val="Heading3"/>
      </w:pPr>
      <w:bookmarkStart w:id="635" w:name="_Toc185706983"/>
      <w:bookmarkStart w:id="636" w:name="_Toc185881061"/>
      <w:bookmarkStart w:id="637" w:name="_Toc185881140"/>
      <w:r>
        <w:t xml:space="preserve">2.4.1. </w:t>
      </w:r>
      <w:r w:rsidR="00314B16" w:rsidRPr="006454E5">
        <w:t>Chức năng Đăng ký</w:t>
      </w:r>
      <w:bookmarkEnd w:id="635"/>
      <w:bookmarkEnd w:id="636"/>
      <w:bookmarkEnd w:id="637"/>
    </w:p>
    <w:p w14:paraId="0488D8CC" w14:textId="77777777" w:rsidR="00314B16" w:rsidRPr="006454E5" w:rsidRDefault="00314B16" w:rsidP="00314B16">
      <w:pPr>
        <w:pStyle w:val="normal1"/>
        <w:spacing w:before="217"/>
        <w:rPr>
          <w:rFonts w:ascii="Times New Roman" w:hAnsi="Times New Roman" w:cs="Times New Roman"/>
          <w:b/>
          <w:bCs/>
          <w:sz w:val="26"/>
          <w:szCs w:val="26"/>
        </w:rPr>
      </w:pPr>
      <w:r w:rsidRPr="006454E5">
        <w:rPr>
          <w:rFonts w:ascii="Times New Roman" w:hAnsi="Times New Roman" w:cs="Times New Roman"/>
          <w:b/>
          <w:bCs/>
          <w:noProof/>
          <w:sz w:val="26"/>
          <w:szCs w:val="26"/>
        </w:rPr>
        <w:drawing>
          <wp:anchor distT="0" distB="0" distL="0" distR="0" simplePos="0" relativeHeight="251672576" behindDoc="0" locked="0" layoutInCell="0" allowOverlap="1" wp14:anchorId="7712993A" wp14:editId="6767AF91">
            <wp:simplePos x="0" y="0"/>
            <wp:positionH relativeFrom="page">
              <wp:posOffset>1047750</wp:posOffset>
            </wp:positionH>
            <wp:positionV relativeFrom="paragraph">
              <wp:posOffset>233045</wp:posOffset>
            </wp:positionV>
            <wp:extent cx="5858510" cy="5238750"/>
            <wp:effectExtent l="0" t="0" r="0" b="0"/>
            <wp:wrapTopAndBottom/>
            <wp:docPr id="40" name="Image 82"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82" descr="A diagram of a diagram of a diagram&#10;&#10;Description automatically generated"/>
                    <pic:cNvPicPr>
                      <a:picLocks noChangeAspect="1" noChangeArrowheads="1"/>
                    </pic:cNvPicPr>
                  </pic:nvPicPr>
                  <pic:blipFill>
                    <a:blip r:embed="rId89"/>
                    <a:stretch>
                      <a:fillRect/>
                    </a:stretch>
                  </pic:blipFill>
                  <pic:spPr bwMode="auto">
                    <a:xfrm>
                      <a:off x="0" y="0"/>
                      <a:ext cx="5858510" cy="5238750"/>
                    </a:xfrm>
                    <a:prstGeom prst="rect">
                      <a:avLst/>
                    </a:prstGeom>
                    <a:noFill/>
                  </pic:spPr>
                </pic:pic>
              </a:graphicData>
            </a:graphic>
          </wp:anchor>
        </w:drawing>
      </w:r>
    </w:p>
    <w:p w14:paraId="10F1B7AB" w14:textId="46691F3B" w:rsidR="00314B16" w:rsidRPr="006454E5" w:rsidRDefault="00A60732" w:rsidP="00155A54">
      <w:pPr>
        <w:pStyle w:val="Heading3"/>
      </w:pPr>
      <w:bookmarkStart w:id="638" w:name="_Toc185706984"/>
      <w:bookmarkStart w:id="639" w:name="_Toc185881062"/>
      <w:bookmarkStart w:id="640" w:name="_Toc185881141"/>
      <w:r>
        <w:t xml:space="preserve">2.4.2. </w:t>
      </w:r>
      <w:r w:rsidR="00314B16" w:rsidRPr="006454E5">
        <w:t>Chức năng đăng nhập</w:t>
      </w:r>
      <w:bookmarkEnd w:id="638"/>
      <w:bookmarkEnd w:id="639"/>
      <w:bookmarkEnd w:id="640"/>
    </w:p>
    <w:p w14:paraId="241FDF62" w14:textId="77777777" w:rsidR="00314B16" w:rsidRPr="006454E5" w:rsidRDefault="00314B16" w:rsidP="00314B16">
      <w:pPr>
        <w:pStyle w:val="normal1"/>
        <w:spacing w:before="1"/>
        <w:ind w:right="115"/>
        <w:rPr>
          <w:rFonts w:ascii="Times New Roman" w:hAnsi="Times New Roman" w:cs="Times New Roman"/>
          <w:sz w:val="26"/>
          <w:szCs w:val="26"/>
        </w:rPr>
      </w:pPr>
    </w:p>
    <w:p w14:paraId="75C97848" w14:textId="7EF1A747" w:rsidR="00314B16" w:rsidRPr="006454E5" w:rsidRDefault="00314B16" w:rsidP="00155A54">
      <w:pPr>
        <w:pStyle w:val="Heading3"/>
      </w:pPr>
      <w:bookmarkStart w:id="641" w:name="_Toc185706985"/>
      <w:bookmarkStart w:id="642" w:name="_Toc185881063"/>
      <w:bookmarkStart w:id="643" w:name="_Toc185881142"/>
      <w:r w:rsidRPr="006454E5">
        <w:rPr>
          <w:noProof/>
        </w:rPr>
        <w:lastRenderedPageBreak/>
        <w:drawing>
          <wp:anchor distT="0" distB="0" distL="0" distR="0" simplePos="0" relativeHeight="251673600" behindDoc="0" locked="0" layoutInCell="0" allowOverlap="1" wp14:anchorId="0758396D" wp14:editId="0FC74424">
            <wp:simplePos x="0" y="0"/>
            <wp:positionH relativeFrom="column">
              <wp:posOffset>142875</wp:posOffset>
            </wp:positionH>
            <wp:positionV relativeFrom="paragraph">
              <wp:posOffset>15240</wp:posOffset>
            </wp:positionV>
            <wp:extent cx="5857875" cy="3470275"/>
            <wp:effectExtent l="0" t="0" r="0" b="0"/>
            <wp:wrapTopAndBottom/>
            <wp:docPr id="41" name="Image 8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87" descr="A diagram of a diagram&#10;&#10;Description automatically generated"/>
                    <pic:cNvPicPr>
                      <a:picLocks noChangeAspect="1" noChangeArrowheads="1"/>
                    </pic:cNvPicPr>
                  </pic:nvPicPr>
                  <pic:blipFill>
                    <a:blip r:embed="rId90"/>
                    <a:stretch>
                      <a:fillRect/>
                    </a:stretch>
                  </pic:blipFill>
                  <pic:spPr bwMode="auto">
                    <a:xfrm>
                      <a:off x="0" y="0"/>
                      <a:ext cx="5857875" cy="3470275"/>
                    </a:xfrm>
                    <a:prstGeom prst="rect">
                      <a:avLst/>
                    </a:prstGeom>
                    <a:noFill/>
                  </pic:spPr>
                </pic:pic>
              </a:graphicData>
            </a:graphic>
          </wp:anchor>
        </w:drawing>
      </w:r>
      <w:r w:rsidR="00A60732">
        <w:t xml:space="preserve">2.4.3. </w:t>
      </w:r>
      <w:r w:rsidRPr="006454E5">
        <w:t>Chức năng thêm sửa sản phẩm</w:t>
      </w:r>
      <w:bookmarkEnd w:id="641"/>
      <w:bookmarkEnd w:id="642"/>
      <w:bookmarkEnd w:id="643"/>
    </w:p>
    <w:p w14:paraId="4D185F83"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lastRenderedPageBreak/>
        <w:drawing>
          <wp:anchor distT="0" distB="0" distL="0" distR="0" simplePos="0" relativeHeight="251674624" behindDoc="0" locked="0" layoutInCell="0" allowOverlap="1" wp14:anchorId="343FAE90" wp14:editId="6A8DD338">
            <wp:simplePos x="0" y="0"/>
            <wp:positionH relativeFrom="page">
              <wp:posOffset>1047750</wp:posOffset>
            </wp:positionH>
            <wp:positionV relativeFrom="paragraph">
              <wp:posOffset>233045</wp:posOffset>
            </wp:positionV>
            <wp:extent cx="5856605" cy="5293360"/>
            <wp:effectExtent l="0" t="0" r="0" b="0"/>
            <wp:wrapTopAndBottom/>
            <wp:docPr id="42" name="Image 88"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88" descr="A diagram of a project&#10;&#10;Description automatically generated"/>
                    <pic:cNvPicPr>
                      <a:picLocks noChangeAspect="1" noChangeArrowheads="1"/>
                    </pic:cNvPicPr>
                  </pic:nvPicPr>
                  <pic:blipFill>
                    <a:blip r:embed="rId91"/>
                    <a:stretch>
                      <a:fillRect/>
                    </a:stretch>
                  </pic:blipFill>
                  <pic:spPr bwMode="auto">
                    <a:xfrm>
                      <a:off x="0" y="0"/>
                      <a:ext cx="5856605" cy="5293360"/>
                    </a:xfrm>
                    <a:prstGeom prst="rect">
                      <a:avLst/>
                    </a:prstGeom>
                    <a:noFill/>
                  </pic:spPr>
                </pic:pic>
              </a:graphicData>
            </a:graphic>
          </wp:anchor>
        </w:drawing>
      </w:r>
    </w:p>
    <w:p w14:paraId="3B14FA15" w14:textId="7B1100CC" w:rsidR="00314B16" w:rsidRPr="006454E5" w:rsidRDefault="00A60732" w:rsidP="00155A54">
      <w:pPr>
        <w:pStyle w:val="Heading3"/>
      </w:pPr>
      <w:bookmarkStart w:id="644" w:name="_Toc185706986"/>
      <w:bookmarkStart w:id="645" w:name="_Toc185881064"/>
      <w:bookmarkStart w:id="646" w:name="_Toc185881143"/>
      <w:r>
        <w:lastRenderedPageBreak/>
        <w:t>2.4.</w:t>
      </w:r>
      <w:r w:rsidR="00314B16" w:rsidRPr="006454E5">
        <w:t>4. Chức năng xoá sản phẩm</w:t>
      </w:r>
      <w:bookmarkEnd w:id="644"/>
      <w:bookmarkEnd w:id="645"/>
      <w:bookmarkEnd w:id="646"/>
    </w:p>
    <w:p w14:paraId="2ECADB23" w14:textId="48BECC09" w:rsidR="00314B16" w:rsidRPr="006454E5" w:rsidRDefault="00314B16" w:rsidP="00155A54">
      <w:pPr>
        <w:pStyle w:val="Heading3"/>
      </w:pPr>
      <w:bookmarkStart w:id="647" w:name="_Toc185706987"/>
      <w:bookmarkStart w:id="648" w:name="_Toc185881065"/>
      <w:bookmarkStart w:id="649" w:name="_Toc185881144"/>
      <w:r w:rsidRPr="006454E5">
        <w:rPr>
          <w:noProof/>
        </w:rPr>
        <w:drawing>
          <wp:anchor distT="0" distB="0" distL="0" distR="0" simplePos="0" relativeHeight="251675648" behindDoc="0" locked="0" layoutInCell="0" allowOverlap="1" wp14:anchorId="6CDA2F4C" wp14:editId="5DED09BF">
            <wp:simplePos x="0" y="0"/>
            <wp:positionH relativeFrom="column">
              <wp:posOffset>196215</wp:posOffset>
            </wp:positionH>
            <wp:positionV relativeFrom="paragraph">
              <wp:posOffset>88900</wp:posOffset>
            </wp:positionV>
            <wp:extent cx="5856605" cy="3554095"/>
            <wp:effectExtent l="0" t="0" r="0" b="0"/>
            <wp:wrapTopAndBottom/>
            <wp:docPr id="43" name="Image 89" descr="Diagram of 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89" descr="Diagram of a diagram of a product&#10;&#10;Description automatically generated"/>
                    <pic:cNvPicPr>
                      <a:picLocks noChangeAspect="1" noChangeArrowheads="1"/>
                    </pic:cNvPicPr>
                  </pic:nvPicPr>
                  <pic:blipFill>
                    <a:blip r:embed="rId92"/>
                    <a:stretch>
                      <a:fillRect/>
                    </a:stretch>
                  </pic:blipFill>
                  <pic:spPr bwMode="auto">
                    <a:xfrm>
                      <a:off x="0" y="0"/>
                      <a:ext cx="5856605" cy="3554095"/>
                    </a:xfrm>
                    <a:prstGeom prst="rect">
                      <a:avLst/>
                    </a:prstGeom>
                    <a:noFill/>
                  </pic:spPr>
                </pic:pic>
              </a:graphicData>
            </a:graphic>
          </wp:anchor>
        </w:drawing>
      </w:r>
      <w:r w:rsidR="00A60732">
        <w:t>2.4.</w:t>
      </w:r>
      <w:r w:rsidRPr="006454E5">
        <w:t>5. Chức năng quản lý giỏ hàng</w:t>
      </w:r>
      <w:bookmarkEnd w:id="647"/>
      <w:bookmarkEnd w:id="648"/>
      <w:bookmarkEnd w:id="649"/>
    </w:p>
    <w:p w14:paraId="37458995"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76672" behindDoc="0" locked="0" layoutInCell="0" allowOverlap="1" wp14:anchorId="2BCD9D24" wp14:editId="699BCEA2">
            <wp:simplePos x="0" y="0"/>
            <wp:positionH relativeFrom="page">
              <wp:posOffset>981075</wp:posOffset>
            </wp:positionH>
            <wp:positionV relativeFrom="paragraph">
              <wp:posOffset>294005</wp:posOffset>
            </wp:positionV>
            <wp:extent cx="5927090" cy="3989705"/>
            <wp:effectExtent l="0" t="0" r="0" b="0"/>
            <wp:wrapTopAndBottom/>
            <wp:docPr id="44" name="Image 90"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90" descr="A diagram of a diagram of a diagram&#10;&#10;Description automatically generated"/>
                    <pic:cNvPicPr>
                      <a:picLocks noChangeAspect="1" noChangeArrowheads="1"/>
                    </pic:cNvPicPr>
                  </pic:nvPicPr>
                  <pic:blipFill>
                    <a:blip r:embed="rId93"/>
                    <a:stretch>
                      <a:fillRect/>
                    </a:stretch>
                  </pic:blipFill>
                  <pic:spPr bwMode="auto">
                    <a:xfrm>
                      <a:off x="0" y="0"/>
                      <a:ext cx="5927090" cy="3989705"/>
                    </a:xfrm>
                    <a:prstGeom prst="rect">
                      <a:avLst/>
                    </a:prstGeom>
                    <a:noFill/>
                  </pic:spPr>
                </pic:pic>
              </a:graphicData>
            </a:graphic>
          </wp:anchor>
        </w:drawing>
      </w:r>
    </w:p>
    <w:p w14:paraId="01BBF7FE" w14:textId="287443E0" w:rsidR="00314B16" w:rsidRPr="006454E5" w:rsidRDefault="00A60732" w:rsidP="00155A54">
      <w:pPr>
        <w:pStyle w:val="Heading3"/>
      </w:pPr>
      <w:bookmarkStart w:id="650" w:name="_Toc185706988"/>
      <w:bookmarkStart w:id="651" w:name="_Toc185881066"/>
      <w:bookmarkStart w:id="652" w:name="_Toc185881145"/>
      <w:r>
        <w:lastRenderedPageBreak/>
        <w:t>2.4.</w:t>
      </w:r>
      <w:r w:rsidR="00314B16" w:rsidRPr="006454E5">
        <w:t>6. Chức năng chỉnh sửa giỏ hàng</w:t>
      </w:r>
      <w:bookmarkEnd w:id="650"/>
      <w:bookmarkEnd w:id="651"/>
      <w:bookmarkEnd w:id="652"/>
    </w:p>
    <w:p w14:paraId="23257D1A"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77696" behindDoc="0" locked="0" layoutInCell="0" allowOverlap="1" wp14:anchorId="76DA1C85" wp14:editId="19530C6C">
            <wp:simplePos x="0" y="0"/>
            <wp:positionH relativeFrom="page">
              <wp:posOffset>1001395</wp:posOffset>
            </wp:positionH>
            <wp:positionV relativeFrom="paragraph">
              <wp:posOffset>233045</wp:posOffset>
            </wp:positionV>
            <wp:extent cx="5906770" cy="3956685"/>
            <wp:effectExtent l="0" t="0" r="0" b="0"/>
            <wp:wrapTopAndBottom/>
            <wp:docPr id="45" name="Image 91" descr="A diagram of a diagram of a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91" descr="A diagram of a diagram of a machine&#10;&#10;Description automatically generated with medium confidence"/>
                    <pic:cNvPicPr>
                      <a:picLocks noChangeAspect="1" noChangeArrowheads="1"/>
                    </pic:cNvPicPr>
                  </pic:nvPicPr>
                  <pic:blipFill>
                    <a:blip r:embed="rId94"/>
                    <a:stretch>
                      <a:fillRect/>
                    </a:stretch>
                  </pic:blipFill>
                  <pic:spPr bwMode="auto">
                    <a:xfrm>
                      <a:off x="0" y="0"/>
                      <a:ext cx="5906770" cy="3956685"/>
                    </a:xfrm>
                    <a:prstGeom prst="rect">
                      <a:avLst/>
                    </a:prstGeom>
                    <a:noFill/>
                  </pic:spPr>
                </pic:pic>
              </a:graphicData>
            </a:graphic>
          </wp:anchor>
        </w:drawing>
      </w:r>
    </w:p>
    <w:p w14:paraId="703D2044" w14:textId="6CDCEEFC" w:rsidR="00314B16" w:rsidRPr="006454E5" w:rsidRDefault="00A60732" w:rsidP="00155A54">
      <w:pPr>
        <w:pStyle w:val="Heading3"/>
      </w:pPr>
      <w:bookmarkStart w:id="653" w:name="_Toc185706989"/>
      <w:bookmarkStart w:id="654" w:name="_Toc185881067"/>
      <w:bookmarkStart w:id="655" w:name="_Toc185881146"/>
      <w:r>
        <w:lastRenderedPageBreak/>
        <w:t>2.4.</w:t>
      </w:r>
      <w:r w:rsidR="00314B16" w:rsidRPr="006454E5">
        <w:t>7. Chức năng thanh toán</w:t>
      </w:r>
      <w:bookmarkEnd w:id="653"/>
      <w:bookmarkEnd w:id="654"/>
      <w:bookmarkEnd w:id="655"/>
    </w:p>
    <w:p w14:paraId="740BCF08"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78720" behindDoc="0" locked="0" layoutInCell="0" allowOverlap="1" wp14:anchorId="131B2BBA" wp14:editId="22105078">
            <wp:simplePos x="0" y="0"/>
            <wp:positionH relativeFrom="page">
              <wp:posOffset>981075</wp:posOffset>
            </wp:positionH>
            <wp:positionV relativeFrom="paragraph">
              <wp:posOffset>294005</wp:posOffset>
            </wp:positionV>
            <wp:extent cx="5923915" cy="4530725"/>
            <wp:effectExtent l="0" t="0" r="0" b="0"/>
            <wp:wrapTopAndBottom/>
            <wp:docPr id="46" name="Image 9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92" descr="A diagram of a diagram&#10;&#10;Description automatically generated"/>
                    <pic:cNvPicPr>
                      <a:picLocks noChangeAspect="1" noChangeArrowheads="1"/>
                    </pic:cNvPicPr>
                  </pic:nvPicPr>
                  <pic:blipFill>
                    <a:blip r:embed="rId95"/>
                    <a:stretch>
                      <a:fillRect/>
                    </a:stretch>
                  </pic:blipFill>
                  <pic:spPr bwMode="auto">
                    <a:xfrm>
                      <a:off x="0" y="0"/>
                      <a:ext cx="5923915" cy="4530725"/>
                    </a:xfrm>
                    <a:prstGeom prst="rect">
                      <a:avLst/>
                    </a:prstGeom>
                    <a:noFill/>
                  </pic:spPr>
                </pic:pic>
              </a:graphicData>
            </a:graphic>
          </wp:anchor>
        </w:drawing>
      </w:r>
    </w:p>
    <w:p w14:paraId="04124957" w14:textId="00F941B7" w:rsidR="00314B16" w:rsidRPr="006454E5" w:rsidRDefault="00A60732" w:rsidP="00155A54">
      <w:pPr>
        <w:pStyle w:val="Heading3"/>
      </w:pPr>
      <w:bookmarkStart w:id="656" w:name="_Toc185706990"/>
      <w:bookmarkStart w:id="657" w:name="_Toc185881068"/>
      <w:bookmarkStart w:id="658" w:name="_Toc185881147"/>
      <w:r>
        <w:lastRenderedPageBreak/>
        <w:t>2.4.</w:t>
      </w:r>
      <w:r w:rsidR="00314B16" w:rsidRPr="006454E5">
        <w:t>8. Chức năng quản lý thông tin tài khoản</w:t>
      </w:r>
      <w:bookmarkEnd w:id="656"/>
      <w:bookmarkEnd w:id="657"/>
      <w:bookmarkEnd w:id="658"/>
    </w:p>
    <w:p w14:paraId="4C944394"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79744" behindDoc="0" locked="0" layoutInCell="0" allowOverlap="1" wp14:anchorId="24CB4FD9" wp14:editId="66EBDF23">
            <wp:simplePos x="0" y="0"/>
            <wp:positionH relativeFrom="page">
              <wp:posOffset>1080770</wp:posOffset>
            </wp:positionH>
            <wp:positionV relativeFrom="paragraph">
              <wp:posOffset>294005</wp:posOffset>
            </wp:positionV>
            <wp:extent cx="5826125" cy="4316730"/>
            <wp:effectExtent l="0" t="0" r="0" b="0"/>
            <wp:wrapTopAndBottom/>
            <wp:docPr id="47" name="Image 94"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94" descr="A diagram of a diagram of a diagram&#10;&#10;Description automatically generated with medium confidence"/>
                    <pic:cNvPicPr>
                      <a:picLocks noChangeAspect="1" noChangeArrowheads="1"/>
                    </pic:cNvPicPr>
                  </pic:nvPicPr>
                  <pic:blipFill>
                    <a:blip r:embed="rId96"/>
                    <a:stretch>
                      <a:fillRect/>
                    </a:stretch>
                  </pic:blipFill>
                  <pic:spPr bwMode="auto">
                    <a:xfrm>
                      <a:off x="0" y="0"/>
                      <a:ext cx="5826125" cy="4316730"/>
                    </a:xfrm>
                    <a:prstGeom prst="rect">
                      <a:avLst/>
                    </a:prstGeom>
                    <a:noFill/>
                  </pic:spPr>
                </pic:pic>
              </a:graphicData>
            </a:graphic>
          </wp:anchor>
        </w:drawing>
      </w:r>
    </w:p>
    <w:p w14:paraId="6EF16EB6" w14:textId="0BB002B1" w:rsidR="00314B16" w:rsidRPr="006454E5" w:rsidRDefault="00A60732" w:rsidP="00155A54">
      <w:pPr>
        <w:pStyle w:val="Heading3"/>
      </w:pPr>
      <w:bookmarkStart w:id="659" w:name="_Toc185706991"/>
      <w:bookmarkStart w:id="660" w:name="_Toc185881069"/>
      <w:bookmarkStart w:id="661" w:name="_Toc185881148"/>
      <w:r>
        <w:lastRenderedPageBreak/>
        <w:t>2.4.</w:t>
      </w:r>
      <w:r w:rsidR="00314B16" w:rsidRPr="006454E5">
        <w:t>9. Chức năng đánh giá sản phẩm đã mua</w:t>
      </w:r>
      <w:bookmarkEnd w:id="659"/>
      <w:bookmarkEnd w:id="660"/>
      <w:bookmarkEnd w:id="661"/>
    </w:p>
    <w:p w14:paraId="3F31362D"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80768" behindDoc="0" locked="0" layoutInCell="0" allowOverlap="1" wp14:anchorId="23F72BC1" wp14:editId="01DC2FDD">
            <wp:simplePos x="0" y="0"/>
            <wp:positionH relativeFrom="page">
              <wp:posOffset>939165</wp:posOffset>
            </wp:positionH>
            <wp:positionV relativeFrom="paragraph">
              <wp:posOffset>294005</wp:posOffset>
            </wp:positionV>
            <wp:extent cx="5969635" cy="4559935"/>
            <wp:effectExtent l="0" t="0" r="0" b="0"/>
            <wp:wrapTopAndBottom/>
            <wp:docPr id="48" name="Image 9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96" descr="A diagram of a project&#10;&#10;Description automatically generated"/>
                    <pic:cNvPicPr>
                      <a:picLocks noChangeAspect="1" noChangeArrowheads="1"/>
                    </pic:cNvPicPr>
                  </pic:nvPicPr>
                  <pic:blipFill>
                    <a:blip r:embed="rId97"/>
                    <a:stretch>
                      <a:fillRect/>
                    </a:stretch>
                  </pic:blipFill>
                  <pic:spPr bwMode="auto">
                    <a:xfrm>
                      <a:off x="0" y="0"/>
                      <a:ext cx="5969635" cy="4559935"/>
                    </a:xfrm>
                    <a:prstGeom prst="rect">
                      <a:avLst/>
                    </a:prstGeom>
                    <a:noFill/>
                  </pic:spPr>
                </pic:pic>
              </a:graphicData>
            </a:graphic>
          </wp:anchor>
        </w:drawing>
      </w:r>
    </w:p>
    <w:p w14:paraId="5DF83224" w14:textId="2F8F7AF4" w:rsidR="00314B16" w:rsidRPr="006454E5" w:rsidRDefault="00A60732" w:rsidP="00155A54">
      <w:pPr>
        <w:pStyle w:val="Heading3"/>
      </w:pPr>
      <w:bookmarkStart w:id="662" w:name="_Toc185706992"/>
      <w:bookmarkStart w:id="663" w:name="_Toc185881070"/>
      <w:bookmarkStart w:id="664" w:name="_Toc185881149"/>
      <w:r>
        <w:lastRenderedPageBreak/>
        <w:t>2.4.</w:t>
      </w:r>
      <w:r w:rsidR="00314B16" w:rsidRPr="006454E5">
        <w:t>10. Chức năng tìm kiếm</w:t>
      </w:r>
      <w:bookmarkEnd w:id="662"/>
      <w:bookmarkEnd w:id="663"/>
      <w:bookmarkEnd w:id="664"/>
    </w:p>
    <w:p w14:paraId="15A86819"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81792" behindDoc="0" locked="0" layoutInCell="0" allowOverlap="1" wp14:anchorId="765AF99E" wp14:editId="7724E535">
            <wp:simplePos x="0" y="0"/>
            <wp:positionH relativeFrom="page">
              <wp:posOffset>1047115</wp:posOffset>
            </wp:positionH>
            <wp:positionV relativeFrom="paragraph">
              <wp:posOffset>233045</wp:posOffset>
            </wp:positionV>
            <wp:extent cx="5857875" cy="3591560"/>
            <wp:effectExtent l="0" t="0" r="0" b="0"/>
            <wp:wrapTopAndBottom/>
            <wp:docPr id="49" name="Image 97" descr="Diagram of 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97" descr="Diagram of a diagram of a process&#10;&#10;Description automatically generated"/>
                    <pic:cNvPicPr>
                      <a:picLocks noChangeAspect="1" noChangeArrowheads="1"/>
                    </pic:cNvPicPr>
                  </pic:nvPicPr>
                  <pic:blipFill>
                    <a:blip r:embed="rId98"/>
                    <a:stretch>
                      <a:fillRect/>
                    </a:stretch>
                  </pic:blipFill>
                  <pic:spPr bwMode="auto">
                    <a:xfrm>
                      <a:off x="0" y="0"/>
                      <a:ext cx="5857875" cy="3591560"/>
                    </a:xfrm>
                    <a:prstGeom prst="rect">
                      <a:avLst/>
                    </a:prstGeom>
                    <a:noFill/>
                  </pic:spPr>
                </pic:pic>
              </a:graphicData>
            </a:graphic>
          </wp:anchor>
        </w:drawing>
      </w:r>
    </w:p>
    <w:p w14:paraId="78AE3276" w14:textId="32F0D004" w:rsidR="00314B16" w:rsidRPr="006454E5" w:rsidRDefault="00A60732" w:rsidP="00155A54">
      <w:pPr>
        <w:pStyle w:val="Heading3"/>
      </w:pPr>
      <w:bookmarkStart w:id="665" w:name="_Toc185706993"/>
      <w:bookmarkStart w:id="666" w:name="_Toc185881071"/>
      <w:bookmarkStart w:id="667" w:name="_Toc185881150"/>
      <w:r>
        <w:t>2.4.</w:t>
      </w:r>
      <w:r w:rsidR="00314B16" w:rsidRPr="006454E5">
        <w:t>11. Chức năng thêm sản phẩm vào danh sách yêu thích</w:t>
      </w:r>
      <w:bookmarkEnd w:id="665"/>
      <w:bookmarkEnd w:id="666"/>
      <w:bookmarkEnd w:id="667"/>
    </w:p>
    <w:p w14:paraId="4DD2DF96"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82816" behindDoc="0" locked="0" layoutInCell="0" allowOverlap="1" wp14:anchorId="43764D03" wp14:editId="5D7A1DBD">
            <wp:simplePos x="0" y="0"/>
            <wp:positionH relativeFrom="page">
              <wp:posOffset>1047115</wp:posOffset>
            </wp:positionH>
            <wp:positionV relativeFrom="paragraph">
              <wp:posOffset>294005</wp:posOffset>
            </wp:positionV>
            <wp:extent cx="5862320" cy="3558540"/>
            <wp:effectExtent l="0" t="0" r="0" b="0"/>
            <wp:wrapTopAndBottom/>
            <wp:docPr id="50" name="Image 98"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98" descr="A diagram of a product&#10;&#10;Description automatically generated"/>
                    <pic:cNvPicPr>
                      <a:picLocks noChangeAspect="1" noChangeArrowheads="1"/>
                    </pic:cNvPicPr>
                  </pic:nvPicPr>
                  <pic:blipFill>
                    <a:blip r:embed="rId99"/>
                    <a:stretch>
                      <a:fillRect/>
                    </a:stretch>
                  </pic:blipFill>
                  <pic:spPr bwMode="auto">
                    <a:xfrm>
                      <a:off x="0" y="0"/>
                      <a:ext cx="5862320" cy="3558540"/>
                    </a:xfrm>
                    <a:prstGeom prst="rect">
                      <a:avLst/>
                    </a:prstGeom>
                    <a:noFill/>
                  </pic:spPr>
                </pic:pic>
              </a:graphicData>
            </a:graphic>
          </wp:anchor>
        </w:drawing>
      </w:r>
    </w:p>
    <w:p w14:paraId="2DD86E1C" w14:textId="43422764" w:rsidR="00314B16" w:rsidRPr="006454E5" w:rsidRDefault="00A60732" w:rsidP="00155A54">
      <w:pPr>
        <w:pStyle w:val="Heading3"/>
      </w:pPr>
      <w:bookmarkStart w:id="668" w:name="_Toc185706994"/>
      <w:bookmarkStart w:id="669" w:name="_Toc185881072"/>
      <w:bookmarkStart w:id="670" w:name="_Toc185881151"/>
      <w:r>
        <w:lastRenderedPageBreak/>
        <w:t>2.4.</w:t>
      </w:r>
      <w:r w:rsidR="00314B16" w:rsidRPr="006454E5">
        <w:t>12. Chức năng xoá sản phẩm khỏi danh sách yêu thích</w:t>
      </w:r>
      <w:bookmarkEnd w:id="668"/>
      <w:bookmarkEnd w:id="669"/>
      <w:bookmarkEnd w:id="670"/>
    </w:p>
    <w:p w14:paraId="6305023C"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83840" behindDoc="0" locked="0" layoutInCell="0" allowOverlap="1" wp14:anchorId="28454170" wp14:editId="30D3B367">
            <wp:simplePos x="0" y="0"/>
            <wp:positionH relativeFrom="page">
              <wp:posOffset>1002030</wp:posOffset>
            </wp:positionH>
            <wp:positionV relativeFrom="paragraph">
              <wp:posOffset>294005</wp:posOffset>
            </wp:positionV>
            <wp:extent cx="5898515" cy="4719320"/>
            <wp:effectExtent l="0" t="0" r="0" b="0"/>
            <wp:wrapTopAndBottom/>
            <wp:docPr id="51" name="Image 99"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99" descr="A diagram of a diagram of a diagram&#10;&#10;Description automatically generated"/>
                    <pic:cNvPicPr>
                      <a:picLocks noChangeAspect="1" noChangeArrowheads="1"/>
                    </pic:cNvPicPr>
                  </pic:nvPicPr>
                  <pic:blipFill>
                    <a:blip r:embed="rId100"/>
                    <a:stretch>
                      <a:fillRect/>
                    </a:stretch>
                  </pic:blipFill>
                  <pic:spPr bwMode="auto">
                    <a:xfrm>
                      <a:off x="0" y="0"/>
                      <a:ext cx="5898515" cy="4719320"/>
                    </a:xfrm>
                    <a:prstGeom prst="rect">
                      <a:avLst/>
                    </a:prstGeom>
                    <a:noFill/>
                  </pic:spPr>
                </pic:pic>
              </a:graphicData>
            </a:graphic>
          </wp:anchor>
        </w:drawing>
      </w:r>
    </w:p>
    <w:p w14:paraId="52339E5F" w14:textId="481E44ED" w:rsidR="00314B16" w:rsidRPr="006454E5" w:rsidRDefault="00A60732" w:rsidP="00155A54">
      <w:pPr>
        <w:pStyle w:val="Heading3"/>
      </w:pPr>
      <w:bookmarkStart w:id="671" w:name="_Toc185706995"/>
      <w:bookmarkStart w:id="672" w:name="_Toc185881073"/>
      <w:bookmarkStart w:id="673" w:name="_Toc185881152"/>
      <w:r>
        <w:lastRenderedPageBreak/>
        <w:t>2.4.</w:t>
      </w:r>
      <w:r w:rsidR="00314B16" w:rsidRPr="006454E5">
        <w:t>13. Chức năng quản lý sản phẩm</w:t>
      </w:r>
      <w:bookmarkEnd w:id="671"/>
      <w:bookmarkEnd w:id="672"/>
      <w:bookmarkEnd w:id="673"/>
    </w:p>
    <w:p w14:paraId="214F95E7"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84864" behindDoc="0" locked="0" layoutInCell="0" allowOverlap="1" wp14:anchorId="1876596B" wp14:editId="449644CB">
            <wp:simplePos x="0" y="0"/>
            <wp:positionH relativeFrom="page">
              <wp:posOffset>1010285</wp:posOffset>
            </wp:positionH>
            <wp:positionV relativeFrom="paragraph">
              <wp:posOffset>294005</wp:posOffset>
            </wp:positionV>
            <wp:extent cx="5897245" cy="4702175"/>
            <wp:effectExtent l="0" t="0" r="0" b="0"/>
            <wp:wrapTopAndBottom/>
            <wp:docPr id="52" name="Image 100"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100" descr="A diagram of a diagram of a diagram&#10;&#10;Description automatically generated"/>
                    <pic:cNvPicPr>
                      <a:picLocks noChangeAspect="1" noChangeArrowheads="1"/>
                    </pic:cNvPicPr>
                  </pic:nvPicPr>
                  <pic:blipFill>
                    <a:blip r:embed="rId101"/>
                    <a:stretch>
                      <a:fillRect/>
                    </a:stretch>
                  </pic:blipFill>
                  <pic:spPr bwMode="auto">
                    <a:xfrm>
                      <a:off x="0" y="0"/>
                      <a:ext cx="5897245" cy="4702175"/>
                    </a:xfrm>
                    <a:prstGeom prst="rect">
                      <a:avLst/>
                    </a:prstGeom>
                    <a:noFill/>
                  </pic:spPr>
                </pic:pic>
              </a:graphicData>
            </a:graphic>
          </wp:anchor>
        </w:drawing>
      </w:r>
    </w:p>
    <w:p w14:paraId="05368E45" w14:textId="57AD4B8A" w:rsidR="00314B16" w:rsidRPr="006454E5" w:rsidRDefault="00A60732" w:rsidP="00155A54">
      <w:pPr>
        <w:pStyle w:val="Heading3"/>
      </w:pPr>
      <w:bookmarkStart w:id="674" w:name="_Toc185706996"/>
      <w:bookmarkStart w:id="675" w:name="_Toc185881074"/>
      <w:bookmarkStart w:id="676" w:name="_Toc185881153"/>
      <w:r>
        <w:lastRenderedPageBreak/>
        <w:t>2.4.</w:t>
      </w:r>
      <w:r w:rsidR="00314B16" w:rsidRPr="006454E5">
        <w:t>14. Chức năng thống kê</w:t>
      </w:r>
      <w:bookmarkEnd w:id="674"/>
      <w:bookmarkEnd w:id="675"/>
      <w:bookmarkEnd w:id="676"/>
    </w:p>
    <w:p w14:paraId="18FCAE42"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85888" behindDoc="0" locked="0" layoutInCell="0" allowOverlap="1" wp14:anchorId="34557208" wp14:editId="4AFA8097">
            <wp:simplePos x="0" y="0"/>
            <wp:positionH relativeFrom="page">
              <wp:posOffset>981075</wp:posOffset>
            </wp:positionH>
            <wp:positionV relativeFrom="paragraph">
              <wp:posOffset>233045</wp:posOffset>
            </wp:positionV>
            <wp:extent cx="5928360" cy="4036060"/>
            <wp:effectExtent l="0" t="0" r="0" b="0"/>
            <wp:wrapTopAndBottom/>
            <wp:docPr id="53" name="Image 101"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101" descr="A diagram of a diagram of a diagram&#10;&#10;Description automatically generated with medium confidence"/>
                    <pic:cNvPicPr>
                      <a:picLocks noChangeAspect="1" noChangeArrowheads="1"/>
                    </pic:cNvPicPr>
                  </pic:nvPicPr>
                  <pic:blipFill>
                    <a:blip r:embed="rId102"/>
                    <a:stretch>
                      <a:fillRect/>
                    </a:stretch>
                  </pic:blipFill>
                  <pic:spPr bwMode="auto">
                    <a:xfrm>
                      <a:off x="0" y="0"/>
                      <a:ext cx="5928360" cy="4036060"/>
                    </a:xfrm>
                    <a:prstGeom prst="rect">
                      <a:avLst/>
                    </a:prstGeom>
                    <a:noFill/>
                  </pic:spPr>
                </pic:pic>
              </a:graphicData>
            </a:graphic>
          </wp:anchor>
        </w:drawing>
      </w:r>
    </w:p>
    <w:p w14:paraId="30B5CE81" w14:textId="2D2A8E2B" w:rsidR="00314B16" w:rsidRPr="006454E5" w:rsidRDefault="00A60732" w:rsidP="00155A54">
      <w:pPr>
        <w:pStyle w:val="Heading3"/>
      </w:pPr>
      <w:bookmarkStart w:id="677" w:name="_Toc185706997"/>
      <w:bookmarkStart w:id="678" w:name="_Toc185881075"/>
      <w:bookmarkStart w:id="679" w:name="_Toc185881154"/>
      <w:r>
        <w:lastRenderedPageBreak/>
        <w:t>2.4.</w:t>
      </w:r>
      <w:r w:rsidR="00314B16" w:rsidRPr="006454E5">
        <w:t>15. Chức năng quản lý đơn hàng</w:t>
      </w:r>
      <w:bookmarkEnd w:id="677"/>
      <w:bookmarkEnd w:id="678"/>
      <w:bookmarkEnd w:id="679"/>
    </w:p>
    <w:p w14:paraId="49BFEB00"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86912" behindDoc="0" locked="0" layoutInCell="0" allowOverlap="1" wp14:anchorId="3C864F01" wp14:editId="0723FAB3">
            <wp:simplePos x="0" y="0"/>
            <wp:positionH relativeFrom="page">
              <wp:posOffset>1014095</wp:posOffset>
            </wp:positionH>
            <wp:positionV relativeFrom="paragraph">
              <wp:posOffset>233045</wp:posOffset>
            </wp:positionV>
            <wp:extent cx="5894070" cy="4907280"/>
            <wp:effectExtent l="0" t="0" r="0" b="0"/>
            <wp:wrapTopAndBottom/>
            <wp:docPr id="54" name="Image 10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102" descr="A diagram of a diagram&#10;&#10;Description automatically generated"/>
                    <pic:cNvPicPr>
                      <a:picLocks noChangeAspect="1" noChangeArrowheads="1"/>
                    </pic:cNvPicPr>
                  </pic:nvPicPr>
                  <pic:blipFill>
                    <a:blip r:embed="rId103"/>
                    <a:stretch>
                      <a:fillRect/>
                    </a:stretch>
                  </pic:blipFill>
                  <pic:spPr bwMode="auto">
                    <a:xfrm>
                      <a:off x="0" y="0"/>
                      <a:ext cx="5894070" cy="4907280"/>
                    </a:xfrm>
                    <a:prstGeom prst="rect">
                      <a:avLst/>
                    </a:prstGeom>
                    <a:noFill/>
                  </pic:spPr>
                </pic:pic>
              </a:graphicData>
            </a:graphic>
          </wp:anchor>
        </w:drawing>
      </w:r>
    </w:p>
    <w:p w14:paraId="470541B4" w14:textId="1768A934" w:rsidR="00314B16" w:rsidRPr="006454E5" w:rsidRDefault="00314B16" w:rsidP="00314B16">
      <w:pPr>
        <w:pStyle w:val="normal1"/>
        <w:spacing w:before="1"/>
        <w:ind w:right="115"/>
        <w:rPr>
          <w:rFonts w:ascii="Times New Roman" w:hAnsi="Times New Roman" w:cs="Times New Roman"/>
          <w:sz w:val="26"/>
          <w:szCs w:val="26"/>
        </w:rPr>
      </w:pPr>
    </w:p>
    <w:p w14:paraId="2FB67D91" w14:textId="77777777" w:rsidR="00314B16" w:rsidRDefault="00314B16" w:rsidP="00314B16">
      <w:pPr>
        <w:pStyle w:val="normal1"/>
        <w:spacing w:before="1"/>
        <w:ind w:right="115"/>
        <w:rPr>
          <w:rFonts w:ascii="Times New Roman" w:hAnsi="Times New Roman" w:cs="Times New Roman"/>
          <w:sz w:val="26"/>
          <w:szCs w:val="26"/>
        </w:rPr>
      </w:pPr>
    </w:p>
    <w:p w14:paraId="3F132E53" w14:textId="6EBB1D51" w:rsidR="00770E68" w:rsidRPr="006454E5" w:rsidRDefault="00770E68" w:rsidP="00155A54">
      <w:pPr>
        <w:pStyle w:val="Heading2"/>
      </w:pPr>
      <w:bookmarkStart w:id="680" w:name="_Toc185881076"/>
      <w:bookmarkStart w:id="681" w:name="_Toc185881155"/>
      <w:r>
        <w:lastRenderedPageBreak/>
        <w:t>2.5. Kết luận chương</w:t>
      </w:r>
      <w:bookmarkEnd w:id="680"/>
      <w:bookmarkEnd w:id="681"/>
    </w:p>
    <w:p w14:paraId="06FC0217" w14:textId="77777777" w:rsidR="00314B16" w:rsidRPr="00462FF3" w:rsidRDefault="00314B16" w:rsidP="00155A54">
      <w:pPr>
        <w:pStyle w:val="Heading1"/>
      </w:pPr>
      <w:bookmarkStart w:id="682" w:name="__RefHeading___Toc26632_1225579473"/>
      <w:bookmarkStart w:id="683" w:name="_Toc185447774"/>
      <w:bookmarkStart w:id="684" w:name="_Toc185534239"/>
      <w:bookmarkStart w:id="685" w:name="_Toc185706998"/>
      <w:bookmarkStart w:id="686" w:name="_Toc185881077"/>
      <w:bookmarkStart w:id="687" w:name="_Toc185881156"/>
      <w:bookmarkEnd w:id="682"/>
      <w:r w:rsidRPr="00462FF3">
        <w:t>CHƯƠNG 3. CÀI ĐẶT VÀ THỬ NGHIỆM HỆ THỐNG</w:t>
      </w:r>
      <w:bookmarkEnd w:id="683"/>
      <w:bookmarkEnd w:id="684"/>
      <w:bookmarkEnd w:id="685"/>
      <w:bookmarkEnd w:id="686"/>
      <w:bookmarkEnd w:id="687"/>
    </w:p>
    <w:p w14:paraId="76D2C037" w14:textId="77777777" w:rsidR="00863B69" w:rsidRPr="00863B69" w:rsidRDefault="00863B69" w:rsidP="00155A54">
      <w:pPr>
        <w:pStyle w:val="Heading2"/>
        <w:rPr>
          <w:rFonts w:eastAsia="NSimSun"/>
        </w:rPr>
      </w:pPr>
      <w:bookmarkStart w:id="688" w:name="__RefHeading___Toc26634_1225579473"/>
      <w:bookmarkStart w:id="689" w:name="_Toc185706999"/>
      <w:bookmarkStart w:id="690" w:name="_Toc185881078"/>
      <w:bookmarkStart w:id="691" w:name="_Toc185881157"/>
      <w:bookmarkStart w:id="692" w:name="_Toc185447775"/>
      <w:bookmarkStart w:id="693" w:name="_Toc185534240"/>
      <w:bookmarkEnd w:id="688"/>
      <w:r w:rsidRPr="00863B69">
        <w:rPr>
          <w:rFonts w:eastAsia="NSimSun"/>
        </w:rPr>
        <w:t>3.1 Kiến trúc hệ thống</w:t>
      </w:r>
      <w:bookmarkEnd w:id="689"/>
      <w:bookmarkEnd w:id="690"/>
      <w:bookmarkEnd w:id="691"/>
    </w:p>
    <w:p w14:paraId="0E25047B" w14:textId="77777777" w:rsidR="00863B69" w:rsidRPr="00863B69" w:rsidRDefault="00863B69" w:rsidP="00155A54">
      <w:pPr>
        <w:pStyle w:val="Heading2"/>
        <w:rPr>
          <w:rFonts w:eastAsia="NSimSun"/>
        </w:rPr>
      </w:pPr>
      <w:bookmarkStart w:id="694" w:name="_Toc185707000"/>
      <w:bookmarkStart w:id="695" w:name="_Toc185881079"/>
      <w:bookmarkStart w:id="696" w:name="_Toc185881158"/>
      <w:r w:rsidRPr="00863B69">
        <w:rPr>
          <w:rFonts w:eastAsia="NSimSun"/>
        </w:rPr>
        <w:t>3.2 Một số hình ảnh về giao diện hệ thống</w:t>
      </w:r>
      <w:bookmarkEnd w:id="694"/>
      <w:bookmarkEnd w:id="695"/>
      <w:bookmarkEnd w:id="696"/>
    </w:p>
    <w:p w14:paraId="3D2997F5" w14:textId="77777777" w:rsidR="00863B69" w:rsidRPr="00863B69" w:rsidRDefault="00863B69" w:rsidP="00155A54">
      <w:pPr>
        <w:pStyle w:val="Heading2"/>
        <w:rPr>
          <w:rFonts w:eastAsia="NSimSun"/>
        </w:rPr>
      </w:pPr>
      <w:bookmarkStart w:id="697" w:name="_Toc185707001"/>
      <w:bookmarkStart w:id="698" w:name="_Toc185881080"/>
      <w:bookmarkStart w:id="699" w:name="_Toc185881159"/>
      <w:r w:rsidRPr="00863B69">
        <w:rPr>
          <w:rFonts w:eastAsia="NSimSun"/>
        </w:rPr>
        <w:t>3.2.1 Một số giao diện cho người dùng hệ thống</w:t>
      </w:r>
      <w:bookmarkEnd w:id="697"/>
      <w:bookmarkEnd w:id="698"/>
      <w:bookmarkEnd w:id="699"/>
    </w:p>
    <w:p w14:paraId="7FB77176" w14:textId="77777777" w:rsidR="00863B69" w:rsidRPr="00863B69" w:rsidRDefault="00863B69" w:rsidP="00155A54">
      <w:pPr>
        <w:pStyle w:val="Heading2"/>
        <w:rPr>
          <w:rFonts w:eastAsia="NSimSun"/>
        </w:rPr>
      </w:pPr>
      <w:bookmarkStart w:id="700" w:name="_Toc185707002"/>
      <w:bookmarkStart w:id="701" w:name="_Toc185881081"/>
      <w:bookmarkStart w:id="702" w:name="_Toc185881160"/>
      <w:r w:rsidRPr="00863B69">
        <w:rPr>
          <w:rFonts w:eastAsia="NSimSun"/>
        </w:rPr>
        <w:t>3.2.2 Một số giao diện cho khách thuê</w:t>
      </w:r>
      <w:bookmarkEnd w:id="700"/>
      <w:bookmarkEnd w:id="701"/>
      <w:bookmarkEnd w:id="702"/>
    </w:p>
    <w:p w14:paraId="3B88A571" w14:textId="77777777" w:rsidR="00863B69" w:rsidRPr="00863B69" w:rsidRDefault="00863B69" w:rsidP="00155A54">
      <w:pPr>
        <w:pStyle w:val="Heading2"/>
        <w:rPr>
          <w:rFonts w:eastAsia="NSimSun"/>
        </w:rPr>
      </w:pPr>
      <w:bookmarkStart w:id="703" w:name="_Toc185707003"/>
      <w:bookmarkStart w:id="704" w:name="_Toc185881082"/>
      <w:bookmarkStart w:id="705" w:name="_Toc185881161"/>
      <w:r w:rsidRPr="00863B69">
        <w:rPr>
          <w:rFonts w:eastAsia="NSimSun"/>
        </w:rPr>
        <w:t>3.2.3 Một số giao diện của chủ nhà</w:t>
      </w:r>
      <w:bookmarkEnd w:id="703"/>
      <w:bookmarkEnd w:id="704"/>
      <w:bookmarkEnd w:id="705"/>
    </w:p>
    <w:p w14:paraId="04225379" w14:textId="0761596B" w:rsidR="00737680" w:rsidRPr="006454E5" w:rsidRDefault="00863B69" w:rsidP="00155A54">
      <w:pPr>
        <w:pStyle w:val="Heading2"/>
      </w:pPr>
      <w:bookmarkStart w:id="706" w:name="_Toc185707004"/>
      <w:bookmarkStart w:id="707" w:name="_Toc185881083"/>
      <w:bookmarkStart w:id="708" w:name="_Toc185881162"/>
      <w:r w:rsidRPr="00863B69">
        <w:rPr>
          <w:rFonts w:eastAsia="NSimSun"/>
        </w:rPr>
        <w:t>3.2.4 Một số giao diện của quản trị hệ thống</w:t>
      </w:r>
      <w:bookmarkStart w:id="709" w:name="__RefHeading___Toc26636_1225579473"/>
      <w:bookmarkEnd w:id="692"/>
      <w:bookmarkEnd w:id="693"/>
      <w:bookmarkEnd w:id="706"/>
      <w:bookmarkEnd w:id="707"/>
      <w:bookmarkEnd w:id="708"/>
      <w:bookmarkEnd w:id="709"/>
    </w:p>
    <w:p w14:paraId="0B62A8EC" w14:textId="59C63570" w:rsidR="00737680" w:rsidRDefault="00E03AAB" w:rsidP="00155A54">
      <w:pPr>
        <w:pStyle w:val="Heading1"/>
      </w:pPr>
      <w:bookmarkStart w:id="710" w:name="_Toc185447777"/>
      <w:bookmarkStart w:id="711" w:name="_Toc185534242"/>
      <w:bookmarkStart w:id="712" w:name="_Toc185707005"/>
      <w:bookmarkStart w:id="713" w:name="_Toc185881084"/>
      <w:bookmarkStart w:id="714" w:name="_Toc185881163"/>
      <w:r>
        <w:t xml:space="preserve">CHƯƠNG 4. </w:t>
      </w:r>
      <w:r w:rsidR="00737680" w:rsidRPr="00462FF3">
        <w:t>KẾT LUẬN</w:t>
      </w:r>
      <w:bookmarkEnd w:id="710"/>
      <w:bookmarkEnd w:id="711"/>
      <w:bookmarkEnd w:id="712"/>
      <w:bookmarkEnd w:id="713"/>
      <w:bookmarkEnd w:id="714"/>
    </w:p>
    <w:p w14:paraId="6AE52255" w14:textId="1A28CB57" w:rsidR="00E03AAB" w:rsidRDefault="00E03AAB" w:rsidP="006454E5">
      <w:pPr>
        <w:pStyle w:val="Heading2"/>
      </w:pPr>
      <w:bookmarkStart w:id="715" w:name="_Toc185707006"/>
      <w:bookmarkStart w:id="716" w:name="_Toc185881085"/>
      <w:bookmarkStart w:id="717" w:name="_Toc185881164"/>
      <w:r>
        <w:t>4.1. Ưu điểm của hệ thống</w:t>
      </w:r>
      <w:bookmarkEnd w:id="715"/>
      <w:bookmarkEnd w:id="716"/>
      <w:bookmarkEnd w:id="717"/>
    </w:p>
    <w:p w14:paraId="436EBD34" w14:textId="77777777" w:rsidR="00783D49" w:rsidRPr="00783D49" w:rsidRDefault="00783D49">
      <w:pPr>
        <w:pStyle w:val="NoSpacing"/>
        <w:numPr>
          <w:ilvl w:val="0"/>
          <w:numId w:val="98"/>
        </w:numPr>
        <w:spacing w:line="312" w:lineRule="auto"/>
        <w:rPr>
          <w:ins w:id="718" w:author="Khanh Cong" w:date="2024-12-27T23:45:00Z" w16du:dateUtc="2024-12-27T16:45:00Z"/>
        </w:rPr>
        <w:pPrChange w:id="719" w:author="Khanh Cong" w:date="2024-12-27T23:47:00Z" w16du:dateUtc="2024-12-27T16:47:00Z">
          <w:pPr>
            <w:pStyle w:val="Heading2"/>
          </w:pPr>
        </w:pPrChange>
      </w:pPr>
      <w:ins w:id="720" w:author="Khanh Cong" w:date="2024-12-27T23:45:00Z" w16du:dateUtc="2024-12-27T16:45:00Z">
        <w:r w:rsidRPr="00783D49">
          <w:t>Giao diện hiện đại và tối ưu trải nghiệm người dùng:</w:t>
        </w:r>
      </w:ins>
    </w:p>
    <w:p w14:paraId="0A5D5E98" w14:textId="77777777" w:rsidR="00783D49" w:rsidRPr="00783D49" w:rsidRDefault="00783D49">
      <w:pPr>
        <w:pStyle w:val="NoSpacing"/>
        <w:numPr>
          <w:ilvl w:val="1"/>
          <w:numId w:val="98"/>
        </w:numPr>
        <w:spacing w:line="312" w:lineRule="auto"/>
        <w:rPr>
          <w:ins w:id="721" w:author="Khanh Cong" w:date="2024-12-27T23:45:00Z" w16du:dateUtc="2024-12-27T16:45:00Z"/>
        </w:rPr>
        <w:pPrChange w:id="722" w:author="Khanh Cong" w:date="2024-12-27T23:47:00Z" w16du:dateUtc="2024-12-27T16:47:00Z">
          <w:pPr>
            <w:pStyle w:val="Heading2"/>
          </w:pPr>
        </w:pPrChange>
      </w:pPr>
      <w:ins w:id="723" w:author="Khanh Cong" w:date="2024-12-27T23:45:00Z" w16du:dateUtc="2024-12-27T16:45:00Z">
        <w:r w:rsidRPr="00783D49">
          <w:t>Giao diện trực quan, dễ sử dụng, phù hợp với nhiều đối tượng khách hàng.</w:t>
        </w:r>
      </w:ins>
    </w:p>
    <w:p w14:paraId="3B029382" w14:textId="77777777" w:rsidR="00783D49" w:rsidRPr="00783D49" w:rsidRDefault="00783D49">
      <w:pPr>
        <w:pStyle w:val="NoSpacing"/>
        <w:numPr>
          <w:ilvl w:val="1"/>
          <w:numId w:val="98"/>
        </w:numPr>
        <w:spacing w:line="312" w:lineRule="auto"/>
        <w:rPr>
          <w:ins w:id="724" w:author="Khanh Cong" w:date="2024-12-27T23:45:00Z" w16du:dateUtc="2024-12-27T16:45:00Z"/>
        </w:rPr>
        <w:pPrChange w:id="725" w:author="Khanh Cong" w:date="2024-12-27T23:47:00Z" w16du:dateUtc="2024-12-27T16:47:00Z">
          <w:pPr>
            <w:pStyle w:val="Heading2"/>
          </w:pPr>
        </w:pPrChange>
      </w:pPr>
      <w:ins w:id="726" w:author="Khanh Cong" w:date="2024-12-27T23:45:00Z" w16du:dateUtc="2024-12-27T16:45:00Z">
        <w:r w:rsidRPr="00783D49">
          <w:t>Thiết kế responsive, đảm bảo trải nghiệm tốt trên cả desktop, tablet và điện thoại di động.</w:t>
        </w:r>
      </w:ins>
    </w:p>
    <w:p w14:paraId="6CE1B518" w14:textId="77777777" w:rsidR="00783D49" w:rsidRPr="00783D49" w:rsidRDefault="00783D49">
      <w:pPr>
        <w:pStyle w:val="NoSpacing"/>
        <w:numPr>
          <w:ilvl w:val="0"/>
          <w:numId w:val="98"/>
        </w:numPr>
        <w:spacing w:line="312" w:lineRule="auto"/>
        <w:rPr>
          <w:ins w:id="727" w:author="Khanh Cong" w:date="2024-12-27T23:45:00Z" w16du:dateUtc="2024-12-27T16:45:00Z"/>
        </w:rPr>
        <w:pPrChange w:id="728" w:author="Khanh Cong" w:date="2024-12-27T23:47:00Z" w16du:dateUtc="2024-12-27T16:47:00Z">
          <w:pPr>
            <w:pStyle w:val="Heading2"/>
          </w:pPr>
        </w:pPrChange>
      </w:pPr>
      <w:ins w:id="729" w:author="Khanh Cong" w:date="2024-12-27T23:45:00Z" w16du:dateUtc="2024-12-27T16:45:00Z">
        <w:r w:rsidRPr="00783D49">
          <w:t>Tính năng phong phú và tiện ích:</w:t>
        </w:r>
      </w:ins>
    </w:p>
    <w:p w14:paraId="29ED55E0" w14:textId="77777777" w:rsidR="00783D49" w:rsidRPr="00783D49" w:rsidRDefault="00783D49">
      <w:pPr>
        <w:pStyle w:val="NoSpacing"/>
        <w:numPr>
          <w:ilvl w:val="1"/>
          <w:numId w:val="98"/>
        </w:numPr>
        <w:spacing w:line="312" w:lineRule="auto"/>
        <w:rPr>
          <w:ins w:id="730" w:author="Khanh Cong" w:date="2024-12-27T23:45:00Z" w16du:dateUtc="2024-12-27T16:45:00Z"/>
        </w:rPr>
        <w:pPrChange w:id="731" w:author="Khanh Cong" w:date="2024-12-27T23:47:00Z" w16du:dateUtc="2024-12-27T16:47:00Z">
          <w:pPr>
            <w:pStyle w:val="Heading2"/>
          </w:pPr>
        </w:pPrChange>
      </w:pPr>
      <w:ins w:id="732" w:author="Khanh Cong" w:date="2024-12-27T23:45:00Z" w16du:dateUtc="2024-12-27T16:45:00Z">
        <w:r w:rsidRPr="00783D49">
          <w:t>Hỗ trợ tìm kiếm, lọc, và so sánh sản phẩm, giúp khách hàng dễ dàng lựa chọn sản phẩm phù hợp.</w:t>
        </w:r>
      </w:ins>
    </w:p>
    <w:p w14:paraId="11044B78" w14:textId="77777777" w:rsidR="00783D49" w:rsidRPr="00783D49" w:rsidRDefault="00783D49">
      <w:pPr>
        <w:pStyle w:val="NoSpacing"/>
        <w:numPr>
          <w:ilvl w:val="1"/>
          <w:numId w:val="98"/>
        </w:numPr>
        <w:spacing w:line="312" w:lineRule="auto"/>
        <w:rPr>
          <w:ins w:id="733" w:author="Khanh Cong" w:date="2024-12-27T23:45:00Z" w16du:dateUtc="2024-12-27T16:45:00Z"/>
        </w:rPr>
        <w:pPrChange w:id="734" w:author="Khanh Cong" w:date="2024-12-27T23:47:00Z" w16du:dateUtc="2024-12-27T16:47:00Z">
          <w:pPr>
            <w:pStyle w:val="Heading2"/>
          </w:pPr>
        </w:pPrChange>
      </w:pPr>
      <w:ins w:id="735" w:author="Khanh Cong" w:date="2024-12-27T23:45:00Z" w16du:dateUtc="2024-12-27T16:45:00Z">
        <w:r w:rsidRPr="00783D49">
          <w:t>Chức năng giỏ hàng, thanh toán trực tuyến và theo dõi đơn hàng thông minh.</w:t>
        </w:r>
      </w:ins>
    </w:p>
    <w:p w14:paraId="6CCFECF1" w14:textId="77777777" w:rsidR="00783D49" w:rsidRPr="00783D49" w:rsidRDefault="00783D49">
      <w:pPr>
        <w:pStyle w:val="NoSpacing"/>
        <w:numPr>
          <w:ilvl w:val="0"/>
          <w:numId w:val="98"/>
        </w:numPr>
        <w:spacing w:line="312" w:lineRule="auto"/>
        <w:rPr>
          <w:ins w:id="736" w:author="Khanh Cong" w:date="2024-12-27T23:45:00Z" w16du:dateUtc="2024-12-27T16:45:00Z"/>
        </w:rPr>
        <w:pPrChange w:id="737" w:author="Khanh Cong" w:date="2024-12-27T23:47:00Z" w16du:dateUtc="2024-12-27T16:47:00Z">
          <w:pPr>
            <w:pStyle w:val="Heading2"/>
          </w:pPr>
        </w:pPrChange>
      </w:pPr>
      <w:ins w:id="738" w:author="Khanh Cong" w:date="2024-12-27T23:45:00Z" w16du:dateUtc="2024-12-27T16:45:00Z">
        <w:r w:rsidRPr="00783D49">
          <w:t>Bảo mật mạnh mẽ:</w:t>
        </w:r>
      </w:ins>
    </w:p>
    <w:p w14:paraId="7FC1DC26" w14:textId="77777777" w:rsidR="00783D49" w:rsidRPr="00783D49" w:rsidRDefault="00783D49">
      <w:pPr>
        <w:pStyle w:val="NoSpacing"/>
        <w:numPr>
          <w:ilvl w:val="0"/>
          <w:numId w:val="98"/>
        </w:numPr>
        <w:spacing w:line="312" w:lineRule="auto"/>
        <w:rPr>
          <w:ins w:id="739" w:author="Khanh Cong" w:date="2024-12-27T23:45:00Z" w16du:dateUtc="2024-12-27T16:45:00Z"/>
        </w:rPr>
        <w:pPrChange w:id="740" w:author="Khanh Cong" w:date="2024-12-27T23:47:00Z" w16du:dateUtc="2024-12-27T16:47:00Z">
          <w:pPr>
            <w:pStyle w:val="Heading2"/>
          </w:pPr>
        </w:pPrChange>
      </w:pPr>
      <w:ins w:id="741" w:author="Khanh Cong" w:date="2024-12-27T23:45:00Z" w16du:dateUtc="2024-12-27T16:45:00Z">
        <w:r w:rsidRPr="00783D49">
          <w:t>Sử dụng JWT và mã hóa dữ liệu để bảo vệ thông tin người dùng.</w:t>
        </w:r>
      </w:ins>
    </w:p>
    <w:p w14:paraId="4B278EB9" w14:textId="77777777" w:rsidR="00783D49" w:rsidRPr="00783D49" w:rsidRDefault="00783D49">
      <w:pPr>
        <w:pStyle w:val="NoSpacing"/>
        <w:numPr>
          <w:ilvl w:val="0"/>
          <w:numId w:val="98"/>
        </w:numPr>
        <w:spacing w:line="312" w:lineRule="auto"/>
        <w:rPr>
          <w:ins w:id="742" w:author="Khanh Cong" w:date="2024-12-27T23:45:00Z" w16du:dateUtc="2024-12-27T16:45:00Z"/>
        </w:rPr>
        <w:pPrChange w:id="743" w:author="Khanh Cong" w:date="2024-12-27T23:47:00Z" w16du:dateUtc="2024-12-27T16:47:00Z">
          <w:pPr>
            <w:pStyle w:val="Heading2"/>
          </w:pPr>
        </w:pPrChange>
      </w:pPr>
      <w:ins w:id="744" w:author="Khanh Cong" w:date="2024-12-27T23:45:00Z" w16du:dateUtc="2024-12-27T16:45:00Z">
        <w:r w:rsidRPr="00783D49">
          <w:t>Đảm bảo tuân thủ các tiêu chuẩn bảo mật, hạn chế tối đa nguy cơ lộ thông tin.</w:t>
        </w:r>
      </w:ins>
    </w:p>
    <w:p w14:paraId="479B1EDB" w14:textId="77777777" w:rsidR="00783D49" w:rsidRPr="00783D49" w:rsidRDefault="00783D49">
      <w:pPr>
        <w:pStyle w:val="NoSpacing"/>
        <w:numPr>
          <w:ilvl w:val="0"/>
          <w:numId w:val="98"/>
        </w:numPr>
        <w:spacing w:line="312" w:lineRule="auto"/>
        <w:rPr>
          <w:ins w:id="745" w:author="Khanh Cong" w:date="2024-12-27T23:45:00Z" w16du:dateUtc="2024-12-27T16:45:00Z"/>
        </w:rPr>
        <w:pPrChange w:id="746" w:author="Khanh Cong" w:date="2024-12-27T23:47:00Z" w16du:dateUtc="2024-12-27T16:47:00Z">
          <w:pPr>
            <w:pStyle w:val="Heading2"/>
          </w:pPr>
        </w:pPrChange>
      </w:pPr>
      <w:ins w:id="747" w:author="Khanh Cong" w:date="2024-12-27T23:45:00Z" w16du:dateUtc="2024-12-27T16:45:00Z">
        <w:r w:rsidRPr="00783D49">
          <w:t>Hệ thống quản lý hiệu quả:</w:t>
        </w:r>
      </w:ins>
    </w:p>
    <w:p w14:paraId="24FB949F" w14:textId="77777777" w:rsidR="00783D49" w:rsidRPr="00783D49" w:rsidRDefault="00783D49">
      <w:pPr>
        <w:pStyle w:val="NoSpacing"/>
        <w:numPr>
          <w:ilvl w:val="0"/>
          <w:numId w:val="98"/>
        </w:numPr>
        <w:spacing w:line="312" w:lineRule="auto"/>
        <w:rPr>
          <w:ins w:id="748" w:author="Khanh Cong" w:date="2024-12-27T23:45:00Z" w16du:dateUtc="2024-12-27T16:45:00Z"/>
        </w:rPr>
        <w:pPrChange w:id="749" w:author="Khanh Cong" w:date="2024-12-27T23:47:00Z" w16du:dateUtc="2024-12-27T16:47:00Z">
          <w:pPr>
            <w:pStyle w:val="Heading2"/>
          </w:pPr>
        </w:pPrChange>
      </w:pPr>
      <w:ins w:id="750" w:author="Khanh Cong" w:date="2024-12-27T23:45:00Z" w16du:dateUtc="2024-12-27T16:45:00Z">
        <w:r w:rsidRPr="00783D49">
          <w:t>Quản lý sản phẩm, tồn kho và đơn hàng dễ dàng với giao diện thân thiện cho admin.</w:t>
        </w:r>
      </w:ins>
    </w:p>
    <w:p w14:paraId="6281622A" w14:textId="77777777" w:rsidR="00783D49" w:rsidRPr="00783D49" w:rsidRDefault="00783D49">
      <w:pPr>
        <w:pStyle w:val="NoSpacing"/>
        <w:numPr>
          <w:ilvl w:val="0"/>
          <w:numId w:val="98"/>
        </w:numPr>
        <w:spacing w:line="312" w:lineRule="auto"/>
        <w:rPr>
          <w:ins w:id="751" w:author="Khanh Cong" w:date="2024-12-27T23:45:00Z" w16du:dateUtc="2024-12-27T16:45:00Z"/>
        </w:rPr>
        <w:pPrChange w:id="752" w:author="Khanh Cong" w:date="2024-12-27T23:47:00Z" w16du:dateUtc="2024-12-27T16:47:00Z">
          <w:pPr>
            <w:pStyle w:val="Heading2"/>
          </w:pPr>
        </w:pPrChange>
      </w:pPr>
      <w:ins w:id="753" w:author="Khanh Cong" w:date="2024-12-27T23:45:00Z" w16du:dateUtc="2024-12-27T16:45:00Z">
        <w:r w:rsidRPr="00783D49">
          <w:t>Tích hợp cảnh báo khi hàng gần hết kho, tối ưu hóa quy trình kinh doanh.</w:t>
        </w:r>
      </w:ins>
    </w:p>
    <w:p w14:paraId="189FCD43" w14:textId="77777777" w:rsidR="00783D49" w:rsidRPr="00783D49" w:rsidRDefault="00783D49">
      <w:pPr>
        <w:pStyle w:val="NoSpacing"/>
        <w:numPr>
          <w:ilvl w:val="0"/>
          <w:numId w:val="98"/>
        </w:numPr>
        <w:spacing w:line="312" w:lineRule="auto"/>
        <w:rPr>
          <w:ins w:id="754" w:author="Khanh Cong" w:date="2024-12-27T23:45:00Z" w16du:dateUtc="2024-12-27T16:45:00Z"/>
        </w:rPr>
        <w:pPrChange w:id="755" w:author="Khanh Cong" w:date="2024-12-27T23:47:00Z" w16du:dateUtc="2024-12-27T16:47:00Z">
          <w:pPr>
            <w:pStyle w:val="Heading2"/>
          </w:pPr>
        </w:pPrChange>
      </w:pPr>
      <w:ins w:id="756" w:author="Khanh Cong" w:date="2024-12-27T23:45:00Z" w16du:dateUtc="2024-12-27T16:45:00Z">
        <w:r w:rsidRPr="00783D49">
          <w:t>Công nghệ hiện đại:</w:t>
        </w:r>
      </w:ins>
    </w:p>
    <w:p w14:paraId="45923B50" w14:textId="77777777" w:rsidR="00783D49" w:rsidRPr="00783D49" w:rsidRDefault="00783D49">
      <w:pPr>
        <w:pStyle w:val="NoSpacing"/>
        <w:numPr>
          <w:ilvl w:val="0"/>
          <w:numId w:val="98"/>
        </w:numPr>
        <w:spacing w:line="312" w:lineRule="auto"/>
        <w:rPr>
          <w:ins w:id="757" w:author="Khanh Cong" w:date="2024-12-27T23:45:00Z" w16du:dateUtc="2024-12-27T16:45:00Z"/>
        </w:rPr>
        <w:pPrChange w:id="758" w:author="Khanh Cong" w:date="2024-12-27T23:47:00Z" w16du:dateUtc="2024-12-27T16:47:00Z">
          <w:pPr>
            <w:pStyle w:val="Heading2"/>
          </w:pPr>
        </w:pPrChange>
      </w:pPr>
      <w:ins w:id="759" w:author="Khanh Cong" w:date="2024-12-27T23:45:00Z" w16du:dateUtc="2024-12-27T16:45:00Z">
        <w:r w:rsidRPr="00783D49">
          <w:t>Sử dụng React giúp cải thiện hiệu năng frontend và tái sử dụng mã nguồn.</w:t>
        </w:r>
      </w:ins>
    </w:p>
    <w:p w14:paraId="15FA39D7" w14:textId="77777777" w:rsidR="00783D49" w:rsidRPr="00783D49" w:rsidRDefault="00783D49">
      <w:pPr>
        <w:pStyle w:val="NoSpacing"/>
        <w:numPr>
          <w:ilvl w:val="0"/>
          <w:numId w:val="98"/>
        </w:numPr>
        <w:spacing w:line="312" w:lineRule="auto"/>
        <w:rPr>
          <w:ins w:id="760" w:author="Khanh Cong" w:date="2024-12-27T23:45:00Z" w16du:dateUtc="2024-12-27T16:45:00Z"/>
        </w:rPr>
        <w:pPrChange w:id="761" w:author="Khanh Cong" w:date="2024-12-27T23:47:00Z" w16du:dateUtc="2024-12-27T16:47:00Z">
          <w:pPr>
            <w:pStyle w:val="Heading2"/>
          </w:pPr>
        </w:pPrChange>
      </w:pPr>
      <w:ins w:id="762" w:author="Khanh Cong" w:date="2024-12-27T23:45:00Z" w16du:dateUtc="2024-12-27T16:45:00Z">
        <w:r w:rsidRPr="00783D49">
          <w:t>Backend Java đảm bảo tính ổn định và khả năng xử lý dữ liệu lớn.</w:t>
        </w:r>
      </w:ins>
    </w:p>
    <w:p w14:paraId="3B89B569" w14:textId="77777777" w:rsidR="00783D49" w:rsidRPr="00783D49" w:rsidRDefault="00783D49">
      <w:pPr>
        <w:pStyle w:val="NoSpacing"/>
        <w:numPr>
          <w:ilvl w:val="0"/>
          <w:numId w:val="98"/>
        </w:numPr>
        <w:spacing w:line="312" w:lineRule="auto"/>
        <w:rPr>
          <w:ins w:id="763" w:author="Khanh Cong" w:date="2024-12-27T23:45:00Z" w16du:dateUtc="2024-12-27T16:45:00Z"/>
        </w:rPr>
        <w:pPrChange w:id="764" w:author="Khanh Cong" w:date="2024-12-27T23:47:00Z" w16du:dateUtc="2024-12-27T16:47:00Z">
          <w:pPr>
            <w:pStyle w:val="Heading2"/>
          </w:pPr>
        </w:pPrChange>
      </w:pPr>
      <w:ins w:id="765" w:author="Khanh Cong" w:date="2024-12-27T23:45:00Z" w16du:dateUtc="2024-12-27T16:45:00Z">
        <w:r w:rsidRPr="00783D49">
          <w:lastRenderedPageBreak/>
          <w:t>MongoDB linh hoạt, hỗ trợ lưu trữ dữ liệu không cấu trúc và dễ mở rộng.</w:t>
        </w:r>
      </w:ins>
    </w:p>
    <w:p w14:paraId="2D0161DA" w14:textId="77777777" w:rsidR="00783D49" w:rsidRPr="00783D49" w:rsidRDefault="00783D49">
      <w:pPr>
        <w:pStyle w:val="NoSpacing"/>
        <w:numPr>
          <w:ilvl w:val="0"/>
          <w:numId w:val="98"/>
        </w:numPr>
        <w:spacing w:line="312" w:lineRule="auto"/>
        <w:rPr>
          <w:ins w:id="766" w:author="Khanh Cong" w:date="2024-12-27T23:45:00Z" w16du:dateUtc="2024-12-27T16:45:00Z"/>
        </w:rPr>
        <w:pPrChange w:id="767" w:author="Khanh Cong" w:date="2024-12-27T23:47:00Z" w16du:dateUtc="2024-12-27T16:47:00Z">
          <w:pPr>
            <w:pStyle w:val="Heading2"/>
          </w:pPr>
        </w:pPrChange>
      </w:pPr>
      <w:ins w:id="768" w:author="Khanh Cong" w:date="2024-12-27T23:45:00Z" w16du:dateUtc="2024-12-27T16:45:00Z">
        <w:r w:rsidRPr="00783D49">
          <w:t>Dễ dàng mở rộng và tùy chỉnh:</w:t>
        </w:r>
      </w:ins>
    </w:p>
    <w:p w14:paraId="2913A078" w14:textId="77777777" w:rsidR="00783D49" w:rsidRPr="00783D49" w:rsidRDefault="00783D49">
      <w:pPr>
        <w:pStyle w:val="NoSpacing"/>
        <w:numPr>
          <w:ilvl w:val="0"/>
          <w:numId w:val="98"/>
        </w:numPr>
        <w:spacing w:line="312" w:lineRule="auto"/>
        <w:rPr>
          <w:ins w:id="769" w:author="Khanh Cong" w:date="2024-12-27T23:45:00Z" w16du:dateUtc="2024-12-27T16:45:00Z"/>
        </w:rPr>
        <w:pPrChange w:id="770" w:author="Khanh Cong" w:date="2024-12-27T23:47:00Z" w16du:dateUtc="2024-12-27T16:47:00Z">
          <w:pPr>
            <w:pStyle w:val="Heading2"/>
          </w:pPr>
        </w:pPrChange>
      </w:pPr>
      <w:ins w:id="771" w:author="Khanh Cong" w:date="2024-12-27T23:45:00Z" w16du:dateUtc="2024-12-27T16:45:00Z">
        <w:r w:rsidRPr="00783D49">
          <w:t>Kiến trúc microservice giúp hệ thống dễ nâng cấp và tích hợp thêm tính năng mới.</w:t>
        </w:r>
      </w:ins>
    </w:p>
    <w:p w14:paraId="38855450" w14:textId="69B2D26D" w:rsidR="00E03AAB" w:rsidRPr="00155A54" w:rsidDel="00783D49" w:rsidRDefault="00E03AAB">
      <w:pPr>
        <w:pStyle w:val="NoSpacing"/>
        <w:spacing w:line="312" w:lineRule="auto"/>
        <w:rPr>
          <w:del w:id="772" w:author="Khanh Cong" w:date="2024-12-27T23:44:00Z" w16du:dateUtc="2024-12-27T16:44:00Z"/>
        </w:rPr>
        <w:pPrChange w:id="773" w:author="Khanh Cong" w:date="2024-12-27T23:47:00Z" w16du:dateUtc="2024-12-27T16:47:00Z">
          <w:pPr>
            <w:pStyle w:val="ListParagraph"/>
            <w:numPr>
              <w:numId w:val="81"/>
            </w:numPr>
            <w:ind w:hanging="360"/>
          </w:pPr>
        </w:pPrChange>
      </w:pPr>
      <w:del w:id="774" w:author="Khanh Cong" w:date="2024-12-27T23:44:00Z" w16du:dateUtc="2024-12-27T16:44:00Z">
        <w:r w:rsidRPr="00155A54" w:rsidDel="00783D49">
          <w:delText>Giao diện hiện đại và tối ưu trải nghiệm người dùng:</w:delText>
        </w:r>
      </w:del>
    </w:p>
    <w:p w14:paraId="6E006431" w14:textId="0077BC31" w:rsidR="00E03AAB" w:rsidRPr="00155A54" w:rsidDel="00783D49" w:rsidRDefault="00E03AAB">
      <w:pPr>
        <w:pStyle w:val="NoSpacing"/>
        <w:spacing w:line="312" w:lineRule="auto"/>
        <w:rPr>
          <w:del w:id="775" w:author="Khanh Cong" w:date="2024-12-27T23:44:00Z" w16du:dateUtc="2024-12-27T16:44:00Z"/>
        </w:rPr>
        <w:pPrChange w:id="776" w:author="Khanh Cong" w:date="2024-12-27T23:47:00Z" w16du:dateUtc="2024-12-27T16:47:00Z">
          <w:pPr>
            <w:pStyle w:val="ListParagraph"/>
            <w:numPr>
              <w:ilvl w:val="1"/>
              <w:numId w:val="81"/>
            </w:numPr>
            <w:ind w:left="1440" w:hanging="360"/>
          </w:pPr>
        </w:pPrChange>
      </w:pPr>
      <w:del w:id="777" w:author="Khanh Cong" w:date="2024-12-27T23:44:00Z" w16du:dateUtc="2024-12-27T16:44:00Z">
        <w:r w:rsidRPr="00155A54" w:rsidDel="00783D49">
          <w:delText>Giao diện trực quan, dễ sử dụng, phù hợp với nhiều đối tượng khách hàng.</w:delText>
        </w:r>
      </w:del>
    </w:p>
    <w:p w14:paraId="2010918E" w14:textId="36858F44" w:rsidR="00E03AAB" w:rsidRPr="00155A54" w:rsidDel="00783D49" w:rsidRDefault="00E03AAB">
      <w:pPr>
        <w:pStyle w:val="NoSpacing"/>
        <w:spacing w:line="312" w:lineRule="auto"/>
        <w:rPr>
          <w:del w:id="778" w:author="Khanh Cong" w:date="2024-12-27T23:44:00Z" w16du:dateUtc="2024-12-27T16:44:00Z"/>
        </w:rPr>
        <w:pPrChange w:id="779" w:author="Khanh Cong" w:date="2024-12-27T23:47:00Z" w16du:dateUtc="2024-12-27T16:47:00Z">
          <w:pPr>
            <w:pStyle w:val="ListParagraph"/>
            <w:numPr>
              <w:ilvl w:val="1"/>
              <w:numId w:val="81"/>
            </w:numPr>
            <w:ind w:left="1440" w:hanging="360"/>
          </w:pPr>
        </w:pPrChange>
      </w:pPr>
      <w:del w:id="780" w:author="Khanh Cong" w:date="2024-12-27T23:44:00Z" w16du:dateUtc="2024-12-27T16:44:00Z">
        <w:r w:rsidRPr="00155A54" w:rsidDel="00783D49">
          <w:delText>Thiết kế responsive, đảm bảo trải nghiệm tốt trên cả desktop, tablet và điện thoại di động.</w:delText>
        </w:r>
      </w:del>
    </w:p>
    <w:p w14:paraId="36ACC1D7" w14:textId="3DF19863" w:rsidR="00E03AAB" w:rsidRPr="00155A54" w:rsidDel="00783D49" w:rsidRDefault="00E03AAB">
      <w:pPr>
        <w:pStyle w:val="NoSpacing"/>
        <w:spacing w:line="312" w:lineRule="auto"/>
        <w:rPr>
          <w:del w:id="781" w:author="Khanh Cong" w:date="2024-12-27T23:44:00Z" w16du:dateUtc="2024-12-27T16:44:00Z"/>
        </w:rPr>
        <w:pPrChange w:id="782" w:author="Khanh Cong" w:date="2024-12-27T23:47:00Z" w16du:dateUtc="2024-12-27T16:47:00Z">
          <w:pPr>
            <w:pStyle w:val="ListParagraph"/>
            <w:numPr>
              <w:numId w:val="81"/>
            </w:numPr>
            <w:ind w:hanging="360"/>
          </w:pPr>
        </w:pPrChange>
      </w:pPr>
      <w:del w:id="783" w:author="Khanh Cong" w:date="2024-12-27T23:44:00Z" w16du:dateUtc="2024-12-27T16:44:00Z">
        <w:r w:rsidRPr="00155A54" w:rsidDel="00783D49">
          <w:delText>Tính năng phong phú và tiện ích:</w:delText>
        </w:r>
      </w:del>
    </w:p>
    <w:p w14:paraId="3773D4EC" w14:textId="56586B04" w:rsidR="00771E8F" w:rsidRPr="00155A54" w:rsidDel="00783D49" w:rsidRDefault="00771E8F">
      <w:pPr>
        <w:pStyle w:val="NoSpacing"/>
        <w:spacing w:line="312" w:lineRule="auto"/>
        <w:rPr>
          <w:del w:id="784" w:author="Khanh Cong" w:date="2024-12-27T23:44:00Z" w16du:dateUtc="2024-12-27T16:44:00Z"/>
        </w:rPr>
        <w:pPrChange w:id="785" w:author="Khanh Cong" w:date="2024-12-27T23:47:00Z" w16du:dateUtc="2024-12-27T16:47:00Z">
          <w:pPr>
            <w:pStyle w:val="ListParagraph"/>
            <w:numPr>
              <w:ilvl w:val="1"/>
              <w:numId w:val="81"/>
            </w:numPr>
            <w:ind w:left="1440" w:hanging="360"/>
          </w:pPr>
        </w:pPrChange>
      </w:pPr>
      <w:del w:id="786" w:author="Khanh Cong" w:date="2024-12-27T23:44:00Z" w16du:dateUtc="2024-12-27T16:44:00Z">
        <w:r w:rsidRPr="00155A54" w:rsidDel="00783D49">
          <w:delText>Hỗ trợ tìm kiếm, lọc, và so sánh sản phẩm, giúp khách hàng dễ dàng lựa chọn sản phẩm phù hợp.</w:delText>
        </w:r>
      </w:del>
    </w:p>
    <w:p w14:paraId="1C951300" w14:textId="190E664D" w:rsidR="00E03AAB" w:rsidRPr="00155A54" w:rsidDel="00783D49" w:rsidRDefault="00E03AAB">
      <w:pPr>
        <w:pStyle w:val="NoSpacing"/>
        <w:spacing w:line="312" w:lineRule="auto"/>
        <w:rPr>
          <w:del w:id="787" w:author="Khanh Cong" w:date="2024-12-27T23:44:00Z" w16du:dateUtc="2024-12-27T16:44:00Z"/>
        </w:rPr>
        <w:pPrChange w:id="788" w:author="Khanh Cong" w:date="2024-12-27T23:47:00Z" w16du:dateUtc="2024-12-27T16:47:00Z">
          <w:pPr/>
        </w:pPrChange>
      </w:pPr>
    </w:p>
    <w:p w14:paraId="7E94C9A9" w14:textId="12CAD165" w:rsidR="00E03AAB" w:rsidRPr="00155A54" w:rsidDel="00783D49" w:rsidRDefault="00E03AAB">
      <w:pPr>
        <w:pStyle w:val="NoSpacing"/>
        <w:spacing w:line="312" w:lineRule="auto"/>
        <w:rPr>
          <w:del w:id="789" w:author="Khanh Cong" w:date="2024-12-27T23:44:00Z" w16du:dateUtc="2024-12-27T16:44:00Z"/>
        </w:rPr>
        <w:pPrChange w:id="790" w:author="Khanh Cong" w:date="2024-12-27T23:47:00Z" w16du:dateUtc="2024-12-27T16:47:00Z">
          <w:pPr>
            <w:pStyle w:val="ListParagraph"/>
            <w:numPr>
              <w:ilvl w:val="1"/>
              <w:numId w:val="82"/>
            </w:numPr>
            <w:ind w:left="1440" w:hanging="360"/>
          </w:pPr>
        </w:pPrChange>
      </w:pPr>
      <w:del w:id="791" w:author="Khanh Cong" w:date="2024-12-27T23:44:00Z" w16du:dateUtc="2024-12-27T16:44:00Z">
        <w:r w:rsidRPr="00155A54" w:rsidDel="00783D49">
          <w:delText>Chức năng giỏ hàng, thanh toán trực tuyến và theo dõi đơn hàng thông minh.</w:delText>
        </w:r>
      </w:del>
    </w:p>
    <w:p w14:paraId="2D095AB2" w14:textId="0B550B0D" w:rsidR="00E03AAB" w:rsidRPr="00155A54" w:rsidDel="00783D49" w:rsidRDefault="00E03AAB">
      <w:pPr>
        <w:pStyle w:val="NoSpacing"/>
        <w:spacing w:line="312" w:lineRule="auto"/>
        <w:rPr>
          <w:del w:id="792" w:author="Khanh Cong" w:date="2024-12-27T23:44:00Z" w16du:dateUtc="2024-12-27T16:44:00Z"/>
        </w:rPr>
        <w:pPrChange w:id="793" w:author="Khanh Cong" w:date="2024-12-27T23:47:00Z" w16du:dateUtc="2024-12-27T16:47:00Z">
          <w:pPr>
            <w:pStyle w:val="ListParagraph"/>
            <w:numPr>
              <w:numId w:val="82"/>
            </w:numPr>
            <w:ind w:hanging="360"/>
          </w:pPr>
        </w:pPrChange>
      </w:pPr>
      <w:del w:id="794" w:author="Khanh Cong" w:date="2024-12-27T23:44:00Z" w16du:dateUtc="2024-12-27T16:44:00Z">
        <w:r w:rsidRPr="00155A54" w:rsidDel="00783D49">
          <w:delText>Bảo mật mạnh mẽ:</w:delText>
        </w:r>
      </w:del>
    </w:p>
    <w:p w14:paraId="5AE933B5" w14:textId="5895BB00" w:rsidR="00E03AAB" w:rsidRPr="00155A54" w:rsidDel="00783D49" w:rsidRDefault="00E03AAB">
      <w:pPr>
        <w:pStyle w:val="NoSpacing"/>
        <w:spacing w:line="312" w:lineRule="auto"/>
        <w:rPr>
          <w:del w:id="795" w:author="Khanh Cong" w:date="2024-12-27T23:44:00Z" w16du:dateUtc="2024-12-27T16:44:00Z"/>
        </w:rPr>
        <w:pPrChange w:id="796" w:author="Khanh Cong" w:date="2024-12-27T23:47:00Z" w16du:dateUtc="2024-12-27T16:47:00Z">
          <w:pPr/>
        </w:pPrChange>
      </w:pPr>
    </w:p>
    <w:p w14:paraId="3F7186D0" w14:textId="2F4BB910" w:rsidR="00E03AAB" w:rsidRPr="00155A54" w:rsidDel="00783D49" w:rsidRDefault="00E03AAB">
      <w:pPr>
        <w:pStyle w:val="NoSpacing"/>
        <w:spacing w:line="312" w:lineRule="auto"/>
        <w:rPr>
          <w:del w:id="797" w:author="Khanh Cong" w:date="2024-12-27T23:44:00Z" w16du:dateUtc="2024-12-27T16:44:00Z"/>
        </w:rPr>
        <w:pPrChange w:id="798" w:author="Khanh Cong" w:date="2024-12-27T23:47:00Z" w16du:dateUtc="2024-12-27T16:47:00Z">
          <w:pPr>
            <w:pStyle w:val="ListParagraph"/>
            <w:numPr>
              <w:ilvl w:val="1"/>
              <w:numId w:val="82"/>
            </w:numPr>
            <w:ind w:left="1440" w:hanging="360"/>
          </w:pPr>
        </w:pPrChange>
      </w:pPr>
      <w:del w:id="799" w:author="Khanh Cong" w:date="2024-12-27T23:44:00Z" w16du:dateUtc="2024-12-27T16:44:00Z">
        <w:r w:rsidRPr="00155A54" w:rsidDel="00783D49">
          <w:delText>Sử dụng JWT và mã hóa dữ liệu để bảo vệ thông tin người dùng.</w:delText>
        </w:r>
      </w:del>
    </w:p>
    <w:p w14:paraId="014DAE29" w14:textId="10BE5152" w:rsidR="00E03AAB" w:rsidRPr="00155A54" w:rsidDel="00783D49" w:rsidRDefault="00E03AAB">
      <w:pPr>
        <w:pStyle w:val="NoSpacing"/>
        <w:spacing w:line="312" w:lineRule="auto"/>
        <w:rPr>
          <w:del w:id="800" w:author="Khanh Cong" w:date="2024-12-27T23:44:00Z" w16du:dateUtc="2024-12-27T16:44:00Z"/>
        </w:rPr>
        <w:pPrChange w:id="801" w:author="Khanh Cong" w:date="2024-12-27T23:47:00Z" w16du:dateUtc="2024-12-27T16:47:00Z">
          <w:pPr>
            <w:pStyle w:val="ListParagraph"/>
            <w:numPr>
              <w:ilvl w:val="1"/>
              <w:numId w:val="82"/>
            </w:numPr>
            <w:ind w:left="1440" w:hanging="360"/>
          </w:pPr>
        </w:pPrChange>
      </w:pPr>
      <w:del w:id="802" w:author="Khanh Cong" w:date="2024-12-27T23:44:00Z" w16du:dateUtc="2024-12-27T16:44:00Z">
        <w:r w:rsidRPr="00155A54" w:rsidDel="00783D49">
          <w:delText>Đảm bảo tuân thủ các tiêu chuẩn bảo mật, hạn chế tối đa nguy cơ lộ thông tin.</w:delText>
        </w:r>
      </w:del>
    </w:p>
    <w:p w14:paraId="1C1F1125" w14:textId="1DB78579" w:rsidR="00E03AAB" w:rsidRPr="00155A54" w:rsidDel="00783D49" w:rsidRDefault="00E03AAB">
      <w:pPr>
        <w:pStyle w:val="NoSpacing"/>
        <w:spacing w:line="312" w:lineRule="auto"/>
        <w:rPr>
          <w:del w:id="803" w:author="Khanh Cong" w:date="2024-12-27T23:44:00Z" w16du:dateUtc="2024-12-27T16:44:00Z"/>
        </w:rPr>
        <w:pPrChange w:id="804" w:author="Khanh Cong" w:date="2024-12-27T23:47:00Z" w16du:dateUtc="2024-12-27T16:47:00Z">
          <w:pPr>
            <w:pStyle w:val="ListParagraph"/>
            <w:numPr>
              <w:numId w:val="82"/>
            </w:numPr>
            <w:ind w:hanging="360"/>
          </w:pPr>
        </w:pPrChange>
      </w:pPr>
      <w:del w:id="805" w:author="Khanh Cong" w:date="2024-12-27T23:44:00Z" w16du:dateUtc="2024-12-27T16:44:00Z">
        <w:r w:rsidRPr="00155A54" w:rsidDel="00783D49">
          <w:delText>Hệ thống quản lý hiệu quả:</w:delText>
        </w:r>
      </w:del>
    </w:p>
    <w:p w14:paraId="6EE17F66" w14:textId="24882323" w:rsidR="00E03AAB" w:rsidRPr="00155A54" w:rsidDel="00783D49" w:rsidRDefault="00E03AAB">
      <w:pPr>
        <w:pStyle w:val="NoSpacing"/>
        <w:spacing w:line="312" w:lineRule="auto"/>
        <w:rPr>
          <w:del w:id="806" w:author="Khanh Cong" w:date="2024-12-27T23:44:00Z" w16du:dateUtc="2024-12-27T16:44:00Z"/>
        </w:rPr>
        <w:pPrChange w:id="807" w:author="Khanh Cong" w:date="2024-12-27T23:47:00Z" w16du:dateUtc="2024-12-27T16:47:00Z">
          <w:pPr/>
        </w:pPrChange>
      </w:pPr>
    </w:p>
    <w:p w14:paraId="5BE151EB" w14:textId="77DD1A0A" w:rsidR="00E03AAB" w:rsidRPr="00155A54" w:rsidDel="00783D49" w:rsidRDefault="00E03AAB">
      <w:pPr>
        <w:pStyle w:val="NoSpacing"/>
        <w:spacing w:line="312" w:lineRule="auto"/>
        <w:rPr>
          <w:del w:id="808" w:author="Khanh Cong" w:date="2024-12-27T23:44:00Z" w16du:dateUtc="2024-12-27T16:44:00Z"/>
        </w:rPr>
        <w:pPrChange w:id="809" w:author="Khanh Cong" w:date="2024-12-27T23:47:00Z" w16du:dateUtc="2024-12-27T16:47:00Z">
          <w:pPr>
            <w:pStyle w:val="ListParagraph"/>
            <w:numPr>
              <w:ilvl w:val="1"/>
              <w:numId w:val="82"/>
            </w:numPr>
            <w:ind w:left="1440" w:hanging="360"/>
          </w:pPr>
        </w:pPrChange>
      </w:pPr>
      <w:del w:id="810" w:author="Khanh Cong" w:date="2024-12-27T23:44:00Z" w16du:dateUtc="2024-12-27T16:44:00Z">
        <w:r w:rsidRPr="00155A54" w:rsidDel="00783D49">
          <w:delText>Quản lý sản phẩm, tồn kho và đơn hàng dễ dàng với giao diện thân thiện cho admin.</w:delText>
        </w:r>
      </w:del>
    </w:p>
    <w:p w14:paraId="6E108F24" w14:textId="6DE9676B" w:rsidR="00E03AAB" w:rsidRPr="00155A54" w:rsidDel="00783D49" w:rsidRDefault="00E03AAB">
      <w:pPr>
        <w:pStyle w:val="NoSpacing"/>
        <w:spacing w:line="312" w:lineRule="auto"/>
        <w:rPr>
          <w:del w:id="811" w:author="Khanh Cong" w:date="2024-12-27T23:44:00Z" w16du:dateUtc="2024-12-27T16:44:00Z"/>
        </w:rPr>
        <w:pPrChange w:id="812" w:author="Khanh Cong" w:date="2024-12-27T23:47:00Z" w16du:dateUtc="2024-12-27T16:47:00Z">
          <w:pPr>
            <w:pStyle w:val="ListParagraph"/>
            <w:numPr>
              <w:ilvl w:val="1"/>
              <w:numId w:val="82"/>
            </w:numPr>
            <w:ind w:left="1440" w:hanging="360"/>
          </w:pPr>
        </w:pPrChange>
      </w:pPr>
      <w:del w:id="813" w:author="Khanh Cong" w:date="2024-12-27T23:44:00Z" w16du:dateUtc="2024-12-27T16:44:00Z">
        <w:r w:rsidRPr="00155A54" w:rsidDel="00783D49">
          <w:delText>Tích hợp cảnh báo khi hàng gần hết kho, tối ưu hóa quy trình kinh doanh.</w:delText>
        </w:r>
      </w:del>
    </w:p>
    <w:p w14:paraId="0068FE91" w14:textId="36B63072" w:rsidR="00E03AAB" w:rsidRPr="00155A54" w:rsidDel="00783D49" w:rsidRDefault="00E03AAB">
      <w:pPr>
        <w:pStyle w:val="NoSpacing"/>
        <w:spacing w:line="312" w:lineRule="auto"/>
        <w:rPr>
          <w:del w:id="814" w:author="Khanh Cong" w:date="2024-12-27T23:44:00Z" w16du:dateUtc="2024-12-27T16:44:00Z"/>
        </w:rPr>
        <w:pPrChange w:id="815" w:author="Khanh Cong" w:date="2024-12-27T23:47:00Z" w16du:dateUtc="2024-12-27T16:47:00Z">
          <w:pPr>
            <w:pStyle w:val="ListParagraph"/>
            <w:numPr>
              <w:numId w:val="82"/>
            </w:numPr>
            <w:ind w:hanging="360"/>
          </w:pPr>
        </w:pPrChange>
      </w:pPr>
      <w:del w:id="816" w:author="Khanh Cong" w:date="2024-12-27T23:44:00Z" w16du:dateUtc="2024-12-27T16:44:00Z">
        <w:r w:rsidRPr="00155A54" w:rsidDel="00783D49">
          <w:delText>Công nghệ hiện đại:</w:delText>
        </w:r>
      </w:del>
    </w:p>
    <w:p w14:paraId="56FAB07B" w14:textId="57D2BCEF" w:rsidR="00E03AAB" w:rsidRPr="00155A54" w:rsidDel="00783D49" w:rsidRDefault="00E03AAB">
      <w:pPr>
        <w:pStyle w:val="NoSpacing"/>
        <w:spacing w:line="312" w:lineRule="auto"/>
        <w:rPr>
          <w:del w:id="817" w:author="Khanh Cong" w:date="2024-12-27T23:44:00Z" w16du:dateUtc="2024-12-27T16:44:00Z"/>
        </w:rPr>
        <w:pPrChange w:id="818" w:author="Khanh Cong" w:date="2024-12-27T23:47:00Z" w16du:dateUtc="2024-12-27T16:47:00Z">
          <w:pPr>
            <w:pStyle w:val="ListParagraph"/>
            <w:numPr>
              <w:ilvl w:val="1"/>
              <w:numId w:val="82"/>
            </w:numPr>
            <w:ind w:left="1440" w:hanging="360"/>
          </w:pPr>
        </w:pPrChange>
      </w:pPr>
      <w:del w:id="819" w:author="Khanh Cong" w:date="2024-12-27T23:44:00Z" w16du:dateUtc="2024-12-27T16:44:00Z">
        <w:r w:rsidRPr="00155A54" w:rsidDel="00783D49">
          <w:delText>Sử dụng React giúp cải thiện hiệu năng frontend và tái sử dụng mã nguồn.</w:delText>
        </w:r>
      </w:del>
    </w:p>
    <w:p w14:paraId="6A51342D" w14:textId="7B980899" w:rsidR="00E03AAB" w:rsidRPr="00155A54" w:rsidDel="00783D49" w:rsidRDefault="00E03AAB">
      <w:pPr>
        <w:pStyle w:val="NoSpacing"/>
        <w:spacing w:line="312" w:lineRule="auto"/>
        <w:rPr>
          <w:del w:id="820" w:author="Khanh Cong" w:date="2024-12-27T23:44:00Z" w16du:dateUtc="2024-12-27T16:44:00Z"/>
        </w:rPr>
        <w:pPrChange w:id="821" w:author="Khanh Cong" w:date="2024-12-27T23:47:00Z" w16du:dateUtc="2024-12-27T16:47:00Z">
          <w:pPr>
            <w:pStyle w:val="ListParagraph"/>
            <w:numPr>
              <w:ilvl w:val="1"/>
              <w:numId w:val="82"/>
            </w:numPr>
            <w:ind w:left="1440" w:hanging="360"/>
          </w:pPr>
        </w:pPrChange>
      </w:pPr>
      <w:del w:id="822" w:author="Khanh Cong" w:date="2024-12-27T23:44:00Z" w16du:dateUtc="2024-12-27T16:44:00Z">
        <w:r w:rsidRPr="00155A54" w:rsidDel="00783D49">
          <w:delText>Backend Java đảm bảo tính ổn định và khả năng xử lý dữ liệu lớn.</w:delText>
        </w:r>
      </w:del>
    </w:p>
    <w:p w14:paraId="484B943D" w14:textId="32214C0B" w:rsidR="00E03AAB" w:rsidRPr="00155A54" w:rsidDel="00783D49" w:rsidRDefault="00E03AAB">
      <w:pPr>
        <w:pStyle w:val="NoSpacing"/>
        <w:spacing w:line="312" w:lineRule="auto"/>
        <w:rPr>
          <w:del w:id="823" w:author="Khanh Cong" w:date="2024-12-27T23:44:00Z" w16du:dateUtc="2024-12-27T16:44:00Z"/>
        </w:rPr>
        <w:pPrChange w:id="824" w:author="Khanh Cong" w:date="2024-12-27T23:47:00Z" w16du:dateUtc="2024-12-27T16:47:00Z">
          <w:pPr>
            <w:pStyle w:val="ListParagraph"/>
            <w:numPr>
              <w:ilvl w:val="1"/>
              <w:numId w:val="82"/>
            </w:numPr>
            <w:ind w:left="1440" w:hanging="360"/>
          </w:pPr>
        </w:pPrChange>
      </w:pPr>
      <w:del w:id="825" w:author="Khanh Cong" w:date="2024-12-27T23:44:00Z" w16du:dateUtc="2024-12-27T16:44:00Z">
        <w:r w:rsidRPr="00155A54" w:rsidDel="00783D49">
          <w:delText>MongoDB linh hoạt, hỗ trợ lưu trữ dữ liệu không cấu trúc và dễ mở rộng.</w:delText>
        </w:r>
      </w:del>
    </w:p>
    <w:p w14:paraId="31E34577" w14:textId="260F5E4B" w:rsidR="00E03AAB" w:rsidRPr="00155A54" w:rsidDel="00783D49" w:rsidRDefault="00E03AAB">
      <w:pPr>
        <w:pStyle w:val="NoSpacing"/>
        <w:spacing w:line="312" w:lineRule="auto"/>
        <w:rPr>
          <w:del w:id="826" w:author="Khanh Cong" w:date="2024-12-27T23:44:00Z" w16du:dateUtc="2024-12-27T16:44:00Z"/>
        </w:rPr>
        <w:pPrChange w:id="827" w:author="Khanh Cong" w:date="2024-12-27T23:47:00Z" w16du:dateUtc="2024-12-27T16:47:00Z">
          <w:pPr>
            <w:pStyle w:val="ListParagraph"/>
            <w:numPr>
              <w:numId w:val="82"/>
            </w:numPr>
            <w:ind w:hanging="360"/>
          </w:pPr>
        </w:pPrChange>
      </w:pPr>
      <w:del w:id="828" w:author="Khanh Cong" w:date="2024-12-27T23:44:00Z" w16du:dateUtc="2024-12-27T16:44:00Z">
        <w:r w:rsidRPr="00155A54" w:rsidDel="00783D49">
          <w:delText>Dễ dàng mở rộng và tùy chỉnh:</w:delText>
        </w:r>
      </w:del>
    </w:p>
    <w:p w14:paraId="76ECB99F" w14:textId="600A3264" w:rsidR="00E03AAB" w:rsidRPr="00155A54" w:rsidDel="00783D49" w:rsidRDefault="00E03AAB">
      <w:pPr>
        <w:pStyle w:val="NoSpacing"/>
        <w:spacing w:line="312" w:lineRule="auto"/>
        <w:rPr>
          <w:del w:id="829" w:author="Khanh Cong" w:date="2024-12-27T23:44:00Z" w16du:dateUtc="2024-12-27T16:44:00Z"/>
        </w:rPr>
        <w:pPrChange w:id="830" w:author="Khanh Cong" w:date="2024-12-27T23:47:00Z" w16du:dateUtc="2024-12-27T16:47:00Z">
          <w:pPr>
            <w:pStyle w:val="ListParagraph"/>
            <w:numPr>
              <w:ilvl w:val="1"/>
              <w:numId w:val="82"/>
            </w:numPr>
            <w:ind w:left="1440" w:hanging="360"/>
          </w:pPr>
        </w:pPrChange>
      </w:pPr>
      <w:del w:id="831" w:author="Khanh Cong" w:date="2024-12-27T23:44:00Z" w16du:dateUtc="2024-12-27T16:44:00Z">
        <w:r w:rsidRPr="00155A54" w:rsidDel="00783D49">
          <w:delText>Kiến trúc microservice giúp hệ thống dễ nâng cấp và tích hợp thêm tính năng mới.</w:delText>
        </w:r>
      </w:del>
    </w:p>
    <w:p w14:paraId="729A0F55" w14:textId="34FD35FC" w:rsidR="00E03AAB" w:rsidRPr="00155A54" w:rsidDel="00783D49" w:rsidRDefault="00E03AAB">
      <w:pPr>
        <w:pStyle w:val="NoSpacing"/>
        <w:spacing w:line="312" w:lineRule="auto"/>
        <w:rPr>
          <w:del w:id="832" w:author="Khanh Cong" w:date="2024-12-27T23:44:00Z" w16du:dateUtc="2024-12-27T16:44:00Z"/>
        </w:rPr>
        <w:pPrChange w:id="833" w:author="Khanh Cong" w:date="2024-12-27T23:47:00Z" w16du:dateUtc="2024-12-27T16:47:00Z">
          <w:pPr>
            <w:pStyle w:val="ListParagraph"/>
            <w:numPr>
              <w:ilvl w:val="1"/>
              <w:numId w:val="82"/>
            </w:numPr>
            <w:ind w:left="1440" w:hanging="360"/>
          </w:pPr>
        </w:pPrChange>
      </w:pPr>
      <w:del w:id="834" w:author="Khanh Cong" w:date="2024-12-27T23:44:00Z" w16du:dateUtc="2024-12-27T16:44:00Z">
        <w:r w:rsidRPr="00155A54" w:rsidDel="00783D49">
          <w:delText>Phù hợp cho các doanh nghiệp muốn mở rộng kinh doanh trong tương lai.</w:delText>
        </w:r>
      </w:del>
    </w:p>
    <w:p w14:paraId="34C15310" w14:textId="77777777" w:rsidR="00771E8F" w:rsidRPr="00155A54" w:rsidRDefault="00771E8F">
      <w:pPr>
        <w:pStyle w:val="NoSpacing"/>
        <w:spacing w:line="312" w:lineRule="auto"/>
        <w:pPrChange w:id="835" w:author="Khanh Cong" w:date="2024-12-27T23:47:00Z" w16du:dateUtc="2024-12-27T16:47:00Z">
          <w:pPr/>
        </w:pPrChange>
      </w:pPr>
    </w:p>
    <w:p w14:paraId="0D92CF11" w14:textId="2EDC629A" w:rsidR="00771E8F" w:rsidRPr="005339BD" w:rsidRDefault="00771E8F" w:rsidP="00771E8F">
      <w:pPr>
        <w:pStyle w:val="Heading2"/>
        <w:rPr>
          <w:rFonts w:cs="Times New Roman"/>
          <w:szCs w:val="26"/>
        </w:rPr>
      </w:pPr>
      <w:bookmarkStart w:id="836" w:name="_Toc185707007"/>
      <w:bookmarkStart w:id="837" w:name="_Toc185881086"/>
      <w:bookmarkStart w:id="838" w:name="_Toc185881165"/>
      <w:r w:rsidRPr="005339BD">
        <w:rPr>
          <w:rFonts w:cs="Times New Roman"/>
          <w:szCs w:val="26"/>
        </w:rPr>
        <w:t>4.2. Nhược điểm của hệ thống:</w:t>
      </w:r>
      <w:bookmarkEnd w:id="836"/>
      <w:bookmarkEnd w:id="837"/>
      <w:bookmarkEnd w:id="838"/>
    </w:p>
    <w:p w14:paraId="2A0E1A97" w14:textId="77777777" w:rsidR="00E03AAB" w:rsidRPr="00155A54" w:rsidRDefault="00E03AAB" w:rsidP="006454E5">
      <w:pPr>
        <w:pStyle w:val="ListParagraph"/>
        <w:numPr>
          <w:ilvl w:val="0"/>
          <w:numId w:val="82"/>
        </w:numPr>
        <w:rPr>
          <w:rFonts w:cs="Times New Roman"/>
          <w:sz w:val="26"/>
          <w:szCs w:val="26"/>
        </w:rPr>
      </w:pPr>
      <w:r w:rsidRPr="00155A54">
        <w:rPr>
          <w:rFonts w:cs="Times New Roman"/>
          <w:sz w:val="26"/>
          <w:szCs w:val="26"/>
        </w:rPr>
        <w:t>Phụ thuộc vào kết nối internet:</w:t>
      </w:r>
    </w:p>
    <w:p w14:paraId="7A1EE187" w14:textId="77777777" w:rsidR="00E03AAB" w:rsidRPr="00155A54" w:rsidRDefault="00E03AAB" w:rsidP="00E03AAB">
      <w:pPr>
        <w:rPr>
          <w:rFonts w:cs="Times New Roman"/>
          <w:sz w:val="26"/>
          <w:szCs w:val="26"/>
        </w:rPr>
      </w:pPr>
    </w:p>
    <w:p w14:paraId="0DBEED9C" w14:textId="77777777" w:rsidR="00E03AAB" w:rsidRPr="00155A54" w:rsidRDefault="00E03AAB" w:rsidP="006454E5">
      <w:pPr>
        <w:pStyle w:val="ListParagraph"/>
        <w:numPr>
          <w:ilvl w:val="0"/>
          <w:numId w:val="82"/>
        </w:numPr>
        <w:rPr>
          <w:rFonts w:cs="Times New Roman"/>
          <w:sz w:val="26"/>
          <w:szCs w:val="26"/>
        </w:rPr>
      </w:pPr>
      <w:r w:rsidRPr="00155A54">
        <w:rPr>
          <w:rFonts w:cs="Times New Roman"/>
          <w:sz w:val="26"/>
          <w:szCs w:val="26"/>
        </w:rPr>
        <w:t>Người dùng không thể sử dụng hệ thống ở chế độ offline, nhưng có thể khắc phục bằng ứng dụng di động hỗ trợ lưu trữ tạm thời.</w:t>
      </w:r>
    </w:p>
    <w:p w14:paraId="70AE2CFF" w14:textId="77777777" w:rsidR="00E03AAB" w:rsidRPr="00155A54" w:rsidRDefault="00E03AAB" w:rsidP="006454E5">
      <w:pPr>
        <w:pStyle w:val="ListParagraph"/>
        <w:numPr>
          <w:ilvl w:val="0"/>
          <w:numId w:val="82"/>
        </w:numPr>
        <w:rPr>
          <w:rFonts w:cs="Times New Roman"/>
          <w:sz w:val="26"/>
          <w:szCs w:val="26"/>
        </w:rPr>
      </w:pPr>
      <w:r w:rsidRPr="00155A54">
        <w:rPr>
          <w:rFonts w:cs="Times New Roman"/>
          <w:sz w:val="26"/>
          <w:szCs w:val="26"/>
        </w:rPr>
        <w:t>Chi phí vận hành ban đầu cao:</w:t>
      </w:r>
    </w:p>
    <w:p w14:paraId="65011CBC" w14:textId="77777777" w:rsidR="00E03AAB" w:rsidRPr="00155A54" w:rsidRDefault="00E03AAB" w:rsidP="00E03AAB">
      <w:pPr>
        <w:rPr>
          <w:rFonts w:cs="Times New Roman"/>
          <w:sz w:val="26"/>
          <w:szCs w:val="26"/>
        </w:rPr>
      </w:pPr>
    </w:p>
    <w:p w14:paraId="76B839ED" w14:textId="77777777" w:rsidR="00E03AAB" w:rsidRPr="00155A54" w:rsidRDefault="00E03AAB">
      <w:pPr>
        <w:pStyle w:val="ListParagraph"/>
        <w:numPr>
          <w:ilvl w:val="0"/>
          <w:numId w:val="82"/>
        </w:numPr>
        <w:rPr>
          <w:rFonts w:cs="Times New Roman"/>
          <w:sz w:val="26"/>
          <w:szCs w:val="26"/>
        </w:rPr>
      </w:pPr>
      <w:r w:rsidRPr="00155A54">
        <w:rPr>
          <w:rFonts w:cs="Times New Roman"/>
          <w:sz w:val="26"/>
          <w:szCs w:val="26"/>
        </w:rPr>
        <w:t>Cần đầu tư nguồn lực kỹ thuật và tài chính cho việc phát triển và tích hợp các tính năng bảo mật nâng cao, tuy nhiên chi phí này sẽ giảm dần theo thời gian.</w:t>
      </w:r>
    </w:p>
    <w:p w14:paraId="274DD78F" w14:textId="77777777" w:rsidR="00771E8F" w:rsidRPr="00155A54" w:rsidRDefault="00771E8F" w:rsidP="00771E8F">
      <w:pPr>
        <w:pStyle w:val="ListParagraph"/>
        <w:rPr>
          <w:rFonts w:cs="Times New Roman"/>
          <w:sz w:val="26"/>
          <w:szCs w:val="26"/>
        </w:rPr>
      </w:pPr>
    </w:p>
    <w:p w14:paraId="3489D8C5" w14:textId="14F72183" w:rsidR="00771E8F" w:rsidRPr="00155A54" w:rsidRDefault="00771E8F" w:rsidP="00771E8F">
      <w:pPr>
        <w:rPr>
          <w:rFonts w:cs="Times New Roman"/>
          <w:sz w:val="26"/>
          <w:szCs w:val="26"/>
        </w:rPr>
      </w:pPr>
      <w:bookmarkStart w:id="839" w:name="_Toc185707008"/>
      <w:bookmarkStart w:id="840" w:name="_Toc185881087"/>
      <w:bookmarkStart w:id="841" w:name="_Toc185881166"/>
      <w:r w:rsidRPr="005339BD">
        <w:rPr>
          <w:rStyle w:val="Heading2Char"/>
          <w:rFonts w:cs="Times New Roman"/>
          <w:szCs w:val="26"/>
        </w:rPr>
        <w:t>4.3. Định hướng phát triển tương lai</w:t>
      </w:r>
      <w:bookmarkEnd w:id="839"/>
      <w:bookmarkEnd w:id="840"/>
      <w:bookmarkEnd w:id="841"/>
      <w:r w:rsidRPr="00155A54">
        <w:rPr>
          <w:rFonts w:cs="Times New Roman"/>
          <w:sz w:val="26"/>
          <w:szCs w:val="26"/>
        </w:rPr>
        <w:t>:</w:t>
      </w:r>
    </w:p>
    <w:p w14:paraId="6D2FC621" w14:textId="77777777" w:rsidR="00E03AAB" w:rsidRPr="00155A54" w:rsidRDefault="00E03AAB" w:rsidP="006454E5">
      <w:pPr>
        <w:pStyle w:val="ListParagraph"/>
        <w:numPr>
          <w:ilvl w:val="0"/>
          <w:numId w:val="82"/>
        </w:numPr>
        <w:rPr>
          <w:rFonts w:cs="Times New Roman"/>
          <w:sz w:val="26"/>
          <w:szCs w:val="26"/>
        </w:rPr>
      </w:pPr>
      <w:r w:rsidRPr="00155A54">
        <w:rPr>
          <w:rFonts w:cs="Times New Roman"/>
          <w:sz w:val="26"/>
          <w:szCs w:val="26"/>
        </w:rPr>
        <w:t>Mở rộng tính năng người dùng:</w:t>
      </w:r>
    </w:p>
    <w:p w14:paraId="5CD0E31D" w14:textId="77777777" w:rsidR="00E03AAB" w:rsidRPr="00155A54" w:rsidRDefault="00E03AAB" w:rsidP="00E03AAB">
      <w:pPr>
        <w:rPr>
          <w:rFonts w:cs="Times New Roman"/>
          <w:sz w:val="26"/>
          <w:szCs w:val="26"/>
        </w:rPr>
      </w:pPr>
    </w:p>
    <w:p w14:paraId="54A5A494" w14:textId="77777777" w:rsidR="00E03AAB" w:rsidRPr="00155A54" w:rsidRDefault="00E03AAB" w:rsidP="006454E5">
      <w:pPr>
        <w:pStyle w:val="ListParagraph"/>
        <w:numPr>
          <w:ilvl w:val="0"/>
          <w:numId w:val="82"/>
        </w:numPr>
        <w:rPr>
          <w:rFonts w:cs="Times New Roman"/>
          <w:sz w:val="26"/>
          <w:szCs w:val="26"/>
        </w:rPr>
      </w:pPr>
      <w:r w:rsidRPr="00155A54">
        <w:rPr>
          <w:rFonts w:cs="Times New Roman"/>
          <w:sz w:val="26"/>
          <w:szCs w:val="26"/>
        </w:rPr>
        <w:t>Tích hợp tính năng cá nhân hóa gợi ý sản phẩm dựa trên hành vi mua sắm.</w:t>
      </w:r>
    </w:p>
    <w:p w14:paraId="71A7A1D2" w14:textId="77777777" w:rsidR="00E03AAB" w:rsidRPr="00155A54" w:rsidRDefault="00E03AAB" w:rsidP="006454E5">
      <w:pPr>
        <w:pStyle w:val="ListParagraph"/>
        <w:numPr>
          <w:ilvl w:val="0"/>
          <w:numId w:val="82"/>
        </w:numPr>
        <w:rPr>
          <w:rFonts w:cs="Times New Roman"/>
          <w:sz w:val="26"/>
          <w:szCs w:val="26"/>
        </w:rPr>
      </w:pPr>
      <w:r w:rsidRPr="00155A54">
        <w:rPr>
          <w:rFonts w:cs="Times New Roman"/>
          <w:sz w:val="26"/>
          <w:szCs w:val="26"/>
        </w:rPr>
        <w:t>Cải thiện hệ thống đánh giá và nhận xét để nâng cao tính minh bạch.</w:t>
      </w:r>
    </w:p>
    <w:p w14:paraId="46F7F03F" w14:textId="77777777" w:rsidR="00E03AAB" w:rsidRPr="00155A54" w:rsidRDefault="00E03AAB" w:rsidP="006454E5">
      <w:pPr>
        <w:pStyle w:val="ListParagraph"/>
        <w:numPr>
          <w:ilvl w:val="0"/>
          <w:numId w:val="82"/>
        </w:numPr>
        <w:rPr>
          <w:rFonts w:cs="Times New Roman"/>
          <w:sz w:val="26"/>
          <w:szCs w:val="26"/>
        </w:rPr>
      </w:pPr>
      <w:r w:rsidRPr="00155A54">
        <w:rPr>
          <w:rFonts w:cs="Times New Roman"/>
          <w:sz w:val="26"/>
          <w:szCs w:val="26"/>
        </w:rPr>
        <w:t>Phát triển ứng dụng di động:</w:t>
      </w:r>
    </w:p>
    <w:p w14:paraId="30C87D93" w14:textId="77777777" w:rsidR="00E03AAB" w:rsidRPr="00155A54" w:rsidRDefault="00E03AAB" w:rsidP="00E03AAB">
      <w:pPr>
        <w:rPr>
          <w:rFonts w:cs="Times New Roman"/>
          <w:sz w:val="26"/>
          <w:szCs w:val="26"/>
        </w:rPr>
      </w:pPr>
    </w:p>
    <w:p w14:paraId="16863E55" w14:textId="77777777" w:rsidR="00E03AAB" w:rsidRPr="00155A54" w:rsidRDefault="00E03AAB" w:rsidP="006454E5">
      <w:pPr>
        <w:pStyle w:val="ListParagraph"/>
        <w:numPr>
          <w:ilvl w:val="0"/>
          <w:numId w:val="82"/>
        </w:numPr>
        <w:rPr>
          <w:rFonts w:cs="Times New Roman"/>
          <w:sz w:val="26"/>
          <w:szCs w:val="26"/>
        </w:rPr>
      </w:pPr>
      <w:r w:rsidRPr="00155A54">
        <w:rPr>
          <w:rFonts w:cs="Times New Roman"/>
          <w:sz w:val="26"/>
          <w:szCs w:val="26"/>
        </w:rPr>
        <w:t>Tạo ứng dụng native cho iOS và Android để tăng cường khả năng tiếp cận người dùng.</w:t>
      </w:r>
    </w:p>
    <w:p w14:paraId="3711F2C2" w14:textId="77777777" w:rsidR="00E03AAB" w:rsidRPr="00155A54" w:rsidRDefault="00E03AAB" w:rsidP="006454E5">
      <w:pPr>
        <w:pStyle w:val="ListParagraph"/>
        <w:numPr>
          <w:ilvl w:val="0"/>
          <w:numId w:val="82"/>
        </w:numPr>
        <w:rPr>
          <w:rFonts w:cs="Times New Roman"/>
          <w:sz w:val="26"/>
          <w:szCs w:val="26"/>
        </w:rPr>
      </w:pPr>
      <w:r w:rsidRPr="00155A54">
        <w:rPr>
          <w:rFonts w:cs="Times New Roman"/>
          <w:sz w:val="26"/>
          <w:szCs w:val="26"/>
        </w:rPr>
        <w:t>Tăng cường bảo mật và hiệu năng:</w:t>
      </w:r>
    </w:p>
    <w:p w14:paraId="469AD8F0" w14:textId="77777777" w:rsidR="00E03AAB" w:rsidRPr="00155A54" w:rsidRDefault="00E03AAB" w:rsidP="00E03AAB">
      <w:pPr>
        <w:rPr>
          <w:rFonts w:cs="Times New Roman"/>
          <w:sz w:val="26"/>
          <w:szCs w:val="26"/>
        </w:rPr>
      </w:pPr>
    </w:p>
    <w:p w14:paraId="3D814E92" w14:textId="77777777" w:rsidR="00E03AAB" w:rsidRPr="00155A54" w:rsidRDefault="00E03AAB" w:rsidP="006454E5">
      <w:pPr>
        <w:pStyle w:val="ListParagraph"/>
        <w:numPr>
          <w:ilvl w:val="0"/>
          <w:numId w:val="82"/>
        </w:numPr>
        <w:rPr>
          <w:rFonts w:cs="Times New Roman"/>
          <w:sz w:val="26"/>
          <w:szCs w:val="26"/>
        </w:rPr>
      </w:pPr>
      <w:r w:rsidRPr="00155A54">
        <w:rPr>
          <w:rFonts w:cs="Times New Roman"/>
          <w:sz w:val="26"/>
          <w:szCs w:val="26"/>
        </w:rPr>
        <w:t>Áp dụng các công nghệ bảo mật mới như OAuth 2.0, bảo vệ giao dịch và thông tin cá nhân.</w:t>
      </w:r>
    </w:p>
    <w:p w14:paraId="24B019A6" w14:textId="77777777" w:rsidR="00E03AAB" w:rsidRPr="00155A54" w:rsidRDefault="00E03AAB" w:rsidP="006454E5">
      <w:pPr>
        <w:pStyle w:val="ListParagraph"/>
        <w:numPr>
          <w:ilvl w:val="0"/>
          <w:numId w:val="82"/>
        </w:numPr>
        <w:rPr>
          <w:rFonts w:cs="Times New Roman"/>
          <w:sz w:val="26"/>
          <w:szCs w:val="26"/>
        </w:rPr>
      </w:pPr>
      <w:r w:rsidRPr="00155A54">
        <w:rPr>
          <w:rFonts w:cs="Times New Roman"/>
          <w:sz w:val="26"/>
          <w:szCs w:val="26"/>
        </w:rPr>
        <w:t>Tối ưu cơ sở dữ liệu và dịch vụ backend để xử lý lượng dữ liệu lớn hơn.</w:t>
      </w:r>
    </w:p>
    <w:p w14:paraId="12D4AA48" w14:textId="77777777" w:rsidR="00E03AAB" w:rsidRPr="00155A54" w:rsidRDefault="00E03AAB" w:rsidP="006454E5">
      <w:pPr>
        <w:pStyle w:val="ListParagraph"/>
        <w:numPr>
          <w:ilvl w:val="0"/>
          <w:numId w:val="82"/>
        </w:numPr>
        <w:rPr>
          <w:rFonts w:cs="Times New Roman"/>
          <w:sz w:val="26"/>
          <w:szCs w:val="26"/>
        </w:rPr>
      </w:pPr>
      <w:r w:rsidRPr="00155A54">
        <w:rPr>
          <w:rFonts w:cs="Times New Roman"/>
          <w:sz w:val="26"/>
          <w:szCs w:val="26"/>
        </w:rPr>
        <w:t>Ứng dụng công nghệ AI và Big Data:</w:t>
      </w:r>
    </w:p>
    <w:p w14:paraId="03954FBF" w14:textId="77777777" w:rsidR="00E03AAB" w:rsidRPr="00155A54" w:rsidRDefault="00E03AAB" w:rsidP="00E03AAB">
      <w:pPr>
        <w:rPr>
          <w:rFonts w:cs="Times New Roman"/>
          <w:sz w:val="26"/>
          <w:szCs w:val="26"/>
        </w:rPr>
      </w:pPr>
    </w:p>
    <w:p w14:paraId="1220FFB9" w14:textId="77777777" w:rsidR="00E03AAB" w:rsidRPr="00155A54" w:rsidRDefault="00E03AAB" w:rsidP="006454E5">
      <w:pPr>
        <w:pStyle w:val="ListParagraph"/>
        <w:numPr>
          <w:ilvl w:val="0"/>
          <w:numId w:val="82"/>
        </w:numPr>
        <w:rPr>
          <w:rFonts w:cs="Times New Roman"/>
          <w:sz w:val="26"/>
          <w:szCs w:val="26"/>
        </w:rPr>
      </w:pPr>
      <w:r w:rsidRPr="00155A54">
        <w:rPr>
          <w:rFonts w:cs="Times New Roman"/>
          <w:sz w:val="26"/>
          <w:szCs w:val="26"/>
        </w:rPr>
        <w:t>Sử dụng AI để phân tích xu hướng mua sắm và đưa ra gợi ý thông minh.</w:t>
      </w:r>
    </w:p>
    <w:p w14:paraId="16FF0B91" w14:textId="77777777" w:rsidR="00E03AAB" w:rsidRPr="00155A54" w:rsidRDefault="00E03AAB" w:rsidP="006454E5">
      <w:pPr>
        <w:pStyle w:val="ListParagraph"/>
        <w:numPr>
          <w:ilvl w:val="0"/>
          <w:numId w:val="82"/>
        </w:numPr>
        <w:rPr>
          <w:rFonts w:cs="Times New Roman"/>
          <w:sz w:val="26"/>
          <w:szCs w:val="26"/>
        </w:rPr>
      </w:pPr>
      <w:r w:rsidRPr="00155A54">
        <w:rPr>
          <w:rFonts w:cs="Times New Roman"/>
          <w:sz w:val="26"/>
          <w:szCs w:val="26"/>
        </w:rPr>
        <w:t>Tối ưu quản lý kho và cung ứng sản phẩm bằng phân tích dữ liệu lớn.</w:t>
      </w:r>
    </w:p>
    <w:p w14:paraId="516B655C" w14:textId="77777777" w:rsidR="00E03AAB" w:rsidRPr="00155A54" w:rsidRDefault="00E03AAB" w:rsidP="006454E5">
      <w:pPr>
        <w:pStyle w:val="ListParagraph"/>
        <w:numPr>
          <w:ilvl w:val="0"/>
          <w:numId w:val="82"/>
        </w:numPr>
        <w:rPr>
          <w:rFonts w:cs="Times New Roman"/>
          <w:sz w:val="26"/>
          <w:szCs w:val="26"/>
        </w:rPr>
      </w:pPr>
      <w:r w:rsidRPr="00155A54">
        <w:rPr>
          <w:rFonts w:cs="Times New Roman"/>
          <w:sz w:val="26"/>
          <w:szCs w:val="26"/>
        </w:rPr>
        <w:t>Hỗ trợ thanh toán và giao dịch quốc tế:</w:t>
      </w:r>
    </w:p>
    <w:p w14:paraId="201C504B" w14:textId="77777777" w:rsidR="00E03AAB" w:rsidRPr="00155A54" w:rsidRDefault="00E03AAB" w:rsidP="00E03AAB">
      <w:pPr>
        <w:rPr>
          <w:rFonts w:cs="Times New Roman"/>
          <w:sz w:val="26"/>
          <w:szCs w:val="26"/>
        </w:rPr>
      </w:pPr>
    </w:p>
    <w:p w14:paraId="794106DD" w14:textId="77777777" w:rsidR="00E03AAB" w:rsidRPr="00155A54" w:rsidRDefault="00E03AAB" w:rsidP="006454E5">
      <w:pPr>
        <w:pStyle w:val="ListParagraph"/>
        <w:numPr>
          <w:ilvl w:val="0"/>
          <w:numId w:val="82"/>
        </w:numPr>
        <w:rPr>
          <w:rFonts w:cs="Times New Roman"/>
          <w:sz w:val="26"/>
          <w:szCs w:val="26"/>
        </w:rPr>
      </w:pPr>
      <w:r w:rsidRPr="00155A54">
        <w:rPr>
          <w:rFonts w:cs="Times New Roman"/>
          <w:sz w:val="26"/>
          <w:szCs w:val="26"/>
        </w:rPr>
        <w:t>Tích hợp thêm các phương thức thanh toán phổ biến trên toàn cầu như Apple Pay, Google Pay.</w:t>
      </w:r>
    </w:p>
    <w:p w14:paraId="4EB14046" w14:textId="77777777" w:rsidR="00E03AAB" w:rsidRPr="00155A54" w:rsidRDefault="00E03AAB" w:rsidP="006454E5">
      <w:pPr>
        <w:pStyle w:val="ListParagraph"/>
        <w:numPr>
          <w:ilvl w:val="0"/>
          <w:numId w:val="82"/>
        </w:numPr>
        <w:rPr>
          <w:rFonts w:cs="Times New Roman"/>
          <w:sz w:val="26"/>
          <w:szCs w:val="26"/>
        </w:rPr>
      </w:pPr>
      <w:r w:rsidRPr="00155A54">
        <w:rPr>
          <w:rFonts w:cs="Times New Roman"/>
          <w:sz w:val="26"/>
          <w:szCs w:val="26"/>
        </w:rPr>
        <w:t>Hỗ trợ nhiều ngôn ngữ và loại tiền tệ để mở rộng phạm vi khách hàng.</w:t>
      </w:r>
    </w:p>
    <w:p w14:paraId="160CDA43" w14:textId="00FB9E2B" w:rsidR="009632FF" w:rsidRPr="00155A54" w:rsidRDefault="00E03AAB" w:rsidP="006454E5">
      <w:pPr>
        <w:pStyle w:val="ListParagraph"/>
        <w:numPr>
          <w:ilvl w:val="0"/>
          <w:numId w:val="82"/>
        </w:numPr>
      </w:pPr>
      <w:r w:rsidRPr="00155A54">
        <w:rPr>
          <w:rFonts w:cs="Times New Roman"/>
          <w:sz w:val="26"/>
          <w:szCs w:val="26"/>
        </w:rPr>
        <w:t>Với những cải tiến và định hướng phát triển như trên, hệ thống sẽ ngày càng hoàn thiện, đáp ứng nhu cầu người dùng và cạnh tranh mạnh mẽ trên thị trường thương mại điện tử.</w:t>
      </w:r>
    </w:p>
    <w:p w14:paraId="460B4429" w14:textId="5BA5AB3B" w:rsidR="00770E68" w:rsidRDefault="00770E68" w:rsidP="00770E68"/>
    <w:p w14:paraId="1930A954" w14:textId="6F01492D" w:rsidR="00770E68" w:rsidRPr="009632FF" w:rsidRDefault="00770E68" w:rsidP="00155A54">
      <w:r>
        <w:t>4.4. Kết luận chương</w:t>
      </w:r>
    </w:p>
    <w:p w14:paraId="44236B8C" w14:textId="47AE7F75" w:rsidR="00314B16" w:rsidRPr="006454E5" w:rsidRDefault="00737680" w:rsidP="00155A54">
      <w:pPr>
        <w:pStyle w:val="Heading1"/>
      </w:pPr>
      <w:bookmarkStart w:id="842" w:name="_Toc185447778"/>
      <w:bookmarkStart w:id="843" w:name="_Toc185534243"/>
      <w:bookmarkStart w:id="844" w:name="_Toc185707009"/>
      <w:bookmarkStart w:id="845" w:name="_Toc185881088"/>
      <w:bookmarkStart w:id="846" w:name="_Toc185881167"/>
      <w:r w:rsidRPr="00462FF3">
        <w:t>DANH MỤC TÀI LIỆU THAM KHẢO</w:t>
      </w:r>
      <w:bookmarkEnd w:id="842"/>
      <w:bookmarkEnd w:id="843"/>
      <w:bookmarkEnd w:id="844"/>
      <w:bookmarkEnd w:id="845"/>
      <w:bookmarkEnd w:id="846"/>
    </w:p>
    <w:p w14:paraId="0576B5D7" w14:textId="77777777" w:rsidR="009F7BBD" w:rsidRPr="009F7BBD" w:rsidRDefault="009F7BBD" w:rsidP="009F7BBD">
      <w:pPr>
        <w:pStyle w:val="BodyText"/>
        <w:ind w:right="3"/>
        <w:rPr>
          <w:rFonts w:ascii="Times New Roman" w:hAnsi="Times New Roman" w:cs="Times New Roman"/>
          <w:sz w:val="26"/>
          <w:szCs w:val="26"/>
        </w:rPr>
      </w:pPr>
      <w:r w:rsidRPr="009F7BBD">
        <w:rPr>
          <w:rFonts w:ascii="Times New Roman" w:hAnsi="Times New Roman" w:cs="Times New Roman"/>
          <w:sz w:val="26"/>
          <w:szCs w:val="26"/>
        </w:rPr>
        <w:t>[1] Trần Đình Quế, Phân tích và thiết kế Hệ Thống Thông Tin, Học Viện Công Nghệ Bưu Chính Viễn Thông, 2015.</w:t>
      </w:r>
    </w:p>
    <w:p w14:paraId="4277CCDA" w14:textId="362A9A00" w:rsidR="00314B16" w:rsidRPr="006454E5" w:rsidRDefault="009F7BBD" w:rsidP="009F7BBD">
      <w:pPr>
        <w:pStyle w:val="BodyText"/>
        <w:spacing w:after="0"/>
        <w:ind w:right="3"/>
        <w:rPr>
          <w:rFonts w:ascii="Times New Roman" w:hAnsi="Times New Roman" w:cs="Times New Roman"/>
          <w:sz w:val="26"/>
          <w:szCs w:val="26"/>
        </w:rPr>
      </w:pPr>
      <w:r w:rsidRPr="009F7BBD">
        <w:rPr>
          <w:rFonts w:ascii="Times New Roman" w:hAnsi="Times New Roman" w:cs="Times New Roman"/>
          <w:sz w:val="26"/>
          <w:szCs w:val="26"/>
        </w:rPr>
        <w:t xml:space="preserve"> [2] Trần Đình Quế &amp; Nguyễn Mạnh Hùng, Nhập môn Công nghệ phần mềm, Học Viện Công Nghệ Bưu Chính Viễn Thông, 2016</w:t>
      </w:r>
    </w:p>
    <w:sectPr w:rsidR="00314B16" w:rsidRPr="006454E5" w:rsidSect="00537F18">
      <w:pgSz w:w="11910" w:h="16840"/>
      <w:pgMar w:top="1440" w:right="1152" w:bottom="1440" w:left="1699" w:header="0" w:footer="1004" w:gutter="0"/>
      <w:cols w:space="720"/>
      <w:docGrid w:linePitch="299"/>
      <w:sectPrChange w:id="847" w:author="Khanh Cong" w:date="2024-12-28T13:48:00Z" w16du:dateUtc="2024-12-28T06:48:00Z">
        <w:sectPr w:rsidR="00314B16" w:rsidRPr="006454E5" w:rsidSect="00537F18">
          <w:pgMar w:top="1134" w:right="1134" w:bottom="1134" w:left="1701" w:header="0" w:footer="1004" w:gutter="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ADB9DC" w14:textId="77777777" w:rsidR="0071632D" w:rsidRDefault="0071632D">
      <w:r>
        <w:separator/>
      </w:r>
    </w:p>
  </w:endnote>
  <w:endnote w:type="continuationSeparator" w:id="0">
    <w:p w14:paraId="1D5F9B1A" w14:textId="77777777" w:rsidR="0071632D" w:rsidRDefault="007163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1"/>
    <w:family w:val="swiss"/>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Liberation Mono">
    <w:panose1 w:val="02070409020205020404"/>
    <w:charset w:val="00"/>
    <w:family w:val="modern"/>
    <w:pitch w:val="fixed"/>
    <w:sig w:usb0="E0000AFF" w:usb1="400078FF" w:usb2="0000000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erif">
    <w:panose1 w:val="02020603050405020304"/>
    <w:charset w:val="00"/>
    <w:family w:val="roman"/>
    <w:pitch w:val="variable"/>
    <w:sig w:usb0="E0000AFF" w:usb1="500078FF" w:usb2="00000021" w:usb3="00000000" w:csb0="000001B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26" w:name="PageNumWizard_FOOTER_Default_Page_Style6"/>
  <w:p w14:paraId="1F1B36D4" w14:textId="77777777" w:rsidR="007224D9" w:rsidRDefault="00000000">
    <w:pPr>
      <w:pStyle w:val="Footer"/>
      <w:jc w:val="right"/>
    </w:pPr>
    <w:r>
      <w:fldChar w:fldCharType="begin"/>
    </w:r>
    <w:r>
      <w:instrText xml:space="preserve"> PAGE </w:instrText>
    </w:r>
    <w:r>
      <w:fldChar w:fldCharType="separate"/>
    </w:r>
    <w:r>
      <w:t>14</w:t>
    </w:r>
    <w:r>
      <w:fldChar w:fldCharType="end"/>
    </w:r>
    <w:bookmarkEnd w:id="26"/>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90D2DD"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4712D5" w14:textId="77777777" w:rsidR="007224D9" w:rsidRDefault="007224D9">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49FB95" w14:textId="77777777" w:rsidR="007224D9" w:rsidRDefault="007224D9"/>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FE086A"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171B4D" w14:textId="77777777" w:rsidR="007224D9" w:rsidRDefault="007224D9">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B62844" w14:textId="77777777" w:rsidR="007224D9" w:rsidRDefault="007224D9"/>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69380B"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9CB3C9" w14:textId="77777777" w:rsidR="007224D9" w:rsidRDefault="007224D9">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A56A5A" w14:textId="77777777" w:rsidR="007224D9" w:rsidRDefault="007224D9"/>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7F7E5"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61818" w14:textId="3D25F18F" w:rsidR="007224D9" w:rsidRDefault="007224D9">
    <w:pPr>
      <w:pStyle w:val="Footer"/>
      <w:jc w:val="righ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8FE881" w14:textId="77777777" w:rsidR="007224D9" w:rsidRDefault="007224D9">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725535" w14:textId="77777777" w:rsidR="007224D9" w:rsidRDefault="007224D9"/>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7AE4C"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42755" w14:textId="77777777" w:rsidR="007224D9" w:rsidRDefault="007224D9">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32973E" w14:textId="77777777" w:rsidR="007224D9" w:rsidRDefault="007224D9"/>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E52221"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178411" w14:textId="77777777" w:rsidR="007224D9" w:rsidRDefault="007224D9">
    <w:pPr>
      <w:pStyle w:val="Foo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D1E28" w14:textId="77777777" w:rsidR="007224D9" w:rsidRDefault="007224D9"/>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59C0F"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9A2374" w14:textId="77777777" w:rsidR="007224D9" w:rsidRDefault="007224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612F75" w14:textId="77777777" w:rsidR="00234EA9" w:rsidRDefault="00234EA9">
    <w:pPr>
      <w:pStyle w:val="Footer"/>
      <w:jc w:val="right"/>
    </w:pPr>
    <w:r>
      <w:fldChar w:fldCharType="begin"/>
    </w:r>
    <w:r>
      <w:instrText xml:space="preserve"> PAGE </w:instrText>
    </w:r>
    <w:r>
      <w:fldChar w:fldCharType="separate"/>
    </w:r>
    <w:r>
      <w:t>15</w:t>
    </w:r>
    <w:r>
      <w:fldChar w:fldCharType="end"/>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B646D" w14:textId="77777777" w:rsidR="007224D9" w:rsidRDefault="007224D9"/>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BD8E97"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987EF6" w14:textId="77777777" w:rsidR="007224D9" w:rsidRDefault="007224D9">
    <w:pPr>
      <w:pStyle w:val="Foote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3CD2D6" w14:textId="77777777" w:rsidR="007224D9" w:rsidRDefault="007224D9"/>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FBDCFA"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67EEC" w14:textId="77777777" w:rsidR="007224D9" w:rsidRPr="00C50C0D" w:rsidRDefault="007224D9" w:rsidP="00C50C0D">
    <w:pPr>
      <w:pStyle w:val="Foote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25D8D7" w14:textId="77777777" w:rsidR="007224D9" w:rsidRDefault="007224D9"/>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E9E3C8"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DAA90" w14:textId="77777777" w:rsidR="007224D9" w:rsidRDefault="007224D9">
    <w:pPr>
      <w:pStyle w:val="Foote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D97500" w14:textId="77777777" w:rsidR="007224D9" w:rsidRDefault="007224D9"/>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D0763E"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0D9C8"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54AC3" w14:textId="77777777" w:rsidR="007224D9" w:rsidRDefault="007224D9">
    <w:pPr>
      <w:pStyle w:val="Footer"/>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FD4FC0" w14:textId="77777777" w:rsidR="007224D9" w:rsidRDefault="007224D9"/>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03039F"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0A9C3" w14:textId="77777777" w:rsidR="007224D9" w:rsidRDefault="007224D9">
    <w:pPr>
      <w:pStyle w:val="Footer"/>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694DB6" w14:textId="77777777" w:rsidR="007224D9" w:rsidRDefault="007224D9"/>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482CDA"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A98F5" w14:textId="77777777" w:rsidR="007224D9" w:rsidRDefault="007224D9">
    <w:pPr>
      <w:pStyle w:val="Footer"/>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100BEE" w14:textId="77777777" w:rsidR="007224D9" w:rsidRDefault="007224D9"/>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EF5E4" w14:textId="77777777" w:rsidR="007224D9"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251661312" behindDoc="1" locked="0" layoutInCell="1" allowOverlap="1" wp14:anchorId="1FDC2BAA" wp14:editId="5C83E123">
              <wp:simplePos x="0" y="0"/>
              <wp:positionH relativeFrom="column">
                <wp:posOffset>38100</wp:posOffset>
              </wp:positionH>
              <wp:positionV relativeFrom="paragraph">
                <wp:posOffset>7124700</wp:posOffset>
              </wp:positionV>
              <wp:extent cx="2431415" cy="203835"/>
              <wp:effectExtent l="0" t="0" r="0" b="0"/>
              <wp:wrapNone/>
              <wp:docPr id="31" name="Shape 19"/>
              <wp:cNvGraphicFramePr/>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scrgbClr r="0" g="0" b="0"/>
                      </a:lnRef>
                      <a:fillRef idx="0">
                        <a:scrgbClr r="0" g="0" b="0"/>
                      </a:fillRef>
                      <a:effectRef idx="0">
                        <a:scrgbClr r="0" g="0" b="0"/>
                      </a:effectRef>
                      <a:fontRef idx="minor"/>
                    </wps:style>
                    <wps:txbx>
                      <w:txbxContent>
                        <w:p w14:paraId="78D4633F" w14:textId="77777777" w:rsidR="007224D9"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wps:txbx>
                    <wps:bodyPr lIns="0" tIns="0" rIns="0" bIns="0" anchor="t">
                      <a:noAutofit/>
                    </wps:bodyPr>
                  </wps:wsp>
                </a:graphicData>
              </a:graphic>
            </wp:anchor>
          </w:drawing>
        </mc:Choice>
        <mc:Fallback>
          <w:pict>
            <v:rect w14:anchorId="1FDC2BAA" id="Shape 19" o:spid="_x0000_s1039" style="position:absolute;margin-left:3pt;margin-top:561pt;width:191.45pt;height:16.05pt;z-index:-251655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" filled="f" stroked="f" strokeweight="0">
              <v:textbox inset="0,0,0,0">
                <w:txbxContent>
                  <w:p w14:paraId="78D4633F" w14:textId="77777777" w:rsidR="007224D9"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v:textbox>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FB0A75" w14:textId="77777777" w:rsidR="007224D9" w:rsidRDefault="007224D9">
    <w:pPr>
      <w:pStyle w:val="Footer"/>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905147" w14:textId="0C5C74A3" w:rsidR="007224D9" w:rsidRDefault="000A7749">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251659264" behindDoc="1" locked="0" layoutInCell="1" allowOverlap="1" wp14:anchorId="4A60E763" wp14:editId="2F938F3D">
              <wp:simplePos x="0" y="0"/>
              <wp:positionH relativeFrom="column">
                <wp:posOffset>0</wp:posOffset>
              </wp:positionH>
              <wp:positionV relativeFrom="paragraph">
                <wp:posOffset>635</wp:posOffset>
              </wp:positionV>
              <wp:extent cx="263525" cy="217805"/>
              <wp:effectExtent l="0" t="0" r="0" b="0"/>
              <wp:wrapNone/>
              <wp:docPr id="32" name="Shape 18"/>
              <wp:cNvGraphicFramePr/>
              <a:graphic xmlns:a="http://schemas.openxmlformats.org/drawingml/2006/main">
                <a:graphicData uri="http://schemas.microsoft.com/office/word/2010/wordprocessingShape">
                  <wps:wsp>
                    <wps:cNvSpPr/>
                    <wps:spPr>
                      <a:xfrm>
                        <a:off x="0" y="0"/>
                        <a:ext cx="263520" cy="217800"/>
                      </a:xfrm>
                      <a:prstGeom prst="rect">
                        <a:avLst/>
                      </a:prstGeom>
                      <a:noFill/>
                      <a:ln w="0">
                        <a:noFill/>
                      </a:ln>
                    </wps:spPr>
                    <wps:style>
                      <a:lnRef idx="0">
                        <a:scrgbClr r="0" g="0" b="0"/>
                      </a:lnRef>
                      <a:fillRef idx="0">
                        <a:scrgbClr r="0" g="0" b="0"/>
                      </a:fillRef>
                      <a:effectRef idx="0">
                        <a:scrgbClr r="0" g="0" b="0"/>
                      </a:effectRef>
                      <a:fontRef idx="minor"/>
                    </wps:style>
                    <wps:txbx>
                      <w:txbxContent>
                        <w:p w14:paraId="4BD999F0" w14:textId="77777777" w:rsidR="007224D9" w:rsidRDefault="00000000">
                          <w:pPr>
                            <w:pStyle w:val="FrameContents"/>
                            <w:spacing w:before="9" w:line="240" w:lineRule="exact"/>
                            <w:ind w:left="60"/>
                          </w:pPr>
                          <w:r>
                            <w:rPr>
                              <w:rFonts w:eastAsia="Times New Roman" w:cs="Times New Roman"/>
                              <w:color w:val="000000"/>
                              <w:sz w:val="26"/>
                            </w:rPr>
                            <w:t xml:space="preserve"> PAGE 31</w:t>
                          </w:r>
                        </w:p>
                      </w:txbxContent>
                    </wps:txbx>
                    <wps:bodyPr lIns="0" tIns="0" rIns="0" bIns="0" anchor="t">
                      <a:noAutofit/>
                    </wps:bodyPr>
                  </wps:wsp>
                </a:graphicData>
              </a:graphic>
            </wp:anchor>
          </w:drawing>
        </mc:Choice>
        <mc:Fallback>
          <w:pict>
            <v:rect w14:anchorId="4A60E763" id="Shape 18" o:spid="_x0000_s1040" style="position:absolute;margin-left:0;margin-top:.05pt;width:20.75pt;height:17.1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" filled="f" stroked="f" strokeweight="0">
              <v:textbox inset="0,0,0,0">
                <w:txbxContent>
                  <w:p w14:paraId="4BD999F0" w14:textId="77777777" w:rsidR="007224D9" w:rsidRDefault="00000000">
                    <w:pPr>
                      <w:pStyle w:val="FrameContents"/>
                      <w:spacing w:before="9" w:line="240" w:lineRule="exact"/>
                      <w:ind w:left="60"/>
                    </w:pPr>
                    <w:r>
                      <w:rPr>
                        <w:rFonts w:eastAsia="Times New Roman" w:cs="Times New Roman"/>
                        <w:color w:val="000000"/>
                        <w:sz w:val="26"/>
                      </w:rPr>
                      <w:t xml:space="preserve"> PAGE 31</w:t>
                    </w:r>
                  </w:p>
                </w:txbxContent>
              </v:textbox>
            </v:rect>
          </w:pict>
        </mc:Fallback>
      </mc:AlternateConten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74D93C" w14:textId="77777777" w:rsidR="007224D9" w:rsidRDefault="007224D9"/>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A095D2" w14:textId="77777777" w:rsidR="007224D9"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251666432" behindDoc="1" locked="0" layoutInCell="1" allowOverlap="1" wp14:anchorId="72BECCE4" wp14:editId="1CC74070">
              <wp:simplePos x="0" y="0"/>
              <wp:positionH relativeFrom="column">
                <wp:posOffset>38100</wp:posOffset>
              </wp:positionH>
              <wp:positionV relativeFrom="paragraph">
                <wp:posOffset>7124700</wp:posOffset>
              </wp:positionV>
              <wp:extent cx="2431415" cy="203835"/>
              <wp:effectExtent l="0" t="0" r="0" b="0"/>
              <wp:wrapNone/>
              <wp:docPr id="36" name="Shape 12"/>
              <wp:cNvGraphicFramePr/>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scrgbClr r="0" g="0" b="0"/>
                      </a:lnRef>
                      <a:fillRef idx="0">
                        <a:scrgbClr r="0" g="0" b="0"/>
                      </a:fillRef>
                      <a:effectRef idx="0">
                        <a:scrgbClr r="0" g="0" b="0"/>
                      </a:effectRef>
                      <a:fontRef idx="minor"/>
                    </wps:style>
                    <wps:txbx>
                      <w:txbxContent>
                        <w:p w14:paraId="42D754CB" w14:textId="77777777" w:rsidR="007224D9"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wps:txbx>
                    <wps:bodyPr lIns="0" tIns="0" rIns="0" bIns="0" anchor="t">
                      <a:noAutofit/>
                    </wps:bodyPr>
                  </wps:wsp>
                </a:graphicData>
              </a:graphic>
            </wp:anchor>
          </w:drawing>
        </mc:Choice>
        <mc:Fallback>
          <w:pict>
            <v:rect w14:anchorId="72BECCE4" id="Shape 12" o:spid="_x0000_s1042" style="position:absolute;margin-left:3pt;margin-top:561pt;width:191.45pt;height:16.05pt;z-index:-2516500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" filled="f" stroked="f" strokeweight="0">
              <v:textbox inset="0,0,0,0">
                <w:txbxContent>
                  <w:p w14:paraId="42D754CB" w14:textId="77777777" w:rsidR="007224D9"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v:textbox>
            </v:rect>
          </w:pict>
        </mc:Fallback>
      </mc:AlternateConten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FE9E7" w14:textId="77777777" w:rsidR="007224D9"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251663360" behindDoc="1" locked="0" layoutInCell="1" allowOverlap="1" wp14:anchorId="22FFDB09" wp14:editId="4C82B3A6">
              <wp:simplePos x="0" y="0"/>
              <wp:positionH relativeFrom="column">
                <wp:posOffset>5791200</wp:posOffset>
              </wp:positionH>
              <wp:positionV relativeFrom="paragraph">
                <wp:posOffset>9220200</wp:posOffset>
              </wp:positionV>
              <wp:extent cx="263525" cy="217805"/>
              <wp:effectExtent l="0" t="0" r="0" b="0"/>
              <wp:wrapNone/>
              <wp:docPr id="37" name="Shape 9"/>
              <wp:cNvGraphicFramePr/>
              <a:graphic xmlns:a="http://schemas.openxmlformats.org/drawingml/2006/main">
                <a:graphicData uri="http://schemas.microsoft.com/office/word/2010/wordprocessingShape">
                  <wps:wsp>
                    <wps:cNvSpPr/>
                    <wps:spPr>
                      <a:xfrm>
                        <a:off x="0" y="0"/>
                        <a:ext cx="263520" cy="217800"/>
                      </a:xfrm>
                      <a:prstGeom prst="rect">
                        <a:avLst/>
                      </a:prstGeom>
                      <a:noFill/>
                      <a:ln w="0">
                        <a:noFill/>
                      </a:ln>
                    </wps:spPr>
                    <wps:style>
                      <a:lnRef idx="0">
                        <a:scrgbClr r="0" g="0" b="0"/>
                      </a:lnRef>
                      <a:fillRef idx="0">
                        <a:scrgbClr r="0" g="0" b="0"/>
                      </a:fillRef>
                      <a:effectRef idx="0">
                        <a:scrgbClr r="0" g="0" b="0"/>
                      </a:effectRef>
                      <a:fontRef idx="minor"/>
                    </wps:style>
                    <wps:txbx>
                      <w:txbxContent>
                        <w:p w14:paraId="0725860C" w14:textId="77777777" w:rsidR="007224D9" w:rsidRDefault="00000000">
                          <w:pPr>
                            <w:pStyle w:val="FrameContents"/>
                            <w:spacing w:before="9" w:line="240" w:lineRule="exact"/>
                            <w:ind w:left="60"/>
                          </w:pPr>
                          <w:r>
                            <w:rPr>
                              <w:rFonts w:eastAsia="Times New Roman" w:cs="Times New Roman"/>
                              <w:color w:val="000000"/>
                              <w:sz w:val="26"/>
                            </w:rPr>
                            <w:t xml:space="preserve"> PAGE 31</w:t>
                          </w:r>
                        </w:p>
                      </w:txbxContent>
                    </wps:txbx>
                    <wps:bodyPr lIns="0" tIns="0" rIns="0" bIns="0" anchor="t">
                      <a:noAutofit/>
                    </wps:bodyPr>
                  </wps:wsp>
                </a:graphicData>
              </a:graphic>
            </wp:anchor>
          </w:drawing>
        </mc:Choice>
        <mc:Fallback>
          <w:pict>
            <v:rect w14:anchorId="22FFDB09" id="Shape 9" o:spid="_x0000_s1043" style="position:absolute;margin-left:456pt;margin-top:726pt;width:20.75pt;height:17.15pt;z-index:-251653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" filled="f" stroked="f" strokeweight="0">
              <v:textbox inset="0,0,0,0">
                <w:txbxContent>
                  <w:p w14:paraId="0725860C" w14:textId="77777777" w:rsidR="007224D9" w:rsidRDefault="00000000">
                    <w:pPr>
                      <w:pStyle w:val="FrameContents"/>
                      <w:spacing w:before="9" w:line="240" w:lineRule="exact"/>
                      <w:ind w:left="60"/>
                    </w:pPr>
                    <w:r>
                      <w:rPr>
                        <w:rFonts w:eastAsia="Times New Roman" w:cs="Times New Roman"/>
                        <w:color w:val="000000"/>
                        <w:sz w:val="26"/>
                      </w:rPr>
                      <w:t xml:space="preserve"> PAGE 31</w:t>
                    </w:r>
                  </w:p>
                </w:txbxContent>
              </v:textbox>
            </v:rect>
          </w:pict>
        </mc:Fallback>
      </mc:AlternateContent>
    </w:r>
    <w:r>
      <w:rPr>
        <w:rFonts w:ascii="Times New Roman" w:eastAsia="Times New Roman" w:hAnsi="Times New Roman" w:cs="Times New Roman"/>
        <w:noProof/>
        <w:color w:val="000000"/>
        <w:sz w:val="20"/>
        <w:szCs w:val="20"/>
      </w:rPr>
      <mc:AlternateContent>
        <mc:Choice Requires="wps">
          <w:drawing>
            <wp:anchor distT="0" distB="0" distL="0" distR="0" simplePos="0" relativeHeight="251664384" behindDoc="1" locked="0" layoutInCell="1" allowOverlap="1" wp14:anchorId="4D32B6CE" wp14:editId="2D9BCBF6">
              <wp:simplePos x="0" y="0"/>
              <wp:positionH relativeFrom="column">
                <wp:posOffset>38100</wp:posOffset>
              </wp:positionH>
              <wp:positionV relativeFrom="paragraph">
                <wp:posOffset>9410700</wp:posOffset>
              </wp:positionV>
              <wp:extent cx="2431415" cy="203835"/>
              <wp:effectExtent l="0" t="0" r="0" b="0"/>
              <wp:wrapNone/>
              <wp:docPr id="38" name="Shape 10"/>
              <wp:cNvGraphicFramePr/>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scrgbClr r="0" g="0" b="0"/>
                      </a:lnRef>
                      <a:fillRef idx="0">
                        <a:scrgbClr r="0" g="0" b="0"/>
                      </a:fillRef>
                      <a:effectRef idx="0">
                        <a:scrgbClr r="0" g="0" b="0"/>
                      </a:effectRef>
                      <a:fontRef idx="minor"/>
                    </wps:style>
                    <wps:txbx>
                      <w:txbxContent>
                        <w:p w14:paraId="5F3F4CF7" w14:textId="77777777" w:rsidR="007224D9"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wps:txbx>
                    <wps:bodyPr lIns="0" tIns="0" rIns="0" bIns="0" anchor="t">
                      <a:noAutofit/>
                    </wps:bodyPr>
                  </wps:wsp>
                </a:graphicData>
              </a:graphic>
            </wp:anchor>
          </w:drawing>
        </mc:Choice>
        <mc:Fallback>
          <w:pict>
            <v:rect w14:anchorId="4D32B6CE" id="Shape 10" o:spid="_x0000_s1044" style="position:absolute;margin-left:3pt;margin-top:741pt;width:191.45pt;height:16.05pt;z-index:-2516520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" filled="f" stroked="f" strokeweight="0">
              <v:textbox inset="0,0,0,0">
                <w:txbxContent>
                  <w:p w14:paraId="5F3F4CF7" w14:textId="77777777" w:rsidR="007224D9"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v:textbox>
            </v:rect>
          </w:pict>
        </mc:Fallback>
      </mc:AlternateConten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D74995" w14:textId="77777777" w:rsidR="007224D9" w:rsidRDefault="007224D9"/>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C197F8" w14:textId="77777777" w:rsidR="007224D9" w:rsidRDefault="007224D9"/>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F469CB"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D486C" w14:textId="77777777" w:rsidR="007224D9" w:rsidRDefault="007224D9">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49E75F" w14:textId="77777777" w:rsidR="007224D9" w:rsidRDefault="007224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D1A8D8" w14:textId="77777777" w:rsidR="0071632D" w:rsidRDefault="0071632D">
      <w:r>
        <w:separator/>
      </w:r>
    </w:p>
  </w:footnote>
  <w:footnote w:type="continuationSeparator" w:id="0">
    <w:p w14:paraId="4AA73700" w14:textId="77777777" w:rsidR="0071632D" w:rsidRDefault="007163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9E8C07" w14:textId="77777777" w:rsidR="00CA1DCE" w:rsidRPr="00CA1DCE" w:rsidRDefault="00CA1DCE" w:rsidP="00CA1D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74586A" w14:textId="77777777" w:rsidR="00C50C0D" w:rsidRPr="00C50C0D" w:rsidRDefault="00C50C0D" w:rsidP="00C50C0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2EF488" w14:textId="77777777" w:rsidR="00CA1DCE" w:rsidRPr="00CA1DCE" w:rsidRDefault="00CA1DCE" w:rsidP="00CA1DC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B7F8CB" w14:textId="77777777" w:rsidR="007224D9" w:rsidRDefault="007224D9">
    <w:pPr>
      <w:pStyle w:val="normal1"/>
      <w:spacing w:line="0" w:lineRule="atLeast"/>
      <w:rPr>
        <w:rFonts w:ascii="Times New Roman" w:eastAsia="Times New Roman" w:hAnsi="Times New Roman" w:cs="Times New Roman"/>
        <w:color w:val="000000"/>
        <w:sz w:val="2"/>
        <w:szCs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88884A" w14:textId="77777777" w:rsidR="007224D9" w:rsidRDefault="007224D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B382CA" w14:textId="77777777" w:rsidR="007224D9"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251665408" behindDoc="1" locked="0" layoutInCell="0" allowOverlap="1" wp14:anchorId="41971A74" wp14:editId="5CDE9D7E">
              <wp:simplePos x="0" y="0"/>
              <wp:positionH relativeFrom="page">
                <wp:posOffset>1012825</wp:posOffset>
              </wp:positionH>
              <wp:positionV relativeFrom="page">
                <wp:posOffset>445770</wp:posOffset>
              </wp:positionV>
              <wp:extent cx="1604010" cy="1134110"/>
              <wp:effectExtent l="0" t="0" r="0" b="0"/>
              <wp:wrapNone/>
              <wp:docPr id="34" name="Shape 11"/>
              <wp:cNvGraphicFramePr/>
              <a:graphic xmlns:a="http://schemas.openxmlformats.org/drawingml/2006/main">
                <a:graphicData uri="http://schemas.microsoft.com/office/word/2010/wordprocessingShape">
                  <wps:wsp>
                    <wps:cNvSpPr/>
                    <wps:spPr>
                      <a:xfrm>
                        <a:off x="0" y="0"/>
                        <a:ext cx="1604160" cy="1134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12AFCEA6" id="Shape 11" o:spid="_x0000_s1026" style="position:absolute;margin-left:79.75pt;margin-top:35.1pt;width:126.3pt;height:89.3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" o:allowincell="f" filled="f" stroked="f" strokeweight="0">
              <w10:wrap anchorx="page" anchory="page"/>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60C21F" w14:textId="77777777" w:rsidR="007224D9"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251662336" behindDoc="1" locked="0" layoutInCell="0" allowOverlap="1" wp14:anchorId="634CE44E" wp14:editId="17DF7601">
              <wp:simplePos x="0" y="0"/>
              <wp:positionH relativeFrom="page">
                <wp:posOffset>1012825</wp:posOffset>
              </wp:positionH>
              <wp:positionV relativeFrom="page">
                <wp:posOffset>445770</wp:posOffset>
              </wp:positionV>
              <wp:extent cx="1604010" cy="208915"/>
              <wp:effectExtent l="0" t="0" r="0" b="0"/>
              <wp:wrapNone/>
              <wp:docPr id="35" name="Shape 8"/>
              <wp:cNvGraphicFramePr/>
              <a:graphic xmlns:a="http://schemas.openxmlformats.org/drawingml/2006/main">
                <a:graphicData uri="http://schemas.microsoft.com/office/word/2010/wordprocessingShape">
                  <wps:wsp>
                    <wps:cNvSpPr/>
                    <wps:spPr>
                      <a:xfrm>
                        <a:off x="0" y="0"/>
                        <a:ext cx="1604160" cy="208800"/>
                      </a:xfrm>
                      <a:prstGeom prst="rect">
                        <a:avLst/>
                      </a:prstGeom>
                      <a:noFill/>
                      <a:ln w="0">
                        <a:noFill/>
                      </a:ln>
                    </wps:spPr>
                    <wps:style>
                      <a:lnRef idx="0">
                        <a:scrgbClr r="0" g="0" b="0"/>
                      </a:lnRef>
                      <a:fillRef idx="0">
                        <a:scrgbClr r="0" g="0" b="0"/>
                      </a:fillRef>
                      <a:effectRef idx="0">
                        <a:scrgbClr r="0" g="0" b="0"/>
                      </a:effectRef>
                      <a:fontRef idx="minor"/>
                    </wps:style>
                    <wps:txbx>
                      <w:txbxContent>
                        <w:p w14:paraId="07334E63" w14:textId="77777777" w:rsidR="007224D9" w:rsidRDefault="007224D9">
                          <w:pPr>
                            <w:pStyle w:val="FrameContents"/>
                            <w:spacing w:before="10" w:line="240" w:lineRule="exact"/>
                            <w:ind w:left="20" w:firstLine="20"/>
                            <w:rPr>
                              <w:color w:val="000000"/>
                            </w:rPr>
                          </w:pPr>
                        </w:p>
                      </w:txbxContent>
                    </wps:txbx>
                    <wps:bodyPr lIns="0" tIns="0" rIns="0" bIns="0" anchor="t">
                      <a:noAutofit/>
                    </wps:bodyPr>
                  </wps:wsp>
                </a:graphicData>
              </a:graphic>
            </wp:anchor>
          </w:drawing>
        </mc:Choice>
        <mc:Fallback>
          <w:pict>
            <v:rect w14:anchorId="634CE44E" id="Shape 8" o:spid="_x0000_s1041" style="position:absolute;margin-left:79.75pt;margin-top:35.1pt;width:126.3pt;height:16.4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" o:allowincell="f" filled="f" stroked="f" strokeweight="0">
              <v:textbox inset="0,0,0,0">
                <w:txbxContent>
                  <w:p w14:paraId="07334E63" w14:textId="77777777" w:rsidR="007224D9" w:rsidRDefault="007224D9">
                    <w:pPr>
                      <w:pStyle w:val="FrameContents"/>
                      <w:spacing w:before="10" w:line="240" w:lineRule="exact"/>
                      <w:ind w:left="20" w:firstLine="20"/>
                      <w:rPr>
                        <w:color w:val="000000"/>
                      </w:rPr>
                    </w:pPr>
                  </w:p>
                </w:txbxContent>
              </v:textbox>
              <w10:wrap anchorx="page" anchory="page"/>
            </v:rect>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B1EFF6" w14:textId="77777777" w:rsidR="007224D9" w:rsidRDefault="007224D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1040C"/>
    <w:multiLevelType w:val="multilevel"/>
    <w:tmpl w:val="FC446D1A"/>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 w15:restartNumberingAfterBreak="0">
    <w:nsid w:val="022905C4"/>
    <w:multiLevelType w:val="multilevel"/>
    <w:tmpl w:val="CB064A1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050B2616"/>
    <w:multiLevelType w:val="multilevel"/>
    <w:tmpl w:val="A734F93C"/>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3" w15:restartNumberingAfterBreak="0">
    <w:nsid w:val="062E4C58"/>
    <w:multiLevelType w:val="multilevel"/>
    <w:tmpl w:val="1F869E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0643711D"/>
    <w:multiLevelType w:val="multilevel"/>
    <w:tmpl w:val="4C5837A6"/>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5" w15:restartNumberingAfterBreak="0">
    <w:nsid w:val="07836392"/>
    <w:multiLevelType w:val="multilevel"/>
    <w:tmpl w:val="449C8414"/>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6" w15:restartNumberingAfterBreak="0">
    <w:nsid w:val="07CE27DD"/>
    <w:multiLevelType w:val="hybridMultilevel"/>
    <w:tmpl w:val="FB360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EB6EB3"/>
    <w:multiLevelType w:val="multilevel"/>
    <w:tmpl w:val="425E8C28"/>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8" w15:restartNumberingAfterBreak="0">
    <w:nsid w:val="08177849"/>
    <w:multiLevelType w:val="hybridMultilevel"/>
    <w:tmpl w:val="A09027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150D61"/>
    <w:multiLevelType w:val="multilevel"/>
    <w:tmpl w:val="0EBA67BE"/>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93" w:hanging="360"/>
      </w:pPr>
      <w:rPr>
        <w:rFonts w:ascii="Symbol" w:hAnsi="Symbol" w:cs="Symbol" w:hint="default"/>
      </w:rPr>
    </w:lvl>
    <w:lvl w:ilvl="2">
      <w:numFmt w:val="bullet"/>
      <w:lvlText w:val=""/>
      <w:lvlJc w:val="left"/>
      <w:pPr>
        <w:tabs>
          <w:tab w:val="num" w:pos="0"/>
        </w:tabs>
        <w:ind w:left="1747" w:hanging="360"/>
      </w:pPr>
      <w:rPr>
        <w:rFonts w:ascii="Symbol" w:hAnsi="Symbol" w:cs="Symbol" w:hint="default"/>
      </w:rPr>
    </w:lvl>
    <w:lvl w:ilvl="3">
      <w:numFmt w:val="bullet"/>
      <w:lvlText w:val=""/>
      <w:lvlJc w:val="left"/>
      <w:pPr>
        <w:tabs>
          <w:tab w:val="num" w:pos="0"/>
        </w:tabs>
        <w:ind w:left="2200" w:hanging="360"/>
      </w:pPr>
      <w:rPr>
        <w:rFonts w:ascii="Symbol" w:hAnsi="Symbol" w:cs="Symbol" w:hint="default"/>
      </w:rPr>
    </w:lvl>
    <w:lvl w:ilvl="4">
      <w:numFmt w:val="bullet"/>
      <w:lvlText w:val=""/>
      <w:lvlJc w:val="left"/>
      <w:pPr>
        <w:tabs>
          <w:tab w:val="num" w:pos="0"/>
        </w:tabs>
        <w:ind w:left="2654" w:hanging="360"/>
      </w:pPr>
      <w:rPr>
        <w:rFonts w:ascii="Symbol" w:hAnsi="Symbol" w:cs="Symbol" w:hint="default"/>
      </w:rPr>
    </w:lvl>
    <w:lvl w:ilvl="5">
      <w:numFmt w:val="bullet"/>
      <w:lvlText w:val=""/>
      <w:lvlJc w:val="left"/>
      <w:pPr>
        <w:tabs>
          <w:tab w:val="num" w:pos="0"/>
        </w:tabs>
        <w:ind w:left="3108" w:hanging="360"/>
      </w:pPr>
      <w:rPr>
        <w:rFonts w:ascii="Symbol" w:hAnsi="Symbol" w:cs="Symbol" w:hint="default"/>
      </w:rPr>
    </w:lvl>
    <w:lvl w:ilvl="6">
      <w:numFmt w:val="bullet"/>
      <w:lvlText w:val=""/>
      <w:lvlJc w:val="left"/>
      <w:pPr>
        <w:tabs>
          <w:tab w:val="num" w:pos="0"/>
        </w:tabs>
        <w:ind w:left="3561" w:hanging="360"/>
      </w:pPr>
      <w:rPr>
        <w:rFonts w:ascii="Symbol" w:hAnsi="Symbol" w:cs="Symbol" w:hint="default"/>
      </w:rPr>
    </w:lvl>
    <w:lvl w:ilvl="7">
      <w:numFmt w:val="bullet"/>
      <w:lvlText w:val=""/>
      <w:lvlJc w:val="left"/>
      <w:pPr>
        <w:tabs>
          <w:tab w:val="num" w:pos="0"/>
        </w:tabs>
        <w:ind w:left="4015" w:hanging="360"/>
      </w:pPr>
      <w:rPr>
        <w:rFonts w:ascii="Symbol" w:hAnsi="Symbol" w:cs="Symbol" w:hint="default"/>
      </w:rPr>
    </w:lvl>
    <w:lvl w:ilvl="8">
      <w:numFmt w:val="bullet"/>
      <w:lvlText w:val=""/>
      <w:lvlJc w:val="left"/>
      <w:pPr>
        <w:tabs>
          <w:tab w:val="num" w:pos="0"/>
        </w:tabs>
        <w:ind w:left="4468" w:hanging="360"/>
      </w:pPr>
      <w:rPr>
        <w:rFonts w:ascii="Symbol" w:hAnsi="Symbol" w:cs="Symbol" w:hint="default"/>
      </w:rPr>
    </w:lvl>
  </w:abstractNum>
  <w:abstractNum w:abstractNumId="10" w15:restartNumberingAfterBreak="0">
    <w:nsid w:val="09511083"/>
    <w:multiLevelType w:val="multilevel"/>
    <w:tmpl w:val="6D90A25A"/>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11" w15:restartNumberingAfterBreak="0">
    <w:nsid w:val="0A940A7D"/>
    <w:multiLevelType w:val="multilevel"/>
    <w:tmpl w:val="1D3A963A"/>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2" w15:restartNumberingAfterBreak="0">
    <w:nsid w:val="0AA16518"/>
    <w:multiLevelType w:val="multilevel"/>
    <w:tmpl w:val="39E69CFA"/>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3" w15:restartNumberingAfterBreak="0">
    <w:nsid w:val="0B962DA1"/>
    <w:multiLevelType w:val="multilevel"/>
    <w:tmpl w:val="55D6504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4" w15:restartNumberingAfterBreak="0">
    <w:nsid w:val="0BF56B48"/>
    <w:multiLevelType w:val="multilevel"/>
    <w:tmpl w:val="08FAA91C"/>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5" w15:restartNumberingAfterBreak="0">
    <w:nsid w:val="0D3F582E"/>
    <w:multiLevelType w:val="multilevel"/>
    <w:tmpl w:val="708ADDB2"/>
    <w:lvl w:ilvl="0">
      <w:start w:val="3"/>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16" w15:restartNumberingAfterBreak="0">
    <w:nsid w:val="11E1170A"/>
    <w:multiLevelType w:val="multilevel"/>
    <w:tmpl w:val="09321B3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15:restartNumberingAfterBreak="0">
    <w:nsid w:val="12A455E1"/>
    <w:multiLevelType w:val="multilevel"/>
    <w:tmpl w:val="DFA69C1C"/>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8" w15:restartNumberingAfterBreak="0">
    <w:nsid w:val="12F20A1E"/>
    <w:multiLevelType w:val="multilevel"/>
    <w:tmpl w:val="B3984744"/>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19" w15:restartNumberingAfterBreak="0">
    <w:nsid w:val="14E54AF1"/>
    <w:multiLevelType w:val="multilevel"/>
    <w:tmpl w:val="9DB22BC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0" w15:restartNumberingAfterBreak="0">
    <w:nsid w:val="17096B85"/>
    <w:multiLevelType w:val="multilevel"/>
    <w:tmpl w:val="3D82F3B2"/>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21" w15:restartNumberingAfterBreak="0">
    <w:nsid w:val="19075B56"/>
    <w:multiLevelType w:val="multilevel"/>
    <w:tmpl w:val="933C096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2" w15:restartNumberingAfterBreak="0">
    <w:nsid w:val="194A58F5"/>
    <w:multiLevelType w:val="multilevel"/>
    <w:tmpl w:val="E3F27364"/>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23" w15:restartNumberingAfterBreak="0">
    <w:nsid w:val="1A1252C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D004527"/>
    <w:multiLevelType w:val="multilevel"/>
    <w:tmpl w:val="6832B5C0"/>
    <w:lvl w:ilvl="0">
      <w:start w:val="4"/>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25" w15:restartNumberingAfterBreak="0">
    <w:nsid w:val="20701590"/>
    <w:multiLevelType w:val="multilevel"/>
    <w:tmpl w:val="B854E6FE"/>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26" w15:restartNumberingAfterBreak="0">
    <w:nsid w:val="20B60EAF"/>
    <w:multiLevelType w:val="multilevel"/>
    <w:tmpl w:val="FDF0A668"/>
    <w:lvl w:ilvl="0">
      <w:start w:val="2"/>
      <w:numFmt w:val="decimal"/>
      <w:lvlText w:val="%1."/>
      <w:lvlJc w:val="left"/>
      <w:pPr>
        <w:ind w:left="864" w:hanging="864"/>
      </w:pPr>
      <w:rPr>
        <w:rFonts w:hint="default"/>
      </w:rPr>
    </w:lvl>
    <w:lvl w:ilvl="1">
      <w:start w:val="1"/>
      <w:numFmt w:val="decimal"/>
      <w:lvlText w:val="%1.%2."/>
      <w:lvlJc w:val="left"/>
      <w:pPr>
        <w:ind w:left="1008" w:hanging="864"/>
      </w:pPr>
      <w:rPr>
        <w:rFonts w:hint="default"/>
      </w:rPr>
    </w:lvl>
    <w:lvl w:ilvl="2">
      <w:start w:val="1"/>
      <w:numFmt w:val="decimal"/>
      <w:lvlText w:val="%1.%2.%3."/>
      <w:lvlJc w:val="left"/>
      <w:pPr>
        <w:ind w:left="1152" w:hanging="864"/>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664" w:hanging="180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3312" w:hanging="2160"/>
      </w:pPr>
      <w:rPr>
        <w:rFonts w:hint="default"/>
      </w:rPr>
    </w:lvl>
  </w:abstractNum>
  <w:abstractNum w:abstractNumId="27" w15:restartNumberingAfterBreak="0">
    <w:nsid w:val="21016644"/>
    <w:multiLevelType w:val="multilevel"/>
    <w:tmpl w:val="2A463F5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8" w15:restartNumberingAfterBreak="0">
    <w:nsid w:val="260840CF"/>
    <w:multiLevelType w:val="multilevel"/>
    <w:tmpl w:val="30603D3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260F447B"/>
    <w:multiLevelType w:val="multilevel"/>
    <w:tmpl w:val="A600EBC8"/>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30" w15:restartNumberingAfterBreak="0">
    <w:nsid w:val="26135436"/>
    <w:multiLevelType w:val="multilevel"/>
    <w:tmpl w:val="BA42F5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15:restartNumberingAfterBreak="0">
    <w:nsid w:val="274B3407"/>
    <w:multiLevelType w:val="multilevel"/>
    <w:tmpl w:val="74AE913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32" w15:restartNumberingAfterBreak="0">
    <w:nsid w:val="27622456"/>
    <w:multiLevelType w:val="multilevel"/>
    <w:tmpl w:val="5100C8F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93" w:hanging="360"/>
      </w:pPr>
      <w:rPr>
        <w:rFonts w:ascii="Symbol" w:hAnsi="Symbol" w:cs="Symbol" w:hint="default"/>
      </w:rPr>
    </w:lvl>
    <w:lvl w:ilvl="2">
      <w:numFmt w:val="bullet"/>
      <w:lvlText w:val=""/>
      <w:lvlJc w:val="left"/>
      <w:pPr>
        <w:tabs>
          <w:tab w:val="num" w:pos="0"/>
        </w:tabs>
        <w:ind w:left="1747" w:hanging="360"/>
      </w:pPr>
      <w:rPr>
        <w:rFonts w:ascii="Symbol" w:hAnsi="Symbol" w:cs="Symbol" w:hint="default"/>
      </w:rPr>
    </w:lvl>
    <w:lvl w:ilvl="3">
      <w:numFmt w:val="bullet"/>
      <w:lvlText w:val=""/>
      <w:lvlJc w:val="left"/>
      <w:pPr>
        <w:tabs>
          <w:tab w:val="num" w:pos="0"/>
        </w:tabs>
        <w:ind w:left="2200" w:hanging="360"/>
      </w:pPr>
      <w:rPr>
        <w:rFonts w:ascii="Symbol" w:hAnsi="Symbol" w:cs="Symbol" w:hint="default"/>
      </w:rPr>
    </w:lvl>
    <w:lvl w:ilvl="4">
      <w:numFmt w:val="bullet"/>
      <w:lvlText w:val=""/>
      <w:lvlJc w:val="left"/>
      <w:pPr>
        <w:tabs>
          <w:tab w:val="num" w:pos="0"/>
        </w:tabs>
        <w:ind w:left="2654" w:hanging="360"/>
      </w:pPr>
      <w:rPr>
        <w:rFonts w:ascii="Symbol" w:hAnsi="Symbol" w:cs="Symbol" w:hint="default"/>
      </w:rPr>
    </w:lvl>
    <w:lvl w:ilvl="5">
      <w:numFmt w:val="bullet"/>
      <w:lvlText w:val=""/>
      <w:lvlJc w:val="left"/>
      <w:pPr>
        <w:tabs>
          <w:tab w:val="num" w:pos="0"/>
        </w:tabs>
        <w:ind w:left="3108" w:hanging="360"/>
      </w:pPr>
      <w:rPr>
        <w:rFonts w:ascii="Symbol" w:hAnsi="Symbol" w:cs="Symbol" w:hint="default"/>
      </w:rPr>
    </w:lvl>
    <w:lvl w:ilvl="6">
      <w:numFmt w:val="bullet"/>
      <w:lvlText w:val=""/>
      <w:lvlJc w:val="left"/>
      <w:pPr>
        <w:tabs>
          <w:tab w:val="num" w:pos="0"/>
        </w:tabs>
        <w:ind w:left="3561" w:hanging="360"/>
      </w:pPr>
      <w:rPr>
        <w:rFonts w:ascii="Symbol" w:hAnsi="Symbol" w:cs="Symbol" w:hint="default"/>
      </w:rPr>
    </w:lvl>
    <w:lvl w:ilvl="7">
      <w:numFmt w:val="bullet"/>
      <w:lvlText w:val=""/>
      <w:lvlJc w:val="left"/>
      <w:pPr>
        <w:tabs>
          <w:tab w:val="num" w:pos="0"/>
        </w:tabs>
        <w:ind w:left="4015" w:hanging="360"/>
      </w:pPr>
      <w:rPr>
        <w:rFonts w:ascii="Symbol" w:hAnsi="Symbol" w:cs="Symbol" w:hint="default"/>
      </w:rPr>
    </w:lvl>
    <w:lvl w:ilvl="8">
      <w:numFmt w:val="bullet"/>
      <w:lvlText w:val=""/>
      <w:lvlJc w:val="left"/>
      <w:pPr>
        <w:tabs>
          <w:tab w:val="num" w:pos="0"/>
        </w:tabs>
        <w:ind w:left="4468" w:hanging="360"/>
      </w:pPr>
      <w:rPr>
        <w:rFonts w:ascii="Symbol" w:hAnsi="Symbol" w:cs="Symbol" w:hint="default"/>
      </w:rPr>
    </w:lvl>
  </w:abstractNum>
  <w:abstractNum w:abstractNumId="33" w15:restartNumberingAfterBreak="0">
    <w:nsid w:val="29CC432A"/>
    <w:multiLevelType w:val="hybridMultilevel"/>
    <w:tmpl w:val="482AEA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A06756B"/>
    <w:multiLevelType w:val="multilevel"/>
    <w:tmpl w:val="BEF44A9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35" w15:restartNumberingAfterBreak="0">
    <w:nsid w:val="2BDD041C"/>
    <w:multiLevelType w:val="multilevel"/>
    <w:tmpl w:val="C3E229FE"/>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36" w15:restartNumberingAfterBreak="0">
    <w:nsid w:val="2C5151D8"/>
    <w:multiLevelType w:val="hybridMultilevel"/>
    <w:tmpl w:val="0E54F5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C667FA2"/>
    <w:multiLevelType w:val="multilevel"/>
    <w:tmpl w:val="5E322D36"/>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38" w15:restartNumberingAfterBreak="0">
    <w:nsid w:val="2E687721"/>
    <w:multiLevelType w:val="multilevel"/>
    <w:tmpl w:val="DCB00B20"/>
    <w:lvl w:ilvl="0">
      <w:numFmt w:val="bullet"/>
      <w:lvlText w:val="*"/>
      <w:lvlJc w:val="left"/>
      <w:pPr>
        <w:tabs>
          <w:tab w:val="num" w:pos="0"/>
        </w:tabs>
        <w:ind w:left="315" w:hanging="194"/>
      </w:pPr>
      <w:rPr>
        <w:rFonts w:ascii="Times New Roman" w:hAnsi="Times New Roman" w:cs="Times New Roman" w:hint="default"/>
      </w:rPr>
    </w:lvl>
    <w:lvl w:ilvl="1">
      <w:numFmt w:val="bullet"/>
      <w:lvlText w:val="•"/>
      <w:lvlJc w:val="left"/>
      <w:pPr>
        <w:tabs>
          <w:tab w:val="num" w:pos="0"/>
        </w:tabs>
        <w:ind w:left="842" w:hanging="360"/>
      </w:pPr>
      <w:rPr>
        <w:rFonts w:ascii="Noto Sans Symbols" w:hAnsi="Noto Sans Symbols" w:cs="Noto Sans Symbols" w:hint="default"/>
        <w:b w:val="0"/>
        <w:i w:val="0"/>
        <w:sz w:val="26"/>
        <w:szCs w:val="26"/>
      </w:rPr>
    </w:lvl>
    <w:lvl w:ilvl="2">
      <w:numFmt w:val="bullet"/>
      <w:lvlText w:val="o"/>
      <w:lvlJc w:val="left"/>
      <w:pPr>
        <w:tabs>
          <w:tab w:val="num" w:pos="0"/>
        </w:tabs>
        <w:ind w:left="1562" w:hanging="360"/>
      </w:pPr>
      <w:rPr>
        <w:rFonts w:ascii="Courier New" w:hAnsi="Courier New" w:cs="Courier New" w:hint="default"/>
        <w:b w:val="0"/>
        <w:i w:val="0"/>
        <w:sz w:val="26"/>
        <w:szCs w:val="26"/>
      </w:rPr>
    </w:lvl>
    <w:lvl w:ilvl="3">
      <w:numFmt w:val="bullet"/>
      <w:lvlText w:val=""/>
      <w:lvlJc w:val="left"/>
      <w:pPr>
        <w:tabs>
          <w:tab w:val="num" w:pos="0"/>
        </w:tabs>
        <w:ind w:left="1560" w:hanging="360"/>
      </w:pPr>
      <w:rPr>
        <w:rFonts w:ascii="Symbol" w:hAnsi="Symbol" w:cs="Symbol" w:hint="default"/>
      </w:rPr>
    </w:lvl>
    <w:lvl w:ilvl="4">
      <w:numFmt w:val="bullet"/>
      <w:lvlText w:val=""/>
      <w:lvlJc w:val="left"/>
      <w:pPr>
        <w:tabs>
          <w:tab w:val="num" w:pos="0"/>
        </w:tabs>
        <w:ind w:left="2768" w:hanging="360"/>
      </w:pPr>
      <w:rPr>
        <w:rFonts w:ascii="Symbol" w:hAnsi="Symbol" w:cs="Symbol" w:hint="default"/>
      </w:rPr>
    </w:lvl>
    <w:lvl w:ilvl="5">
      <w:numFmt w:val="bullet"/>
      <w:lvlText w:val=""/>
      <w:lvlJc w:val="left"/>
      <w:pPr>
        <w:tabs>
          <w:tab w:val="num" w:pos="0"/>
        </w:tabs>
        <w:ind w:left="3977" w:hanging="360"/>
      </w:pPr>
      <w:rPr>
        <w:rFonts w:ascii="Symbol" w:hAnsi="Symbol" w:cs="Symbol" w:hint="default"/>
      </w:rPr>
    </w:lvl>
    <w:lvl w:ilvl="6">
      <w:numFmt w:val="bullet"/>
      <w:lvlText w:val=""/>
      <w:lvlJc w:val="left"/>
      <w:pPr>
        <w:tabs>
          <w:tab w:val="num" w:pos="0"/>
        </w:tabs>
        <w:ind w:left="5185" w:hanging="360"/>
      </w:pPr>
      <w:rPr>
        <w:rFonts w:ascii="Symbol" w:hAnsi="Symbol" w:cs="Symbol" w:hint="default"/>
      </w:rPr>
    </w:lvl>
    <w:lvl w:ilvl="7">
      <w:numFmt w:val="bullet"/>
      <w:lvlText w:val=""/>
      <w:lvlJc w:val="left"/>
      <w:pPr>
        <w:tabs>
          <w:tab w:val="num" w:pos="0"/>
        </w:tabs>
        <w:ind w:left="6394" w:hanging="360"/>
      </w:pPr>
      <w:rPr>
        <w:rFonts w:ascii="Symbol" w:hAnsi="Symbol" w:cs="Symbol" w:hint="default"/>
      </w:rPr>
    </w:lvl>
    <w:lvl w:ilvl="8">
      <w:numFmt w:val="bullet"/>
      <w:lvlText w:val=""/>
      <w:lvlJc w:val="left"/>
      <w:pPr>
        <w:tabs>
          <w:tab w:val="num" w:pos="0"/>
        </w:tabs>
        <w:ind w:left="7602" w:hanging="360"/>
      </w:pPr>
      <w:rPr>
        <w:rFonts w:ascii="Symbol" w:hAnsi="Symbol" w:cs="Symbol" w:hint="default"/>
      </w:rPr>
    </w:lvl>
  </w:abstractNum>
  <w:abstractNum w:abstractNumId="39" w15:restartNumberingAfterBreak="0">
    <w:nsid w:val="310A0578"/>
    <w:multiLevelType w:val="hybridMultilevel"/>
    <w:tmpl w:val="523EA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3080728"/>
    <w:multiLevelType w:val="multilevel"/>
    <w:tmpl w:val="6270C15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1" w15:restartNumberingAfterBreak="0">
    <w:nsid w:val="347C3568"/>
    <w:multiLevelType w:val="hybridMultilevel"/>
    <w:tmpl w:val="3350F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6B573B3"/>
    <w:multiLevelType w:val="multilevel"/>
    <w:tmpl w:val="D210364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43" w15:restartNumberingAfterBreak="0">
    <w:nsid w:val="37B013D6"/>
    <w:multiLevelType w:val="multilevel"/>
    <w:tmpl w:val="658C262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4" w15:restartNumberingAfterBreak="0">
    <w:nsid w:val="37CB3619"/>
    <w:multiLevelType w:val="hybridMultilevel"/>
    <w:tmpl w:val="158862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8500D43"/>
    <w:multiLevelType w:val="multilevel"/>
    <w:tmpl w:val="D122C3D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46" w15:restartNumberingAfterBreak="0">
    <w:nsid w:val="3881757F"/>
    <w:multiLevelType w:val="hybridMultilevel"/>
    <w:tmpl w:val="BF0E1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B684F52"/>
    <w:multiLevelType w:val="multilevel"/>
    <w:tmpl w:val="6D36245E"/>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48" w15:restartNumberingAfterBreak="0">
    <w:nsid w:val="3C4E3C9F"/>
    <w:multiLevelType w:val="multilevel"/>
    <w:tmpl w:val="D1A07BA6"/>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49" w15:restartNumberingAfterBreak="0">
    <w:nsid w:val="3CC630A6"/>
    <w:multiLevelType w:val="multilevel"/>
    <w:tmpl w:val="18D86E60"/>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50" w15:restartNumberingAfterBreak="0">
    <w:nsid w:val="3DDF4CC6"/>
    <w:multiLevelType w:val="multilevel"/>
    <w:tmpl w:val="336634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1" w15:restartNumberingAfterBreak="0">
    <w:nsid w:val="3E4656CD"/>
    <w:multiLevelType w:val="multilevel"/>
    <w:tmpl w:val="9C3085A0"/>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52" w15:restartNumberingAfterBreak="0">
    <w:nsid w:val="422B2E0C"/>
    <w:multiLevelType w:val="multilevel"/>
    <w:tmpl w:val="649075F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3" w15:restartNumberingAfterBreak="0">
    <w:nsid w:val="438A4684"/>
    <w:multiLevelType w:val="multilevel"/>
    <w:tmpl w:val="0C08014A"/>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54" w15:restartNumberingAfterBreak="0">
    <w:nsid w:val="465D21E8"/>
    <w:multiLevelType w:val="multilevel"/>
    <w:tmpl w:val="DFCAD43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5" w15:restartNumberingAfterBreak="0">
    <w:nsid w:val="46BB3A3E"/>
    <w:multiLevelType w:val="hybridMultilevel"/>
    <w:tmpl w:val="13F61F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79B43DE"/>
    <w:multiLevelType w:val="multilevel"/>
    <w:tmpl w:val="CB341C74"/>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57" w15:restartNumberingAfterBreak="0">
    <w:nsid w:val="49C14227"/>
    <w:multiLevelType w:val="multilevel"/>
    <w:tmpl w:val="24A2E460"/>
    <w:lvl w:ilvl="0">
      <w:start w:val="4"/>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49E635AE"/>
    <w:multiLevelType w:val="multilevel"/>
    <w:tmpl w:val="3FFE74B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9" w15:restartNumberingAfterBreak="0">
    <w:nsid w:val="4AB018D0"/>
    <w:multiLevelType w:val="multilevel"/>
    <w:tmpl w:val="321246DE"/>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60" w15:restartNumberingAfterBreak="0">
    <w:nsid w:val="4CED6848"/>
    <w:multiLevelType w:val="multilevel"/>
    <w:tmpl w:val="BFAC9DBA"/>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61" w15:restartNumberingAfterBreak="0">
    <w:nsid w:val="4D07564D"/>
    <w:multiLevelType w:val="hybridMultilevel"/>
    <w:tmpl w:val="FFB2E4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0533EB3"/>
    <w:multiLevelType w:val="multilevel"/>
    <w:tmpl w:val="4DC6247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3" w15:restartNumberingAfterBreak="0">
    <w:nsid w:val="52AA1C6E"/>
    <w:multiLevelType w:val="hybridMultilevel"/>
    <w:tmpl w:val="931AE7BA"/>
    <w:lvl w:ilvl="0" w:tplc="3C5C0150">
      <w:start w:val="1"/>
      <w:numFmt w:val="lowerLetter"/>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64" w15:restartNumberingAfterBreak="0">
    <w:nsid w:val="53220C8E"/>
    <w:multiLevelType w:val="multilevel"/>
    <w:tmpl w:val="86782AA8"/>
    <w:lvl w:ilvl="0">
      <w:start w:val="4"/>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65" w15:restartNumberingAfterBreak="0">
    <w:nsid w:val="53BF0EB1"/>
    <w:multiLevelType w:val="multilevel"/>
    <w:tmpl w:val="AA10B3F6"/>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66" w15:restartNumberingAfterBreak="0">
    <w:nsid w:val="55670AE7"/>
    <w:multiLevelType w:val="multilevel"/>
    <w:tmpl w:val="C03A1444"/>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67" w15:restartNumberingAfterBreak="0">
    <w:nsid w:val="563C711A"/>
    <w:multiLevelType w:val="hybridMultilevel"/>
    <w:tmpl w:val="6FDE0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65F4FFF"/>
    <w:multiLevelType w:val="multilevel"/>
    <w:tmpl w:val="6E5079F6"/>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69" w15:restartNumberingAfterBreak="0">
    <w:nsid w:val="57AD3E68"/>
    <w:multiLevelType w:val="multilevel"/>
    <w:tmpl w:val="CADA9E0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0" w15:restartNumberingAfterBreak="0">
    <w:nsid w:val="59444DCB"/>
    <w:multiLevelType w:val="multilevel"/>
    <w:tmpl w:val="741CC70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1" w15:restartNumberingAfterBreak="0">
    <w:nsid w:val="5B1B615E"/>
    <w:multiLevelType w:val="multilevel"/>
    <w:tmpl w:val="25B8497E"/>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72" w15:restartNumberingAfterBreak="0">
    <w:nsid w:val="5B646698"/>
    <w:multiLevelType w:val="multilevel"/>
    <w:tmpl w:val="63CE5A6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73" w15:restartNumberingAfterBreak="0">
    <w:nsid w:val="5B8D7E3F"/>
    <w:multiLevelType w:val="multilevel"/>
    <w:tmpl w:val="3718E984"/>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74" w15:restartNumberingAfterBreak="0">
    <w:nsid w:val="5BF752A9"/>
    <w:multiLevelType w:val="multilevel"/>
    <w:tmpl w:val="D062EFE4"/>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75" w15:restartNumberingAfterBreak="0">
    <w:nsid w:val="5F2F5BCA"/>
    <w:multiLevelType w:val="multilevel"/>
    <w:tmpl w:val="30A2127C"/>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76" w15:restartNumberingAfterBreak="0">
    <w:nsid w:val="646D6A2A"/>
    <w:multiLevelType w:val="multilevel"/>
    <w:tmpl w:val="4DB8F61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7" w15:restartNumberingAfterBreak="0">
    <w:nsid w:val="64E2095C"/>
    <w:multiLevelType w:val="multilevel"/>
    <w:tmpl w:val="96B4EC9A"/>
    <w:lvl w:ilvl="0">
      <w:start w:val="5"/>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78" w15:restartNumberingAfterBreak="0">
    <w:nsid w:val="65182545"/>
    <w:multiLevelType w:val="multilevel"/>
    <w:tmpl w:val="19ECCCEE"/>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79" w15:restartNumberingAfterBreak="0">
    <w:nsid w:val="666D34AA"/>
    <w:multiLevelType w:val="multilevel"/>
    <w:tmpl w:val="481E14E8"/>
    <w:lvl w:ilvl="0">
      <w:start w:val="2"/>
      <w:numFmt w:val="decimal"/>
      <w:lvlText w:val="%1."/>
      <w:lvlJc w:val="left"/>
      <w:pPr>
        <w:ind w:left="432" w:hanging="432"/>
      </w:pPr>
      <w:rPr>
        <w:rFonts w:hint="default"/>
        <w:sz w:val="28"/>
      </w:rPr>
    </w:lvl>
    <w:lvl w:ilvl="1">
      <w:start w:val="2"/>
      <w:numFmt w:val="decimal"/>
      <w:lvlText w:val="%1.%2."/>
      <w:lvlJc w:val="left"/>
      <w:pPr>
        <w:ind w:left="432" w:hanging="432"/>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80" w15:restartNumberingAfterBreak="0">
    <w:nsid w:val="67062928"/>
    <w:multiLevelType w:val="multilevel"/>
    <w:tmpl w:val="171E60F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1" w15:restartNumberingAfterBreak="0">
    <w:nsid w:val="67322594"/>
    <w:multiLevelType w:val="hybridMultilevel"/>
    <w:tmpl w:val="BC465F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9B16E81"/>
    <w:multiLevelType w:val="multilevel"/>
    <w:tmpl w:val="4350A0B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3" w15:restartNumberingAfterBreak="0">
    <w:nsid w:val="6AEC325B"/>
    <w:multiLevelType w:val="hybridMultilevel"/>
    <w:tmpl w:val="FAFE6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B197A9F"/>
    <w:multiLevelType w:val="multilevel"/>
    <w:tmpl w:val="E102ABAE"/>
    <w:lvl w:ilvl="0">
      <w:start w:val="4"/>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85" w15:restartNumberingAfterBreak="0">
    <w:nsid w:val="6CB23DB9"/>
    <w:multiLevelType w:val="multilevel"/>
    <w:tmpl w:val="362A74F0"/>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86" w15:restartNumberingAfterBreak="0">
    <w:nsid w:val="6D1A5DF1"/>
    <w:multiLevelType w:val="multilevel"/>
    <w:tmpl w:val="70D661E0"/>
    <w:lvl w:ilvl="0">
      <w:start w:val="6"/>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87" w15:restartNumberingAfterBreak="0">
    <w:nsid w:val="6D787695"/>
    <w:multiLevelType w:val="hybridMultilevel"/>
    <w:tmpl w:val="09BA8D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D9E05E3"/>
    <w:multiLevelType w:val="multilevel"/>
    <w:tmpl w:val="EB581EF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9" w15:restartNumberingAfterBreak="0">
    <w:nsid w:val="6E7020AD"/>
    <w:multiLevelType w:val="multilevel"/>
    <w:tmpl w:val="752A5E3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0" w15:restartNumberingAfterBreak="0">
    <w:nsid w:val="707E66AD"/>
    <w:multiLevelType w:val="multilevel"/>
    <w:tmpl w:val="73C6092E"/>
    <w:lvl w:ilvl="0">
      <w:start w:val="6"/>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91" w15:restartNumberingAfterBreak="0">
    <w:nsid w:val="70995F25"/>
    <w:multiLevelType w:val="multilevel"/>
    <w:tmpl w:val="90E8B46C"/>
    <w:lvl w:ilvl="0">
      <w:start w:val="2"/>
      <w:numFmt w:val="decimal"/>
      <w:lvlText w:val="%1."/>
      <w:lvlJc w:val="left"/>
      <w:pPr>
        <w:ind w:left="432" w:hanging="432"/>
      </w:pPr>
      <w:rPr>
        <w:rFonts w:hint="default"/>
        <w:sz w:val="28"/>
      </w:rPr>
    </w:lvl>
    <w:lvl w:ilvl="1">
      <w:start w:val="2"/>
      <w:numFmt w:val="decimal"/>
      <w:lvlText w:val="%1.%2."/>
      <w:lvlJc w:val="left"/>
      <w:pPr>
        <w:ind w:left="432" w:hanging="432"/>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92" w15:restartNumberingAfterBreak="0">
    <w:nsid w:val="714E0CBD"/>
    <w:multiLevelType w:val="hybridMultilevel"/>
    <w:tmpl w:val="9FFC16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1FA65DE"/>
    <w:multiLevelType w:val="multilevel"/>
    <w:tmpl w:val="6EAC4B92"/>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94" w15:restartNumberingAfterBreak="0">
    <w:nsid w:val="77235B68"/>
    <w:multiLevelType w:val="multilevel"/>
    <w:tmpl w:val="CBC284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5" w15:restartNumberingAfterBreak="0">
    <w:nsid w:val="79B6056B"/>
    <w:multiLevelType w:val="multilevel"/>
    <w:tmpl w:val="F970DD1C"/>
    <w:lvl w:ilvl="0">
      <w:start w:val="4"/>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96" w15:restartNumberingAfterBreak="0">
    <w:nsid w:val="7B460C4F"/>
    <w:multiLevelType w:val="multilevel"/>
    <w:tmpl w:val="E7846E90"/>
    <w:lvl w:ilvl="0">
      <w:start w:val="7"/>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num w:numId="1" w16cid:durableId="120612620">
    <w:abstractNumId w:val="23"/>
  </w:num>
  <w:num w:numId="2" w16cid:durableId="105258379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63996180">
    <w:abstractNumId w:val="3"/>
  </w:num>
  <w:num w:numId="4" w16cid:durableId="384379168">
    <w:abstractNumId w:val="82"/>
  </w:num>
  <w:num w:numId="5" w16cid:durableId="1273709514">
    <w:abstractNumId w:val="56"/>
  </w:num>
  <w:num w:numId="6" w16cid:durableId="1873226795">
    <w:abstractNumId w:val="90"/>
  </w:num>
  <w:num w:numId="7" w16cid:durableId="736174007">
    <w:abstractNumId w:val="68"/>
  </w:num>
  <w:num w:numId="8" w16cid:durableId="1263102666">
    <w:abstractNumId w:val="5"/>
  </w:num>
  <w:num w:numId="9" w16cid:durableId="1926189258">
    <w:abstractNumId w:val="78"/>
  </w:num>
  <w:num w:numId="10" w16cid:durableId="2111387897">
    <w:abstractNumId w:val="64"/>
  </w:num>
  <w:num w:numId="11" w16cid:durableId="571818166">
    <w:abstractNumId w:val="37"/>
  </w:num>
  <w:num w:numId="12" w16cid:durableId="700135384">
    <w:abstractNumId w:val="72"/>
  </w:num>
  <w:num w:numId="13" w16cid:durableId="1759525266">
    <w:abstractNumId w:val="22"/>
  </w:num>
  <w:num w:numId="14" w16cid:durableId="2026133352">
    <w:abstractNumId w:val="96"/>
  </w:num>
  <w:num w:numId="15" w16cid:durableId="299456353">
    <w:abstractNumId w:val="60"/>
  </w:num>
  <w:num w:numId="16" w16cid:durableId="1241450014">
    <w:abstractNumId w:val="14"/>
  </w:num>
  <w:num w:numId="17" w16cid:durableId="2073505888">
    <w:abstractNumId w:val="51"/>
  </w:num>
  <w:num w:numId="18" w16cid:durableId="561328890">
    <w:abstractNumId w:val="15"/>
  </w:num>
  <w:num w:numId="19" w16cid:durableId="1002850586">
    <w:abstractNumId w:val="31"/>
  </w:num>
  <w:num w:numId="20" w16cid:durableId="1430153420">
    <w:abstractNumId w:val="45"/>
  </w:num>
  <w:num w:numId="21" w16cid:durableId="1305937632">
    <w:abstractNumId w:val="93"/>
  </w:num>
  <w:num w:numId="22" w16cid:durableId="2021270819">
    <w:abstractNumId w:val="75"/>
  </w:num>
  <w:num w:numId="23" w16cid:durableId="774447961">
    <w:abstractNumId w:val="7"/>
  </w:num>
  <w:num w:numId="24" w16cid:durableId="517045327">
    <w:abstractNumId w:val="84"/>
  </w:num>
  <w:num w:numId="25" w16cid:durableId="1538620877">
    <w:abstractNumId w:val="66"/>
  </w:num>
  <w:num w:numId="26" w16cid:durableId="1267424003">
    <w:abstractNumId w:val="0"/>
  </w:num>
  <w:num w:numId="27" w16cid:durableId="128327998">
    <w:abstractNumId w:val="42"/>
  </w:num>
  <w:num w:numId="28" w16cid:durableId="547229686">
    <w:abstractNumId w:val="48"/>
  </w:num>
  <w:num w:numId="29" w16cid:durableId="414402482">
    <w:abstractNumId w:val="18"/>
  </w:num>
  <w:num w:numId="30" w16cid:durableId="1036737401">
    <w:abstractNumId w:val="24"/>
  </w:num>
  <w:num w:numId="31" w16cid:durableId="465852127">
    <w:abstractNumId w:val="73"/>
  </w:num>
  <w:num w:numId="32" w16cid:durableId="437263163">
    <w:abstractNumId w:val="20"/>
  </w:num>
  <w:num w:numId="33" w16cid:durableId="387804444">
    <w:abstractNumId w:val="29"/>
  </w:num>
  <w:num w:numId="34" w16cid:durableId="1674212860">
    <w:abstractNumId w:val="74"/>
  </w:num>
  <w:num w:numId="35" w16cid:durableId="60980502">
    <w:abstractNumId w:val="49"/>
  </w:num>
  <w:num w:numId="36" w16cid:durableId="1124234042">
    <w:abstractNumId w:val="85"/>
  </w:num>
  <w:num w:numId="37" w16cid:durableId="335965484">
    <w:abstractNumId w:val="86"/>
  </w:num>
  <w:num w:numId="38" w16cid:durableId="1250773461">
    <w:abstractNumId w:val="35"/>
  </w:num>
  <w:num w:numId="39" w16cid:durableId="969282765">
    <w:abstractNumId w:val="34"/>
  </w:num>
  <w:num w:numId="40" w16cid:durableId="387412322">
    <w:abstractNumId w:val="47"/>
  </w:num>
  <w:num w:numId="41" w16cid:durableId="268319085">
    <w:abstractNumId w:val="53"/>
  </w:num>
  <w:num w:numId="42" w16cid:durableId="128404578">
    <w:abstractNumId w:val="71"/>
  </w:num>
  <w:num w:numId="43" w16cid:durableId="631519122">
    <w:abstractNumId w:val="77"/>
  </w:num>
  <w:num w:numId="44" w16cid:durableId="24261388">
    <w:abstractNumId w:val="12"/>
  </w:num>
  <w:num w:numId="45" w16cid:durableId="1817649006">
    <w:abstractNumId w:val="17"/>
  </w:num>
  <w:num w:numId="46" w16cid:durableId="202836328">
    <w:abstractNumId w:val="4"/>
  </w:num>
  <w:num w:numId="47" w16cid:durableId="1930654316">
    <w:abstractNumId w:val="9"/>
  </w:num>
  <w:num w:numId="48" w16cid:durableId="375664538">
    <w:abstractNumId w:val="32"/>
  </w:num>
  <w:num w:numId="49" w16cid:durableId="1949849605">
    <w:abstractNumId w:val="65"/>
  </w:num>
  <w:num w:numId="50" w16cid:durableId="1896966833">
    <w:abstractNumId w:val="95"/>
  </w:num>
  <w:num w:numId="51" w16cid:durableId="6947466">
    <w:abstractNumId w:val="11"/>
  </w:num>
  <w:num w:numId="52" w16cid:durableId="760755466">
    <w:abstractNumId w:val="59"/>
  </w:num>
  <w:num w:numId="53" w16cid:durableId="1413355510">
    <w:abstractNumId w:val="2"/>
  </w:num>
  <w:num w:numId="54" w16cid:durableId="68116172">
    <w:abstractNumId w:val="13"/>
  </w:num>
  <w:num w:numId="55" w16cid:durableId="1374504016">
    <w:abstractNumId w:val="25"/>
  </w:num>
  <w:num w:numId="56" w16cid:durableId="1634679020">
    <w:abstractNumId w:val="10"/>
  </w:num>
  <w:num w:numId="57" w16cid:durableId="523789784">
    <w:abstractNumId w:val="38"/>
  </w:num>
  <w:num w:numId="58" w16cid:durableId="1933002602">
    <w:abstractNumId w:val="40"/>
  </w:num>
  <w:num w:numId="59" w16cid:durableId="1212688813">
    <w:abstractNumId w:val="70"/>
  </w:num>
  <w:num w:numId="60" w16cid:durableId="1583753049">
    <w:abstractNumId w:val="19"/>
  </w:num>
  <w:num w:numId="61" w16cid:durableId="64184634">
    <w:abstractNumId w:val="58"/>
  </w:num>
  <w:num w:numId="62" w16cid:durableId="72819027">
    <w:abstractNumId w:val="76"/>
  </w:num>
  <w:num w:numId="63" w16cid:durableId="638612986">
    <w:abstractNumId w:val="89"/>
  </w:num>
  <w:num w:numId="64" w16cid:durableId="932783157">
    <w:abstractNumId w:val="21"/>
  </w:num>
  <w:num w:numId="65" w16cid:durableId="935871395">
    <w:abstractNumId w:val="30"/>
  </w:num>
  <w:num w:numId="66" w16cid:durableId="210506832">
    <w:abstractNumId w:val="54"/>
  </w:num>
  <w:num w:numId="67" w16cid:durableId="1885553784">
    <w:abstractNumId w:val="69"/>
  </w:num>
  <w:num w:numId="68" w16cid:durableId="1058934834">
    <w:abstractNumId w:val="50"/>
  </w:num>
  <w:num w:numId="69" w16cid:durableId="472143924">
    <w:abstractNumId w:val="94"/>
  </w:num>
  <w:num w:numId="70" w16cid:durableId="339696777">
    <w:abstractNumId w:val="28"/>
  </w:num>
  <w:num w:numId="71" w16cid:durableId="823818379">
    <w:abstractNumId w:val="52"/>
  </w:num>
  <w:num w:numId="72" w16cid:durableId="899949400">
    <w:abstractNumId w:val="62"/>
  </w:num>
  <w:num w:numId="73" w16cid:durableId="482813545">
    <w:abstractNumId w:val="80"/>
  </w:num>
  <w:num w:numId="74" w16cid:durableId="1432748163">
    <w:abstractNumId w:val="16"/>
  </w:num>
  <w:num w:numId="75" w16cid:durableId="1273777959">
    <w:abstractNumId w:val="27"/>
  </w:num>
  <w:num w:numId="76" w16cid:durableId="576600026">
    <w:abstractNumId w:val="88"/>
  </w:num>
  <w:num w:numId="77" w16cid:durableId="1470513127">
    <w:abstractNumId w:val="1"/>
  </w:num>
  <w:num w:numId="78" w16cid:durableId="502862090">
    <w:abstractNumId w:val="43"/>
  </w:num>
  <w:num w:numId="79" w16cid:durableId="771123318">
    <w:abstractNumId w:val="79"/>
  </w:num>
  <w:num w:numId="80" w16cid:durableId="338505050">
    <w:abstractNumId w:val="91"/>
  </w:num>
  <w:num w:numId="81" w16cid:durableId="830565931">
    <w:abstractNumId w:val="33"/>
  </w:num>
  <w:num w:numId="82" w16cid:durableId="1984966214">
    <w:abstractNumId w:val="83"/>
  </w:num>
  <w:num w:numId="83" w16cid:durableId="1642690763">
    <w:abstractNumId w:val="67"/>
  </w:num>
  <w:num w:numId="84" w16cid:durableId="1691951830">
    <w:abstractNumId w:val="57"/>
  </w:num>
  <w:num w:numId="85" w16cid:durableId="1636788201">
    <w:abstractNumId w:val="63"/>
  </w:num>
  <w:num w:numId="86" w16cid:durableId="1270700997">
    <w:abstractNumId w:val="26"/>
  </w:num>
  <w:num w:numId="87" w16cid:durableId="1710759461">
    <w:abstractNumId w:val="39"/>
  </w:num>
  <w:num w:numId="88" w16cid:durableId="2004117596">
    <w:abstractNumId w:val="61"/>
  </w:num>
  <w:num w:numId="89" w16cid:durableId="1939871988">
    <w:abstractNumId w:val="92"/>
  </w:num>
  <w:num w:numId="90" w16cid:durableId="18090852">
    <w:abstractNumId w:val="41"/>
  </w:num>
  <w:num w:numId="91" w16cid:durableId="2000888578">
    <w:abstractNumId w:val="44"/>
  </w:num>
  <w:num w:numId="92" w16cid:durableId="228078838">
    <w:abstractNumId w:val="87"/>
  </w:num>
  <w:num w:numId="93" w16cid:durableId="726611071">
    <w:abstractNumId w:val="36"/>
  </w:num>
  <w:num w:numId="94" w16cid:durableId="2034183912">
    <w:abstractNumId w:val="55"/>
  </w:num>
  <w:num w:numId="95" w16cid:durableId="111902565">
    <w:abstractNumId w:val="8"/>
  </w:num>
  <w:num w:numId="96" w16cid:durableId="254096176">
    <w:abstractNumId w:val="6"/>
  </w:num>
  <w:num w:numId="97" w16cid:durableId="1472359152">
    <w:abstractNumId w:val="46"/>
  </w:num>
  <w:num w:numId="98" w16cid:durableId="477110816">
    <w:abstractNumId w:val="81"/>
  </w:num>
  <w:numIdMacAtCleanup w:val="8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hanh Cong">
    <w15:presenceInfo w15:providerId="Windows Live" w15:userId="e3bbf3e72d83cb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trackRevisions/>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410"/>
    <w:rsid w:val="000A7749"/>
    <w:rsid w:val="000A7949"/>
    <w:rsid w:val="00137256"/>
    <w:rsid w:val="00155A54"/>
    <w:rsid w:val="001A7410"/>
    <w:rsid w:val="001C4FE6"/>
    <w:rsid w:val="001D0312"/>
    <w:rsid w:val="001D41A5"/>
    <w:rsid w:val="00225760"/>
    <w:rsid w:val="00234EA9"/>
    <w:rsid w:val="00240485"/>
    <w:rsid w:val="00270DDD"/>
    <w:rsid w:val="002973B0"/>
    <w:rsid w:val="002A138C"/>
    <w:rsid w:val="002B78EE"/>
    <w:rsid w:val="00301480"/>
    <w:rsid w:val="00314B16"/>
    <w:rsid w:val="0033253D"/>
    <w:rsid w:val="00343127"/>
    <w:rsid w:val="003B22ED"/>
    <w:rsid w:val="003B58B7"/>
    <w:rsid w:val="00421A1C"/>
    <w:rsid w:val="00462FF3"/>
    <w:rsid w:val="004760A7"/>
    <w:rsid w:val="0048246D"/>
    <w:rsid w:val="004848A9"/>
    <w:rsid w:val="00523CDC"/>
    <w:rsid w:val="005339BD"/>
    <w:rsid w:val="00537F18"/>
    <w:rsid w:val="005E70E0"/>
    <w:rsid w:val="00631817"/>
    <w:rsid w:val="006371A9"/>
    <w:rsid w:val="006454E5"/>
    <w:rsid w:val="00652785"/>
    <w:rsid w:val="006C390F"/>
    <w:rsid w:val="006E16FE"/>
    <w:rsid w:val="0071632D"/>
    <w:rsid w:val="007224D9"/>
    <w:rsid w:val="007236DE"/>
    <w:rsid w:val="00735C79"/>
    <w:rsid w:val="00737680"/>
    <w:rsid w:val="00770E68"/>
    <w:rsid w:val="00771E8F"/>
    <w:rsid w:val="00783D49"/>
    <w:rsid w:val="00790665"/>
    <w:rsid w:val="00845939"/>
    <w:rsid w:val="00863B69"/>
    <w:rsid w:val="008657C5"/>
    <w:rsid w:val="00880CC3"/>
    <w:rsid w:val="008A64E0"/>
    <w:rsid w:val="008A7608"/>
    <w:rsid w:val="008E125F"/>
    <w:rsid w:val="00907DA8"/>
    <w:rsid w:val="00907F38"/>
    <w:rsid w:val="00911CC4"/>
    <w:rsid w:val="00921705"/>
    <w:rsid w:val="009632FF"/>
    <w:rsid w:val="00977C45"/>
    <w:rsid w:val="009974C1"/>
    <w:rsid w:val="009F7BBD"/>
    <w:rsid w:val="00A035EF"/>
    <w:rsid w:val="00A60732"/>
    <w:rsid w:val="00A87F36"/>
    <w:rsid w:val="00B01F86"/>
    <w:rsid w:val="00B96EBB"/>
    <w:rsid w:val="00BB5C9E"/>
    <w:rsid w:val="00C15BDE"/>
    <w:rsid w:val="00C50C0D"/>
    <w:rsid w:val="00C726C9"/>
    <w:rsid w:val="00C871E7"/>
    <w:rsid w:val="00CA1DCE"/>
    <w:rsid w:val="00D0642B"/>
    <w:rsid w:val="00D1452A"/>
    <w:rsid w:val="00D4356C"/>
    <w:rsid w:val="00D678CC"/>
    <w:rsid w:val="00D7652D"/>
    <w:rsid w:val="00DE1E3C"/>
    <w:rsid w:val="00DF58BA"/>
    <w:rsid w:val="00E03AAB"/>
    <w:rsid w:val="00E303D8"/>
    <w:rsid w:val="00E62129"/>
    <w:rsid w:val="00EB5B39"/>
    <w:rsid w:val="00EC0716"/>
    <w:rsid w:val="00F06492"/>
    <w:rsid w:val="00F068B2"/>
    <w:rsid w:val="00F7402D"/>
    <w:rsid w:val="00F93F65"/>
    <w:rsid w:val="00FB5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5578C6"/>
  <w15:chartTrackingRefBased/>
  <w15:docId w15:val="{16D25705-B7DD-40D3-9FB3-0E40E1ECE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B16"/>
    <w:rPr>
      <w:rFonts w:ascii="Times New Roman" w:eastAsia="NSimSun" w:hAnsi="Times New Roman" w:cs="Lucida Sans"/>
      <w:sz w:val="28"/>
      <w:szCs w:val="24"/>
      <w:lang w:val="en-GB" w:eastAsia="zh-CN" w:bidi="hi-IN"/>
      <w14:ligatures w14:val="none"/>
    </w:rPr>
  </w:style>
  <w:style w:type="paragraph" w:styleId="Heading1">
    <w:name w:val="heading 1"/>
    <w:basedOn w:val="Normal"/>
    <w:next w:val="Normal"/>
    <w:link w:val="Heading1Char"/>
    <w:autoRedefine/>
    <w:uiPriority w:val="9"/>
    <w:qFormat/>
    <w:rsid w:val="00155A54"/>
    <w:pPr>
      <w:keepNext/>
      <w:keepLines/>
      <w:spacing w:before="360" w:after="80"/>
      <w:outlineLvl w:val="0"/>
    </w:pPr>
    <w:rPr>
      <w:rFonts w:eastAsiaTheme="majorEastAsia" w:cstheme="majorBidi"/>
      <w:b/>
      <w:bCs/>
      <w:color w:val="000000" w:themeColor="text1"/>
      <w:szCs w:val="40"/>
    </w:rPr>
  </w:style>
  <w:style w:type="paragraph" w:styleId="Heading2">
    <w:name w:val="heading 2"/>
    <w:basedOn w:val="Normal"/>
    <w:next w:val="Normal"/>
    <w:link w:val="Heading2Char"/>
    <w:uiPriority w:val="9"/>
    <w:unhideWhenUsed/>
    <w:qFormat/>
    <w:rsid w:val="00155A54"/>
    <w:pPr>
      <w:keepNext/>
      <w:keepLines/>
      <w:spacing w:before="160" w:after="80"/>
      <w:outlineLvl w:val="1"/>
    </w:pPr>
    <w:rPr>
      <w:rFonts w:eastAsiaTheme="majorEastAsia" w:cstheme="majorBidi"/>
      <w:b/>
      <w:sz w:val="26"/>
      <w:szCs w:val="32"/>
    </w:rPr>
  </w:style>
  <w:style w:type="paragraph" w:styleId="Heading3">
    <w:name w:val="heading 3"/>
    <w:basedOn w:val="Normal"/>
    <w:next w:val="Normal"/>
    <w:link w:val="Heading3Char"/>
    <w:uiPriority w:val="9"/>
    <w:unhideWhenUsed/>
    <w:qFormat/>
    <w:rsid w:val="00155A54"/>
    <w:pPr>
      <w:keepNext/>
      <w:keepLines/>
      <w:spacing w:before="160" w:after="80"/>
      <w:outlineLvl w:val="2"/>
    </w:pPr>
    <w:rPr>
      <w:rFonts w:eastAsiaTheme="majorEastAsia" w:cstheme="majorBidi"/>
      <w:b/>
      <w:color w:val="000000" w:themeColor="text1"/>
      <w:sz w:val="26"/>
      <w:szCs w:val="28"/>
    </w:rPr>
  </w:style>
  <w:style w:type="paragraph" w:styleId="Heading4">
    <w:name w:val="heading 4"/>
    <w:basedOn w:val="Normal"/>
    <w:next w:val="Normal"/>
    <w:link w:val="Heading4Char"/>
    <w:uiPriority w:val="9"/>
    <w:unhideWhenUsed/>
    <w:qFormat/>
    <w:rsid w:val="009F7BBD"/>
    <w:pPr>
      <w:keepNext/>
      <w:keepLines/>
      <w:spacing w:before="80" w:after="40"/>
      <w:outlineLvl w:val="3"/>
    </w:pPr>
    <w:rPr>
      <w:rFonts w:eastAsiaTheme="majorEastAsia" w:cstheme="majorBidi"/>
      <w:iCs/>
      <w:color w:val="000000" w:themeColor="text1"/>
      <w:sz w:val="26"/>
    </w:rPr>
  </w:style>
  <w:style w:type="paragraph" w:styleId="Heading5">
    <w:name w:val="heading 5"/>
    <w:basedOn w:val="Normal"/>
    <w:next w:val="Normal"/>
    <w:link w:val="Heading5Char"/>
    <w:uiPriority w:val="9"/>
    <w:unhideWhenUsed/>
    <w:qFormat/>
    <w:rsid w:val="00D0642B"/>
    <w:pPr>
      <w:keepNext/>
      <w:keepLines/>
      <w:spacing w:before="80" w:after="40"/>
      <w:outlineLvl w:val="4"/>
    </w:pPr>
    <w:rPr>
      <w:rFonts w:eastAsiaTheme="majorEastAsia" w:cstheme="majorBidi"/>
      <w:color w:val="000000" w:themeColor="text1"/>
    </w:rPr>
  </w:style>
  <w:style w:type="paragraph" w:styleId="Heading6">
    <w:name w:val="heading 6"/>
    <w:basedOn w:val="Normal"/>
    <w:next w:val="Normal"/>
    <w:link w:val="Heading6Char"/>
    <w:uiPriority w:val="9"/>
    <w:semiHidden/>
    <w:unhideWhenUsed/>
    <w:qFormat/>
    <w:rsid w:val="001A741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741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741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741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155A54"/>
    <w:rPr>
      <w:rFonts w:ascii="Times New Roman" w:eastAsiaTheme="majorEastAsia" w:hAnsi="Times New Roman" w:cstheme="majorBidi"/>
      <w:b/>
      <w:bCs/>
      <w:color w:val="000000" w:themeColor="text1"/>
      <w:sz w:val="28"/>
      <w:szCs w:val="40"/>
      <w:lang w:val="en-GB" w:eastAsia="zh-CN" w:bidi="hi-IN"/>
      <w14:ligatures w14:val="none"/>
    </w:rPr>
  </w:style>
  <w:style w:type="character" w:customStyle="1" w:styleId="Heading2Char">
    <w:name w:val="Heading 2 Char"/>
    <w:basedOn w:val="DefaultParagraphFont"/>
    <w:link w:val="Heading2"/>
    <w:uiPriority w:val="9"/>
    <w:qFormat/>
    <w:rsid w:val="00155A54"/>
    <w:rPr>
      <w:rFonts w:ascii="Times New Roman" w:eastAsiaTheme="majorEastAsia" w:hAnsi="Times New Roman" w:cstheme="majorBidi"/>
      <w:b/>
      <w:sz w:val="26"/>
      <w:szCs w:val="32"/>
      <w:lang w:val="en-GB" w:eastAsia="zh-CN" w:bidi="hi-IN"/>
      <w14:ligatures w14:val="none"/>
    </w:rPr>
  </w:style>
  <w:style w:type="character" w:customStyle="1" w:styleId="Heading3Char">
    <w:name w:val="Heading 3 Char"/>
    <w:basedOn w:val="DefaultParagraphFont"/>
    <w:link w:val="Heading3"/>
    <w:uiPriority w:val="9"/>
    <w:rsid w:val="00155A54"/>
    <w:rPr>
      <w:rFonts w:ascii="Times New Roman" w:eastAsiaTheme="majorEastAsia" w:hAnsi="Times New Roman" w:cstheme="majorBidi"/>
      <w:b/>
      <w:color w:val="000000" w:themeColor="text1"/>
      <w:sz w:val="26"/>
      <w:szCs w:val="28"/>
      <w:lang w:val="en-GB" w:eastAsia="zh-CN" w:bidi="hi-IN"/>
      <w14:ligatures w14:val="none"/>
    </w:rPr>
  </w:style>
  <w:style w:type="character" w:customStyle="1" w:styleId="Heading4Char">
    <w:name w:val="Heading 4 Char"/>
    <w:basedOn w:val="DefaultParagraphFont"/>
    <w:link w:val="Heading4"/>
    <w:uiPriority w:val="9"/>
    <w:rsid w:val="009F7BBD"/>
    <w:rPr>
      <w:rFonts w:ascii="Times New Roman" w:eastAsiaTheme="majorEastAsia" w:hAnsi="Times New Roman" w:cstheme="majorBidi"/>
      <w:iCs/>
      <w:color w:val="000000" w:themeColor="text1"/>
      <w:sz w:val="26"/>
      <w:szCs w:val="24"/>
      <w:lang w:val="en-GB" w:eastAsia="zh-CN" w:bidi="hi-IN"/>
      <w14:ligatures w14:val="none"/>
    </w:rPr>
  </w:style>
  <w:style w:type="character" w:customStyle="1" w:styleId="Heading5Char">
    <w:name w:val="Heading 5 Char"/>
    <w:basedOn w:val="DefaultParagraphFont"/>
    <w:link w:val="Heading5"/>
    <w:uiPriority w:val="9"/>
    <w:rsid w:val="00D0642B"/>
    <w:rPr>
      <w:rFonts w:ascii="Times New Roman" w:eastAsiaTheme="majorEastAsia" w:hAnsi="Times New Roman" w:cstheme="majorBidi"/>
      <w:color w:val="000000" w:themeColor="text1"/>
      <w:sz w:val="28"/>
    </w:rPr>
  </w:style>
  <w:style w:type="character" w:customStyle="1" w:styleId="Heading6Char">
    <w:name w:val="Heading 6 Char"/>
    <w:basedOn w:val="DefaultParagraphFont"/>
    <w:link w:val="Heading6"/>
    <w:uiPriority w:val="9"/>
    <w:semiHidden/>
    <w:rsid w:val="001A74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74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74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7410"/>
    <w:rPr>
      <w:rFonts w:eastAsiaTheme="majorEastAsia" w:cstheme="majorBidi"/>
      <w:color w:val="272727" w:themeColor="text1" w:themeTint="D8"/>
    </w:rPr>
  </w:style>
  <w:style w:type="paragraph" w:styleId="Title">
    <w:name w:val="Title"/>
    <w:basedOn w:val="Normal"/>
    <w:next w:val="Normal"/>
    <w:link w:val="TitleChar"/>
    <w:uiPriority w:val="10"/>
    <w:qFormat/>
    <w:rsid w:val="001A741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74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7410"/>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1A74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7410"/>
    <w:pPr>
      <w:spacing w:before="160"/>
      <w:jc w:val="center"/>
    </w:pPr>
    <w:rPr>
      <w:i/>
      <w:iCs/>
      <w:color w:val="404040" w:themeColor="text1" w:themeTint="BF"/>
    </w:rPr>
  </w:style>
  <w:style w:type="character" w:customStyle="1" w:styleId="QuoteChar">
    <w:name w:val="Quote Char"/>
    <w:basedOn w:val="DefaultParagraphFont"/>
    <w:link w:val="Quote"/>
    <w:uiPriority w:val="29"/>
    <w:rsid w:val="001A7410"/>
    <w:rPr>
      <w:i/>
      <w:iCs/>
      <w:color w:val="404040" w:themeColor="text1" w:themeTint="BF"/>
    </w:rPr>
  </w:style>
  <w:style w:type="paragraph" w:styleId="ListParagraph">
    <w:name w:val="List Paragraph"/>
    <w:basedOn w:val="Normal"/>
    <w:uiPriority w:val="34"/>
    <w:qFormat/>
    <w:rsid w:val="001A7410"/>
    <w:pPr>
      <w:ind w:left="720"/>
      <w:contextualSpacing/>
    </w:pPr>
  </w:style>
  <w:style w:type="character" w:styleId="IntenseEmphasis">
    <w:name w:val="Intense Emphasis"/>
    <w:basedOn w:val="DefaultParagraphFont"/>
    <w:uiPriority w:val="21"/>
    <w:qFormat/>
    <w:rsid w:val="001A7410"/>
    <w:rPr>
      <w:i/>
      <w:iCs/>
      <w:color w:val="0F4761" w:themeColor="accent1" w:themeShade="BF"/>
    </w:rPr>
  </w:style>
  <w:style w:type="paragraph" w:styleId="IntenseQuote">
    <w:name w:val="Intense Quote"/>
    <w:basedOn w:val="Normal"/>
    <w:next w:val="Normal"/>
    <w:link w:val="IntenseQuoteChar"/>
    <w:uiPriority w:val="30"/>
    <w:qFormat/>
    <w:rsid w:val="001A74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7410"/>
    <w:rPr>
      <w:i/>
      <w:iCs/>
      <w:color w:val="0F4761" w:themeColor="accent1" w:themeShade="BF"/>
    </w:rPr>
  </w:style>
  <w:style w:type="character" w:styleId="IntenseReference">
    <w:name w:val="Intense Reference"/>
    <w:basedOn w:val="DefaultParagraphFont"/>
    <w:uiPriority w:val="32"/>
    <w:qFormat/>
    <w:rsid w:val="001A7410"/>
    <w:rPr>
      <w:b/>
      <w:bCs/>
      <w:smallCaps/>
      <w:color w:val="0F4761" w:themeColor="accent1" w:themeShade="BF"/>
      <w:spacing w:val="5"/>
    </w:rPr>
  </w:style>
  <w:style w:type="paragraph" w:styleId="NoSpacing">
    <w:name w:val="No Spacing"/>
    <w:uiPriority w:val="1"/>
    <w:qFormat/>
    <w:rsid w:val="00A60732"/>
    <w:pPr>
      <w:spacing w:line="240" w:lineRule="auto"/>
    </w:pPr>
    <w:rPr>
      <w:rFonts w:ascii="Times New Roman" w:hAnsi="Times New Roman"/>
      <w:sz w:val="26"/>
    </w:rPr>
  </w:style>
  <w:style w:type="paragraph" w:styleId="Revision">
    <w:name w:val="Revision"/>
    <w:hidden/>
    <w:uiPriority w:val="99"/>
    <w:semiHidden/>
    <w:rsid w:val="00D0642B"/>
    <w:pPr>
      <w:spacing w:line="240" w:lineRule="auto"/>
    </w:pPr>
    <w:rPr>
      <w:rFonts w:ascii="Times New Roman" w:hAnsi="Times New Roman"/>
      <w:sz w:val="28"/>
    </w:rPr>
  </w:style>
  <w:style w:type="character" w:customStyle="1" w:styleId="BodyTextChar">
    <w:name w:val="Body Text Char"/>
    <w:basedOn w:val="DefaultParagraphFont"/>
    <w:link w:val="BodyText"/>
    <w:qFormat/>
    <w:rsid w:val="00314B16"/>
  </w:style>
  <w:style w:type="paragraph" w:styleId="BodyText">
    <w:name w:val="Body Text"/>
    <w:basedOn w:val="Normal"/>
    <w:link w:val="BodyTextChar"/>
    <w:rsid w:val="00314B16"/>
    <w:pPr>
      <w:spacing w:after="140" w:line="276" w:lineRule="auto"/>
    </w:pPr>
    <w:rPr>
      <w:rFonts w:asciiTheme="minorHAnsi" w:hAnsiTheme="minorHAnsi"/>
      <w:sz w:val="22"/>
    </w:rPr>
  </w:style>
  <w:style w:type="character" w:customStyle="1" w:styleId="BodyTextChar1">
    <w:name w:val="Body Text Char1"/>
    <w:basedOn w:val="DefaultParagraphFont"/>
    <w:semiHidden/>
    <w:rsid w:val="00314B16"/>
    <w:rPr>
      <w:rFonts w:ascii="Times New Roman" w:hAnsi="Times New Roman"/>
      <w:sz w:val="28"/>
    </w:rPr>
  </w:style>
  <w:style w:type="paragraph" w:customStyle="1" w:styleId="TableContents">
    <w:name w:val="Table Contents"/>
    <w:basedOn w:val="Normal"/>
    <w:qFormat/>
    <w:rsid w:val="00314B16"/>
    <w:pPr>
      <w:widowControl w:val="0"/>
      <w:suppressLineNumbers/>
    </w:pPr>
  </w:style>
  <w:style w:type="character" w:customStyle="1" w:styleId="Bullets">
    <w:name w:val="Bullets"/>
    <w:qFormat/>
    <w:rsid w:val="00314B16"/>
    <w:rPr>
      <w:rFonts w:ascii="OpenSymbol" w:eastAsia="OpenSymbol" w:hAnsi="OpenSymbol" w:cs="OpenSymbol"/>
    </w:rPr>
  </w:style>
  <w:style w:type="character" w:customStyle="1" w:styleId="NumberingSymbols">
    <w:name w:val="Numbering Symbols"/>
    <w:qFormat/>
    <w:rsid w:val="00314B16"/>
  </w:style>
  <w:style w:type="character" w:styleId="Strong">
    <w:name w:val="Strong"/>
    <w:qFormat/>
    <w:rsid w:val="00314B16"/>
    <w:rPr>
      <w:b/>
      <w:bCs/>
    </w:rPr>
  </w:style>
  <w:style w:type="character" w:customStyle="1" w:styleId="SourceText">
    <w:name w:val="Source Text"/>
    <w:qFormat/>
    <w:rsid w:val="00314B16"/>
    <w:rPr>
      <w:rFonts w:ascii="Liberation Mono" w:eastAsia="NSimSun" w:hAnsi="Liberation Mono" w:cs="Liberation Mono"/>
    </w:rPr>
  </w:style>
  <w:style w:type="character" w:styleId="Hyperlink">
    <w:name w:val="Hyperlink"/>
    <w:uiPriority w:val="99"/>
    <w:rsid w:val="00314B16"/>
    <w:rPr>
      <w:color w:val="000080"/>
      <w:u w:val="single"/>
    </w:rPr>
  </w:style>
  <w:style w:type="character" w:customStyle="1" w:styleId="IndexLink">
    <w:name w:val="Index Link"/>
    <w:qFormat/>
    <w:rsid w:val="00314B16"/>
  </w:style>
  <w:style w:type="paragraph" w:customStyle="1" w:styleId="Heading">
    <w:name w:val="Heading"/>
    <w:basedOn w:val="Normal"/>
    <w:next w:val="BodyText"/>
    <w:qFormat/>
    <w:rsid w:val="00314B16"/>
    <w:pPr>
      <w:keepNext/>
      <w:spacing w:before="240" w:after="120"/>
    </w:pPr>
    <w:rPr>
      <w:rFonts w:eastAsia="Microsoft YaHei"/>
      <w:szCs w:val="28"/>
    </w:rPr>
  </w:style>
  <w:style w:type="paragraph" w:styleId="List">
    <w:name w:val="List"/>
    <w:basedOn w:val="BodyText"/>
    <w:rsid w:val="00314B16"/>
    <w:rPr>
      <w:rFonts w:ascii="Times New Roman" w:hAnsi="Times New Roman"/>
      <w:sz w:val="28"/>
    </w:rPr>
  </w:style>
  <w:style w:type="paragraph" w:styleId="Caption">
    <w:name w:val="caption"/>
    <w:basedOn w:val="Normal"/>
    <w:qFormat/>
    <w:rsid w:val="00314B16"/>
    <w:pPr>
      <w:suppressLineNumbers/>
      <w:spacing w:before="120" w:after="120"/>
    </w:pPr>
    <w:rPr>
      <w:i/>
      <w:iCs/>
    </w:rPr>
  </w:style>
  <w:style w:type="paragraph" w:customStyle="1" w:styleId="Index">
    <w:name w:val="Index"/>
    <w:basedOn w:val="Normal"/>
    <w:qFormat/>
    <w:rsid w:val="00314B16"/>
    <w:pPr>
      <w:suppressLineNumbers/>
    </w:pPr>
  </w:style>
  <w:style w:type="paragraph" w:customStyle="1" w:styleId="normal1">
    <w:name w:val="normal1"/>
    <w:qFormat/>
    <w:rsid w:val="00314B16"/>
    <w:pPr>
      <w:widowControl w:val="0"/>
      <w:suppressAutoHyphens/>
      <w:spacing w:line="240" w:lineRule="auto"/>
    </w:pPr>
    <w:rPr>
      <w:rFonts w:ascii="Liberation Serif" w:eastAsia="NSimSun" w:hAnsi="Liberation Serif" w:cs="Lucida Sans"/>
      <w:sz w:val="24"/>
      <w:szCs w:val="24"/>
      <w:lang w:val="en-GB" w:eastAsia="zh-CN" w:bidi="hi-IN"/>
      <w14:ligatures w14:val="none"/>
    </w:rPr>
  </w:style>
  <w:style w:type="paragraph" w:customStyle="1" w:styleId="HeaderandFooter">
    <w:name w:val="Header and Footer"/>
    <w:basedOn w:val="Normal"/>
    <w:qFormat/>
    <w:rsid w:val="00314B16"/>
  </w:style>
  <w:style w:type="paragraph" w:styleId="Footer">
    <w:name w:val="footer"/>
    <w:basedOn w:val="HeaderandFooter"/>
    <w:link w:val="FooterChar"/>
    <w:rsid w:val="00314B16"/>
  </w:style>
  <w:style w:type="character" w:customStyle="1" w:styleId="FooterChar">
    <w:name w:val="Footer Char"/>
    <w:basedOn w:val="DefaultParagraphFont"/>
    <w:link w:val="Footer"/>
    <w:rsid w:val="00314B16"/>
    <w:rPr>
      <w:rFonts w:ascii="Times New Roman" w:eastAsia="NSimSun" w:hAnsi="Times New Roman" w:cs="Lucida Sans"/>
      <w:sz w:val="28"/>
      <w:szCs w:val="24"/>
      <w:lang w:val="en-GB" w:eastAsia="zh-CN" w:bidi="hi-IN"/>
      <w14:ligatures w14:val="none"/>
    </w:rPr>
  </w:style>
  <w:style w:type="paragraph" w:customStyle="1" w:styleId="FrameContents">
    <w:name w:val="Frame Contents"/>
    <w:basedOn w:val="Normal"/>
    <w:qFormat/>
    <w:rsid w:val="00314B16"/>
  </w:style>
  <w:style w:type="paragraph" w:styleId="Header">
    <w:name w:val="header"/>
    <w:basedOn w:val="HeaderandFooter"/>
    <w:link w:val="HeaderChar"/>
    <w:rsid w:val="00314B16"/>
  </w:style>
  <w:style w:type="character" w:customStyle="1" w:styleId="HeaderChar">
    <w:name w:val="Header Char"/>
    <w:basedOn w:val="DefaultParagraphFont"/>
    <w:link w:val="Header"/>
    <w:rsid w:val="00314B16"/>
    <w:rPr>
      <w:rFonts w:ascii="Times New Roman" w:eastAsia="NSimSun" w:hAnsi="Times New Roman" w:cs="Lucida Sans"/>
      <w:sz w:val="28"/>
      <w:szCs w:val="24"/>
      <w:lang w:val="en-GB" w:eastAsia="zh-CN" w:bidi="hi-IN"/>
      <w14:ligatures w14:val="none"/>
    </w:rPr>
  </w:style>
  <w:style w:type="paragraph" w:customStyle="1" w:styleId="TableParagraph">
    <w:name w:val="Table Paragraph"/>
    <w:basedOn w:val="Normal"/>
    <w:qFormat/>
    <w:rsid w:val="00314B16"/>
    <w:pPr>
      <w:spacing w:line="298" w:lineRule="exact"/>
      <w:ind w:left="110"/>
    </w:pPr>
    <w:rPr>
      <w:rFonts w:eastAsia="Times New Roman" w:cs="Times New Roman"/>
      <w:lang w:val="vi-VN" w:eastAsia="en-US" w:bidi="ar-SA"/>
    </w:rPr>
  </w:style>
  <w:style w:type="paragraph" w:customStyle="1" w:styleId="HorizontalLine">
    <w:name w:val="Horizontal Line"/>
    <w:basedOn w:val="Normal"/>
    <w:next w:val="BodyText"/>
    <w:qFormat/>
    <w:rsid w:val="00314B16"/>
    <w:pPr>
      <w:suppressLineNumbers/>
      <w:pBdr>
        <w:bottom w:val="double" w:sz="2" w:space="0" w:color="808080"/>
      </w:pBdr>
      <w:spacing w:after="283"/>
    </w:pPr>
    <w:rPr>
      <w:sz w:val="12"/>
      <w:szCs w:val="12"/>
    </w:rPr>
  </w:style>
  <w:style w:type="paragraph" w:styleId="Index1">
    <w:name w:val="index 1"/>
    <w:basedOn w:val="Normal"/>
    <w:next w:val="Normal"/>
    <w:autoRedefine/>
    <w:uiPriority w:val="99"/>
    <w:semiHidden/>
    <w:unhideWhenUsed/>
    <w:rsid w:val="00314B16"/>
    <w:pPr>
      <w:ind w:left="280" w:hanging="280"/>
    </w:pPr>
    <w:rPr>
      <w:rFonts w:cs="Mangal"/>
    </w:rPr>
  </w:style>
  <w:style w:type="paragraph" w:styleId="IndexHeading">
    <w:name w:val="index heading"/>
    <w:basedOn w:val="Heading"/>
    <w:rsid w:val="00314B16"/>
    <w:pPr>
      <w:suppressLineNumbers/>
    </w:pPr>
    <w:rPr>
      <w:b/>
      <w:bCs/>
      <w:sz w:val="32"/>
      <w:szCs w:val="32"/>
    </w:rPr>
  </w:style>
  <w:style w:type="paragraph" w:styleId="TOCHeading">
    <w:name w:val="TOC Heading"/>
    <w:basedOn w:val="IndexHeading"/>
    <w:uiPriority w:val="39"/>
    <w:qFormat/>
    <w:rsid w:val="00314B16"/>
  </w:style>
  <w:style w:type="paragraph" w:styleId="TOC3">
    <w:name w:val="toc 3"/>
    <w:basedOn w:val="Index"/>
    <w:uiPriority w:val="39"/>
    <w:rsid w:val="00314B16"/>
    <w:pPr>
      <w:tabs>
        <w:tab w:val="right" w:leader="dot" w:pos="9071"/>
      </w:tabs>
      <w:ind w:left="567"/>
    </w:pPr>
  </w:style>
  <w:style w:type="paragraph" w:styleId="TOC2">
    <w:name w:val="toc 2"/>
    <w:basedOn w:val="Index"/>
    <w:uiPriority w:val="39"/>
    <w:rsid w:val="00314B16"/>
    <w:pPr>
      <w:tabs>
        <w:tab w:val="right" w:leader="dot" w:pos="9355"/>
      </w:tabs>
      <w:ind w:left="283"/>
    </w:pPr>
  </w:style>
  <w:style w:type="paragraph" w:styleId="TOC4">
    <w:name w:val="toc 4"/>
    <w:basedOn w:val="Index"/>
    <w:rsid w:val="00314B16"/>
    <w:pPr>
      <w:tabs>
        <w:tab w:val="right" w:leader="dot" w:pos="8788"/>
      </w:tabs>
      <w:ind w:left="850"/>
    </w:pPr>
  </w:style>
  <w:style w:type="paragraph" w:styleId="TOC1">
    <w:name w:val="toc 1"/>
    <w:basedOn w:val="Normal"/>
    <w:next w:val="Normal"/>
    <w:autoRedefine/>
    <w:uiPriority w:val="39"/>
    <w:unhideWhenUsed/>
    <w:rsid w:val="00343127"/>
    <w:pPr>
      <w:spacing w:after="100"/>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footer" Target="footer5.xml"/><Relationship Id="rId42" Type="http://schemas.openxmlformats.org/officeDocument/2006/relationships/image" Target="media/image11.jpeg"/><Relationship Id="rId47" Type="http://schemas.openxmlformats.org/officeDocument/2006/relationships/footer" Target="footer25.xml"/><Relationship Id="rId63" Type="http://schemas.openxmlformats.org/officeDocument/2006/relationships/footer" Target="footer37.xml"/><Relationship Id="rId68" Type="http://schemas.openxmlformats.org/officeDocument/2006/relationships/footer" Target="footer42.xml"/><Relationship Id="rId84" Type="http://schemas.openxmlformats.org/officeDocument/2006/relationships/footer" Target="footer52.xml"/><Relationship Id="rId89" Type="http://schemas.openxmlformats.org/officeDocument/2006/relationships/image" Target="media/image18.jpeg"/><Relationship Id="rId16" Type="http://schemas.openxmlformats.org/officeDocument/2006/relationships/image" Target="media/image4.jpeg"/><Relationship Id="rId11" Type="http://schemas.openxmlformats.org/officeDocument/2006/relationships/image" Target="media/image4.png"/><Relationship Id="rId32" Type="http://schemas.openxmlformats.org/officeDocument/2006/relationships/footer" Target="footer13.xml"/><Relationship Id="rId37" Type="http://schemas.openxmlformats.org/officeDocument/2006/relationships/footer" Target="footer17.xml"/><Relationship Id="rId53" Type="http://schemas.openxmlformats.org/officeDocument/2006/relationships/footer" Target="footer30.xml"/><Relationship Id="rId58" Type="http://schemas.openxmlformats.org/officeDocument/2006/relationships/image" Target="media/image15.jpeg"/><Relationship Id="rId74" Type="http://schemas.openxmlformats.org/officeDocument/2006/relationships/footer" Target="footer47.xml"/><Relationship Id="rId79" Type="http://schemas.openxmlformats.org/officeDocument/2006/relationships/footer" Target="footer50.xml"/><Relationship Id="rId102" Type="http://schemas.openxmlformats.org/officeDocument/2006/relationships/image" Target="media/image31.jpeg"/><Relationship Id="rId5" Type="http://schemas.openxmlformats.org/officeDocument/2006/relationships/webSettings" Target="webSettings.xml"/><Relationship Id="rId90" Type="http://schemas.openxmlformats.org/officeDocument/2006/relationships/image" Target="media/image19.jpeg"/><Relationship Id="rId95" Type="http://schemas.openxmlformats.org/officeDocument/2006/relationships/image" Target="media/image24.jpeg"/><Relationship Id="rId22" Type="http://schemas.openxmlformats.org/officeDocument/2006/relationships/footer" Target="footer6.xml"/><Relationship Id="rId27" Type="http://schemas.openxmlformats.org/officeDocument/2006/relationships/image" Target="media/image8.jpeg"/><Relationship Id="rId43" Type="http://schemas.openxmlformats.org/officeDocument/2006/relationships/footer" Target="footer22.xml"/><Relationship Id="rId48" Type="http://schemas.openxmlformats.org/officeDocument/2006/relationships/footer" Target="footer26.xml"/><Relationship Id="rId64" Type="http://schemas.openxmlformats.org/officeDocument/2006/relationships/footer" Target="footer38.xml"/><Relationship Id="rId69" Type="http://schemas.openxmlformats.org/officeDocument/2006/relationships/footer" Target="footer43.xml"/><Relationship Id="rId80" Type="http://schemas.openxmlformats.org/officeDocument/2006/relationships/footer" Target="footer51.xml"/><Relationship Id="rId85" Type="http://schemas.openxmlformats.org/officeDocument/2006/relationships/footer" Target="footer53.xml"/><Relationship Id="rId12" Type="http://schemas.openxmlformats.org/officeDocument/2006/relationships/footer" Target="footer1.xml"/><Relationship Id="rId17" Type="http://schemas.openxmlformats.org/officeDocument/2006/relationships/image" Target="media/image5.jpeg"/><Relationship Id="rId33" Type="http://schemas.openxmlformats.org/officeDocument/2006/relationships/footer" Target="footer14.xml"/><Relationship Id="rId38" Type="http://schemas.openxmlformats.org/officeDocument/2006/relationships/footer" Target="footer18.xml"/><Relationship Id="rId59" Type="http://schemas.openxmlformats.org/officeDocument/2006/relationships/header" Target="header2.xml"/><Relationship Id="rId103" Type="http://schemas.openxmlformats.org/officeDocument/2006/relationships/image" Target="media/image32.jpeg"/><Relationship Id="rId20" Type="http://schemas.openxmlformats.org/officeDocument/2006/relationships/footer" Target="footer4.xml"/><Relationship Id="rId41" Type="http://schemas.openxmlformats.org/officeDocument/2006/relationships/footer" Target="footer21.xml"/><Relationship Id="rId54" Type="http://schemas.openxmlformats.org/officeDocument/2006/relationships/image" Target="media/image14.jpeg"/><Relationship Id="rId62" Type="http://schemas.openxmlformats.org/officeDocument/2006/relationships/footer" Target="footer36.xml"/><Relationship Id="rId70" Type="http://schemas.openxmlformats.org/officeDocument/2006/relationships/footer" Target="footer44.xml"/><Relationship Id="rId75" Type="http://schemas.openxmlformats.org/officeDocument/2006/relationships/footer" Target="footer48.xml"/><Relationship Id="rId83" Type="http://schemas.openxmlformats.org/officeDocument/2006/relationships/header" Target="header7.xml"/><Relationship Id="rId88" Type="http://schemas.openxmlformats.org/officeDocument/2006/relationships/image" Target="media/image17.png"/><Relationship Id="rId91" Type="http://schemas.openxmlformats.org/officeDocument/2006/relationships/image" Target="media/image20.jpeg"/><Relationship Id="rId96"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jpeg"/><Relationship Id="rId28" Type="http://schemas.openxmlformats.org/officeDocument/2006/relationships/footer" Target="footer10.xml"/><Relationship Id="rId36" Type="http://schemas.openxmlformats.org/officeDocument/2006/relationships/footer" Target="footer16.xml"/><Relationship Id="rId49" Type="http://schemas.openxmlformats.org/officeDocument/2006/relationships/footer" Target="footer27.xml"/><Relationship Id="rId57" Type="http://schemas.openxmlformats.org/officeDocument/2006/relationships/footer" Target="footer33.xml"/><Relationship Id="rId106"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9.jpeg"/><Relationship Id="rId44" Type="http://schemas.openxmlformats.org/officeDocument/2006/relationships/footer" Target="footer23.xml"/><Relationship Id="rId52" Type="http://schemas.openxmlformats.org/officeDocument/2006/relationships/footer" Target="footer29.xml"/><Relationship Id="rId60" Type="http://schemas.openxmlformats.org/officeDocument/2006/relationships/footer" Target="footer34.xml"/><Relationship Id="rId65" Type="http://schemas.openxmlformats.org/officeDocument/2006/relationships/footer" Target="footer39.xml"/><Relationship Id="rId73" Type="http://schemas.openxmlformats.org/officeDocument/2006/relationships/footer" Target="footer46.xml"/><Relationship Id="rId78" Type="http://schemas.openxmlformats.org/officeDocument/2006/relationships/footer" Target="footer49.xml"/><Relationship Id="rId81" Type="http://schemas.openxmlformats.org/officeDocument/2006/relationships/image" Target="media/image16.jpeg"/><Relationship Id="rId86" Type="http://schemas.openxmlformats.org/officeDocument/2006/relationships/header" Target="header8.xml"/><Relationship Id="rId94" Type="http://schemas.openxmlformats.org/officeDocument/2006/relationships/image" Target="media/image23.jpeg"/><Relationship Id="rId99" Type="http://schemas.openxmlformats.org/officeDocument/2006/relationships/image" Target="media/image28.jpeg"/><Relationship Id="rId101"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6.jpeg"/><Relationship Id="rId39" Type="http://schemas.openxmlformats.org/officeDocument/2006/relationships/footer" Target="footer19.xml"/><Relationship Id="rId34" Type="http://schemas.openxmlformats.org/officeDocument/2006/relationships/footer" Target="footer15.xml"/><Relationship Id="rId50" Type="http://schemas.openxmlformats.org/officeDocument/2006/relationships/image" Target="media/image13.jpeg"/><Relationship Id="rId55" Type="http://schemas.openxmlformats.org/officeDocument/2006/relationships/footer" Target="footer31.xml"/><Relationship Id="rId76" Type="http://schemas.openxmlformats.org/officeDocument/2006/relationships/header" Target="header4.xml"/><Relationship Id="rId97" Type="http://schemas.openxmlformats.org/officeDocument/2006/relationships/image" Target="media/image26.jpe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45.xml"/><Relationship Id="rId92" Type="http://schemas.openxmlformats.org/officeDocument/2006/relationships/image" Target="media/image21.jpe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7.xml"/><Relationship Id="rId40" Type="http://schemas.openxmlformats.org/officeDocument/2006/relationships/footer" Target="footer20.xml"/><Relationship Id="rId45" Type="http://schemas.openxmlformats.org/officeDocument/2006/relationships/footer" Target="footer24.xml"/><Relationship Id="rId66" Type="http://schemas.openxmlformats.org/officeDocument/2006/relationships/footer" Target="footer40.xml"/><Relationship Id="rId87" Type="http://schemas.openxmlformats.org/officeDocument/2006/relationships/footer" Target="footer54.xml"/><Relationship Id="rId61" Type="http://schemas.openxmlformats.org/officeDocument/2006/relationships/footer" Target="footer35.xml"/><Relationship Id="rId82" Type="http://schemas.openxmlformats.org/officeDocument/2006/relationships/header" Target="header6.xml"/><Relationship Id="rId19" Type="http://schemas.openxmlformats.org/officeDocument/2006/relationships/header" Target="header1.xml"/><Relationship Id="rId14" Type="http://schemas.openxmlformats.org/officeDocument/2006/relationships/footer" Target="footer3.xml"/><Relationship Id="rId30" Type="http://schemas.openxmlformats.org/officeDocument/2006/relationships/footer" Target="footer12.xml"/><Relationship Id="rId35" Type="http://schemas.openxmlformats.org/officeDocument/2006/relationships/image" Target="media/image10.jpeg"/><Relationship Id="rId56" Type="http://schemas.openxmlformats.org/officeDocument/2006/relationships/footer" Target="footer32.xml"/><Relationship Id="rId77" Type="http://schemas.openxmlformats.org/officeDocument/2006/relationships/header" Target="header5.xml"/><Relationship Id="rId100" Type="http://schemas.openxmlformats.org/officeDocument/2006/relationships/image" Target="media/image29.jpeg"/><Relationship Id="rId105" Type="http://schemas.microsoft.com/office/2011/relationships/people" Target="people.xml"/><Relationship Id="rId8" Type="http://schemas.openxmlformats.org/officeDocument/2006/relationships/image" Target="media/image1.jpeg"/><Relationship Id="rId51" Type="http://schemas.openxmlformats.org/officeDocument/2006/relationships/footer" Target="footer28.xml"/><Relationship Id="rId72" Type="http://schemas.openxmlformats.org/officeDocument/2006/relationships/header" Target="header3.xml"/><Relationship Id="rId93" Type="http://schemas.openxmlformats.org/officeDocument/2006/relationships/image" Target="media/image22.jpeg"/><Relationship Id="rId98" Type="http://schemas.openxmlformats.org/officeDocument/2006/relationships/image" Target="media/image27.jpeg"/><Relationship Id="rId3" Type="http://schemas.openxmlformats.org/officeDocument/2006/relationships/styles" Target="styles.xml"/><Relationship Id="rId25" Type="http://schemas.openxmlformats.org/officeDocument/2006/relationships/footer" Target="footer8.xml"/><Relationship Id="rId46" Type="http://schemas.openxmlformats.org/officeDocument/2006/relationships/image" Target="media/image12.jpeg"/><Relationship Id="rId67" Type="http://schemas.openxmlformats.org/officeDocument/2006/relationships/footer" Target="footer4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DBA95-6B9B-46F6-B9FF-F17B09164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60</Pages>
  <Words>8577</Words>
  <Characters>48893</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Cong</dc:creator>
  <cp:keywords/>
  <dc:description/>
  <cp:lastModifiedBy>Khanh Cong</cp:lastModifiedBy>
  <cp:revision>30</cp:revision>
  <dcterms:created xsi:type="dcterms:W3CDTF">2024-12-18T12:37:00Z</dcterms:created>
  <dcterms:modified xsi:type="dcterms:W3CDTF">2024-12-28T12:44:00Z</dcterms:modified>
</cp:coreProperties>
</file>