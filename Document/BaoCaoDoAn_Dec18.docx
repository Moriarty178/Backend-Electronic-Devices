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5.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332A2" w14:textId="0C41C278" w:rsidR="00314B16" w:rsidRPr="002B78EE" w:rsidRDefault="00314B16" w:rsidP="00314B16">
      <w:pPr>
        <w:spacing w:before="1" w:line="420" w:lineRule="auto"/>
        <w:ind w:right="887"/>
        <w:jc w:val="center"/>
        <w:rPr>
          <w:rFonts w:cs="Times New Roman"/>
        </w:rPr>
      </w:pPr>
      <w:ins w:id="0" w:author="Khanh Cong" w:date="2024-12-18T20:12:00Z" w16du:dateUtc="2024-12-18T13:12:00Z">
        <w:r w:rsidRPr="002B78EE">
          <w:rPr>
            <w:rFonts w:cs="Times New Roman"/>
            <w:noProof/>
          </w:rPr>
          <mc:AlternateContent>
            <mc:Choice Requires="wpg">
              <w:drawing>
                <wp:anchor distT="5080" distB="5715" distL="5080" distR="5715" simplePos="0" relativeHeight="251659264" behindDoc="1" locked="0" layoutInCell="1" allowOverlap="1" wp14:anchorId="59F5D6A4" wp14:editId="4059F28A">
                  <wp:simplePos x="0" y="0"/>
                  <wp:positionH relativeFrom="margin">
                    <wp:align>center</wp:align>
                  </wp:positionH>
                  <wp:positionV relativeFrom="paragraph">
                    <wp:posOffset>-345661</wp:posOffset>
                  </wp:positionV>
                  <wp:extent cx="6750657" cy="9255843"/>
                  <wp:effectExtent l="0" t="0" r="12700" b="21590"/>
                  <wp:wrapNone/>
                  <wp:docPr id="1" name="Group 1"/>
                  <wp:cNvGraphicFramePr/>
                  <a:graphic xmlns:a="http://schemas.openxmlformats.org/drawingml/2006/main">
                    <a:graphicData uri="http://schemas.microsoft.com/office/word/2010/wordprocessingGroup">
                      <wpg:wgp>
                        <wpg:cNvGrpSpPr/>
                        <wpg:grpSpPr>
                          <a:xfrm>
                            <a:off x="0" y="0"/>
                            <a:ext cx="6750657" cy="9255843"/>
                            <a:chOff x="0" y="0"/>
                            <a:chExt cx="6126480" cy="9235440"/>
                          </a:xfrm>
                        </wpg:grpSpPr>
                        <pic:pic xmlns:pic="http://schemas.openxmlformats.org/drawingml/2006/picture">
                          <pic:nvPicPr>
                            <pic:cNvPr id="2" name="Image 2"/>
                            <pic:cNvPicPr/>
                          </pic:nvPicPr>
                          <pic:blipFill>
                            <a:blip r:embed="rId6"/>
                            <a:stretch/>
                          </pic:blipFill>
                          <pic:spPr>
                            <a:xfrm>
                              <a:off x="9360" y="9000"/>
                              <a:ext cx="6108120" cy="9216360"/>
                            </a:xfrm>
                            <a:prstGeom prst="rect">
                              <a:avLst/>
                            </a:prstGeom>
                            <a:ln w="0">
                              <a:noFill/>
                            </a:ln>
                          </pic:spPr>
                        </pic:pic>
                        <wps:wsp>
                          <wps:cNvPr id="3" name="Graphic 3"/>
                          <wps:cNvSpPr/>
                          <wps:spPr>
                            <a:xfrm>
                              <a:off x="0" y="0"/>
                              <a:ext cx="6126480" cy="9235440"/>
                            </a:xfrm>
                            <a:custGeom>
                              <a:avLst/>
                              <a:gdLst>
                                <a:gd name="textAreaLeft" fmla="*/ 0 w 3473280"/>
                                <a:gd name="textAreaRight" fmla="*/ 3478320 w 3473280"/>
                                <a:gd name="textAreaTop" fmla="*/ 0 h 5235840"/>
                                <a:gd name="textAreaBottom" fmla="*/ 5240880 h 5235840"/>
                              </a:gdLst>
                              <a:ahLst/>
                              <a:cxn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scrgbClr r="0" g="0" b="0"/>
                            </a:lnRef>
                            <a:fillRef idx="0">
                              <a:scrgbClr r="0" g="0" b="0"/>
                            </a:fillRef>
                            <a:effectRef idx="0">
                              <a:scrgbClr r="0" g="0" b="0"/>
                            </a:effectRef>
                            <a:fontRef idx="minor"/>
                          </wps:style>
                          <wps:bodyPr/>
                        </wps:wsp>
                        <wps:wsp>
                          <wps:cNvPr id="4" name="Graphic 4"/>
                          <wps:cNvSpPr/>
                          <wps:spPr>
                            <a:xfrm>
                              <a:off x="2005920" y="1351440"/>
                              <a:ext cx="2080440" cy="720"/>
                            </a:xfrm>
                            <a:custGeom>
                              <a:avLst/>
                              <a:gdLst>
                                <a:gd name="textAreaLeft" fmla="*/ 0 w 1179360"/>
                                <a:gd name="textAreaRight" fmla="*/ 1184400 w 1179360"/>
                                <a:gd name="textAreaTop" fmla="*/ 0 h 360"/>
                                <a:gd name="textAreaBottom" fmla="*/ 5898240 h 360"/>
                              </a:gdLst>
                              <a:ahLst/>
                              <a:cxnLst/>
                              <a:rect l="textAreaLeft" t="textAreaTop" r="textAreaRight" b="textAreaBottom"/>
                              <a:pathLst>
                                <a:path w="2031364">
                                  <a:moveTo>
                                    <a:pt x="0" y="0"/>
                                  </a:moveTo>
                                  <a:lnTo>
                                    <a:pt x="2031226" y="0"/>
                                  </a:lnTo>
                                </a:path>
                              </a:pathLst>
                            </a:custGeom>
                            <a:noFill/>
                            <a:ln w="12217">
                              <a:solidFill>
                                <a:srgbClr val="000000"/>
                              </a:solidFill>
                              <a:prstDash val="sysDash"/>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5" name="Image 4"/>
                            <pic:cNvPicPr/>
                          </pic:nvPicPr>
                          <pic:blipFill>
                            <a:blip r:embed="rId7"/>
                            <a:stretch/>
                          </pic:blipFill>
                          <pic:spPr>
                            <a:xfrm>
                              <a:off x="2111400" y="1586160"/>
                              <a:ext cx="1647720" cy="197280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66A63EC1" id="Group 1" o:spid="_x0000_s1026" style="position:absolute;margin-left:0;margin-top:-27.2pt;width:531.55pt;height:728.8pt;z-index:-251657216;mso-wrap-distance-left:.4pt;mso-wrap-distance-top:.4pt;mso-wrap-distance-right:.45pt;mso-wrap-distance-bottom:.45pt;mso-position-horizontal:center;mso-position-horizontal-relative:margin;mso-width-relative:margin;mso-height-relative:margin" coordsize="61264,92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x6+HPH/APyke8Kf9gqvuN6+&#10;HPH/APyke8Kf9gqgD7ij+5Xz7+3h/wAmsePf+vP/ANmr6Cj+5Xz7+3h/yax49/68/wD2agqO5+Nf&#10;wE/5G+7/AOvBv/Q4qKPgJ/yN93/14N/6HFRUFlG2/wCS5L/2MX/txX9C+i/8g60/64JX89Ft/wAl&#10;yX/sYv8A24r+hfRf+Qdaf9cEoiTIx/ib/wAk98R/9eMv/oNfNX/BM3/kiOp/9hi6/wDQ6+lfib/y&#10;T3xH/wBeMv8A6DXzV/wTN/5Ijqf/AGGLr/0Ogg+vqKKK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x6+HPH//ACke&#10;8Kf9gqvuN6+HPH//ACke8Kf9gqgD7ij+5Xz7+3h/yax49/68/wD2avoKP7lfPv7eH/JrHj3/AK8/&#10;/ZqCo7n41/AT/kb7v/rwb/0OKij4Cf8AI33f/Xg3/ocVFQWUbb/kuS/9jF/7cV/Qvov/ACDrT/rg&#10;lfz0W3/Jcl/7GL/24r+hfRf+Qdaf9cEoiTIx/ib/AMk98R/9eMv/AKDXzV/wTN/5Ijqf/YYuv/Q6&#10;+lfib/yT3xH/ANeMv/oNfNX/AATN/wCSI6n/ANhi6/8AQ6CD6+oooq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x6+HP&#10;H/8Ayke8Kf8AYKr7jevhzx//AMpHvCn/AGCqAPuKP7lfPv7eH/JrHj3/AK8//Zq+go/uV8+/t4f8&#10;msePf+vP/wBmoKjufjX8BP8Akb7v/rwb/wBDioo+An/I33f/AF4N/wChxUVBZRtv+S5L/wBjF/7c&#10;V/Qvov8AyDrT/rglfz0W3/Jcl/7GL/24r+hfRf8AkHWn/XBKIkyMf4m/8k98R/8AXjL/AOg181f8&#10;Ezf+SI6n/wBhi6/9Dr6V+Jv/ACT3xH/14y/+g181f8Ezf+SI6n/2GLr/ANDoIPr6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j18OeP8A/lI94U/7BVfcb18OeP8A/lI94U/7&#10;BVAH3FH9yvn39vD/AJNY8e/9ef8A7NX0FH9yvn39vD/k1jx7/wBef/s1BUdz8a/gJ/yN93/14N/6&#10;HFRR8BP+Rvu/+vBv/Q4qKgso23/Jcl/7GL/24r+hfRf+Qdaf9cEr+ei2/wCS5L/2MX/txX9C+i/8&#10;g60/64JREmRj/E3/AJJ74j/68Zf/AEGvmr/gmb/yRHU/+wxdf+h19K/E3/knviP/AK8Zf/Qa+av+&#10;CZv/ACRHU/8AsMXX/odBB9fUUUV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M&#10;evhzx/8A8pHvCn/YKr7jevhzx/8A8pHvCn/YKoA+4o/uV8+/t4f8msePf+vP/wBmr6Cj+5Xz7+3h&#10;/wAmsePf+vP/ANmoKjufjX8BP+Rvu/8Arwb/ANDioo+An/I33f8A14N/6HFRUFlG2/5Lkv8A2MX/&#10;ALcV/Qvov/IOtP8Arglfz0W3/Jcl/wCxi/8Abiv6F9F/5B1p/wBcEoiTIx/ib/yT3xH/ANeMv/oN&#10;fNX/AATN/wCSI6n/ANhi6/8AQ6+lfib/AMk98R/9eMv/AKDXzV/wTN/5Ijqf/YYuv/Q6CD6+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Y9fDnj//AJSPeFP+wVX3G9fDnj//&#10;AJSPeFP+wVQB9xR/cr59/bw/5NY8e/8AXn/7NX0FH9yvn39vD/k1jx7/ANef/s1BUdz8a/gJ/wAj&#10;fd/9eDf+hxUUfAT/AJG+7/68G/8AQ4qKgso23/Jcl/7GL/24r+hfRf8AkHWn/XBK/notv+S5L/2M&#10;X/txX9C+i/8AIOtP+uCURJkY/wATf+Se+I/+vGX/ANBr5q/4Jm/8kR1P/sMXX/odfSvxN/5J74j/&#10;AOvGX/0Gvmr/AIJm/wDJEdT/AOwxdf8AodBB9fUUUV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j18OeP/wDlI94U/wCwVX3G&#10;9fDnj/8A5SPeFP8AsFUAfcUf3K+ff28P+TWPHv8A15/+zV9BR/cr59/bw/5NY8e/9ef/ALNQVHc/&#10;Gv4Cf8jfd/8AXg3/AKHFRR8BP+Rvu/8Arwb/ANDioqCyjbf8lyX/ALGL/wBuK/oX0X/kHWn/AFwS&#10;v56Lb/kuS/8AYxf+3Ff0L6L/AMg60/64JREmRj/E3/knviP/AK8Zf/Qa+av+CZv/ACRHU/8AsMXX&#10;/odfSvxN/wCSe+I/+vGX/wBBr5q/4Jm/8kR1P/sMXX/odBB9fUUUV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PXw54/8A+Uj3&#10;hT/sFV9xvXw54/8A+Uj3hT/sFUAfcUf3K+ff28P+TWPHv/Xn/wCzV9BR/cr59/bw/wCTWPHv/Xn/&#10;AOzUFR3Pxr+An/I33f8A14N/6HFRR8BP+Rvu/wDrwb/0OKioLKNt/wAlyX/sYv8A24r+hfRf+Qda&#10;f9cEr+ei2/5Lkv8A2MX/ALcV/Qvov/IOtP8ArglESZGP8Tf+Se+I/wDrxl/9Br5q/wCCZv8AyRHU&#10;/wDsMXX/AKHX0r8Tf+Se+I/+vGX/ANBr5q/4Jm/8kR1P/sMXX/odBB9fUUUV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Y9fDnj/AP5SPeFP+wVX3G9fDnj/AP5SPeFP+wVQB9xR/cr59/bw/wCTWPHv/Xn/AOzV9BR/cr59&#10;/bw/5NY8e/8AXn/7NQVHc/Gv4Cf8jfd/9eDf+hxUUfAT/kb7v/rwb/0OKioLKNt/yXJf+xi/9uK/&#10;oX0X/kHWn/XBK/notv8AkuS/9jF/7cV/Qvov/IOtP+uCURJkY/xN/wCSe+I/+vGX/wBBr5q/4Jm/&#10;8kR1P/sMXX/odfSvxN/5J74j/wCvGX/0Gvmr/gmb/wAkR1P/ALDF1/6HQQfX1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Hr4c8f/APKR7wp/2Cq+43r4c8f/APKR7wp/2CqA&#10;PuKP7lfPv7eH/JrHj3/rz/8AZq+go/uV8+/t4f8AJrHj3/rz/wDZqCo7n41/AT/kb7v/AK8G/wDQ&#10;4qKPgJ/yN93/ANeDf+hxUVBZRtv+S5L/ANjF/wC3Ff0L6L/yDrT/AK4JX89Ft/yXJf8AsYv/AG4r&#10;+hfRf+Qdaf8AXBKIkyMf4m/8k98R/wDXjL/6DXzV/wAEzf8AkiOp/wDYYuv/AEOvpX4m/wDJPfEf&#10;/XjL/wCg181f8Ezf+SI6n/2GLr/0Ogg+vq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Hr4c8f8A/KR7wp/2Cq+43r4c&#10;8f8A/KR7wp/2CqAPuKP7lfPv7eH/ACax49/68/8A2avoKP7lfPv7eH/JrHj3/rz/APZqCo7n41/A&#10;T/kb7v8A68G/9Dioo+An/I33f/Xg3/ocVFQWUbb/AJLkv/Yxf+3Ff0L6L/yDrT/rglfz0W3/ACXJ&#10;f+xi/wDbiv6F9F/5B1p/1wSiJMjH+Jv/ACT3xH/14y/+g181f8Ezf+SI6n/2GLr/ANDr6V+Jv/JP&#10;fEf/AF4y/wDoNfNX/BM3/kiOp/8AYYuv/Q6CD6+oooq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Hr4c8f/8AKR7w&#10;p/2Cq+43r4c8f/8AKR7wp/2CqAPuKP7lfPv7eH/JrHj3/rz/APZq+go/uV8+/t4f8msePf8Arz/9&#10;moKjufjX8BP+Rvu/+vBv/Q4qKPgJ/wAjfd/9eDf+hxUVBZRtv+S5L/2MX/txX9C+i/8AIOtP+uCV&#10;/PRbf8lyX/sYv/biv6F9F/5B1p/1wSiJMjH+Jv8AyT3xH/14y/8AoNfNX/BM3/kiOp/9hi6/9Dr6&#10;V+Jv/JPfEf8A14y/+g181f8ABM3/AJIjqf8A2GLr/wBDoIPr6iiir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Hr4c8f&#10;/wDKR7wp/wBgqvuN6+HPH/8Ayke8Kf8AYKoA+4o/uV8+/t4f8msePf8Arz/9mr6Cj+5Xz7+3h/ya&#10;x49/68//AGagqO5+NfwE/wCRvu/+vBv/AEOKij4Cf8jfd/8AXg3/AKHFRUFlG2/5Lkv/AGMX/txX&#10;9C+i/wDIOtP+uCV/PRbf8lyX/sYv/biv6F9F/wCQdaf9cEoiTIx/ib/yT3xH/wBeMv8A6DXzV/wT&#10;N/5Ijqf/AGGLr/0OvpX4m/8AJPfEf/XjL/6DXzV/wTN/5Ijqf/YYuv8A0Ogg+vq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PXw54/wD+Uj3hT/sFV9xvXw54/wD+Uj3hT/sF&#10;UAfcUf3K+ff28P8Ak1jx7/15/wDs1fQUf3K+ff28P+TWPHv/AF5/+zUFR3Pxr+An/I33f/Xg3/oc&#10;VFHwE/5G+7/68G/9DioqCyjbf8lyX/sYv/biv6F9F/5B1p/1wSv56Lb/AJLkv/Yxf+3Ff0L6L/yD&#10;rT/rglESZGP8Tf8AknviP/rxl/8AQa+av+CZv/JEdT/7DF1/6HX0r8Tf+Se+I/8Arxl/9Br5q/4J&#10;m/8AJEdT/wCwxdf+h0EH19RRRV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x6&#10;+HPH/wDyke8Kf9gqvuN6+HPH/wDyke8Kf9gqgD7ij+5Xz7+3h/yax49/68//AGavoKP7lfPv7eH/&#10;ACax49/68/8A2agqO5+NfwE/5G+7/wCvBv8A0OKij4Cf8jfd/wDXg3/ocVFQWUbb/kuS/wDYxf8A&#10;txX9C+i/8g60/wCuCV/PRbf8lyX/ALGL/wBuK/oX0X/kHWn/AFwSiJMjH+Jv/JPfEf8A14y/+g18&#10;1f8ABM3/AJIjqf8A2GLr/wBDr6V+Jv8AyT3xH/14y/8AoNfNX/BM3/kiOp/9hi6/9DoIPr6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j18OeP/8AlI94U/7BVfcb18OeP/8A&#10;lI94U/7BVAH3FH9yvn39vD/k1jx7/wBef/s1fQUf3K+ff28P+TWPHv8A15/+zUFR3Pxr+An/ACN9&#10;3/14N/6HFRR8BP8Akb7v/rwb/wBDioqCyjbf8lyX/sYv/biv6F9F/wCQdaf9cEr+ei2/5Lkv/Yxf&#10;+3Ff0L6L/wAg60/64JREmRj/ABN/5J74j/68Zf8A0Gvmr/gmb/yRHU/+wxdf+h19K/E3/knviP8A&#10;68Zf/Qa+av8Agmb/AMkR1P8A7DF1/wCh0EH19RRRV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GPXw54//AOUj3hT/ALBVfcb1&#10;8OeP/wDlI94U/wCwVQB9xR/cr59/bw/5NY8e/wDXn/7NX0FH9yvn39vD/k1jx7/15/8As1BUdz8a&#10;/gJ/yN93/wBeDf8AocVFHwE/5G+7/wCvBv8A0OKioLKNt/yXJf8AsYv/AG4r+hfRf+Qdaf8AXBK/&#10;notv+S5L/wBjF/7cV/Qvov8AyDrT/rglESZGP8Tf+Se+I/8Arxl/9Br5q/4Jm/8AJEdT/wCwxdf+&#10;h19K/E3/AJJ74j/68Zf/AEGvmr/gmb/yRHU/+wxdf+h0EH19RRRV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Y9fDnj/wD5SPeF&#10;P+wVX3G9fDnj/wD5SPeFP+wVQB9xR/cr59/bw/5NY8e/9ef/ALNX0FH9yvn39vD/AJNY8e/9ef8A&#10;7NQVHc/Gv4Cf8jfd/wDXg3/ocVFHwE/5G+7/AOvBv/Q4qKgso23/ACXJf+xi/wDbiv6F9F/5B1p/&#10;1wSv56Lb/kuS/wDYxf8AtxX9C+i/8g60/wCuCURJkY/xN/5J74j/AOvGX/0Gvmr/AIJm/wDJEdT/&#10;AOwxdf8AodfSvxN/5J74j/68Zf8A0Gvmr/gmb/yRHU/+wxdf+h0EH19RRRV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j18OeP8A/lI94U/7BVfcb18OeP8A/lI94U/7BVAH3FH9yvn39vD/AJNY8e/9ef8A7NX0FH9yvn39&#10;vD/k1jx7/wBef/s1BUdz8a/gJ/yN93/14N/6HFRR8BP+Rvu/+vBv/Q4qKgso23/Jcl/7GL/24r+h&#10;fRf+Qdaf9cEr+ei2/wCS5L/2MX/txX9C+i/8g60/64JREmRj/E3/AJJ74j/68Zf/AEGvmr/gmb/y&#10;RHU/+wxdf+h19K/E3/knviP/AK8Zf/Qa+av+CZv/ACRHU/8AsMXX/odBB9fUUUV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Y9fDnj//AJSPeFP+wVX3G9fDnj//AJSPeFP+wVQB9xR/cr59/bw/5NY8e/8AXn/7NX0F&#10;H9yvn39vD/k1jx7/ANef/s1BUdz8a/gJ/wAjfd/9eDf+hxUUfAT/AJG+7/68G/8AQ4qKgso23/Jc&#10;l/7GL/24r+hfRf8AkHWn/XBK/notv+S5L/2MX/txX9C+i/8AIOtP+uCURJkY/wATf+Se+I/+vGX/&#10;ANBr5q/4Jm/8kR1P/sMXX/odfSvxN/5J74j/AOvGX/0Gvmr/AIJm/wDJEdT/AOwxdf8AodBB9fU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Mevhzx/wD8pHvCn/YKr7jevhzx&#10;/wD8pHvCn/YKoA+4o/uV8+/t4f8AJrHj3/rz/wDZq+go/uV8+/t4f8msePf+vP8A9moKjufjX8BP&#10;+Rvu/wDrwb/0OKij4Cf8jfd/9eDf+hxUVBZRtv8AkuS/9jF/7cV/Qvov/IOtP+uCV/PRbf8AJcl/&#10;7GL/ANuK/oX0X/kHWn/XBKIkyMf4m/8AJPfEf/XjL/6DXzV/wTN/5Ijqf/YYuv8A0OvpX4m/8k98&#10;R/8AXjL/AOg181f8Ezf+SI6n/wBhi6/9DoIPr6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Mevhzx//wApHvCn&#10;/YKr7jevhzx//wApHvCn/YKoA+4o/uV8+/t4f8msePf+vP8A9mr6Cj+5Xz7+3h/yax49/wCvP/2a&#10;gqO5+NfwE/5G+7/68G/9Dioo+An/ACN93/14N/6HFRUFlG2/5Lkv/Yxf+3Ff0L6L/wAg60/64JX8&#10;9Ft/yXJf+xi/9uK/oX0X/kHWn/XBKIkyMf4m/wDJPfEf/XjL/wCg181f8Ezf+SI6n/2GLr/0OvpX&#10;4m/8k98R/wDXjL/6DXzV/wAEzf8AkiOp/wDYYuv/AEOgg+vqKKKs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Mevhzx//&#10;AMpHvCn/AGCq+43r4c8f/wDKR7wp/wBgqgD7ij+5Xz7+3h/yax49/wCvP/2avoKP7lfPv7eH/JrH&#10;j3/rz/8AZqCo7n41/AT/AJG+7/68G/8AQ4qKPgJ/yN93/wBeDf8AocVFQWUbb/kuS/8AYxf+3Ff0&#10;L6L/AMg60/64JX89Ft/yXJf+xi/9uK/oX0X/AJB1p/1wSiJMjH+Jv/JPfEf/AF4y/wDoNfNX/BM3&#10;/kiOp/8AYYuv/Q6+lfib/wAk98R/9eMv/oNfNX/BM3/kiOp/9hi6/wDQ6CD6+oooq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Y9fDnj/AP5SPeFP+wVX3G9fDnj/AP5SPeFP+wVQ&#10;B9xR/cr59/bw/wCTWPHv/Xn/AOzV9BR/cr59/bw/5NY8e/8AXn/7NQVHc/Gv4Cf8jfd/9eDf+hxU&#10;UfAT/kb7v/rwb/0OKioLKNt/yXJf+xi/9uK/oX0X/kHWn/XBK/notv8AkuS/9jF/7cV/Qvov/IOt&#10;P+uCURJkY/xN/wCSe+I/+vGX/wBBr5q/4Jm/8kR1P/sMXX/odfSvxN/5J74j/wCvGX/0Gvmr/gmb&#10;/wAkR1P/ALDF1/6HQQfX1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Hr4&#10;c8f/APKR7wp/2Cq+43r4c8f/APKR7wp/2CqAPuKP7lfPv7eH/JrHj3/rz/8AZq+go/uV8+/t4f8A&#10;JrHj3/rz/wDZqCo7n41/AT/kb7v/AK8G/wDQ4qKPgJ/yN93/ANeDf+hxUVBZRtv+S5L/ANjF/wC3&#10;Ff0L6L/yDrT/AK4JX89Ft/yXJf8AsYv/AG4r+hfRf+Qdaf8AXBKIkyMf4m/8k98R/wDXjL/6DXzV&#10;/wAEzf8AkiOp/wDYYuv/AEOvpX4m/wDJPfEf/XjL/wCg181f8Ezf+SI6n/2GLr/0Ogg+vq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PXw54//wCUj3hT/sFV9xvXw54//wCU&#10;j3hT/sFUAfcUf3K+ff28P+TWPHv/AF5/+zV9BR/cr59/bw/5NY8e/wDXn/7NQVHc/Gv4Cf8AI33f&#10;/Xg3/ocVFHwE/wCRvu/+vBv/AEOKioLKNt/yXJf+xi/9uK/oX0X/AJB1p/1wSv56Lb/kuS/9jF/7&#10;cV/Qvov/ACDrT/rglESZGP8AE3/knviP/rxl/wDQa+av+CZv/JEdT/7DF1/6HX0r8Tf+Se+I/wDr&#10;xl/9Br5q/wCCZv8AyRHU/wDsMXX/AKHQQfX1F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Hr4c8f8A/KR7wp/2Cq+43r4c8f8A/KR7wp/2CqAPuKP7lfPv7eH/ACax49/68/8A&#10;2avoKP7lfPv7eH/JrHj3/rz/APZqCo7n41/AT/kb7v8A68G/9Dioo+An/I33f/Xg3/ocVFQWUbb/&#10;AJLkv/Yxf+3Ff0L6L/yDrT/rglfz0W3/ACXJf+xi/wDbiv6F9F/5B1p/1wSiJMjH+Jv/ACT3xH/1&#10;4y/+g181f8Ezf+SI6n/2GLr/ANDr6V+Jv/JPfEf/AF4y/wDoNfNX/BM3/kiOp/8AYYuv/Q6CD6+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9fDnj/8A5SPeFP8AsFV9xvXw&#10;54//AOUj3hT/ALBVAH3FH9yvn39vD/k1jx7/ANef/s1fQUf3K+ff28P+TWPHv/Xn/wCzUFR3Pxr+&#10;An/I33f/AF4N/wChxUUfAT/kb7v/AK8G/wDQ4qKgso23/Jcl/wCxi/8Abiv6F9F/5B1p/wBcEr+e&#10;i2/5Lkv/AGMX/txX9C+i/wDIOtP+uCURJkY/xN/5J74j/wCvGX/0Gvmr/gmb/wAkR1P/ALDF1/6H&#10;X0r8Tf8AknviP/rxl/8AQa+av+CZv/JEdT/7DF1/6HQQfX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j18OeP/APlI94U/&#10;7BVfcb18OeP/APlI94U/7BVAH3FH9yvn39vD/k1jx7/15/8As1fQUf3K+ff28P8Ak1jx7/15/wDs&#10;1BUdz8a/gJ/yN93/ANeDf+hxUUfAT/kb7v8A68G/9DioqCyjbf8AJcl/7GL/ANuK/oX0X/kHWn/X&#10;BK/notv+S5L/ANjF/wC3Ff0L6L/yDrT/AK4JREmRj/E3/knviP8A68Zf/Qa+av8Agmb/AMkR1P8A&#10;7DF1/wCh19K/E3/knviP/rxl/wDQa+av+CZv/JEdT/7DF1/6HQQfX1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P&#10;Xw54/wD+Uj3hT/sFV9xvXw54/wD+Uj3hT/sFUAfcUf3K+ff28P8Ak1jx7/15/wDs1fQUf3K+ff28&#10;P+TWPHv/AF5/+zUFR3Pxr+An/I33f/Xg3/ocVFHwE/5G+7/68G/9DioqCyjbf8lyX/sYv/biv6F9&#10;F/5B1p/1wSv56Lb/AJLkv/Yxf+3Ff0L6L/yDrT/rglESZGP8Tf8AknviP/rxl/8AQa+av+CZv/JE&#10;dT/7DF1/6HX0r8Tf+Se+I/8Arxl/9Br5q/4Jm/8AJEdT/wCwxdf+h0EH19RRRV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x6+HPH/APyke8Kf9gqvuN6+HPH/&#10;APyke8Kf9gqgD7ij+5Xz7+3h/wAmsePf+vP/ANmr6Cj+5Xz7+3h/yax49/68/wD2agqO5+NfwE/5&#10;G+7/AOvBv/Q4qKPgJ/yN93/14N/6HFRUFlG2/wCS5L/2MX/txX9C+i/8g60/64JX89Ft/wAlyX/s&#10;Yv8A24r+hfRf+Qdaf9cEoiTIx/ib/wAk98R/9eMv/oNfNX/BM3/kiOp/9hi6/wDQ6+lfib/yT3xH&#10;/wBeMv8A6DXzV/wTN/5Ijqf/AGGLr/0Ogg+vqKKK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x6+HPH//ACke8Kf9&#10;gqvuN6+HPH//ACke8Kf9gqgD7ij+5Xz7+3h/yax49/68/wD2avoKP7lfPv7eH/JrHj3/AK8//ZqC&#10;o7n41/AT/kb7v/rwb/0OKij4Cf8AI33f/Xg3/ocVFQWUbb/kuS/9jF/7cV/Qvov/ACDrT/rglfz0&#10;W3/Jcl/7GL/24r+hfRf+Qdaf9cEoiTIx/ib/AMk98R/9eMv/AKDXzV/wTN/5Ijqf/YYuv/Q6+lfi&#10;b/yT3xH/ANeMv/oNfNX/AATN/wCSI6n/ANhi6/8AQ6CD6+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x6+HPH/8A&#10;yke8Kf8AYKr7jevhzx//AMpHvCn/AGCqAPuKP7lfPv7eH/JrHj3/AK8//Zq+go/uV8+/t4f8mseP&#10;f+vP/wBmoKjufjX8BP8Akb7v/rwb/wBDioo+An/I33f/AF4N/wChxUVBZRtv+S5L/wBjF/7cV/Qv&#10;ov8AyDrT/rglfz0W3/Jcl/7GL/24r+hfRf8AkHWn/XBKIkyMf4m/8k98R/8AXjL/AOg181f8Ezf+&#10;SI6n/wBhi6/9Dr6V+Jv/ACT3xH/14y/+g181f8Ezf+SI6n/2GLr/ANDoIPr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Mevhz&#10;x/8A8pHvCn/YKr7jevhzx/8A8pHvCn/YKoA+4o/uV8+/t4f8msePf+vP/wBmr6Cj+5Xz7+3h/wAm&#10;sePf+vP/ANmoKjufjX8BP+Rvu/8Arwb/ANDioo+An/I33f8A14N/6HFRUFlG2/5Lkv8A2MX/ALcV&#10;/Qvov/IOtP8Arglfz0W3/Jcl/wCxi/8Abiv6F9F/5B1p/wBcEoiTIx/ib/yT3xH/ANeMv/oNfNX/&#10;AATN/wCSI6n/ANhi6/8AQ6+lfib/AMk98R/9eMv/AKDXzV/wTN/5Ijqf/YYuv/Q6CD6+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9fDnj//AJSPeFP+wVX3G9fDnj//AJSP&#10;eFP+wVQB9xR/cr59/bw/5NY8e/8AXn/7NX0FH9yvn39vD/k1jx7/ANef/s1BUdz8a/gJ/wAjfd/9&#10;eDf+hxUUfAT/AJG+7/68G/8AQ4qKgso23/Jcl/7GL/24r+hfRf8AkHWn/XBK/notv+S5L/2MX/tx&#10;X9C+i/8AIOtP+uCURJkY/wATf+Se+I/+vGX/ANBr5q/4Jm/8kR1P/sMXX/odfSvxN/5J74j/AOvG&#10;X/0Gvmr/AIJm/wDJEdT/AOwxdf8AodBB9f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Mevhzx/wD8pHvCn/YKr7jevhzx/wD8pHvCn/YKoA+4o/uV8+/t4f8AJrHj3/rz/wDZ&#10;q+go/uV8+/t4f8msePf+vP8A9moKjufjX8BP+Rvu/wDrwb/0OKij4Cf8jfd/9eDf+hxUVBZRtv8A&#10;kuS/9jF/7cV/Qvov/IOtP+uCV/PRbf8AJcl/7GL/ANuK/oX0X/kHWn/XBKIkyMf4m/8AJPfEf/Xj&#10;L/6DXzV/wTN/5Ijqf/YYuv8A0OvpX4m/8k98R/8AXjL/AOg181f8Ezf+SI6n/wBhi6/9DoIPr6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j18OeP/wDlI94U/wCwVX3G9fDn&#10;j/8A5SPeFP8AsFUAfcUf3K+ff28P+TWPHv8A15/+zV9BR/cr59/bw/5NY8e/9ef/ALNQVHc/Gv4C&#10;f8jfd/8AXg3/AKHFRR8BP+Rvu/8Arwb/ANDioqCyjbf8lyX/ALGL/wBuK/oX0X/kHWn/AFwSv56L&#10;b/kuS/8AYxf+3Ff0L6L/AMg60/64JREmRj/E3/knviP/AK8Zf/Qa+av+CZv/ACRHU/8AsMXX/odf&#10;SvxN/wCSe+I/+vGX/wBBr5q/4Jm/8kR1P/sMXX/odBB9fU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GPXw54/8A+Uj3hT/s&#10;FV9xvXw54/8A+Uj3hT/sFUAfcUf3K+ff28P+TWPHv/Xn/wCzV9BR/cr59/bw/wCTWPHv/Xn/AOzU&#10;FR3Pxr+An/I33f8A14N/6HFRR8BP+Rvu/wDrwb/0OKioLKNt/wAlyX/sYv8A24r+hfRf+Qdaf9cE&#10;r+ei2/5Lkv8A2MX/ALcV/Qvov/IOtP8ArglESZGP8Tf+Se+I/wDrxl/9Br5q/wCCZv8AyRHU/wDs&#10;MXX/AKHX0r8Tf+Se+I/+vGX/ANBr5q/4Jm/8kR1P/sMXX/odBB9fU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f&#10;Dnj/AP5SPeFP+wVX3G9fDnj/AP5SPeFP+wVQB9xR/cr59/bw/wCTWPHv/Xn/AOzV9BR/cr59/bw/&#10;5NY8e/8AXn/7NQVHc/Gv4Cf8jfd/9eDf+hxUUfAT/kb7v/rwb/0OKioLKNt/yXJf+xi/9uK/oX0X&#10;/kHWn/XBK/notv8AkuS/9jF/7cV/Qvov/IOtP+uCURJkY/xN/wCSe+I/+vGX/wBBr5q/4Jm/8kR1&#10;P/sMXX/odfSvxN/5J74j/wCvGX/0Gvmr/gmb/wAkR1P/ALDF1/6HQQfX1FFFW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PXw54//wCUj3hT/sFV9xvXw54//wCUj3hT/sFUAfcUf3K+ff28P+TWPHv/AF5/+zV9BR/c&#10;r59/bw/5NY8e/wDXn/7NQVHc/Gv4Cf8AI33f/Xg3/ocVFHwE/wCRvu/+vBv/AEOKioLKNt/yXJf+&#10;xi/9uK/oX0X/AJB1p/1wSv56Lb/kuS/9jF/7cV/Qvov/ACDrT/rglESZGP8AE3/knviP/rxl/wDQ&#10;a+av+CZv/JEdT/7DF1/6HX0r8Tf+Se+I/wDrxl/9Br5q/wCCZv8AyRHU/wDsMXX/AKHQQfX1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DHr4c8f8A/KR7wp/2Cq+43r4c8f8A&#10;/KR7wp/2CqAPuKP7lfPv7eH/ACax49/68/8A2avoKP7lfPv7eH/JrHj3/rz/APZqCo7n41/AT/kb&#10;7v8A68G/9Dioo+An/I33f/Xg3/ocVFQWUbb/AJLkv/Yxf+3Ff0L6L/yDrT/rglfz0W3/ACXJf+xi&#10;/wDbiv6F9F/5B1p/1wSiJMjH+Jv/ACT3xH/14y/+g181f8Ezf+SI6n/2GLr/ANDr6V+Jv/JPfEf/&#10;AF4y/wDoNfNX/BM3/kiOp/8AYYuv/Q6CD6+ooo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Hr4c8f/8AKR7wp/2C&#10;q+43r4c8f/8AKR7wp/2CqAPuKP7lfPv7eH/JrHj3/rz/APZq+go/uV8+/t4f8msePf8Arz/9moKj&#10;ufjX8BP+Rvu/+vBv/Q4qKPgJ/wAjfd/9eDf+hxUVBZRtv+S5L/2MX/txX9C+i/8AIOtP+uCV/PRb&#10;f8lyX/sYv/biv6F9F/5B1p/1wSiJMjH+Jv8AyT3xH/14y/8AoNfNX/BM3/kiOp/9hi6/9Dr6V+Jv&#10;/JPfEf8A14y/+g181f8ABM3/AJIjqf8A2GLr/wBDoIPr6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Hr4c8f/wDK&#10;R7wp/wBgqvuN6+HPH/8Ayke8Kf8AYKoA+4o/uV8+/t4f8msePf8Arz/9mr6Cj+5Xz7+3h/yax49/&#10;68//AGagqO5+NfwE/wCRvu/+vBv/AEOKij4Cf8jfd/8AXg3/AKHFRUFlG2/5Lkv/AGMX/txX9C+i&#10;/wDIOtP+uCV/PRbf8lyX/sYv/biv6F9F/wCQdaf9cEoiTIx/ib/yT3xH/wBeMv8A6DXzV/wTN/5I&#10;jqf/AGGLr/0OvpX4m/8AJPfEf/XjL/6DXzV/wTN/5Ijqf/YYuv8A0Ogg+vq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x6+HPH&#10;/wDyke8Kf9gqvuN6+HPH/wDyke8Kf9gqgD7ij+5Xz7+3h/yax49/68//AGavoKP7lfPv7eH/ACax&#10;49/68/8A2agqO5+NfwE/5G+7/wCvBv8A0OKij4Cf8jfd/wDXg3/ocVFQWUbb/kuS/wDYxf8AtxX9&#10;C+i/8g60/wCuCV/PRbf8lyX/ALGL/wBuK/oX0X/kHWn/AFwSiJMjH+Jv/JPfEf8A14y/+g181f8A&#10;BM3/AJIjqf8A2GLr/wBDr6V+Jv8AyT3xH/14y/8AoNfNX/BM3/kiOp/9hi6/9DoIPr6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18OeP/8AlI94U/7BVfcb18OeP/8AlI94&#10;U/7BVAH3FH9yvn39vD/k1jx7/wBef/s1fQUf3K+ff28P+TWPHv8A15/+zUFR3Pxr+An/ACN93/14&#10;N/6HFRR8BP8Akb7v/rwb/wBDioqCyjbf8lyX/sYv/biv6F9F/wCQdaf9cEr+ei2/5Lkv/Yxf+3Ff&#10;0L6L/wAg60/64JREmRj/ABN/5J74j/68Zf8A0Gvmr/gmb/yRHU/+wxdf+h19K/E3/knviP8A68Zf&#10;/Qa+av8Agmb/AMkR1P8A7DF1/wCh0EH19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6+HPH/APyke8Kf9gqvuN6+HPH/APyke8Kf9gqgD7ij+5Xz7+3h/wAmsePf+vP/ANmr&#10;6Cj+5Xz7+3h/yax49/68/wD2agqO5+NfwE/5G+7/AOvBv/Q4qKPgJ/yN93/14N/6HFRUFlG2/wCS&#10;5L/2MX/txX9C+i/8g60/64JX89Ft/wAlyX/sYv8A24r+hfRf+Qdaf9cEoiTIx/ib/wAk98R/9eMv&#10;/oNfNX/BM3/kiOp/9hi6/wDQ6+lfib/yT3xH/wBeMv8A6DXzV/wTN/5Ijqf/AGGLr/0Ogg+vq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PXw54//AOUj3hT/ALBVfcb18OeP&#10;/wDlI94U/wCwVQB9xR/cr59/bw/5NY8e/wDXn/7NX0FH9yvn39vD/k1jx7/15/8As1BUdz8a/gJ/&#10;yN93/wBeDf8AocVFHwE/5G+7/wCvBv8A0OKioLKNt/yXJf8AsYv/AG4r+hfRf+Qdaf8AXBK/notv&#10;+S5L/wBjF/7cV/Qvov8AyDrT/rglESZGP8Tf+Se+I/8Arxl/9Br5q/4Jm/8AJEdT/wCwxdf+h19K&#10;/E3/AJJ74j/68Zf/AEGvmr/gmb/yRHU/+wxdf+h0EH19RRRV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Y9fDnj/wD5SPeFP+wV&#10;X3G9fDnj/wD5SPeFP+wVQB9xR/cr59/bw/5NY8e/9ef/ALNX0FH9yvn39vD/AJNY8e/9ef8A7NQV&#10;Hc/Gv4Cf8jfd/wDXg3/ocVFHwE/5G+7/AOvBv/Q4qKgso23/ACXJf+xi/wDbiv6F9F/5B1p/1wSv&#10;56Lb/kuS/wDYxf8AtxX9C+i/8g60/wCuCURJkY/xN/5J74j/AOvGX/0Gvmr/AIJm/wDJEdT/AOwx&#10;df8AodfSvxN/5J74j/68Zf8A0Gvmr/gmb/yRHU/+wxdf+h0EH19RRRV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j18O&#10;eP8A/lI94U/7BVfcb18OeP8A/lI94U/7BVAH3FH9yvn39vD/AJNY8e/9ef8A7NX0FH9yvn39vD/k&#10;1jx7/wBef/s1BUdz8a/gJ/yN93/14N/6HFRR8BP+Rvu/+vBv/Q4qKgso23/Jcl/7GL/24r+hfRf+&#10;Qdaf9cEr+ei2/wCS5L/2MX/txX9C+i/8g60/64JREmRj/E3/AJJ74j/68Zf/AEGvmr/gmb/yRHU/&#10;+wxdf+h19K/E3/knviP/AK8Zf/Qa+av+CZv/ACRHU/8AsMXX/odBB9fU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9fDnj//AJSPeFP+wVX3G9fDnj//AJSPeFP+wVQB9xR/cr59/bw/5NY8e/8AXn/7NX0FH9yv&#10;n39vD/k1jx7/ANef/s1BUdz8a/gJ/wAjfd/9eDf+hxUUfAT/AJG+7/68G/8AQ4qKgso23/Jcl/7G&#10;L/24r+hfRf8AkHWn/XBK/notv+S5L/2MX/txX9C+i/8AIOtP+uCURJkY/wATf+Se+I/+vGX/ANBr&#10;5q/4Jm/8kR1P/sMXX/odfSvxN/5J74j/AOvGX/0Gvmr/AIJm/wDJEdT/AOwxdf8AodBB9fU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evhzx/wD8pHvCn/YKr7jevhzx/wD8&#10;pHvCn/YKoA+4o/uV8+/t4f8AJrHj3/rz/wDZq+go/uV8+/t4f8msePf+vP8A9moKjufjX8BP+Rvu&#10;/wDrwb/0OKij4Cf8jfd/9eDf+hxUVBZRtv8AkuS/9jF/7cV/Qvov/IOtP+uCV/PRbf8AJcl/7GL/&#10;ANuK/oX0X/kHWn/XBKIkyMf4m/8AJPfEf/XjL/6DXzV/wTN/5Ijqf/YYuv8A0OvpX4m/8k98R/8A&#10;XjL/AOg181f8Ezf+SI6n/wBhi6/9DoIPr6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Mevhzx//wApHvCn/YKr&#10;7jevhzx//wApHvCn/YKoA+4o/uV8+/t4f8msePf+vP8A9mr6Cj+5Xz7+3h/yax49/wCvP/2agqO5&#10;+NfwE/5G+7/68G/9Dioo+An/ACN93/14N/6HFRUFlG2/5Lkv/Yxf+3Ff0L6L/wAg60/64JX89Ft/&#10;yXJf+xi/9uK/oX0X/kHWn/XBKIkyMf4m/wDJPfEf/XjL/wCg181f8Ezf+SI6n/2GLr/0OvpX4m/8&#10;k98R/wDXjL/6DXzV/wAEzf8AkiOp/wDYYuv/AEOgg+vqKKKs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evhzx//AMpH&#10;vCn/AGCq+43r4c8f/wDKR7wp/wBgqgD7ij+5Xz7+3h/yax49/wCvP/2avoKP7lfPv7eH/JrHj3/r&#10;z/8AZqCo7n41/AT/AJG+7/68G/8AQ4qKPgJ/yN93/wBeDf8AocVFQWUbb/kuS/8AYxf+3Ff0L6L/&#10;AMg60/64JX89Ft/yXJf+xi/9uK/oX0X/AJB1p/1wSiJMjH+Jv/JPfEf/AF4y/wDoNfNX/BM3/kiO&#10;p/8AYYuv/Q6+lfib/wAk98R/9eMv/oNfNX/BM3/kiOp/9hi6/wDQ6CD6+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Hr4c8f/&#10;APKR7wp/2Cq+43r4c8f/APKR7wp/2CqAPuKP7lfPv7eH/JrHj3/rz/8AZq+go/uV8+/t4f8AJrHj&#10;3/rz/wDZqCo7n41/AT/kb7v/AK8G/wDQ4qKPgJ/yN93/ANeDf+hxUVBZRtv+S5L/ANjF/wC3Ff0L&#10;6L/yDrT/AK4JX89Ft/yXJf8AsYv/AG4r+hfRf+Qdaf8AXBKIkyMf4m/8k98R/wDXjL/6DXzV/wAE&#10;zf8AkiOp/wDYYuv/AEOvpX4m/wDJPfEf/XjL/wCg181f8Ezf+SI6n/2GLr/0Ogg+vq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PXw54//wCUj3hT/sFV9xvXw54//wCUj3hT&#10;/sFUAfcUf3K+ff28P+TWPHv/AF5/+zV9BR/cr59/bw/5NY8e/wDXn/7NQVHc/Gv4Cf8AI33f/Xg3&#10;/ocVFHwE/wCRvu/+vBv/AEOKioLKNt/yXJf+xi/9uK/oX0X/AJB1p/1wSv56Lb/kuS/9jF/7cV/Q&#10;vov/ACDrT/rglESZGP8AE3/knviP/rxl/wDQa+av+CZv/JEdT/7DF1/6HX0r8Tf+Se+I/wDrxl/9&#10;Br5q/wCCZv8AyRHU/wDsMXX/AKHQQfX1FFFW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Hr4c8f8A/KR7wp/2Cq+43r4c8f8A/KR7wp/2CqAPuKP7lfPv7eH/ACax49/68/8A2avo&#10;KP7lfPv7eH/JrHj3/rz/APZqCo7n41/AT/kb7v8A68G/9Dioo+An/I33f/Xg3/ocVFQWUbb/AJLk&#10;v/Yxf+3Ff0L6L/yDrT/rglfz0W3/ACXJf+xi/wDbiv6F9F/5B1p/1wSiJMjH+Jv/ACT3xH/14y/+&#10;g181f8Ezf+SI6n/2GLr/ANDr6V+Jv/JPfEf/AF4y/wDoNfNX/BM3/kiOp/8AYYuv/Q6CD6+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Y9fDnj/8A5SPeFP8AsFV9xvXw54//&#10;AOUj3hT/ALBVAH3FH9yvn39vD/k1jx7/ANef/s1fQUf3K+ff28P+TWPHv/Xn/wCzUFR3Pxr+An/I&#10;33f/AF4N/wChxUUfAT/kb7v/AK8G/wDQ4qKgso23/Jcl/wCxi/8Abiv6F9F/5B1p/wBcEr+ei2/5&#10;Lkv/AGMX/txX9C+i/wDIOtP+uCURJkY/xN/5J74j/wCvGX/0Gvmr/gmb/wAkR1P/ALDF1/6HX0r8&#10;Tf8AknviP/rxl/8AQa+av+CZv/JEdT/7DF1/6HQQfX1FFFW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3;top:90;width:61081;height:9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" strokeweight="0">
                    <v:imagedata r:id="rId8" o:title=""/>
                  </v:shape>
                  <v:shape id="Graphic 3" o:spid="_x0000_s1028" style="position:absolute;width:61264;height:92354;visibility:visible;mso-wrap-style:square;v-text-anchor:top" coordsize="5981065,882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" path="m,5080r5981065,em5976620,r,8828405em5981065,8823960l,8823960em5080,8828405l5080,e" filled="f" strokecolor="blue">
                    <v:path arrowok="t" textboxrect="0,0,5989744,8836903"/>
                  </v:shape>
                  <v:shape id="Graphic 4" o:spid="_x0000_s1029" style="position:absolute;left:20059;top:13514;width:20804;height:7;visibility:visible;mso-wrap-style:square;v-text-anchor:top" coordsize="203136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" path="m,l2031226,e" filled="f" strokeweight=".33936mm">
                    <v:stroke dashstyle="3 1"/>
                    <v:path arrowok="t" textboxrect="0,0,2040045,11796480"/>
                  </v:shape>
                  <v:shape id="Image 4" o:spid="_x0000_s1030" type="#_x0000_t75" style="position:absolute;left:21114;top:15861;width:16477;height:19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" strokeweight="0">
                    <v:imagedata r:id="rId9" o:title=""/>
                  </v:shape>
                  <w10:wrap anchorx="margin"/>
                </v:group>
              </w:pict>
            </mc:Fallback>
          </mc:AlternateContent>
        </w:r>
      </w:ins>
      <w:r w:rsidRPr="002B78EE">
        <w:rPr>
          <w:rFonts w:cs="Times New Roman"/>
          <w:b/>
        </w:rPr>
        <w:t>HỌC</w:t>
      </w:r>
      <w:r w:rsidRPr="002B78EE">
        <w:rPr>
          <w:rFonts w:cs="Times New Roman"/>
          <w:b/>
          <w:spacing w:val="-7"/>
        </w:rPr>
        <w:t xml:space="preserve"> </w:t>
      </w:r>
      <w:r w:rsidRPr="002B78EE">
        <w:rPr>
          <w:rFonts w:cs="Times New Roman"/>
          <w:b/>
        </w:rPr>
        <w:t>VIỆN</w:t>
      </w:r>
      <w:r w:rsidRPr="002B78EE">
        <w:rPr>
          <w:rFonts w:cs="Times New Roman"/>
          <w:b/>
          <w:spacing w:val="-5"/>
        </w:rPr>
        <w:t xml:space="preserve"> </w:t>
      </w:r>
      <w:r w:rsidRPr="002B78EE">
        <w:rPr>
          <w:rFonts w:cs="Times New Roman"/>
          <w:b/>
        </w:rPr>
        <w:t>CÔNG</w:t>
      </w:r>
      <w:r w:rsidRPr="002B78EE">
        <w:rPr>
          <w:rFonts w:cs="Times New Roman"/>
          <w:b/>
          <w:spacing w:val="-6"/>
        </w:rPr>
        <w:t xml:space="preserve"> </w:t>
      </w:r>
      <w:r w:rsidRPr="002B78EE">
        <w:rPr>
          <w:rFonts w:cs="Times New Roman"/>
          <w:b/>
        </w:rPr>
        <w:t>NGHỆ</w:t>
      </w:r>
      <w:r w:rsidRPr="002B78EE">
        <w:rPr>
          <w:rFonts w:cs="Times New Roman"/>
          <w:b/>
          <w:spacing w:val="-7"/>
        </w:rPr>
        <w:t xml:space="preserve"> </w:t>
      </w:r>
      <w:r w:rsidRPr="002B78EE">
        <w:rPr>
          <w:rFonts w:cs="Times New Roman"/>
          <w:b/>
        </w:rPr>
        <w:t>BƯU</w:t>
      </w:r>
      <w:r w:rsidRPr="002B78EE">
        <w:rPr>
          <w:rFonts w:cs="Times New Roman"/>
          <w:b/>
          <w:spacing w:val="-5"/>
        </w:rPr>
        <w:t xml:space="preserve"> </w:t>
      </w:r>
      <w:r w:rsidRPr="002B78EE">
        <w:rPr>
          <w:rFonts w:cs="Times New Roman"/>
          <w:b/>
        </w:rPr>
        <w:t>CHÍNH</w:t>
      </w:r>
      <w:r w:rsidRPr="002B78EE">
        <w:rPr>
          <w:rFonts w:cs="Times New Roman"/>
          <w:b/>
          <w:spacing w:val="-4"/>
        </w:rPr>
        <w:t xml:space="preserve"> </w:t>
      </w:r>
      <w:r w:rsidRPr="002B78EE">
        <w:rPr>
          <w:rFonts w:cs="Times New Roman"/>
          <w:b/>
        </w:rPr>
        <w:t>VIỄN</w:t>
      </w:r>
      <w:r w:rsidRPr="002B78EE">
        <w:rPr>
          <w:rFonts w:cs="Times New Roman"/>
          <w:b/>
          <w:spacing w:val="-5"/>
        </w:rPr>
        <w:t xml:space="preserve"> </w:t>
      </w:r>
      <w:r w:rsidRPr="002B78EE">
        <w:rPr>
          <w:rFonts w:cs="Times New Roman"/>
          <w:b/>
        </w:rPr>
        <w:t xml:space="preserve">THÔNG </w:t>
      </w:r>
    </w:p>
    <w:p w14:paraId="5BAA25F9" w14:textId="285A5F4E" w:rsidR="00314B16" w:rsidRPr="002B78EE" w:rsidRDefault="00314B16" w:rsidP="00314B16">
      <w:pPr>
        <w:spacing w:before="1" w:line="420" w:lineRule="auto"/>
        <w:ind w:left="2172" w:right="887" w:hanging="1122"/>
        <w:jc w:val="center"/>
        <w:rPr>
          <w:rFonts w:cs="Times New Roman"/>
        </w:rPr>
      </w:pPr>
      <w:r w:rsidRPr="002B78EE">
        <w:rPr>
          <w:rFonts w:cs="Times New Roman"/>
          <w:b/>
        </w:rPr>
        <w:t>KHOA CÔNG NGHỆ THÔNG TIN 1</w:t>
      </w:r>
    </w:p>
    <w:p w14:paraId="297FB958" w14:textId="7978E0CF" w:rsidR="00314B16" w:rsidRPr="002B78EE" w:rsidRDefault="00314B16" w:rsidP="00314B16">
      <w:pPr>
        <w:pStyle w:val="BodyText"/>
        <w:spacing w:after="0"/>
        <w:jc w:val="center"/>
        <w:rPr>
          <w:rFonts w:ascii="Times New Roman" w:hAnsi="Times New Roman" w:cs="Times New Roman"/>
          <w:b/>
          <w:sz w:val="60"/>
        </w:rPr>
      </w:pPr>
    </w:p>
    <w:p w14:paraId="23F6306C" w14:textId="317C652A" w:rsidR="00314B16" w:rsidRPr="002B78EE" w:rsidRDefault="00314B16" w:rsidP="00314B16">
      <w:pPr>
        <w:pStyle w:val="BodyText"/>
        <w:spacing w:after="0"/>
        <w:jc w:val="center"/>
        <w:rPr>
          <w:rFonts w:ascii="Times New Roman" w:hAnsi="Times New Roman" w:cs="Times New Roman"/>
          <w:b/>
          <w:sz w:val="60"/>
        </w:rPr>
      </w:pPr>
    </w:p>
    <w:p w14:paraId="36AC75B4" w14:textId="26E5A0FE" w:rsidR="00314B16" w:rsidRPr="002B78EE" w:rsidRDefault="00314B16" w:rsidP="00314B16">
      <w:pPr>
        <w:pStyle w:val="BodyText"/>
        <w:spacing w:after="0"/>
        <w:jc w:val="center"/>
        <w:rPr>
          <w:rFonts w:ascii="Times New Roman" w:hAnsi="Times New Roman" w:cs="Times New Roman"/>
          <w:b/>
          <w:sz w:val="60"/>
        </w:rPr>
      </w:pPr>
    </w:p>
    <w:p w14:paraId="112C4566" w14:textId="1DCE77A3" w:rsidR="00314B16" w:rsidRPr="002B78EE" w:rsidRDefault="00314B16" w:rsidP="00314B16">
      <w:pPr>
        <w:pStyle w:val="BodyText"/>
        <w:spacing w:after="0"/>
        <w:jc w:val="center"/>
        <w:rPr>
          <w:rFonts w:ascii="Times New Roman" w:hAnsi="Times New Roman" w:cs="Times New Roman"/>
          <w:b/>
          <w:sz w:val="60"/>
        </w:rPr>
      </w:pPr>
    </w:p>
    <w:p w14:paraId="6A6F06B6" w14:textId="583FE993" w:rsidR="00314B16" w:rsidRPr="002B78EE" w:rsidRDefault="00314B16" w:rsidP="00314B16">
      <w:pPr>
        <w:pStyle w:val="BodyText"/>
        <w:spacing w:before="310" w:after="0"/>
        <w:jc w:val="center"/>
        <w:rPr>
          <w:rFonts w:ascii="Times New Roman" w:hAnsi="Times New Roman" w:cs="Times New Roman"/>
          <w:b/>
          <w:sz w:val="60"/>
        </w:rPr>
      </w:pPr>
    </w:p>
    <w:p w14:paraId="406157D9" w14:textId="0617F64B" w:rsidR="00314B16" w:rsidRPr="002B78EE" w:rsidRDefault="00314B16" w:rsidP="00314B16">
      <w:pPr>
        <w:pStyle w:val="Title"/>
        <w:jc w:val="center"/>
        <w:rPr>
          <w:rFonts w:ascii="Times New Roman" w:hAnsi="Times New Roman" w:cs="Times New Roman"/>
          <w:b/>
          <w:bCs/>
        </w:rPr>
      </w:pPr>
      <w:r w:rsidRPr="002B78EE">
        <w:rPr>
          <w:rFonts w:ascii="Times New Roman" w:hAnsi="Times New Roman" w:cs="Times New Roman"/>
          <w:b/>
          <w:bCs/>
          <w:sz w:val="40"/>
          <w:szCs w:val="40"/>
        </w:rPr>
        <w:t>ĐỒ</w:t>
      </w:r>
      <w:r w:rsidRPr="002B78EE">
        <w:rPr>
          <w:rFonts w:ascii="Times New Roman" w:hAnsi="Times New Roman" w:cs="Times New Roman"/>
          <w:b/>
          <w:bCs/>
          <w:spacing w:val="-2"/>
          <w:sz w:val="40"/>
          <w:szCs w:val="40"/>
        </w:rPr>
        <w:t xml:space="preserve"> </w:t>
      </w:r>
      <w:r w:rsidRPr="002B78EE">
        <w:rPr>
          <w:rFonts w:ascii="Times New Roman" w:hAnsi="Times New Roman" w:cs="Times New Roman"/>
          <w:b/>
          <w:bCs/>
          <w:spacing w:val="-5"/>
          <w:sz w:val="40"/>
          <w:szCs w:val="40"/>
        </w:rPr>
        <w:t>ÁN</w:t>
      </w:r>
    </w:p>
    <w:p w14:paraId="7173F09A" w14:textId="1E1034C6" w:rsidR="00314B16" w:rsidRPr="002B78EE" w:rsidRDefault="00314B16" w:rsidP="00314B16">
      <w:pPr>
        <w:pStyle w:val="Title"/>
        <w:spacing w:before="240"/>
        <w:ind w:right="778"/>
        <w:jc w:val="center"/>
        <w:rPr>
          <w:rFonts w:ascii="Times New Roman" w:hAnsi="Times New Roman" w:cs="Times New Roman"/>
          <w:b/>
          <w:bCs/>
        </w:rPr>
      </w:pPr>
      <w:r w:rsidRPr="002B78EE">
        <w:rPr>
          <w:rFonts w:ascii="Times New Roman" w:hAnsi="Times New Roman" w:cs="Times New Roman"/>
          <w:b/>
          <w:bCs/>
          <w:sz w:val="40"/>
          <w:szCs w:val="40"/>
        </w:rPr>
        <w:t>TỐT</w:t>
      </w:r>
      <w:r w:rsidRPr="002B78EE">
        <w:rPr>
          <w:rFonts w:ascii="Times New Roman" w:hAnsi="Times New Roman" w:cs="Times New Roman"/>
          <w:b/>
          <w:bCs/>
          <w:spacing w:val="-3"/>
          <w:sz w:val="40"/>
          <w:szCs w:val="40"/>
        </w:rPr>
        <w:t xml:space="preserve"> </w:t>
      </w:r>
      <w:r w:rsidRPr="002B78EE">
        <w:rPr>
          <w:rFonts w:ascii="Times New Roman" w:hAnsi="Times New Roman" w:cs="Times New Roman"/>
          <w:b/>
          <w:bCs/>
          <w:sz w:val="40"/>
          <w:szCs w:val="40"/>
        </w:rPr>
        <w:t>NGHIỆP</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z w:val="40"/>
          <w:szCs w:val="40"/>
        </w:rPr>
        <w:t>ĐẠI</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pacing w:val="-5"/>
          <w:sz w:val="40"/>
          <w:szCs w:val="40"/>
        </w:rPr>
        <w:t>HỌC</w:t>
      </w:r>
    </w:p>
    <w:p w14:paraId="07E23CCF" w14:textId="45CA6CA0" w:rsidR="00314B16" w:rsidRPr="002B78EE" w:rsidRDefault="00314B16" w:rsidP="00314B16">
      <w:pPr>
        <w:pStyle w:val="Title"/>
        <w:spacing w:before="240"/>
        <w:ind w:right="778"/>
        <w:jc w:val="center"/>
        <w:rPr>
          <w:rFonts w:ascii="Times New Roman" w:hAnsi="Times New Roman" w:cs="Times New Roman"/>
          <w:b/>
          <w:bCs/>
        </w:rPr>
      </w:pPr>
      <w:r w:rsidRPr="002B78EE">
        <w:rPr>
          <w:rFonts w:ascii="Times New Roman" w:hAnsi="Times New Roman" w:cs="Times New Roman"/>
          <w:b/>
          <w:bCs/>
          <w:sz w:val="32"/>
        </w:rPr>
        <w:t>XÂY</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DỰNG</w:t>
      </w:r>
      <w:r w:rsidRPr="002B78EE">
        <w:rPr>
          <w:rFonts w:ascii="Times New Roman" w:hAnsi="Times New Roman" w:cs="Times New Roman"/>
          <w:b/>
          <w:bCs/>
          <w:spacing w:val="-3"/>
          <w:sz w:val="32"/>
        </w:rPr>
        <w:t xml:space="preserve"> </w:t>
      </w:r>
      <w:r w:rsidRPr="002B78EE">
        <w:rPr>
          <w:rFonts w:ascii="Times New Roman" w:hAnsi="Times New Roman" w:cs="Times New Roman"/>
          <w:b/>
          <w:bCs/>
          <w:sz w:val="32"/>
        </w:rPr>
        <w:t>WEBSITE</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BÁN</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ĐỒ</w:t>
      </w:r>
      <w:r w:rsidRPr="002B78EE">
        <w:rPr>
          <w:rFonts w:ascii="Times New Roman" w:hAnsi="Times New Roman" w:cs="Times New Roman"/>
          <w:b/>
          <w:bCs/>
          <w:spacing w:val="-3"/>
          <w:sz w:val="32"/>
        </w:rPr>
        <w:t xml:space="preserve"> ĐIỆN TỬ</w:t>
      </w:r>
    </w:p>
    <w:p w14:paraId="0D43843B" w14:textId="13A26995" w:rsidR="00314B16" w:rsidRPr="002B78EE" w:rsidRDefault="00314B16" w:rsidP="00314B16">
      <w:pPr>
        <w:pStyle w:val="BodyText"/>
        <w:spacing w:after="0"/>
        <w:jc w:val="center"/>
        <w:rPr>
          <w:rFonts w:ascii="Times New Roman" w:hAnsi="Times New Roman" w:cs="Times New Roman"/>
          <w:b/>
          <w:sz w:val="32"/>
        </w:rPr>
      </w:pPr>
    </w:p>
    <w:p w14:paraId="7234734B" w14:textId="1B5407D9" w:rsidR="00314B16" w:rsidRPr="002B78EE" w:rsidRDefault="00314B16" w:rsidP="00314B16">
      <w:pPr>
        <w:pStyle w:val="BodyText"/>
        <w:spacing w:before="43" w:after="0"/>
        <w:jc w:val="center"/>
        <w:rPr>
          <w:rFonts w:ascii="Times New Roman" w:hAnsi="Times New Roman" w:cs="Times New Roman"/>
          <w:b/>
          <w:sz w:val="32"/>
        </w:rPr>
      </w:pPr>
    </w:p>
    <w:tbl>
      <w:tblPr>
        <w:tblW w:w="7824" w:type="dxa"/>
        <w:tblInd w:w="1357" w:type="dxa"/>
        <w:tblLayout w:type="fixed"/>
        <w:tblCellMar>
          <w:top w:w="55" w:type="dxa"/>
          <w:left w:w="55" w:type="dxa"/>
          <w:bottom w:w="55" w:type="dxa"/>
          <w:right w:w="55" w:type="dxa"/>
        </w:tblCellMar>
        <w:tblLook w:val="0000" w:firstRow="0" w:lastRow="0" w:firstColumn="0" w:lastColumn="0" w:noHBand="0" w:noVBand="0"/>
      </w:tblPr>
      <w:tblGrid>
        <w:gridCol w:w="3033"/>
        <w:gridCol w:w="4791"/>
      </w:tblGrid>
      <w:tr w:rsidR="00314B16" w:rsidRPr="002B78EE" w14:paraId="1B330E98" w14:textId="77777777" w:rsidTr="002B78EE">
        <w:tc>
          <w:tcPr>
            <w:tcW w:w="3033" w:type="dxa"/>
            <w:tcBorders>
              <w:top w:val="single" w:sz="4" w:space="0" w:color="FFFFFF"/>
              <w:left w:val="single" w:sz="4" w:space="0" w:color="FFFFFF"/>
              <w:bottom w:val="single" w:sz="4" w:space="0" w:color="FFFFFF"/>
            </w:tcBorders>
          </w:tcPr>
          <w:p w14:paraId="6137F65C" w14:textId="77777777" w:rsidR="00314B16" w:rsidRPr="002B78EE" w:rsidRDefault="00314B16" w:rsidP="00B52E04">
            <w:pPr>
              <w:pStyle w:val="TableContents"/>
              <w:rPr>
                <w:rFonts w:cs="Times New Roman"/>
              </w:rPr>
            </w:pPr>
            <w:r w:rsidRPr="002B78EE">
              <w:rPr>
                <w:rFonts w:cs="Times New Roman"/>
                <w:b/>
                <w:bCs/>
              </w:rPr>
              <w:t>Giảng viên hướng dẫn:</w:t>
            </w:r>
          </w:p>
        </w:tc>
        <w:tc>
          <w:tcPr>
            <w:tcW w:w="4791" w:type="dxa"/>
            <w:tcBorders>
              <w:top w:val="single" w:sz="4" w:space="0" w:color="FFFFFF"/>
              <w:left w:val="single" w:sz="4" w:space="0" w:color="FFFFFF"/>
              <w:bottom w:val="single" w:sz="4" w:space="0" w:color="FFFFFF"/>
              <w:right w:val="single" w:sz="4" w:space="0" w:color="FFFFFF"/>
            </w:tcBorders>
          </w:tcPr>
          <w:p w14:paraId="3AF319D7" w14:textId="77777777" w:rsidR="00314B16" w:rsidRPr="002B78EE" w:rsidRDefault="00314B16" w:rsidP="00B52E04">
            <w:pPr>
              <w:pStyle w:val="TableContents"/>
              <w:rPr>
                <w:rFonts w:cs="Times New Roman"/>
              </w:rPr>
            </w:pPr>
            <w:r w:rsidRPr="002B78EE">
              <w:rPr>
                <w:rFonts w:cs="Times New Roman"/>
                <w:b/>
                <w:bCs/>
              </w:rPr>
              <w:t>Bùi Văn Kiên</w:t>
            </w:r>
          </w:p>
        </w:tc>
      </w:tr>
      <w:tr w:rsidR="00314B16" w:rsidRPr="002B78EE" w14:paraId="162E3C6E" w14:textId="77777777" w:rsidTr="002B78EE">
        <w:tc>
          <w:tcPr>
            <w:tcW w:w="3033" w:type="dxa"/>
            <w:tcBorders>
              <w:left w:val="single" w:sz="4" w:space="0" w:color="FFFFFF"/>
              <w:bottom w:val="single" w:sz="4" w:space="0" w:color="FFFFFF"/>
            </w:tcBorders>
          </w:tcPr>
          <w:p w14:paraId="10C3AD9F" w14:textId="77777777" w:rsidR="00314B16" w:rsidRPr="002B78EE" w:rsidRDefault="00314B16" w:rsidP="00B52E04">
            <w:pPr>
              <w:pStyle w:val="TableContents"/>
              <w:rPr>
                <w:rFonts w:cs="Times New Roman"/>
              </w:rPr>
            </w:pPr>
            <w:r w:rsidRPr="002B78EE">
              <w:rPr>
                <w:rFonts w:cs="Times New Roman"/>
                <w:b/>
                <w:bCs/>
              </w:rPr>
              <w:t>Sinh viên thực hiện:</w:t>
            </w:r>
          </w:p>
        </w:tc>
        <w:tc>
          <w:tcPr>
            <w:tcW w:w="4791" w:type="dxa"/>
            <w:tcBorders>
              <w:left w:val="single" w:sz="4" w:space="0" w:color="FFFFFF"/>
              <w:bottom w:val="single" w:sz="4" w:space="0" w:color="FFFFFF"/>
              <w:right w:val="single" w:sz="4" w:space="0" w:color="FFFFFF"/>
            </w:tcBorders>
          </w:tcPr>
          <w:p w14:paraId="3DE85C6B" w14:textId="77777777" w:rsidR="00314B16" w:rsidRPr="002B78EE" w:rsidRDefault="00314B16" w:rsidP="00B52E04">
            <w:pPr>
              <w:pStyle w:val="TableContents"/>
              <w:rPr>
                <w:rFonts w:cs="Times New Roman"/>
              </w:rPr>
            </w:pPr>
            <w:r w:rsidRPr="002B78EE">
              <w:rPr>
                <w:rFonts w:cs="Times New Roman"/>
                <w:b/>
                <w:bCs/>
              </w:rPr>
              <w:t>Nguyễn Ngọc Anh - B20DCCN059</w:t>
            </w:r>
          </w:p>
        </w:tc>
      </w:tr>
      <w:tr w:rsidR="00314B16" w:rsidRPr="002B78EE" w14:paraId="35D883AE" w14:textId="77777777" w:rsidTr="002B78EE">
        <w:tc>
          <w:tcPr>
            <w:tcW w:w="3033" w:type="dxa"/>
            <w:tcBorders>
              <w:left w:val="single" w:sz="4" w:space="0" w:color="FFFFFF"/>
              <w:bottom w:val="single" w:sz="4" w:space="0" w:color="FFFFFF"/>
            </w:tcBorders>
          </w:tcPr>
          <w:p w14:paraId="06D10D59" w14:textId="77777777" w:rsidR="00314B16" w:rsidRPr="002B78EE" w:rsidRDefault="00314B16" w:rsidP="00B52E04">
            <w:pPr>
              <w:pStyle w:val="TableContents"/>
              <w:rPr>
                <w:rFonts w:cs="Times New Roman"/>
              </w:rPr>
            </w:pPr>
          </w:p>
        </w:tc>
        <w:tc>
          <w:tcPr>
            <w:tcW w:w="4791" w:type="dxa"/>
            <w:tcBorders>
              <w:left w:val="single" w:sz="4" w:space="0" w:color="FFFFFF"/>
              <w:bottom w:val="single" w:sz="4" w:space="0" w:color="FFFFFF"/>
              <w:right w:val="single" w:sz="4" w:space="0" w:color="FFFFFF"/>
            </w:tcBorders>
          </w:tcPr>
          <w:p w14:paraId="1CF9CA74" w14:textId="77777777" w:rsidR="00314B16" w:rsidRPr="002B78EE" w:rsidRDefault="00314B16" w:rsidP="00B52E04">
            <w:pPr>
              <w:pStyle w:val="TableContents"/>
              <w:rPr>
                <w:rFonts w:cs="Times New Roman"/>
              </w:rPr>
            </w:pPr>
            <w:r w:rsidRPr="002B78EE">
              <w:rPr>
                <w:rFonts w:cs="Times New Roman"/>
                <w:b/>
                <w:bCs/>
              </w:rPr>
              <w:t>Nguyễn Công Khánh – B20DCCN375</w:t>
            </w:r>
          </w:p>
        </w:tc>
      </w:tr>
      <w:tr w:rsidR="00314B16" w:rsidRPr="002B78EE" w14:paraId="13137256" w14:textId="77777777" w:rsidTr="002B78EE">
        <w:tc>
          <w:tcPr>
            <w:tcW w:w="3033" w:type="dxa"/>
            <w:tcBorders>
              <w:left w:val="single" w:sz="4" w:space="0" w:color="FFFFFF"/>
              <w:bottom w:val="single" w:sz="4" w:space="0" w:color="FFFFFF"/>
            </w:tcBorders>
          </w:tcPr>
          <w:p w14:paraId="4E408540" w14:textId="77777777" w:rsidR="00314B16" w:rsidRPr="002B78EE" w:rsidRDefault="00314B16" w:rsidP="00B52E04">
            <w:pPr>
              <w:pStyle w:val="TableContents"/>
              <w:rPr>
                <w:rFonts w:cs="Times New Roman"/>
              </w:rPr>
            </w:pPr>
          </w:p>
        </w:tc>
        <w:tc>
          <w:tcPr>
            <w:tcW w:w="4791" w:type="dxa"/>
            <w:tcBorders>
              <w:left w:val="single" w:sz="4" w:space="0" w:color="FFFFFF"/>
              <w:bottom w:val="single" w:sz="4" w:space="0" w:color="FFFFFF"/>
              <w:right w:val="single" w:sz="4" w:space="0" w:color="FFFFFF"/>
            </w:tcBorders>
          </w:tcPr>
          <w:p w14:paraId="1C44B654" w14:textId="77777777" w:rsidR="00314B16" w:rsidRPr="002B78EE" w:rsidRDefault="00314B16" w:rsidP="00B52E04">
            <w:pPr>
              <w:pStyle w:val="TableContents"/>
              <w:rPr>
                <w:rFonts w:cs="Times New Roman"/>
              </w:rPr>
            </w:pPr>
            <w:r w:rsidRPr="002B78EE">
              <w:rPr>
                <w:rFonts w:cs="Times New Roman"/>
                <w:b/>
                <w:bCs/>
              </w:rPr>
              <w:t>Nguyễn Hải Phong – B20DCCN495</w:t>
            </w:r>
          </w:p>
        </w:tc>
      </w:tr>
      <w:tr w:rsidR="00314B16" w:rsidRPr="002B78EE" w14:paraId="4449EF9E" w14:textId="77777777" w:rsidTr="002B78EE">
        <w:tc>
          <w:tcPr>
            <w:tcW w:w="3033" w:type="dxa"/>
            <w:tcBorders>
              <w:left w:val="single" w:sz="4" w:space="0" w:color="FFFFFF"/>
              <w:bottom w:val="single" w:sz="4" w:space="0" w:color="FFFFFF"/>
            </w:tcBorders>
          </w:tcPr>
          <w:p w14:paraId="6C15FB19" w14:textId="77777777" w:rsidR="00314B16" w:rsidRPr="002B78EE" w:rsidRDefault="00314B16" w:rsidP="00B52E04">
            <w:pPr>
              <w:pStyle w:val="TableContents"/>
              <w:rPr>
                <w:rFonts w:cs="Times New Roman"/>
              </w:rPr>
            </w:pPr>
            <w:r w:rsidRPr="002B78EE">
              <w:rPr>
                <w:rFonts w:cs="Times New Roman"/>
                <w:b/>
                <w:bCs/>
              </w:rPr>
              <w:t>Niên khoá:</w:t>
            </w:r>
          </w:p>
        </w:tc>
        <w:tc>
          <w:tcPr>
            <w:tcW w:w="4791" w:type="dxa"/>
            <w:tcBorders>
              <w:left w:val="single" w:sz="4" w:space="0" w:color="FFFFFF"/>
              <w:bottom w:val="single" w:sz="4" w:space="0" w:color="FFFFFF"/>
              <w:right w:val="single" w:sz="4" w:space="0" w:color="FFFFFF"/>
            </w:tcBorders>
          </w:tcPr>
          <w:p w14:paraId="224ECE38" w14:textId="77777777" w:rsidR="00314B16" w:rsidRPr="002B78EE" w:rsidRDefault="00314B16" w:rsidP="00B52E04">
            <w:pPr>
              <w:pStyle w:val="TableContents"/>
              <w:rPr>
                <w:rFonts w:cs="Times New Roman"/>
              </w:rPr>
            </w:pPr>
            <w:r w:rsidRPr="002B78EE">
              <w:rPr>
                <w:rFonts w:cs="Times New Roman"/>
                <w:b/>
                <w:bCs/>
              </w:rPr>
              <w:t>2020-2025</w:t>
            </w:r>
          </w:p>
        </w:tc>
      </w:tr>
      <w:tr w:rsidR="00314B16" w:rsidRPr="002B78EE" w14:paraId="18A87592" w14:textId="77777777" w:rsidTr="002B78EE">
        <w:tc>
          <w:tcPr>
            <w:tcW w:w="3033" w:type="dxa"/>
            <w:tcBorders>
              <w:left w:val="single" w:sz="4" w:space="0" w:color="FFFFFF"/>
              <w:bottom w:val="single" w:sz="4" w:space="0" w:color="FFFFFF"/>
            </w:tcBorders>
          </w:tcPr>
          <w:p w14:paraId="637A5FDB" w14:textId="77777777" w:rsidR="00314B16" w:rsidRPr="002B78EE" w:rsidRDefault="00314B16" w:rsidP="00B52E04">
            <w:pPr>
              <w:pStyle w:val="TableContents"/>
              <w:rPr>
                <w:rFonts w:cs="Times New Roman"/>
              </w:rPr>
            </w:pPr>
            <w:r w:rsidRPr="002B78EE">
              <w:rPr>
                <w:rFonts w:cs="Times New Roman"/>
                <w:b/>
                <w:bCs/>
              </w:rPr>
              <w:t>Hệ đào tạo:</w:t>
            </w:r>
          </w:p>
        </w:tc>
        <w:tc>
          <w:tcPr>
            <w:tcW w:w="4791" w:type="dxa"/>
            <w:tcBorders>
              <w:left w:val="single" w:sz="4" w:space="0" w:color="FFFFFF"/>
              <w:bottom w:val="single" w:sz="4" w:space="0" w:color="FFFFFF"/>
              <w:right w:val="single" w:sz="4" w:space="0" w:color="FFFFFF"/>
            </w:tcBorders>
          </w:tcPr>
          <w:p w14:paraId="68BC3E21" w14:textId="77777777" w:rsidR="00314B16" w:rsidRPr="002B78EE" w:rsidRDefault="00314B16" w:rsidP="00B52E04">
            <w:pPr>
              <w:pStyle w:val="TableContents"/>
              <w:rPr>
                <w:rFonts w:cs="Times New Roman"/>
              </w:rPr>
            </w:pPr>
            <w:r w:rsidRPr="002B78EE">
              <w:rPr>
                <w:rFonts w:cs="Times New Roman"/>
                <w:b/>
                <w:bCs/>
              </w:rPr>
              <w:t>Đại học chính quy</w:t>
            </w:r>
          </w:p>
        </w:tc>
      </w:tr>
      <w:tr w:rsidR="00314B16" w:rsidRPr="002B78EE" w14:paraId="5851E576" w14:textId="77777777" w:rsidTr="002B78EE">
        <w:tc>
          <w:tcPr>
            <w:tcW w:w="3033" w:type="dxa"/>
            <w:tcBorders>
              <w:left w:val="single" w:sz="4" w:space="0" w:color="FFFFFF"/>
              <w:bottom w:val="single" w:sz="4" w:space="0" w:color="FFFFFF"/>
            </w:tcBorders>
          </w:tcPr>
          <w:p w14:paraId="11B32601" w14:textId="77777777" w:rsidR="00314B16" w:rsidRPr="002B78EE" w:rsidRDefault="00314B16" w:rsidP="00B52E04">
            <w:pPr>
              <w:pStyle w:val="TableContents"/>
              <w:rPr>
                <w:rFonts w:cs="Times New Roman"/>
              </w:rPr>
            </w:pPr>
          </w:p>
        </w:tc>
        <w:tc>
          <w:tcPr>
            <w:tcW w:w="4791" w:type="dxa"/>
            <w:tcBorders>
              <w:left w:val="single" w:sz="4" w:space="0" w:color="FFFFFF"/>
              <w:bottom w:val="single" w:sz="4" w:space="0" w:color="FFFFFF"/>
              <w:right w:val="single" w:sz="4" w:space="0" w:color="FFFFFF"/>
            </w:tcBorders>
          </w:tcPr>
          <w:p w14:paraId="20C59E2D" w14:textId="77777777" w:rsidR="00314B16" w:rsidRPr="002B78EE" w:rsidRDefault="00314B16" w:rsidP="00B52E04">
            <w:pPr>
              <w:pStyle w:val="TableContents"/>
              <w:rPr>
                <w:rFonts w:cs="Times New Roman"/>
              </w:rPr>
            </w:pPr>
          </w:p>
        </w:tc>
      </w:tr>
    </w:tbl>
    <w:p w14:paraId="58DCB3C9" w14:textId="64BA327D" w:rsidR="00314B16" w:rsidRPr="002B78EE" w:rsidRDefault="00314B16" w:rsidP="00314B16">
      <w:pPr>
        <w:tabs>
          <w:tab w:val="left" w:pos="5897"/>
        </w:tabs>
        <w:spacing w:line="420" w:lineRule="auto"/>
        <w:ind w:left="1356" w:right="2120"/>
        <w:jc w:val="center"/>
        <w:rPr>
          <w:rFonts w:cs="Times New Roman"/>
          <w:b/>
        </w:rPr>
      </w:pPr>
    </w:p>
    <w:p w14:paraId="25EA10A5" w14:textId="08099500" w:rsidR="00314B16" w:rsidRPr="002B78EE" w:rsidRDefault="00314B16" w:rsidP="00314B16">
      <w:pPr>
        <w:pStyle w:val="BodyText"/>
        <w:spacing w:after="0"/>
        <w:jc w:val="center"/>
        <w:rPr>
          <w:rFonts w:ascii="Times New Roman" w:hAnsi="Times New Roman" w:cs="Times New Roman"/>
          <w:b/>
        </w:rPr>
      </w:pPr>
    </w:p>
    <w:p w14:paraId="1F8D4FA1" w14:textId="77777777" w:rsidR="00314B16" w:rsidRPr="002B78EE" w:rsidRDefault="00314B16" w:rsidP="00314B16">
      <w:pPr>
        <w:pStyle w:val="BodyText"/>
        <w:spacing w:after="0"/>
        <w:jc w:val="center"/>
        <w:rPr>
          <w:rFonts w:ascii="Times New Roman" w:hAnsi="Times New Roman" w:cs="Times New Roman"/>
          <w:b/>
        </w:rPr>
      </w:pPr>
    </w:p>
    <w:p w14:paraId="03EA0D97" w14:textId="77FDB036" w:rsidR="00D7652D" w:rsidRPr="002B78EE" w:rsidRDefault="00314B16" w:rsidP="00314B16">
      <w:pPr>
        <w:pStyle w:val="BodyText"/>
        <w:spacing w:after="0"/>
        <w:ind w:right="3"/>
        <w:jc w:val="center"/>
        <w:rPr>
          <w:rFonts w:ascii="Times New Roman" w:hAnsi="Times New Roman" w:cs="Times New Roman"/>
          <w:b/>
          <w:spacing w:val="-4"/>
          <w:sz w:val="28"/>
          <w:szCs w:val="28"/>
        </w:rPr>
      </w:pPr>
      <w:r w:rsidRPr="002B78EE">
        <w:rPr>
          <w:rFonts w:ascii="Times New Roman" w:hAnsi="Times New Roman" w:cs="Times New Roman"/>
          <w:b/>
          <w:sz w:val="28"/>
          <w:szCs w:val="28"/>
        </w:rPr>
        <w:t>Hà</w:t>
      </w:r>
      <w:r w:rsidRPr="002B78EE">
        <w:rPr>
          <w:rFonts w:ascii="Times New Roman" w:hAnsi="Times New Roman" w:cs="Times New Roman"/>
          <w:b/>
          <w:spacing w:val="-1"/>
          <w:sz w:val="28"/>
          <w:szCs w:val="28"/>
        </w:rPr>
        <w:t xml:space="preserve"> </w:t>
      </w:r>
      <w:r w:rsidRPr="002B78EE">
        <w:rPr>
          <w:rFonts w:ascii="Times New Roman" w:hAnsi="Times New Roman" w:cs="Times New Roman"/>
          <w:b/>
          <w:sz w:val="28"/>
          <w:szCs w:val="28"/>
        </w:rPr>
        <w:t>Nội</w:t>
      </w:r>
      <w:r w:rsidRPr="002B78EE">
        <w:rPr>
          <w:rFonts w:ascii="Times New Roman" w:hAnsi="Times New Roman" w:cs="Times New Roman"/>
          <w:b/>
          <w:spacing w:val="-3"/>
          <w:sz w:val="28"/>
          <w:szCs w:val="28"/>
        </w:rPr>
        <w:t xml:space="preserve"> </w:t>
      </w:r>
      <w:r w:rsidRPr="002B78EE">
        <w:rPr>
          <w:rFonts w:ascii="Times New Roman" w:hAnsi="Times New Roman" w:cs="Times New Roman"/>
          <w:b/>
          <w:sz w:val="28"/>
          <w:szCs w:val="28"/>
        </w:rPr>
        <w:t xml:space="preserve">– </w:t>
      </w:r>
      <w:r w:rsidRPr="002B78EE">
        <w:rPr>
          <w:rFonts w:ascii="Times New Roman" w:hAnsi="Times New Roman" w:cs="Times New Roman"/>
          <w:b/>
          <w:spacing w:val="-4"/>
          <w:sz w:val="28"/>
          <w:szCs w:val="28"/>
        </w:rPr>
        <w:t>2024</w:t>
      </w:r>
    </w:p>
    <w:p w14:paraId="15A10837"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642A8B6C"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0BFCF8C5"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7266C69B"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14F6DAF5" w14:textId="77777777" w:rsidR="00314B16" w:rsidRPr="002B78EE" w:rsidRDefault="00314B16" w:rsidP="00314B16">
      <w:pPr>
        <w:pStyle w:val="Heading2"/>
        <w:jc w:val="center"/>
        <w:rPr>
          <w:rFonts w:cs="Times New Roman"/>
        </w:rPr>
      </w:pPr>
      <w:bookmarkStart w:id="1" w:name="_Toc185447723"/>
      <w:r w:rsidRPr="002B78EE">
        <w:rPr>
          <w:rFonts w:cs="Times New Roman"/>
        </w:rPr>
        <w:lastRenderedPageBreak/>
        <w:t>NHẬN XÉT, ĐÁNH GIÁ, CHO ĐIỂM</w:t>
      </w:r>
      <w:bookmarkEnd w:id="1"/>
      <w:r w:rsidRPr="002B78EE">
        <w:rPr>
          <w:rFonts w:cs="Times New Roman"/>
        </w:rPr>
        <w:t xml:space="preserve"> </w:t>
      </w:r>
    </w:p>
    <w:p w14:paraId="5D3A9D3A" w14:textId="77777777" w:rsidR="00314B16" w:rsidRPr="002B78EE" w:rsidRDefault="00314B16" w:rsidP="00314B16">
      <w:pPr>
        <w:pStyle w:val="Heading2"/>
        <w:jc w:val="center"/>
        <w:rPr>
          <w:rFonts w:cs="Times New Roman"/>
        </w:rPr>
      </w:pPr>
      <w:bookmarkStart w:id="2" w:name="__RefHeading___Toc26554_1225579473"/>
      <w:bookmarkStart w:id="3" w:name="_Toc185447724"/>
      <w:bookmarkEnd w:id="2"/>
      <w:r w:rsidRPr="002B78EE">
        <w:rPr>
          <w:rFonts w:cs="Times New Roman"/>
        </w:rPr>
        <w:t>(CỦA GIẢNG VIÊN HƯỚNG DẪN)</w:t>
      </w:r>
      <w:bookmarkEnd w:id="3"/>
    </w:p>
    <w:p w14:paraId="2CAEAB10" w14:textId="77777777" w:rsidR="00314B16" w:rsidRPr="002B78EE" w:rsidRDefault="00314B16" w:rsidP="00314B16">
      <w:pPr>
        <w:pStyle w:val="Heading2"/>
        <w:jc w:val="center"/>
        <w:rPr>
          <w:rFonts w:cs="Times New Roman"/>
        </w:rPr>
      </w:pPr>
    </w:p>
    <w:p w14:paraId="43E55B5B" w14:textId="77777777" w:rsidR="00314B16" w:rsidRPr="002B78EE" w:rsidRDefault="00314B16" w:rsidP="00314B16">
      <w:pPr>
        <w:pStyle w:val="BodyText"/>
        <w:spacing w:before="208" w:after="0"/>
        <w:rPr>
          <w:rFonts w:ascii="Times New Roman" w:hAnsi="Times New Roman" w:cs="Times New Roman"/>
          <w:b/>
        </w:rPr>
      </w:pPr>
    </w:p>
    <w:p w14:paraId="50EE8408" w14:textId="77777777" w:rsidR="00314B16" w:rsidRPr="002B78EE" w:rsidRDefault="00314B16" w:rsidP="00314B16">
      <w:pPr>
        <w:ind w:left="120"/>
        <w:jc w:val="center"/>
        <w:rPr>
          <w:rFonts w:cs="Times New Roman"/>
        </w:rPr>
      </w:pPr>
      <w:r w:rsidRPr="002B78EE">
        <w:rPr>
          <w:rFonts w:cs="Times New Roman"/>
          <w:b/>
          <w:spacing w:val="-2"/>
          <w:sz w:val="26"/>
        </w:rPr>
        <w:t>.............................................................................................................................................</w:t>
      </w:r>
    </w:p>
    <w:p w14:paraId="694BF5CE"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2221C3F1"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466C1CE"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7525B9B9"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352EFC2"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FC4C190"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A429438"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73CF932"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930A644"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6A6753E5"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90A6630"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3EFF0BCA"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97421BE" w14:textId="77777777" w:rsidR="00314B16" w:rsidRPr="002B78EE" w:rsidRDefault="00314B16" w:rsidP="00314B16">
      <w:pPr>
        <w:tabs>
          <w:tab w:val="left" w:leader="dot" w:pos="7951"/>
        </w:tabs>
        <w:spacing w:before="209"/>
        <w:ind w:left="688"/>
        <w:rPr>
          <w:rFonts w:cs="Times New Roman"/>
        </w:rPr>
      </w:pPr>
      <w:r w:rsidRPr="002B78EE">
        <w:rPr>
          <w:rFonts w:cs="Times New Roman"/>
          <w:b/>
          <w:sz w:val="26"/>
        </w:rPr>
        <w:t>Điểm:</w:t>
      </w:r>
      <w:r w:rsidRPr="002B78EE">
        <w:rPr>
          <w:rFonts w:cs="Times New Roman"/>
          <w:b/>
          <w:spacing w:val="30"/>
          <w:sz w:val="26"/>
        </w:rPr>
        <w:t xml:space="preserve"> </w:t>
      </w:r>
      <w:r w:rsidRPr="002B78EE">
        <w:rPr>
          <w:rFonts w:cs="Times New Roman"/>
          <w:b/>
          <w:sz w:val="26"/>
        </w:rPr>
        <w:t>...............................(</w:t>
      </w:r>
      <w:r w:rsidRPr="002B78EE">
        <w:rPr>
          <w:rFonts w:cs="Times New Roman"/>
          <w:sz w:val="26"/>
        </w:rPr>
        <w:t>bằng</w:t>
      </w:r>
      <w:r w:rsidRPr="002B78EE">
        <w:rPr>
          <w:rFonts w:cs="Times New Roman"/>
          <w:spacing w:val="31"/>
          <w:sz w:val="26"/>
        </w:rPr>
        <w:t xml:space="preserve"> </w:t>
      </w:r>
      <w:r w:rsidRPr="002B78EE">
        <w:rPr>
          <w:rFonts w:cs="Times New Roman"/>
          <w:spacing w:val="-5"/>
          <w:sz w:val="26"/>
        </w:rPr>
        <w:t>chữ</w:t>
      </w:r>
      <w:r w:rsidRPr="002B78EE">
        <w:rPr>
          <w:rFonts w:cs="Times New Roman"/>
          <w:sz w:val="26"/>
        </w:rPr>
        <w:tab/>
      </w:r>
      <w:r w:rsidRPr="002B78EE">
        <w:rPr>
          <w:rFonts w:cs="Times New Roman"/>
          <w:spacing w:val="-10"/>
          <w:sz w:val="26"/>
        </w:rPr>
        <w:t>)</w:t>
      </w:r>
    </w:p>
    <w:p w14:paraId="573F5C4D" w14:textId="77777777" w:rsidR="00314B16" w:rsidRPr="002B78EE" w:rsidRDefault="00314B16" w:rsidP="00314B16">
      <w:pPr>
        <w:spacing w:before="210"/>
        <w:ind w:left="688"/>
        <w:rPr>
          <w:rFonts w:cs="Times New Roman"/>
        </w:rPr>
      </w:pPr>
      <w:r w:rsidRPr="002B78EE">
        <w:rPr>
          <w:rFonts w:cs="Times New Roman"/>
          <w:b/>
          <w:sz w:val="26"/>
        </w:rPr>
        <w:t>Đồng</w:t>
      </w:r>
      <w:r w:rsidRPr="002B78EE">
        <w:rPr>
          <w:rFonts w:cs="Times New Roman"/>
          <w:b/>
          <w:spacing w:val="-4"/>
          <w:sz w:val="26"/>
        </w:rPr>
        <w:t xml:space="preserve"> </w:t>
      </w:r>
      <w:r w:rsidRPr="002B78EE">
        <w:rPr>
          <w:rFonts w:cs="Times New Roman"/>
          <w:b/>
          <w:sz w:val="26"/>
        </w:rPr>
        <w:t>ý/</w:t>
      </w:r>
      <w:r w:rsidRPr="002B78EE">
        <w:rPr>
          <w:rFonts w:cs="Times New Roman"/>
          <w:b/>
          <w:spacing w:val="-2"/>
          <w:sz w:val="26"/>
        </w:rPr>
        <w:t xml:space="preserve"> </w:t>
      </w:r>
      <w:r w:rsidRPr="002B78EE">
        <w:rPr>
          <w:rFonts w:cs="Times New Roman"/>
          <w:b/>
          <w:sz w:val="26"/>
        </w:rPr>
        <w:t>Không</w:t>
      </w:r>
      <w:r w:rsidRPr="002B78EE">
        <w:rPr>
          <w:rFonts w:cs="Times New Roman"/>
          <w:b/>
          <w:spacing w:val="-2"/>
          <w:sz w:val="26"/>
        </w:rPr>
        <w:t xml:space="preserve"> </w:t>
      </w:r>
      <w:r w:rsidRPr="002B78EE">
        <w:rPr>
          <w:rFonts w:cs="Times New Roman"/>
          <w:b/>
          <w:sz w:val="26"/>
        </w:rPr>
        <w:t>đồng</w:t>
      </w:r>
      <w:r w:rsidRPr="002B78EE">
        <w:rPr>
          <w:rFonts w:cs="Times New Roman"/>
          <w:b/>
          <w:spacing w:val="-1"/>
          <w:sz w:val="26"/>
        </w:rPr>
        <w:t xml:space="preserve"> </w:t>
      </w:r>
      <w:r w:rsidRPr="002B78EE">
        <w:rPr>
          <w:rFonts w:cs="Times New Roman"/>
          <w:b/>
          <w:sz w:val="26"/>
        </w:rPr>
        <w:t xml:space="preserve">ý </w:t>
      </w:r>
      <w:r w:rsidRPr="002B78EE">
        <w:rPr>
          <w:rFonts w:cs="Times New Roman"/>
          <w:sz w:val="26"/>
        </w:rPr>
        <w:t>cho</w:t>
      </w:r>
      <w:r w:rsidRPr="002B78EE">
        <w:rPr>
          <w:rFonts w:cs="Times New Roman"/>
          <w:spacing w:val="-2"/>
          <w:sz w:val="26"/>
        </w:rPr>
        <w:t xml:space="preserve"> </w:t>
      </w:r>
      <w:r w:rsidRPr="002B78EE">
        <w:rPr>
          <w:rFonts w:cs="Times New Roman"/>
          <w:sz w:val="26"/>
        </w:rPr>
        <w:t>sinh</w:t>
      </w:r>
      <w:r w:rsidRPr="002B78EE">
        <w:rPr>
          <w:rFonts w:cs="Times New Roman"/>
          <w:spacing w:val="-3"/>
          <w:sz w:val="26"/>
        </w:rPr>
        <w:t xml:space="preserve"> </w:t>
      </w:r>
      <w:r w:rsidRPr="002B78EE">
        <w:rPr>
          <w:rFonts w:cs="Times New Roman"/>
          <w:sz w:val="26"/>
        </w:rPr>
        <w:t>viên</w:t>
      </w:r>
      <w:r w:rsidRPr="002B78EE">
        <w:rPr>
          <w:rFonts w:cs="Times New Roman"/>
          <w:spacing w:val="-4"/>
          <w:sz w:val="26"/>
        </w:rPr>
        <w:t xml:space="preserve"> </w:t>
      </w:r>
      <w:r w:rsidRPr="002B78EE">
        <w:rPr>
          <w:rFonts w:cs="Times New Roman"/>
          <w:sz w:val="26"/>
        </w:rPr>
        <w:t>bảo</w:t>
      </w:r>
      <w:r w:rsidRPr="002B78EE">
        <w:rPr>
          <w:rFonts w:cs="Times New Roman"/>
          <w:spacing w:val="-2"/>
          <w:sz w:val="26"/>
        </w:rPr>
        <w:t xml:space="preserve"> </w:t>
      </w:r>
      <w:r w:rsidRPr="002B78EE">
        <w:rPr>
          <w:rFonts w:cs="Times New Roman"/>
          <w:sz w:val="26"/>
        </w:rPr>
        <w:t>vệ</w:t>
      </w:r>
      <w:r w:rsidRPr="002B78EE">
        <w:rPr>
          <w:rFonts w:cs="Times New Roman"/>
          <w:spacing w:val="-1"/>
          <w:sz w:val="26"/>
        </w:rPr>
        <w:t xml:space="preserve"> </w:t>
      </w:r>
      <w:r w:rsidRPr="002B78EE">
        <w:rPr>
          <w:rFonts w:cs="Times New Roman"/>
          <w:sz w:val="26"/>
        </w:rPr>
        <w:t>trước</w:t>
      </w:r>
      <w:r w:rsidRPr="002B78EE">
        <w:rPr>
          <w:rFonts w:cs="Times New Roman"/>
          <w:spacing w:val="-2"/>
          <w:sz w:val="26"/>
        </w:rPr>
        <w:t xml:space="preserve"> </w:t>
      </w:r>
      <w:r w:rsidRPr="002B78EE">
        <w:rPr>
          <w:rFonts w:cs="Times New Roman"/>
          <w:sz w:val="26"/>
        </w:rPr>
        <w:t>hội</w:t>
      </w:r>
      <w:r w:rsidRPr="002B78EE">
        <w:rPr>
          <w:rFonts w:cs="Times New Roman"/>
          <w:spacing w:val="-2"/>
          <w:sz w:val="26"/>
        </w:rPr>
        <w:t xml:space="preserve"> </w:t>
      </w:r>
      <w:r w:rsidRPr="002B78EE">
        <w:rPr>
          <w:rFonts w:cs="Times New Roman"/>
          <w:sz w:val="26"/>
        </w:rPr>
        <w:t>đồng</w:t>
      </w:r>
      <w:r w:rsidRPr="002B78EE">
        <w:rPr>
          <w:rFonts w:cs="Times New Roman"/>
          <w:spacing w:val="-2"/>
          <w:sz w:val="26"/>
        </w:rPr>
        <w:t xml:space="preserve"> </w:t>
      </w:r>
      <w:r w:rsidRPr="002B78EE">
        <w:rPr>
          <w:rFonts w:cs="Times New Roman"/>
          <w:sz w:val="26"/>
        </w:rPr>
        <w:t>chấm</w:t>
      </w:r>
      <w:r w:rsidRPr="002B78EE">
        <w:rPr>
          <w:rFonts w:cs="Times New Roman"/>
          <w:spacing w:val="-3"/>
          <w:sz w:val="26"/>
        </w:rPr>
        <w:t xml:space="preserve"> </w:t>
      </w:r>
      <w:r w:rsidRPr="002B78EE">
        <w:rPr>
          <w:rFonts w:cs="Times New Roman"/>
          <w:sz w:val="26"/>
        </w:rPr>
        <w:t>đồ</w:t>
      </w:r>
      <w:r w:rsidRPr="002B78EE">
        <w:rPr>
          <w:rFonts w:cs="Times New Roman"/>
          <w:spacing w:val="-2"/>
          <w:sz w:val="26"/>
        </w:rPr>
        <w:t xml:space="preserve"> </w:t>
      </w:r>
      <w:r w:rsidRPr="002B78EE">
        <w:rPr>
          <w:rFonts w:cs="Times New Roman"/>
          <w:sz w:val="26"/>
        </w:rPr>
        <w:t>án</w:t>
      </w:r>
      <w:r w:rsidRPr="002B78EE">
        <w:rPr>
          <w:rFonts w:cs="Times New Roman"/>
          <w:spacing w:val="-4"/>
          <w:sz w:val="26"/>
        </w:rPr>
        <w:t xml:space="preserve"> </w:t>
      </w:r>
      <w:r w:rsidRPr="002B78EE">
        <w:rPr>
          <w:rFonts w:cs="Times New Roman"/>
          <w:sz w:val="26"/>
        </w:rPr>
        <w:t>tốt</w:t>
      </w:r>
      <w:r w:rsidRPr="002B78EE">
        <w:rPr>
          <w:rFonts w:cs="Times New Roman"/>
          <w:spacing w:val="-1"/>
          <w:sz w:val="26"/>
        </w:rPr>
        <w:t xml:space="preserve"> </w:t>
      </w:r>
      <w:r w:rsidRPr="002B78EE">
        <w:rPr>
          <w:rFonts w:cs="Times New Roman"/>
          <w:spacing w:val="-2"/>
          <w:sz w:val="26"/>
        </w:rPr>
        <w:t>nghiệp.</w:t>
      </w:r>
    </w:p>
    <w:p w14:paraId="34C4CD7D" w14:textId="77777777" w:rsidR="00314B16" w:rsidRPr="002B78EE" w:rsidRDefault="00314B16" w:rsidP="00314B16">
      <w:pPr>
        <w:spacing w:before="210"/>
        <w:ind w:left="688"/>
        <w:rPr>
          <w:rFonts w:cs="Times New Roman"/>
        </w:rPr>
      </w:pPr>
    </w:p>
    <w:p w14:paraId="7D0C143D" w14:textId="77777777" w:rsidR="00314B16" w:rsidRPr="002B78EE" w:rsidRDefault="00314B16" w:rsidP="00314B16">
      <w:pPr>
        <w:spacing w:before="1"/>
        <w:ind w:left="4890"/>
        <w:rPr>
          <w:rFonts w:cs="Times New Roman"/>
        </w:rPr>
      </w:pPr>
      <w:r w:rsidRPr="002B78EE">
        <w:rPr>
          <w:rFonts w:cs="Times New Roman"/>
        </w:rPr>
        <w:t>..................,</w:t>
      </w:r>
      <w:r w:rsidRPr="002B78EE">
        <w:rPr>
          <w:rFonts w:cs="Times New Roman"/>
          <w:spacing w:val="-1"/>
        </w:rPr>
        <w:t xml:space="preserve"> </w:t>
      </w:r>
      <w:r w:rsidRPr="002B78EE">
        <w:rPr>
          <w:rFonts w:cs="Times New Roman"/>
        </w:rPr>
        <w:t>ngày</w:t>
      </w:r>
      <w:r w:rsidRPr="002B78EE">
        <w:rPr>
          <w:rFonts w:cs="Times New Roman"/>
          <w:spacing w:val="1"/>
        </w:rPr>
        <w:t xml:space="preserve"> </w:t>
      </w:r>
      <w:r w:rsidRPr="002B78EE">
        <w:rPr>
          <w:rFonts w:cs="Times New Roman"/>
        </w:rPr>
        <w:t>….</w:t>
      </w:r>
      <w:r w:rsidRPr="002B78EE">
        <w:rPr>
          <w:rFonts w:cs="Times New Roman"/>
          <w:spacing w:val="1"/>
        </w:rPr>
        <w:t xml:space="preserve"> </w:t>
      </w:r>
      <w:r w:rsidRPr="002B78EE">
        <w:rPr>
          <w:rFonts w:cs="Times New Roman"/>
        </w:rPr>
        <w:t>tháng</w:t>
      </w:r>
      <w:r w:rsidRPr="002B78EE">
        <w:rPr>
          <w:rFonts w:cs="Times New Roman"/>
          <w:spacing w:val="-1"/>
        </w:rPr>
        <w:t xml:space="preserve"> </w:t>
      </w:r>
      <w:r w:rsidRPr="002B78EE">
        <w:rPr>
          <w:rFonts w:cs="Times New Roman"/>
        </w:rPr>
        <w:t>….</w:t>
      </w:r>
      <w:r w:rsidRPr="002B78EE">
        <w:rPr>
          <w:rFonts w:cs="Times New Roman"/>
          <w:spacing w:val="-1"/>
        </w:rPr>
        <w:t xml:space="preserve"> </w:t>
      </w:r>
      <w:r w:rsidRPr="002B78EE">
        <w:rPr>
          <w:rFonts w:cs="Times New Roman"/>
        </w:rPr>
        <w:t>năm</w:t>
      </w:r>
      <w:r w:rsidRPr="002B78EE">
        <w:rPr>
          <w:rFonts w:cs="Times New Roman"/>
          <w:spacing w:val="-1"/>
        </w:rPr>
        <w:t xml:space="preserve"> </w:t>
      </w:r>
      <w:r w:rsidRPr="002B78EE">
        <w:rPr>
          <w:rFonts w:cs="Times New Roman"/>
          <w:spacing w:val="-5"/>
        </w:rPr>
        <w:t>…..</w:t>
      </w:r>
    </w:p>
    <w:p w14:paraId="53717493" w14:textId="77777777" w:rsidR="00314B16" w:rsidRPr="002B78EE" w:rsidRDefault="00314B16" w:rsidP="00343127">
      <w:pPr>
        <w:pStyle w:val="Heading1"/>
      </w:pPr>
      <w:bookmarkStart w:id="4" w:name="__RefHeading___Toc26556_1225579473"/>
      <w:bookmarkStart w:id="5" w:name="_Toc185447725"/>
      <w:bookmarkEnd w:id="4"/>
      <w:r w:rsidRPr="002B78EE">
        <w:t>CÁN</w:t>
      </w:r>
      <w:r w:rsidRPr="002B78EE">
        <w:rPr>
          <w:spacing w:val="-5"/>
        </w:rPr>
        <w:t xml:space="preserve"> </w:t>
      </w:r>
      <w:r w:rsidRPr="002B78EE">
        <w:t>BỘ</w:t>
      </w:r>
      <w:r w:rsidRPr="002B78EE">
        <w:rPr>
          <w:spacing w:val="-5"/>
        </w:rPr>
        <w:t xml:space="preserve"> </w:t>
      </w:r>
      <w:r w:rsidRPr="002B78EE">
        <w:t>GIẢNG</w:t>
      </w:r>
      <w:r w:rsidRPr="002B78EE">
        <w:rPr>
          <w:spacing w:val="-8"/>
        </w:rPr>
        <w:t xml:space="preserve"> </w:t>
      </w:r>
      <w:r w:rsidRPr="002B78EE">
        <w:t>VIÊN</w:t>
      </w:r>
      <w:r w:rsidRPr="002B78EE">
        <w:rPr>
          <w:spacing w:val="-3"/>
        </w:rPr>
        <w:t xml:space="preserve"> </w:t>
      </w:r>
      <w:r w:rsidRPr="002B78EE">
        <w:t xml:space="preserve">HƯỚNG </w:t>
      </w:r>
      <w:r w:rsidRPr="002B78EE">
        <w:rPr>
          <w:spacing w:val="-5"/>
        </w:rPr>
        <w:t>DẪN</w:t>
      </w:r>
      <w:bookmarkEnd w:id="5"/>
    </w:p>
    <w:p w14:paraId="42921487" w14:textId="77777777" w:rsidR="00314B16" w:rsidRPr="002B78EE" w:rsidRDefault="00314B16" w:rsidP="00314B16">
      <w:pPr>
        <w:pStyle w:val="BodyText"/>
        <w:rPr>
          <w:rFonts w:ascii="Times New Roman" w:hAnsi="Times New Roman" w:cs="Times New Roman"/>
        </w:rPr>
      </w:pPr>
      <w:r w:rsidRPr="002B78EE">
        <w:rPr>
          <w:rFonts w:ascii="Times New Roman" w:hAnsi="Times New Roman" w:cs="Times New Roman"/>
        </w:rPr>
        <w:br w:type="page"/>
      </w:r>
    </w:p>
    <w:p w14:paraId="792A52CF" w14:textId="77777777" w:rsidR="00314B16" w:rsidRPr="002B78EE" w:rsidRDefault="00314B16" w:rsidP="00314B16">
      <w:pPr>
        <w:pStyle w:val="BodyText"/>
        <w:jc w:val="center"/>
        <w:rPr>
          <w:rFonts w:ascii="Times New Roman" w:hAnsi="Times New Roman" w:cs="Times New Roman"/>
        </w:rPr>
      </w:pPr>
      <w:r w:rsidRPr="002B78EE">
        <w:rPr>
          <w:rFonts w:ascii="Times New Roman" w:hAnsi="Times New Roman" w:cs="Times New Roman"/>
          <w:b/>
          <w:bCs/>
          <w:sz w:val="26"/>
          <w:szCs w:val="26"/>
        </w:rPr>
        <w:lastRenderedPageBreak/>
        <w:t xml:space="preserve">NHẬN XÉT, ĐÁNH GIÁ, CHO ĐIỂM </w:t>
      </w:r>
    </w:p>
    <w:p w14:paraId="67B7D23F" w14:textId="77777777" w:rsidR="00314B16" w:rsidRPr="002B78EE" w:rsidRDefault="00314B16" w:rsidP="00314B16">
      <w:pPr>
        <w:pStyle w:val="BodyText"/>
        <w:jc w:val="center"/>
        <w:rPr>
          <w:rFonts w:ascii="Times New Roman" w:hAnsi="Times New Roman" w:cs="Times New Roman"/>
        </w:rPr>
      </w:pPr>
      <w:r w:rsidRPr="002B78EE">
        <w:rPr>
          <w:rFonts w:ascii="Times New Roman" w:hAnsi="Times New Roman" w:cs="Times New Roman"/>
          <w:b/>
          <w:bCs/>
          <w:sz w:val="26"/>
          <w:szCs w:val="26"/>
        </w:rPr>
        <w:t>(CỦA GIẢNG VIÊN PHẢN BIỆN)</w:t>
      </w:r>
    </w:p>
    <w:p w14:paraId="1209AF41" w14:textId="77777777" w:rsidR="00314B16" w:rsidRPr="002B78EE" w:rsidRDefault="00314B16" w:rsidP="00314B16">
      <w:pPr>
        <w:pStyle w:val="BodyText"/>
        <w:jc w:val="center"/>
        <w:rPr>
          <w:rFonts w:ascii="Times New Roman" w:hAnsi="Times New Roman" w:cs="Times New Roman"/>
          <w:b/>
          <w:bCs/>
          <w:sz w:val="26"/>
          <w:szCs w:val="26"/>
        </w:rPr>
      </w:pPr>
    </w:p>
    <w:p w14:paraId="18950777" w14:textId="77777777" w:rsidR="00314B16" w:rsidRPr="002B78EE" w:rsidRDefault="00314B16" w:rsidP="00314B16">
      <w:pPr>
        <w:ind w:left="120"/>
        <w:jc w:val="center"/>
        <w:rPr>
          <w:rFonts w:cs="Times New Roman"/>
        </w:rPr>
      </w:pPr>
      <w:r w:rsidRPr="002B78EE">
        <w:rPr>
          <w:rFonts w:cs="Times New Roman"/>
          <w:b/>
          <w:spacing w:val="-2"/>
          <w:sz w:val="26"/>
        </w:rPr>
        <w:t>.............................................................................................................................................</w:t>
      </w:r>
    </w:p>
    <w:p w14:paraId="284C1236"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9635B04"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3A7612D"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747C215"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66ED6516"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3C4BE571"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6AE01D5"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C8923CB"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42EED4D"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2752728C"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21013AF4"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73F712A"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67E53FE2" w14:textId="77777777" w:rsidR="00314B16" w:rsidRPr="002B78EE" w:rsidRDefault="00314B16" w:rsidP="00314B16">
      <w:pPr>
        <w:tabs>
          <w:tab w:val="left" w:leader="dot" w:pos="7951"/>
        </w:tabs>
        <w:spacing w:before="209"/>
        <w:ind w:left="688"/>
        <w:rPr>
          <w:rFonts w:cs="Times New Roman"/>
        </w:rPr>
      </w:pPr>
      <w:r w:rsidRPr="002B78EE">
        <w:rPr>
          <w:rFonts w:cs="Times New Roman"/>
          <w:b/>
          <w:sz w:val="26"/>
        </w:rPr>
        <w:t>Điểm:</w:t>
      </w:r>
      <w:r w:rsidRPr="002B78EE">
        <w:rPr>
          <w:rFonts w:cs="Times New Roman"/>
          <w:b/>
          <w:spacing w:val="30"/>
          <w:sz w:val="26"/>
        </w:rPr>
        <w:t xml:space="preserve"> </w:t>
      </w:r>
      <w:r w:rsidRPr="002B78EE">
        <w:rPr>
          <w:rFonts w:cs="Times New Roman"/>
          <w:b/>
          <w:sz w:val="26"/>
        </w:rPr>
        <w:t>...............................(</w:t>
      </w:r>
      <w:r w:rsidRPr="002B78EE">
        <w:rPr>
          <w:rFonts w:cs="Times New Roman"/>
          <w:sz w:val="26"/>
        </w:rPr>
        <w:t>bằng</w:t>
      </w:r>
      <w:r w:rsidRPr="002B78EE">
        <w:rPr>
          <w:rFonts w:cs="Times New Roman"/>
          <w:spacing w:val="31"/>
          <w:sz w:val="26"/>
        </w:rPr>
        <w:t xml:space="preserve"> </w:t>
      </w:r>
      <w:r w:rsidRPr="002B78EE">
        <w:rPr>
          <w:rFonts w:cs="Times New Roman"/>
          <w:spacing w:val="-5"/>
          <w:sz w:val="26"/>
        </w:rPr>
        <w:t>chữ</w:t>
      </w:r>
      <w:r w:rsidRPr="002B78EE">
        <w:rPr>
          <w:rFonts w:cs="Times New Roman"/>
          <w:sz w:val="26"/>
        </w:rPr>
        <w:tab/>
      </w:r>
      <w:r w:rsidRPr="002B78EE">
        <w:rPr>
          <w:rFonts w:cs="Times New Roman"/>
          <w:spacing w:val="-10"/>
          <w:sz w:val="26"/>
        </w:rPr>
        <w:t>)</w:t>
      </w:r>
    </w:p>
    <w:p w14:paraId="60D0A2F5" w14:textId="77777777" w:rsidR="00314B16" w:rsidRPr="002B78EE" w:rsidRDefault="00314B16" w:rsidP="00314B16">
      <w:pPr>
        <w:spacing w:before="210"/>
        <w:ind w:left="688"/>
        <w:rPr>
          <w:rFonts w:cs="Times New Roman"/>
        </w:rPr>
      </w:pPr>
      <w:r w:rsidRPr="002B78EE">
        <w:rPr>
          <w:rFonts w:cs="Times New Roman"/>
        </w:rPr>
        <w:t>Đồng</w:t>
      </w:r>
      <w:r w:rsidRPr="002B78EE">
        <w:rPr>
          <w:rFonts w:cs="Times New Roman"/>
          <w:spacing w:val="-4"/>
        </w:rPr>
        <w:t xml:space="preserve"> </w:t>
      </w:r>
      <w:r w:rsidRPr="002B78EE">
        <w:rPr>
          <w:rFonts w:cs="Times New Roman"/>
        </w:rPr>
        <w:t>ý/</w:t>
      </w:r>
      <w:r w:rsidRPr="002B78EE">
        <w:rPr>
          <w:rFonts w:cs="Times New Roman"/>
          <w:spacing w:val="-2"/>
        </w:rPr>
        <w:t xml:space="preserve"> </w:t>
      </w:r>
      <w:r w:rsidRPr="002B78EE">
        <w:rPr>
          <w:rFonts w:cs="Times New Roman"/>
        </w:rPr>
        <w:t>Không</w:t>
      </w:r>
      <w:r w:rsidRPr="002B78EE">
        <w:rPr>
          <w:rFonts w:cs="Times New Roman"/>
          <w:spacing w:val="-2"/>
        </w:rPr>
        <w:t xml:space="preserve"> </w:t>
      </w:r>
      <w:r w:rsidRPr="002B78EE">
        <w:rPr>
          <w:rFonts w:cs="Times New Roman"/>
        </w:rPr>
        <w:t>đồng</w:t>
      </w:r>
      <w:r w:rsidRPr="002B78EE">
        <w:rPr>
          <w:rFonts w:cs="Times New Roman"/>
          <w:spacing w:val="-1"/>
        </w:rPr>
        <w:t xml:space="preserve"> </w:t>
      </w:r>
      <w:r w:rsidRPr="002B78EE">
        <w:rPr>
          <w:rFonts w:cs="Times New Roman"/>
        </w:rPr>
        <w:t>ý cho</w:t>
      </w:r>
      <w:r w:rsidRPr="002B78EE">
        <w:rPr>
          <w:rFonts w:cs="Times New Roman"/>
          <w:spacing w:val="-2"/>
        </w:rPr>
        <w:t xml:space="preserve"> </w:t>
      </w:r>
      <w:r w:rsidRPr="002B78EE">
        <w:rPr>
          <w:rFonts w:cs="Times New Roman"/>
        </w:rPr>
        <w:t>sinh</w:t>
      </w:r>
      <w:r w:rsidRPr="002B78EE">
        <w:rPr>
          <w:rFonts w:cs="Times New Roman"/>
          <w:spacing w:val="-3"/>
        </w:rPr>
        <w:t xml:space="preserve"> </w:t>
      </w:r>
      <w:r w:rsidRPr="002B78EE">
        <w:rPr>
          <w:rFonts w:cs="Times New Roman"/>
        </w:rPr>
        <w:t>viên</w:t>
      </w:r>
      <w:r w:rsidRPr="002B78EE">
        <w:rPr>
          <w:rFonts w:cs="Times New Roman"/>
          <w:spacing w:val="-4"/>
        </w:rPr>
        <w:t xml:space="preserve"> </w:t>
      </w:r>
      <w:r w:rsidRPr="002B78EE">
        <w:rPr>
          <w:rFonts w:cs="Times New Roman"/>
        </w:rPr>
        <w:t>bảo</w:t>
      </w:r>
      <w:r w:rsidRPr="002B78EE">
        <w:rPr>
          <w:rFonts w:cs="Times New Roman"/>
          <w:spacing w:val="-2"/>
        </w:rPr>
        <w:t xml:space="preserve"> </w:t>
      </w:r>
      <w:r w:rsidRPr="002B78EE">
        <w:rPr>
          <w:rFonts w:cs="Times New Roman"/>
        </w:rPr>
        <w:t>vệ</w:t>
      </w:r>
      <w:r w:rsidRPr="002B78EE">
        <w:rPr>
          <w:rFonts w:cs="Times New Roman"/>
          <w:spacing w:val="-1"/>
        </w:rPr>
        <w:t xml:space="preserve"> </w:t>
      </w:r>
      <w:r w:rsidRPr="002B78EE">
        <w:rPr>
          <w:rFonts w:cs="Times New Roman"/>
        </w:rPr>
        <w:t>trước</w:t>
      </w:r>
      <w:r w:rsidRPr="002B78EE">
        <w:rPr>
          <w:rFonts w:cs="Times New Roman"/>
          <w:spacing w:val="-2"/>
        </w:rPr>
        <w:t xml:space="preserve"> </w:t>
      </w:r>
      <w:r w:rsidRPr="002B78EE">
        <w:rPr>
          <w:rFonts w:cs="Times New Roman"/>
        </w:rPr>
        <w:t>hội</w:t>
      </w:r>
      <w:r w:rsidRPr="002B78EE">
        <w:rPr>
          <w:rFonts w:cs="Times New Roman"/>
          <w:spacing w:val="-2"/>
        </w:rPr>
        <w:t xml:space="preserve"> </w:t>
      </w:r>
      <w:r w:rsidRPr="002B78EE">
        <w:rPr>
          <w:rFonts w:cs="Times New Roman"/>
        </w:rPr>
        <w:t>đồng</w:t>
      </w:r>
      <w:r w:rsidRPr="002B78EE">
        <w:rPr>
          <w:rFonts w:cs="Times New Roman"/>
          <w:spacing w:val="-2"/>
        </w:rPr>
        <w:t xml:space="preserve"> </w:t>
      </w:r>
      <w:r w:rsidRPr="002B78EE">
        <w:rPr>
          <w:rFonts w:cs="Times New Roman"/>
        </w:rPr>
        <w:t>chấm</w:t>
      </w:r>
      <w:r w:rsidRPr="002B78EE">
        <w:rPr>
          <w:rFonts w:cs="Times New Roman"/>
          <w:spacing w:val="-3"/>
        </w:rPr>
        <w:t xml:space="preserve"> </w:t>
      </w:r>
      <w:r w:rsidRPr="002B78EE">
        <w:rPr>
          <w:rFonts w:cs="Times New Roman"/>
        </w:rPr>
        <w:t>đồ</w:t>
      </w:r>
      <w:r w:rsidRPr="002B78EE">
        <w:rPr>
          <w:rFonts w:cs="Times New Roman"/>
          <w:spacing w:val="-2"/>
        </w:rPr>
        <w:t xml:space="preserve"> </w:t>
      </w:r>
      <w:r w:rsidRPr="002B78EE">
        <w:rPr>
          <w:rFonts w:cs="Times New Roman"/>
        </w:rPr>
        <w:t>án</w:t>
      </w:r>
      <w:r w:rsidRPr="002B78EE">
        <w:rPr>
          <w:rFonts w:cs="Times New Roman"/>
          <w:spacing w:val="-4"/>
        </w:rPr>
        <w:t xml:space="preserve"> </w:t>
      </w:r>
      <w:r w:rsidRPr="002B78EE">
        <w:rPr>
          <w:rFonts w:cs="Times New Roman"/>
        </w:rPr>
        <w:t>tốt</w:t>
      </w:r>
      <w:r w:rsidRPr="002B78EE">
        <w:rPr>
          <w:rFonts w:cs="Times New Roman"/>
          <w:spacing w:val="-1"/>
        </w:rPr>
        <w:t xml:space="preserve"> </w:t>
      </w:r>
      <w:r w:rsidRPr="002B78EE">
        <w:rPr>
          <w:rFonts w:cs="Times New Roman"/>
          <w:spacing w:val="-2"/>
        </w:rPr>
        <w:t>nghiệp.</w:t>
      </w:r>
    </w:p>
    <w:p w14:paraId="3F087363" w14:textId="77777777" w:rsidR="00314B16" w:rsidRPr="002B78EE" w:rsidRDefault="00314B16" w:rsidP="00314B16">
      <w:pPr>
        <w:spacing w:before="210"/>
        <w:ind w:left="688"/>
        <w:rPr>
          <w:rFonts w:cs="Times New Roman"/>
          <w:spacing w:val="-2"/>
        </w:rPr>
      </w:pPr>
    </w:p>
    <w:p w14:paraId="423F6366" w14:textId="77777777" w:rsidR="00314B16" w:rsidRPr="002B78EE" w:rsidRDefault="00314B16" w:rsidP="00314B16">
      <w:pPr>
        <w:spacing w:before="210"/>
        <w:ind w:left="688"/>
        <w:rPr>
          <w:rFonts w:cs="Times New Roman"/>
          <w:spacing w:val="-2"/>
        </w:rPr>
      </w:pPr>
    </w:p>
    <w:p w14:paraId="14D51002" w14:textId="77777777" w:rsidR="00314B16" w:rsidRPr="002B78EE" w:rsidRDefault="00314B16" w:rsidP="00314B16">
      <w:pPr>
        <w:pStyle w:val="BodyText"/>
        <w:spacing w:before="1" w:after="0"/>
        <w:ind w:left="4890"/>
        <w:jc w:val="right"/>
        <w:rPr>
          <w:rFonts w:ascii="Times New Roman" w:hAnsi="Times New Roman" w:cs="Times New Roman"/>
          <w:sz w:val="28"/>
          <w:szCs w:val="28"/>
        </w:rPr>
      </w:pPr>
      <w:r w:rsidRPr="002B78EE">
        <w:rPr>
          <w:rFonts w:ascii="Times New Roman" w:hAnsi="Times New Roman" w:cs="Times New Roman"/>
          <w:sz w:val="28"/>
          <w:szCs w:val="28"/>
        </w:rPr>
        <w:t>...................,</w:t>
      </w:r>
      <w:r w:rsidRPr="002B78EE">
        <w:rPr>
          <w:rFonts w:ascii="Times New Roman" w:hAnsi="Times New Roman" w:cs="Times New Roman"/>
          <w:spacing w:val="-1"/>
          <w:sz w:val="28"/>
          <w:szCs w:val="28"/>
        </w:rPr>
        <w:t xml:space="preserve"> </w:t>
      </w:r>
      <w:r w:rsidRPr="002B78EE">
        <w:rPr>
          <w:rFonts w:ascii="Times New Roman" w:hAnsi="Times New Roman" w:cs="Times New Roman"/>
          <w:sz w:val="28"/>
          <w:szCs w:val="28"/>
        </w:rPr>
        <w:t>ngày</w:t>
      </w:r>
      <w:r w:rsidRPr="002B78EE">
        <w:rPr>
          <w:rFonts w:ascii="Times New Roman" w:hAnsi="Times New Roman" w:cs="Times New Roman"/>
          <w:spacing w:val="1"/>
          <w:sz w:val="28"/>
          <w:szCs w:val="28"/>
        </w:rPr>
        <w:t xml:space="preserve"> </w:t>
      </w:r>
      <w:r w:rsidRPr="002B78EE">
        <w:rPr>
          <w:rFonts w:ascii="Times New Roman" w:hAnsi="Times New Roman" w:cs="Times New Roman"/>
          <w:sz w:val="28"/>
          <w:szCs w:val="28"/>
        </w:rPr>
        <w:t>….</w:t>
      </w:r>
      <w:r w:rsidRPr="002B78EE">
        <w:rPr>
          <w:rFonts w:ascii="Times New Roman" w:hAnsi="Times New Roman" w:cs="Times New Roman"/>
          <w:spacing w:val="1"/>
          <w:sz w:val="28"/>
          <w:szCs w:val="28"/>
        </w:rPr>
        <w:t xml:space="preserve"> </w:t>
      </w:r>
      <w:r w:rsidRPr="002B78EE">
        <w:rPr>
          <w:rFonts w:ascii="Times New Roman" w:hAnsi="Times New Roman" w:cs="Times New Roman"/>
          <w:sz w:val="28"/>
          <w:szCs w:val="28"/>
        </w:rPr>
        <w:t>tháng</w:t>
      </w:r>
      <w:r w:rsidRPr="002B78EE">
        <w:rPr>
          <w:rFonts w:ascii="Times New Roman" w:hAnsi="Times New Roman" w:cs="Times New Roman"/>
          <w:spacing w:val="-1"/>
          <w:sz w:val="28"/>
          <w:szCs w:val="28"/>
        </w:rPr>
        <w:t xml:space="preserve"> </w:t>
      </w:r>
      <w:r w:rsidRPr="002B78EE">
        <w:rPr>
          <w:rFonts w:ascii="Times New Roman" w:hAnsi="Times New Roman" w:cs="Times New Roman"/>
          <w:sz w:val="28"/>
          <w:szCs w:val="28"/>
        </w:rPr>
        <w:t>….</w:t>
      </w:r>
      <w:r w:rsidRPr="002B78EE">
        <w:rPr>
          <w:rFonts w:ascii="Times New Roman" w:hAnsi="Times New Roman" w:cs="Times New Roman"/>
          <w:spacing w:val="-1"/>
          <w:sz w:val="28"/>
          <w:szCs w:val="28"/>
        </w:rPr>
        <w:t xml:space="preserve"> </w:t>
      </w:r>
      <w:r w:rsidRPr="002B78EE">
        <w:rPr>
          <w:rFonts w:ascii="Times New Roman" w:hAnsi="Times New Roman" w:cs="Times New Roman"/>
          <w:sz w:val="28"/>
          <w:szCs w:val="28"/>
        </w:rPr>
        <w:t>năm</w:t>
      </w:r>
      <w:r w:rsidRPr="002B78EE">
        <w:rPr>
          <w:rFonts w:ascii="Times New Roman" w:hAnsi="Times New Roman" w:cs="Times New Roman"/>
          <w:spacing w:val="-1"/>
          <w:sz w:val="28"/>
          <w:szCs w:val="28"/>
        </w:rPr>
        <w:t xml:space="preserve"> </w:t>
      </w:r>
      <w:r w:rsidRPr="002B78EE">
        <w:rPr>
          <w:rFonts w:ascii="Times New Roman" w:hAnsi="Times New Roman" w:cs="Times New Roman"/>
          <w:spacing w:val="-5"/>
          <w:sz w:val="28"/>
          <w:szCs w:val="28"/>
        </w:rPr>
        <w:t>…..</w:t>
      </w:r>
    </w:p>
    <w:p w14:paraId="4CD3C8EF" w14:textId="77777777" w:rsidR="00314B16" w:rsidRPr="002B78EE" w:rsidRDefault="00314B16" w:rsidP="00314B16">
      <w:pPr>
        <w:spacing w:before="209"/>
        <w:ind w:left="5362"/>
        <w:jc w:val="right"/>
        <w:rPr>
          <w:rFonts w:cs="Times New Roman"/>
        </w:rPr>
      </w:pPr>
      <w:r w:rsidRPr="002B78EE">
        <w:rPr>
          <w:rFonts w:cs="Times New Roman"/>
          <w:b/>
          <w:spacing w:val="-2"/>
          <w:sz w:val="26"/>
        </w:rPr>
        <w:t>CÁN</w:t>
      </w:r>
      <w:r w:rsidRPr="002B78EE">
        <w:rPr>
          <w:rFonts w:cs="Times New Roman"/>
          <w:b/>
          <w:spacing w:val="-5"/>
          <w:sz w:val="26"/>
        </w:rPr>
        <w:t xml:space="preserve"> </w:t>
      </w:r>
      <w:r w:rsidRPr="002B78EE">
        <w:rPr>
          <w:rFonts w:cs="Times New Roman"/>
          <w:b/>
          <w:spacing w:val="-2"/>
          <w:sz w:val="26"/>
        </w:rPr>
        <w:t>BỘ</w:t>
      </w:r>
      <w:r w:rsidRPr="002B78EE">
        <w:rPr>
          <w:rFonts w:cs="Times New Roman"/>
          <w:b/>
          <w:spacing w:val="-4"/>
          <w:sz w:val="26"/>
        </w:rPr>
        <w:t xml:space="preserve"> </w:t>
      </w:r>
      <w:r w:rsidRPr="002B78EE">
        <w:rPr>
          <w:rFonts w:cs="Times New Roman"/>
          <w:b/>
          <w:spacing w:val="-2"/>
          <w:sz w:val="26"/>
        </w:rPr>
        <w:t>GIẢNG</w:t>
      </w:r>
      <w:r w:rsidRPr="002B78EE">
        <w:rPr>
          <w:rFonts w:cs="Times New Roman"/>
          <w:b/>
          <w:spacing w:val="-8"/>
          <w:sz w:val="26"/>
        </w:rPr>
        <w:t xml:space="preserve"> </w:t>
      </w:r>
      <w:r w:rsidRPr="002B78EE">
        <w:rPr>
          <w:rFonts w:cs="Times New Roman"/>
          <w:b/>
          <w:spacing w:val="-2"/>
          <w:sz w:val="26"/>
        </w:rPr>
        <w:t xml:space="preserve">VIÊN PHẢN </w:t>
      </w:r>
      <w:r w:rsidRPr="002B78EE">
        <w:rPr>
          <w:rFonts w:cs="Times New Roman"/>
          <w:b/>
          <w:spacing w:val="-4"/>
          <w:sz w:val="26"/>
        </w:rPr>
        <w:t>BIỆN</w:t>
      </w:r>
    </w:p>
    <w:p w14:paraId="73D0591B" w14:textId="77777777" w:rsidR="00314B16" w:rsidRPr="002B78EE" w:rsidRDefault="00314B16" w:rsidP="00314B16">
      <w:pPr>
        <w:spacing w:before="209"/>
        <w:ind w:left="5362"/>
        <w:jc w:val="right"/>
        <w:rPr>
          <w:rFonts w:cs="Times New Roman"/>
          <w:b/>
          <w:spacing w:val="-4"/>
          <w:sz w:val="26"/>
        </w:rPr>
      </w:pPr>
    </w:p>
    <w:p w14:paraId="1AF74A4F" w14:textId="77777777" w:rsidR="00314B16" w:rsidRPr="002B78EE" w:rsidRDefault="00314B16" w:rsidP="00314B16">
      <w:pPr>
        <w:spacing w:before="209"/>
        <w:rPr>
          <w:rFonts w:cs="Times New Roman"/>
          <w:b/>
          <w:spacing w:val="-4"/>
          <w:sz w:val="26"/>
        </w:rPr>
      </w:pPr>
      <w:r w:rsidRPr="002B78EE">
        <w:rPr>
          <w:rFonts w:cs="Times New Roman"/>
        </w:rPr>
        <w:br w:type="page"/>
      </w:r>
    </w:p>
    <w:p w14:paraId="1BEA88F3" w14:textId="77777777" w:rsidR="00314B16" w:rsidRPr="002B78EE" w:rsidRDefault="00314B16" w:rsidP="00314B16">
      <w:pPr>
        <w:pStyle w:val="Heading2"/>
        <w:ind w:right="772"/>
        <w:jc w:val="center"/>
        <w:rPr>
          <w:rFonts w:cs="Times New Roman"/>
          <w:b/>
          <w:spacing w:val="-4"/>
        </w:rPr>
      </w:pPr>
    </w:p>
    <w:p w14:paraId="0F949A5D" w14:textId="77777777" w:rsidR="00314B16" w:rsidRPr="002B78EE" w:rsidRDefault="00314B16" w:rsidP="00343127">
      <w:pPr>
        <w:pStyle w:val="Heading1"/>
      </w:pPr>
      <w:bookmarkStart w:id="6" w:name="__RefHeading___Toc26550_1225579473"/>
      <w:bookmarkStart w:id="7" w:name="_Toc185447726"/>
      <w:bookmarkEnd w:id="6"/>
      <w:r w:rsidRPr="002B78EE">
        <w:t>LỜI CẢM ƠN</w:t>
      </w:r>
      <w:bookmarkEnd w:id="7"/>
    </w:p>
    <w:p w14:paraId="52F28B38" w14:textId="77777777" w:rsidR="00314B16" w:rsidRPr="002B78EE" w:rsidRDefault="00314B16" w:rsidP="00314B16">
      <w:pPr>
        <w:pStyle w:val="Heading2"/>
        <w:ind w:right="772"/>
        <w:jc w:val="center"/>
        <w:rPr>
          <w:rFonts w:cs="Times New Roman"/>
          <w:b/>
          <w:bCs/>
        </w:rPr>
      </w:pPr>
    </w:p>
    <w:p w14:paraId="3DD3CE58" w14:textId="77777777" w:rsidR="00314B16" w:rsidRPr="002B78EE" w:rsidRDefault="00314B16" w:rsidP="00314B16">
      <w:pPr>
        <w:pStyle w:val="Heading2"/>
        <w:jc w:val="center"/>
        <w:rPr>
          <w:rFonts w:cs="Times New Roman"/>
          <w:b/>
          <w:bCs/>
        </w:rPr>
      </w:pPr>
    </w:p>
    <w:p w14:paraId="019FC822" w14:textId="77777777" w:rsidR="00314B16" w:rsidRPr="002B78EE" w:rsidRDefault="00314B16" w:rsidP="00314B16">
      <w:pPr>
        <w:pStyle w:val="normal1"/>
        <w:rPr>
          <w:rFonts w:ascii="Times New Roman" w:hAnsi="Times New Roman" w:cs="Times New Roman"/>
          <w:sz w:val="28"/>
          <w:szCs w:val="28"/>
        </w:rPr>
      </w:pPr>
      <w:r w:rsidRPr="002B78EE">
        <w:rPr>
          <w:rFonts w:ascii="Times New Roman" w:hAnsi="Times New Roman" w:cs="Times New Roman"/>
          <w:sz w:val="28"/>
          <w:szCs w:val="28"/>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p>
    <w:p w14:paraId="69CD82BC" w14:textId="77777777" w:rsidR="00314B16" w:rsidRPr="002B78EE" w:rsidRDefault="00314B16" w:rsidP="00314B16">
      <w:pPr>
        <w:pStyle w:val="normal1"/>
        <w:rPr>
          <w:rFonts w:ascii="Times New Roman" w:hAnsi="Times New Roman" w:cs="Times New Roman"/>
          <w:sz w:val="28"/>
          <w:szCs w:val="28"/>
        </w:rPr>
      </w:pPr>
    </w:p>
    <w:p w14:paraId="0C1D63F5" w14:textId="77777777" w:rsidR="00314B16" w:rsidRPr="002B78EE" w:rsidRDefault="00314B16" w:rsidP="00314B16">
      <w:pPr>
        <w:pStyle w:val="normal1"/>
        <w:rPr>
          <w:rFonts w:ascii="Times New Roman" w:hAnsi="Times New Roman" w:cs="Times New Roman"/>
          <w:sz w:val="28"/>
          <w:szCs w:val="28"/>
        </w:rPr>
      </w:pPr>
      <w:r w:rsidRPr="002B78EE">
        <w:rPr>
          <w:rFonts w:ascii="Times New Roman" w:hAnsi="Times New Roman" w:cs="Times New Roman"/>
          <w:sz w:val="28"/>
          <w:szCs w:val="28"/>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p>
    <w:p w14:paraId="5E905E08" w14:textId="77777777" w:rsidR="00314B16" w:rsidRPr="002B78EE" w:rsidRDefault="00314B16" w:rsidP="00314B16">
      <w:pPr>
        <w:pStyle w:val="normal1"/>
        <w:rPr>
          <w:rFonts w:ascii="Times New Roman" w:hAnsi="Times New Roman" w:cs="Times New Roman"/>
          <w:sz w:val="28"/>
          <w:szCs w:val="28"/>
        </w:rPr>
      </w:pPr>
    </w:p>
    <w:p w14:paraId="6374434D" w14:textId="77777777" w:rsidR="00314B16" w:rsidRPr="002B78EE" w:rsidRDefault="00314B16" w:rsidP="00314B16">
      <w:pPr>
        <w:pStyle w:val="normal1"/>
        <w:rPr>
          <w:rFonts w:ascii="Times New Roman" w:hAnsi="Times New Roman" w:cs="Times New Roman"/>
          <w:sz w:val="28"/>
          <w:szCs w:val="28"/>
        </w:rPr>
      </w:pPr>
      <w:r w:rsidRPr="002B78EE">
        <w:rPr>
          <w:rFonts w:ascii="Times New Roman" w:hAnsi="Times New Roman" w:cs="Times New Roman"/>
          <w:sz w:val="28"/>
          <w:szCs w:val="28"/>
        </w:rPr>
        <w:tab/>
        <w:t>Bên cạnh đó, nhóm em chân thành cảm ơn gia đình, bạn bè và các anh chị khóa trên đã luôn đồng hành, động viên và hỗ trợ nhóm em trong suốt hành trình thực hiện đồ án này.</w:t>
      </w:r>
    </w:p>
    <w:p w14:paraId="7E46DE79" w14:textId="77777777" w:rsidR="00314B16" w:rsidRPr="002B78EE" w:rsidRDefault="00314B16" w:rsidP="00314B16">
      <w:pPr>
        <w:pStyle w:val="normal1"/>
        <w:rPr>
          <w:rFonts w:ascii="Times New Roman" w:hAnsi="Times New Roman" w:cs="Times New Roman"/>
          <w:sz w:val="28"/>
          <w:szCs w:val="28"/>
        </w:rPr>
      </w:pPr>
    </w:p>
    <w:p w14:paraId="7FD1D1AC" w14:textId="77777777" w:rsidR="00314B16" w:rsidRPr="002B78EE" w:rsidRDefault="00314B16" w:rsidP="00314B16">
      <w:pPr>
        <w:pStyle w:val="normal1"/>
        <w:rPr>
          <w:rFonts w:ascii="Times New Roman" w:hAnsi="Times New Roman" w:cs="Times New Roman"/>
          <w:sz w:val="28"/>
          <w:szCs w:val="28"/>
        </w:rPr>
      </w:pPr>
      <w:r w:rsidRPr="002B78EE">
        <w:rPr>
          <w:rFonts w:ascii="Times New Roman" w:hAnsi="Times New Roman" w:cs="Times New Roman"/>
          <w:sz w:val="28"/>
          <w:szCs w:val="28"/>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p>
    <w:p w14:paraId="2F65AE4B" w14:textId="77777777" w:rsidR="00314B16" w:rsidRPr="002B78EE" w:rsidRDefault="00314B16" w:rsidP="00314B16">
      <w:pPr>
        <w:pStyle w:val="normal1"/>
        <w:rPr>
          <w:rFonts w:ascii="Times New Roman" w:hAnsi="Times New Roman" w:cs="Times New Roman"/>
          <w:sz w:val="28"/>
          <w:szCs w:val="28"/>
        </w:rPr>
      </w:pPr>
    </w:p>
    <w:p w14:paraId="6ADC41FE" w14:textId="77777777" w:rsidR="00314B16" w:rsidRPr="002B78EE" w:rsidRDefault="00314B16" w:rsidP="00314B16">
      <w:pPr>
        <w:pStyle w:val="normal1"/>
        <w:rPr>
          <w:rFonts w:ascii="Times New Roman" w:hAnsi="Times New Roman" w:cs="Times New Roman"/>
          <w:sz w:val="28"/>
          <w:szCs w:val="28"/>
        </w:rPr>
      </w:pPr>
      <w:r w:rsidRPr="002B78EE">
        <w:rPr>
          <w:rFonts w:ascii="Times New Roman" w:hAnsi="Times New Roman" w:cs="Times New Roman"/>
          <w:sz w:val="28"/>
          <w:szCs w:val="28"/>
        </w:rPr>
        <w:tab/>
        <w:t>Nhóm em xin chân thành cảm ơn!</w:t>
      </w:r>
    </w:p>
    <w:p w14:paraId="1EDCA9CE" w14:textId="77777777" w:rsidR="00314B16" w:rsidRPr="002B78EE" w:rsidRDefault="00314B16" w:rsidP="00314B16">
      <w:pPr>
        <w:pStyle w:val="normal1"/>
        <w:rPr>
          <w:rFonts w:ascii="Times New Roman" w:hAnsi="Times New Roman" w:cs="Times New Roman"/>
          <w:sz w:val="28"/>
          <w:szCs w:val="28"/>
        </w:rPr>
      </w:pPr>
    </w:p>
    <w:p w14:paraId="126B197B" w14:textId="77777777" w:rsidR="00314B16" w:rsidRPr="002B78EE" w:rsidRDefault="00314B16" w:rsidP="00314B16">
      <w:pPr>
        <w:pStyle w:val="normal1"/>
        <w:jc w:val="right"/>
        <w:rPr>
          <w:rFonts w:ascii="Times New Roman" w:hAnsi="Times New Roman" w:cs="Times New Roman"/>
          <w:sz w:val="28"/>
          <w:szCs w:val="28"/>
        </w:rPr>
      </w:pPr>
      <w:r w:rsidRPr="002B78EE">
        <w:rPr>
          <w:rFonts w:ascii="Times New Roman" w:hAnsi="Times New Roman" w:cs="Times New Roman"/>
          <w:sz w:val="28"/>
          <w:szCs w:val="28"/>
        </w:rPr>
        <w:t>Hà Nội, tháng 12 năm 2024</w:t>
      </w:r>
    </w:p>
    <w:p w14:paraId="31BD4EC3" w14:textId="77777777" w:rsidR="00314B16" w:rsidRPr="002B78EE" w:rsidRDefault="00314B16" w:rsidP="00314B16">
      <w:pPr>
        <w:pStyle w:val="normal1"/>
        <w:jc w:val="right"/>
        <w:rPr>
          <w:rFonts w:ascii="Times New Roman" w:hAnsi="Times New Roman" w:cs="Times New Roman"/>
          <w:sz w:val="28"/>
          <w:szCs w:val="28"/>
        </w:rPr>
      </w:pPr>
      <w:r w:rsidRPr="002B78EE">
        <w:rPr>
          <w:rFonts w:ascii="Times New Roman" w:hAnsi="Times New Roman" w:cs="Times New Roman"/>
          <w:sz w:val="28"/>
          <w:szCs w:val="28"/>
        </w:rPr>
        <w:t>Nhóm sinh viên thực hiện</w:t>
      </w:r>
    </w:p>
    <w:p w14:paraId="468368D4" w14:textId="77777777" w:rsidR="00314B16" w:rsidRPr="002B78EE" w:rsidRDefault="00314B16" w:rsidP="00314B16">
      <w:pPr>
        <w:pStyle w:val="normal1"/>
        <w:jc w:val="right"/>
        <w:rPr>
          <w:rFonts w:ascii="Times New Roman" w:hAnsi="Times New Roman" w:cs="Times New Roman"/>
          <w:sz w:val="28"/>
          <w:szCs w:val="28"/>
        </w:rPr>
      </w:pPr>
    </w:p>
    <w:p w14:paraId="3A596CA0" w14:textId="77777777" w:rsidR="00314B16" w:rsidRPr="002B78EE" w:rsidRDefault="00314B16" w:rsidP="00314B16">
      <w:pPr>
        <w:pStyle w:val="Heading2"/>
        <w:rPr>
          <w:rFonts w:cs="Times New Roman"/>
        </w:rPr>
      </w:pPr>
    </w:p>
    <w:p w14:paraId="13A90746" w14:textId="77777777" w:rsidR="00314B16" w:rsidRPr="002B78EE" w:rsidRDefault="00314B16" w:rsidP="00314B16">
      <w:pPr>
        <w:pStyle w:val="BodyText"/>
        <w:jc w:val="right"/>
        <w:rPr>
          <w:rFonts w:ascii="Times New Roman" w:hAnsi="Times New Roman" w:cs="Times New Roman"/>
          <w:b/>
          <w:bCs/>
          <w:sz w:val="28"/>
          <w:szCs w:val="28"/>
        </w:rPr>
      </w:pPr>
      <w:r w:rsidRPr="002B78EE">
        <w:rPr>
          <w:rFonts w:ascii="Times New Roman" w:hAnsi="Times New Roman" w:cs="Times New Roman"/>
          <w:b/>
          <w:bCs/>
          <w:sz w:val="28"/>
          <w:szCs w:val="28"/>
        </w:rPr>
        <w:t>Nguyễn Ngọc Anh</w:t>
      </w:r>
    </w:p>
    <w:p w14:paraId="5688D767" w14:textId="77777777" w:rsidR="00314B16" w:rsidRPr="002B78EE" w:rsidRDefault="00314B16" w:rsidP="00314B16">
      <w:pPr>
        <w:pStyle w:val="BodyText"/>
        <w:jc w:val="right"/>
        <w:rPr>
          <w:rFonts w:ascii="Times New Roman" w:hAnsi="Times New Roman" w:cs="Times New Roman"/>
          <w:b/>
          <w:bCs/>
          <w:sz w:val="28"/>
          <w:szCs w:val="28"/>
        </w:rPr>
      </w:pPr>
      <w:r w:rsidRPr="002B78EE">
        <w:rPr>
          <w:rFonts w:ascii="Times New Roman" w:hAnsi="Times New Roman" w:cs="Times New Roman"/>
          <w:b/>
          <w:bCs/>
          <w:sz w:val="28"/>
          <w:szCs w:val="28"/>
        </w:rPr>
        <w:t>Nguyễn Công Khánh</w:t>
      </w:r>
    </w:p>
    <w:p w14:paraId="5ABC757D" w14:textId="77777777" w:rsidR="00314B16" w:rsidRPr="002B78EE" w:rsidRDefault="00314B16" w:rsidP="00314B16">
      <w:pPr>
        <w:pStyle w:val="BodyText"/>
        <w:jc w:val="right"/>
        <w:rPr>
          <w:rFonts w:ascii="Times New Roman" w:hAnsi="Times New Roman" w:cs="Times New Roman"/>
          <w:b/>
          <w:bCs/>
          <w:sz w:val="28"/>
          <w:szCs w:val="28"/>
        </w:rPr>
      </w:pPr>
      <w:r w:rsidRPr="002B78EE">
        <w:rPr>
          <w:rFonts w:ascii="Times New Roman" w:hAnsi="Times New Roman" w:cs="Times New Roman"/>
          <w:b/>
          <w:bCs/>
          <w:sz w:val="28"/>
          <w:szCs w:val="28"/>
        </w:rPr>
        <w:t>Nguyễn Hải Phong</w:t>
      </w:r>
    </w:p>
    <w:p w14:paraId="0AF42BE8" w14:textId="4606AB9C" w:rsidR="00343127" w:rsidRDefault="00343127">
      <w:pPr>
        <w:suppressAutoHyphens w:val="0"/>
        <w:spacing w:after="160" w:line="259" w:lineRule="auto"/>
        <w:rPr>
          <w:rFonts w:eastAsiaTheme="majorEastAsia" w:cs="Times New Roman"/>
          <w:b/>
          <w:bCs/>
          <w:szCs w:val="32"/>
        </w:rPr>
      </w:pPr>
      <w:r>
        <w:rPr>
          <w:rFonts w:cs="Times New Roman"/>
          <w:b/>
          <w:bCs/>
        </w:rPr>
        <w:br w:type="page"/>
      </w:r>
    </w:p>
    <w:sdt>
      <w:sdtPr>
        <w:id w:val="1384138713"/>
        <w:docPartObj>
          <w:docPartGallery w:val="Table of Contents"/>
          <w:docPartUnique/>
        </w:docPartObj>
      </w:sdtPr>
      <w:sdtEndPr>
        <w:rPr>
          <w:rFonts w:eastAsia="NSimSun"/>
          <w:noProof/>
          <w:sz w:val="28"/>
          <w:szCs w:val="24"/>
        </w:rPr>
      </w:sdtEndPr>
      <w:sdtContent>
        <w:p w14:paraId="63ED1CA7" w14:textId="78D1262C" w:rsidR="00343127" w:rsidRPr="00343127" w:rsidRDefault="00343127" w:rsidP="00343127">
          <w:pPr>
            <w:pStyle w:val="TOCHeading"/>
            <w:tabs>
              <w:tab w:val="center" w:pos="4819"/>
              <w:tab w:val="right" w:pos="9638"/>
            </w:tabs>
            <w:rPr>
              <w:b w:val="0"/>
              <w:bCs w:val="0"/>
            </w:rPr>
          </w:pPr>
          <w:r>
            <w:tab/>
          </w:r>
          <w:r w:rsidRPr="00343127">
            <w:rPr>
              <w:b w:val="0"/>
              <w:bCs w:val="0"/>
            </w:rPr>
            <w:t>MỤC LỤC</w:t>
          </w:r>
          <w:r>
            <w:rPr>
              <w:b w:val="0"/>
              <w:bCs w:val="0"/>
            </w:rPr>
            <w:tab/>
          </w:r>
        </w:p>
        <w:p w14:paraId="1A71DA51" w14:textId="2F4B29D2" w:rsidR="00343127" w:rsidRDefault="00343127" w:rsidP="00343127">
          <w:pPr>
            <w:pStyle w:val="TOC2"/>
            <w:tabs>
              <w:tab w:val="clear" w:pos="9355"/>
              <w:tab w:val="right" w:leader="dot" w:pos="9638"/>
            </w:tabs>
            <w:ind w:left="0"/>
            <w:rPr>
              <w:rFonts w:asciiTheme="minorHAnsi" w:eastAsiaTheme="minorEastAsia" w:hAnsiTheme="minorHAnsi" w:cstheme="minorBidi"/>
              <w:noProof/>
              <w:sz w:val="24"/>
              <w:lang w:val="en-US" w:eastAsia="en-US" w:bidi="ar-SA"/>
              <w14:ligatures w14:val="standardContextual"/>
            </w:rPr>
          </w:pPr>
          <w:r>
            <w:fldChar w:fldCharType="begin"/>
          </w:r>
          <w:r>
            <w:instrText xml:space="preserve"> TOC \o "1-3" \h \z \u </w:instrText>
          </w:r>
          <w:r>
            <w:fldChar w:fldCharType="separate"/>
          </w:r>
          <w:hyperlink w:anchor="_Toc185447723" w:history="1">
            <w:r w:rsidRPr="00BC3F78">
              <w:rPr>
                <w:rStyle w:val="Hyperlink"/>
                <w:rFonts w:cs="Times New Roman"/>
                <w:noProof/>
              </w:rPr>
              <w:t>NHẬN XÉT, ĐÁNH GIÁ, CHO ĐIỂM</w:t>
            </w:r>
            <w:r>
              <w:rPr>
                <w:noProof/>
                <w:webHidden/>
              </w:rPr>
              <w:tab/>
            </w:r>
            <w:r>
              <w:rPr>
                <w:noProof/>
                <w:webHidden/>
              </w:rPr>
              <w:fldChar w:fldCharType="begin"/>
            </w:r>
            <w:r>
              <w:rPr>
                <w:noProof/>
                <w:webHidden/>
              </w:rPr>
              <w:instrText xml:space="preserve"> PAGEREF _Toc185447723 \h </w:instrText>
            </w:r>
            <w:r>
              <w:rPr>
                <w:noProof/>
                <w:webHidden/>
              </w:rPr>
            </w:r>
            <w:r>
              <w:rPr>
                <w:noProof/>
                <w:webHidden/>
              </w:rPr>
              <w:fldChar w:fldCharType="separate"/>
            </w:r>
            <w:r>
              <w:rPr>
                <w:noProof/>
                <w:webHidden/>
              </w:rPr>
              <w:t>2</w:t>
            </w:r>
            <w:r>
              <w:rPr>
                <w:noProof/>
                <w:webHidden/>
              </w:rPr>
              <w:fldChar w:fldCharType="end"/>
            </w:r>
          </w:hyperlink>
        </w:p>
        <w:p w14:paraId="1CD11D22" w14:textId="266A63BE" w:rsidR="00343127" w:rsidRDefault="00343127" w:rsidP="00343127">
          <w:pPr>
            <w:pStyle w:val="TOC2"/>
            <w:ind w:left="0"/>
            <w:rPr>
              <w:rFonts w:asciiTheme="minorHAnsi" w:eastAsiaTheme="minorEastAsia" w:hAnsiTheme="minorHAnsi" w:cstheme="minorBidi"/>
              <w:noProof/>
              <w:sz w:val="24"/>
              <w:lang w:val="en-US" w:eastAsia="en-US" w:bidi="ar-SA"/>
              <w14:ligatures w14:val="standardContextual"/>
            </w:rPr>
          </w:pPr>
          <w:hyperlink w:anchor="_Toc185447724" w:history="1">
            <w:r w:rsidRPr="00BC3F78">
              <w:rPr>
                <w:rStyle w:val="Hyperlink"/>
                <w:rFonts w:cs="Times New Roman"/>
                <w:noProof/>
              </w:rPr>
              <w:t>(CỦA GIẢNG VIÊN HƯỚNG DẪN)</w:t>
            </w:r>
            <w:r>
              <w:rPr>
                <w:noProof/>
                <w:webHidden/>
              </w:rPr>
              <w:tab/>
            </w:r>
            <w:r>
              <w:rPr>
                <w:noProof/>
                <w:webHidden/>
              </w:rPr>
              <w:fldChar w:fldCharType="begin"/>
            </w:r>
            <w:r>
              <w:rPr>
                <w:noProof/>
                <w:webHidden/>
              </w:rPr>
              <w:instrText xml:space="preserve"> PAGEREF _Toc185447724 \h </w:instrText>
            </w:r>
            <w:r>
              <w:rPr>
                <w:noProof/>
                <w:webHidden/>
              </w:rPr>
            </w:r>
            <w:r>
              <w:rPr>
                <w:noProof/>
                <w:webHidden/>
              </w:rPr>
              <w:fldChar w:fldCharType="separate"/>
            </w:r>
            <w:r>
              <w:rPr>
                <w:noProof/>
                <w:webHidden/>
              </w:rPr>
              <w:t>2</w:t>
            </w:r>
            <w:r>
              <w:rPr>
                <w:noProof/>
                <w:webHidden/>
              </w:rPr>
              <w:fldChar w:fldCharType="end"/>
            </w:r>
          </w:hyperlink>
        </w:p>
        <w:p w14:paraId="1D5774AD" w14:textId="2AC4E42E" w:rsidR="00343127" w:rsidRDefault="00343127">
          <w:pPr>
            <w:pStyle w:val="TOC1"/>
            <w:tabs>
              <w:tab w:val="right" w:leader="dot" w:pos="9628"/>
            </w:tabs>
            <w:rPr>
              <w:noProof/>
            </w:rPr>
          </w:pPr>
          <w:hyperlink w:anchor="_Toc185447725" w:history="1">
            <w:r w:rsidRPr="00BC3F78">
              <w:rPr>
                <w:rStyle w:val="Hyperlink"/>
                <w:noProof/>
              </w:rPr>
              <w:t>CÁN</w:t>
            </w:r>
            <w:r w:rsidRPr="00BC3F78">
              <w:rPr>
                <w:rStyle w:val="Hyperlink"/>
                <w:noProof/>
                <w:spacing w:val="-5"/>
              </w:rPr>
              <w:t xml:space="preserve"> </w:t>
            </w:r>
            <w:r w:rsidRPr="00BC3F78">
              <w:rPr>
                <w:rStyle w:val="Hyperlink"/>
                <w:noProof/>
              </w:rPr>
              <w:t>BỘ</w:t>
            </w:r>
            <w:r w:rsidRPr="00BC3F78">
              <w:rPr>
                <w:rStyle w:val="Hyperlink"/>
                <w:noProof/>
                <w:spacing w:val="-5"/>
              </w:rPr>
              <w:t xml:space="preserve"> </w:t>
            </w:r>
            <w:r w:rsidRPr="00BC3F78">
              <w:rPr>
                <w:rStyle w:val="Hyperlink"/>
                <w:noProof/>
              </w:rPr>
              <w:t>GIẢNG</w:t>
            </w:r>
            <w:r w:rsidRPr="00BC3F78">
              <w:rPr>
                <w:rStyle w:val="Hyperlink"/>
                <w:noProof/>
                <w:spacing w:val="-8"/>
              </w:rPr>
              <w:t xml:space="preserve"> </w:t>
            </w:r>
            <w:r w:rsidRPr="00BC3F78">
              <w:rPr>
                <w:rStyle w:val="Hyperlink"/>
                <w:noProof/>
              </w:rPr>
              <w:t>VIÊN</w:t>
            </w:r>
            <w:r w:rsidRPr="00BC3F78">
              <w:rPr>
                <w:rStyle w:val="Hyperlink"/>
                <w:noProof/>
                <w:spacing w:val="-3"/>
              </w:rPr>
              <w:t xml:space="preserve"> </w:t>
            </w:r>
            <w:r w:rsidRPr="00BC3F78">
              <w:rPr>
                <w:rStyle w:val="Hyperlink"/>
                <w:noProof/>
              </w:rPr>
              <w:t xml:space="preserve">HƯỚNG </w:t>
            </w:r>
            <w:r w:rsidRPr="00BC3F78">
              <w:rPr>
                <w:rStyle w:val="Hyperlink"/>
                <w:noProof/>
                <w:spacing w:val="-5"/>
              </w:rPr>
              <w:t>DẪN</w:t>
            </w:r>
            <w:r>
              <w:rPr>
                <w:noProof/>
                <w:webHidden/>
              </w:rPr>
              <w:tab/>
            </w:r>
            <w:r>
              <w:rPr>
                <w:noProof/>
                <w:webHidden/>
              </w:rPr>
              <w:fldChar w:fldCharType="begin"/>
            </w:r>
            <w:r>
              <w:rPr>
                <w:noProof/>
                <w:webHidden/>
              </w:rPr>
              <w:instrText xml:space="preserve"> PAGEREF _Toc185447725 \h </w:instrText>
            </w:r>
            <w:r>
              <w:rPr>
                <w:noProof/>
                <w:webHidden/>
              </w:rPr>
            </w:r>
            <w:r>
              <w:rPr>
                <w:noProof/>
                <w:webHidden/>
              </w:rPr>
              <w:fldChar w:fldCharType="separate"/>
            </w:r>
            <w:r>
              <w:rPr>
                <w:noProof/>
                <w:webHidden/>
              </w:rPr>
              <w:t>2</w:t>
            </w:r>
            <w:r>
              <w:rPr>
                <w:noProof/>
                <w:webHidden/>
              </w:rPr>
              <w:fldChar w:fldCharType="end"/>
            </w:r>
          </w:hyperlink>
        </w:p>
        <w:p w14:paraId="3F23C3B9" w14:textId="0712E084" w:rsidR="00343127" w:rsidRDefault="00343127">
          <w:pPr>
            <w:pStyle w:val="TOC1"/>
            <w:tabs>
              <w:tab w:val="right" w:leader="dot" w:pos="9628"/>
            </w:tabs>
            <w:rPr>
              <w:noProof/>
            </w:rPr>
          </w:pPr>
          <w:hyperlink w:anchor="_Toc185447726" w:history="1">
            <w:r w:rsidRPr="00BC3F78">
              <w:rPr>
                <w:rStyle w:val="Hyperlink"/>
                <w:noProof/>
              </w:rPr>
              <w:t>LỜI CẢM ƠN</w:t>
            </w:r>
            <w:r>
              <w:rPr>
                <w:noProof/>
                <w:webHidden/>
              </w:rPr>
              <w:tab/>
            </w:r>
            <w:r>
              <w:rPr>
                <w:noProof/>
                <w:webHidden/>
              </w:rPr>
              <w:fldChar w:fldCharType="begin"/>
            </w:r>
            <w:r>
              <w:rPr>
                <w:noProof/>
                <w:webHidden/>
              </w:rPr>
              <w:instrText xml:space="preserve"> PAGEREF _Toc185447726 \h </w:instrText>
            </w:r>
            <w:r>
              <w:rPr>
                <w:noProof/>
                <w:webHidden/>
              </w:rPr>
            </w:r>
            <w:r>
              <w:rPr>
                <w:noProof/>
                <w:webHidden/>
              </w:rPr>
              <w:fldChar w:fldCharType="separate"/>
            </w:r>
            <w:r>
              <w:rPr>
                <w:noProof/>
                <w:webHidden/>
              </w:rPr>
              <w:t>4</w:t>
            </w:r>
            <w:r>
              <w:rPr>
                <w:noProof/>
                <w:webHidden/>
              </w:rPr>
              <w:fldChar w:fldCharType="end"/>
            </w:r>
          </w:hyperlink>
        </w:p>
        <w:p w14:paraId="5A1876DC" w14:textId="786050F5" w:rsidR="00343127" w:rsidRDefault="00343127">
          <w:pPr>
            <w:pStyle w:val="TOC1"/>
            <w:tabs>
              <w:tab w:val="right" w:leader="dot" w:pos="9628"/>
            </w:tabs>
            <w:rPr>
              <w:noProof/>
            </w:rPr>
          </w:pPr>
          <w:hyperlink w:anchor="_Toc185447727" w:history="1">
            <w:r w:rsidRPr="00BC3F78">
              <w:rPr>
                <w:rStyle w:val="Hyperlink"/>
                <w:noProof/>
              </w:rPr>
              <w:t>DANH</w:t>
            </w:r>
            <w:r w:rsidRPr="00BC3F78">
              <w:rPr>
                <w:rStyle w:val="Hyperlink"/>
                <w:noProof/>
                <w:spacing w:val="-3"/>
              </w:rPr>
              <w:t xml:space="preserve"> </w:t>
            </w:r>
            <w:r w:rsidRPr="00BC3F78">
              <w:rPr>
                <w:rStyle w:val="Hyperlink"/>
                <w:noProof/>
              </w:rPr>
              <w:t>MỤC</w:t>
            </w:r>
            <w:r w:rsidRPr="00BC3F78">
              <w:rPr>
                <w:rStyle w:val="Hyperlink"/>
                <w:noProof/>
                <w:spacing w:val="-3"/>
              </w:rPr>
              <w:t xml:space="preserve"> </w:t>
            </w:r>
            <w:r w:rsidRPr="00BC3F78">
              <w:rPr>
                <w:rStyle w:val="Hyperlink"/>
                <w:noProof/>
              </w:rPr>
              <w:t>KÝ</w:t>
            </w:r>
            <w:r w:rsidRPr="00BC3F78">
              <w:rPr>
                <w:rStyle w:val="Hyperlink"/>
                <w:noProof/>
                <w:spacing w:val="-4"/>
              </w:rPr>
              <w:t xml:space="preserve"> </w:t>
            </w:r>
            <w:r w:rsidRPr="00BC3F78">
              <w:rPr>
                <w:rStyle w:val="Hyperlink"/>
                <w:noProof/>
              </w:rPr>
              <w:t>HIỆU</w:t>
            </w:r>
            <w:r w:rsidRPr="00BC3F78">
              <w:rPr>
                <w:rStyle w:val="Hyperlink"/>
                <w:noProof/>
                <w:spacing w:val="-7"/>
              </w:rPr>
              <w:t xml:space="preserve"> </w:t>
            </w:r>
            <w:r w:rsidRPr="00BC3F78">
              <w:rPr>
                <w:rStyle w:val="Hyperlink"/>
                <w:noProof/>
              </w:rPr>
              <w:t>VÀ</w:t>
            </w:r>
            <w:r w:rsidRPr="00BC3F78">
              <w:rPr>
                <w:rStyle w:val="Hyperlink"/>
                <w:noProof/>
                <w:spacing w:val="-3"/>
              </w:rPr>
              <w:t xml:space="preserve"> </w:t>
            </w:r>
            <w:r w:rsidRPr="00BC3F78">
              <w:rPr>
                <w:rStyle w:val="Hyperlink"/>
                <w:noProof/>
              </w:rPr>
              <w:t>CHỮ</w:t>
            </w:r>
            <w:r w:rsidRPr="00BC3F78">
              <w:rPr>
                <w:rStyle w:val="Hyperlink"/>
                <w:noProof/>
                <w:spacing w:val="-7"/>
              </w:rPr>
              <w:t xml:space="preserve"> </w:t>
            </w:r>
            <w:r w:rsidRPr="00BC3F78">
              <w:rPr>
                <w:rStyle w:val="Hyperlink"/>
                <w:noProof/>
              </w:rPr>
              <w:t>VIẾT</w:t>
            </w:r>
            <w:r w:rsidRPr="00BC3F78">
              <w:rPr>
                <w:rStyle w:val="Hyperlink"/>
                <w:noProof/>
                <w:spacing w:val="-9"/>
              </w:rPr>
              <w:t xml:space="preserve"> </w:t>
            </w:r>
            <w:r w:rsidRPr="00BC3F78">
              <w:rPr>
                <w:rStyle w:val="Hyperlink"/>
                <w:noProof/>
                <w:spacing w:val="-5"/>
              </w:rPr>
              <w:t>TẮT</w:t>
            </w:r>
            <w:r>
              <w:rPr>
                <w:noProof/>
                <w:webHidden/>
              </w:rPr>
              <w:tab/>
            </w:r>
            <w:r>
              <w:rPr>
                <w:noProof/>
                <w:webHidden/>
              </w:rPr>
              <w:fldChar w:fldCharType="begin"/>
            </w:r>
            <w:r>
              <w:rPr>
                <w:noProof/>
                <w:webHidden/>
              </w:rPr>
              <w:instrText xml:space="preserve"> PAGEREF _Toc185447727 \h </w:instrText>
            </w:r>
            <w:r>
              <w:rPr>
                <w:noProof/>
                <w:webHidden/>
              </w:rPr>
            </w:r>
            <w:r>
              <w:rPr>
                <w:noProof/>
                <w:webHidden/>
              </w:rPr>
              <w:fldChar w:fldCharType="separate"/>
            </w:r>
            <w:r>
              <w:rPr>
                <w:noProof/>
                <w:webHidden/>
              </w:rPr>
              <w:t>6</w:t>
            </w:r>
            <w:r>
              <w:rPr>
                <w:noProof/>
                <w:webHidden/>
              </w:rPr>
              <w:fldChar w:fldCharType="end"/>
            </w:r>
          </w:hyperlink>
        </w:p>
        <w:p w14:paraId="7794A9EA" w14:textId="6D93C033" w:rsidR="00343127" w:rsidRDefault="00343127">
          <w:pPr>
            <w:pStyle w:val="TOC1"/>
            <w:tabs>
              <w:tab w:val="right" w:leader="dot" w:pos="9628"/>
            </w:tabs>
            <w:rPr>
              <w:noProof/>
            </w:rPr>
          </w:pPr>
          <w:hyperlink w:anchor="_Toc185447728" w:history="1">
            <w:r w:rsidRPr="00BC3F78">
              <w:rPr>
                <w:rStyle w:val="Hyperlink"/>
                <w:noProof/>
              </w:rPr>
              <w:t>LỜI MỞ ĐẦU</w:t>
            </w:r>
            <w:r>
              <w:rPr>
                <w:noProof/>
                <w:webHidden/>
              </w:rPr>
              <w:tab/>
            </w:r>
            <w:r>
              <w:rPr>
                <w:noProof/>
                <w:webHidden/>
              </w:rPr>
              <w:fldChar w:fldCharType="begin"/>
            </w:r>
            <w:r>
              <w:rPr>
                <w:noProof/>
                <w:webHidden/>
              </w:rPr>
              <w:instrText xml:space="preserve"> PAGEREF _Toc185447728 \h </w:instrText>
            </w:r>
            <w:r>
              <w:rPr>
                <w:noProof/>
                <w:webHidden/>
              </w:rPr>
            </w:r>
            <w:r>
              <w:rPr>
                <w:noProof/>
                <w:webHidden/>
              </w:rPr>
              <w:fldChar w:fldCharType="separate"/>
            </w:r>
            <w:r>
              <w:rPr>
                <w:noProof/>
                <w:webHidden/>
              </w:rPr>
              <w:t>7</w:t>
            </w:r>
            <w:r>
              <w:rPr>
                <w:noProof/>
                <w:webHidden/>
              </w:rPr>
              <w:fldChar w:fldCharType="end"/>
            </w:r>
          </w:hyperlink>
        </w:p>
        <w:p w14:paraId="1D47679A" w14:textId="1C33DF77" w:rsidR="00343127" w:rsidRDefault="00343127">
          <w:pPr>
            <w:pStyle w:val="TOC1"/>
            <w:tabs>
              <w:tab w:val="right" w:leader="dot" w:pos="9628"/>
            </w:tabs>
            <w:rPr>
              <w:noProof/>
            </w:rPr>
          </w:pPr>
          <w:hyperlink w:anchor="_Toc185447729" w:history="1">
            <w:r w:rsidRPr="00BC3F78">
              <w:rPr>
                <w:rStyle w:val="Hyperlink"/>
                <w:noProof/>
              </w:rPr>
              <w:t>CHƯƠNG 1.</w:t>
            </w:r>
            <w:r w:rsidRPr="00BC3F78">
              <w:rPr>
                <w:rStyle w:val="Hyperlink"/>
                <w:noProof/>
                <w:lang w:val="en-US"/>
              </w:rPr>
              <w:t xml:space="preserve"> GIỚI THIỆU BÀI TOÁN VÀ CÔNG NGHỆ LIÊN QUAN</w:t>
            </w:r>
            <w:r>
              <w:rPr>
                <w:noProof/>
                <w:webHidden/>
              </w:rPr>
              <w:tab/>
            </w:r>
            <w:r>
              <w:rPr>
                <w:noProof/>
                <w:webHidden/>
              </w:rPr>
              <w:fldChar w:fldCharType="begin"/>
            </w:r>
            <w:r>
              <w:rPr>
                <w:noProof/>
                <w:webHidden/>
              </w:rPr>
              <w:instrText xml:space="preserve"> PAGEREF _Toc185447729 \h </w:instrText>
            </w:r>
            <w:r>
              <w:rPr>
                <w:noProof/>
                <w:webHidden/>
              </w:rPr>
            </w:r>
            <w:r>
              <w:rPr>
                <w:noProof/>
                <w:webHidden/>
              </w:rPr>
              <w:fldChar w:fldCharType="separate"/>
            </w:r>
            <w:r>
              <w:rPr>
                <w:noProof/>
                <w:webHidden/>
              </w:rPr>
              <w:t>8</w:t>
            </w:r>
            <w:r>
              <w:rPr>
                <w:noProof/>
                <w:webHidden/>
              </w:rPr>
              <w:fldChar w:fldCharType="end"/>
            </w:r>
          </w:hyperlink>
        </w:p>
        <w:p w14:paraId="575E4082" w14:textId="4B34A27C"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30" w:history="1">
            <w:r w:rsidRPr="00BC3F78">
              <w:rPr>
                <w:rStyle w:val="Hyperlink"/>
                <w:noProof/>
              </w:rPr>
              <w:t>1.1 Giới thiệu bài toán</w:t>
            </w:r>
            <w:r>
              <w:rPr>
                <w:noProof/>
                <w:webHidden/>
              </w:rPr>
              <w:tab/>
            </w:r>
            <w:r>
              <w:rPr>
                <w:noProof/>
                <w:webHidden/>
              </w:rPr>
              <w:fldChar w:fldCharType="begin"/>
            </w:r>
            <w:r>
              <w:rPr>
                <w:noProof/>
                <w:webHidden/>
              </w:rPr>
              <w:instrText xml:space="preserve"> PAGEREF _Toc185447730 \h </w:instrText>
            </w:r>
            <w:r>
              <w:rPr>
                <w:noProof/>
                <w:webHidden/>
              </w:rPr>
            </w:r>
            <w:r>
              <w:rPr>
                <w:noProof/>
                <w:webHidden/>
              </w:rPr>
              <w:fldChar w:fldCharType="separate"/>
            </w:r>
            <w:r>
              <w:rPr>
                <w:noProof/>
                <w:webHidden/>
              </w:rPr>
              <w:t>8</w:t>
            </w:r>
            <w:r>
              <w:rPr>
                <w:noProof/>
                <w:webHidden/>
              </w:rPr>
              <w:fldChar w:fldCharType="end"/>
            </w:r>
          </w:hyperlink>
        </w:p>
        <w:p w14:paraId="55DD9298" w14:textId="7983DA90"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31" w:history="1">
            <w:r w:rsidRPr="00BC3F78">
              <w:rPr>
                <w:rStyle w:val="Hyperlink"/>
                <w:noProof/>
              </w:rPr>
              <w:t>1.2. Khảo sát</w:t>
            </w:r>
            <w:r>
              <w:rPr>
                <w:noProof/>
                <w:webHidden/>
              </w:rPr>
              <w:tab/>
            </w:r>
            <w:r>
              <w:rPr>
                <w:noProof/>
                <w:webHidden/>
              </w:rPr>
              <w:fldChar w:fldCharType="begin"/>
            </w:r>
            <w:r>
              <w:rPr>
                <w:noProof/>
                <w:webHidden/>
              </w:rPr>
              <w:instrText xml:space="preserve"> PAGEREF _Toc185447731 \h </w:instrText>
            </w:r>
            <w:r>
              <w:rPr>
                <w:noProof/>
                <w:webHidden/>
              </w:rPr>
            </w:r>
            <w:r>
              <w:rPr>
                <w:noProof/>
                <w:webHidden/>
              </w:rPr>
              <w:fldChar w:fldCharType="separate"/>
            </w:r>
            <w:r>
              <w:rPr>
                <w:noProof/>
                <w:webHidden/>
              </w:rPr>
              <w:t>8</w:t>
            </w:r>
            <w:r>
              <w:rPr>
                <w:noProof/>
                <w:webHidden/>
              </w:rPr>
              <w:fldChar w:fldCharType="end"/>
            </w:r>
          </w:hyperlink>
        </w:p>
        <w:p w14:paraId="304DA31E" w14:textId="0CA67F9A"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32" w:history="1">
            <w:r w:rsidRPr="00BC3F78">
              <w:rPr>
                <w:rStyle w:val="Hyperlink"/>
                <w:noProof/>
              </w:rPr>
              <w:t>1.2.1. Phần Mua Sắm Của Khách Hàng</w:t>
            </w:r>
            <w:r>
              <w:rPr>
                <w:noProof/>
                <w:webHidden/>
              </w:rPr>
              <w:tab/>
            </w:r>
            <w:r>
              <w:rPr>
                <w:noProof/>
                <w:webHidden/>
              </w:rPr>
              <w:fldChar w:fldCharType="begin"/>
            </w:r>
            <w:r>
              <w:rPr>
                <w:noProof/>
                <w:webHidden/>
              </w:rPr>
              <w:instrText xml:space="preserve"> PAGEREF _Toc185447732 \h </w:instrText>
            </w:r>
            <w:r>
              <w:rPr>
                <w:noProof/>
                <w:webHidden/>
              </w:rPr>
            </w:r>
            <w:r>
              <w:rPr>
                <w:noProof/>
                <w:webHidden/>
              </w:rPr>
              <w:fldChar w:fldCharType="separate"/>
            </w:r>
            <w:r>
              <w:rPr>
                <w:noProof/>
                <w:webHidden/>
              </w:rPr>
              <w:t>8</w:t>
            </w:r>
            <w:r>
              <w:rPr>
                <w:noProof/>
                <w:webHidden/>
              </w:rPr>
              <w:fldChar w:fldCharType="end"/>
            </w:r>
          </w:hyperlink>
        </w:p>
        <w:p w14:paraId="2D777DD5" w14:textId="414AD0BA"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33" w:history="1">
            <w:r w:rsidRPr="00BC3F78">
              <w:rPr>
                <w:rStyle w:val="Hyperlink"/>
                <w:noProof/>
              </w:rPr>
              <w:t>1.2.2. Phần Quản Trị Viên Của Website Bán Linh Kiện Điện Tử</w:t>
            </w:r>
            <w:r>
              <w:rPr>
                <w:noProof/>
                <w:webHidden/>
              </w:rPr>
              <w:tab/>
            </w:r>
            <w:r>
              <w:rPr>
                <w:noProof/>
                <w:webHidden/>
              </w:rPr>
              <w:fldChar w:fldCharType="begin"/>
            </w:r>
            <w:r>
              <w:rPr>
                <w:noProof/>
                <w:webHidden/>
              </w:rPr>
              <w:instrText xml:space="preserve"> PAGEREF _Toc185447733 \h </w:instrText>
            </w:r>
            <w:r>
              <w:rPr>
                <w:noProof/>
                <w:webHidden/>
              </w:rPr>
            </w:r>
            <w:r>
              <w:rPr>
                <w:noProof/>
                <w:webHidden/>
              </w:rPr>
              <w:fldChar w:fldCharType="separate"/>
            </w:r>
            <w:r>
              <w:rPr>
                <w:noProof/>
                <w:webHidden/>
              </w:rPr>
              <w:t>9</w:t>
            </w:r>
            <w:r>
              <w:rPr>
                <w:noProof/>
                <w:webHidden/>
              </w:rPr>
              <w:fldChar w:fldCharType="end"/>
            </w:r>
          </w:hyperlink>
        </w:p>
        <w:p w14:paraId="5C23163D" w14:textId="1B7885A9"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34" w:history="1">
            <w:r w:rsidRPr="00BC3F78">
              <w:rPr>
                <w:rStyle w:val="Hyperlink"/>
                <w:noProof/>
              </w:rPr>
              <w:t>1.3. Giải pháp công nghệ cho bài toán</w:t>
            </w:r>
            <w:r>
              <w:rPr>
                <w:noProof/>
                <w:webHidden/>
              </w:rPr>
              <w:tab/>
            </w:r>
            <w:r>
              <w:rPr>
                <w:noProof/>
                <w:webHidden/>
              </w:rPr>
              <w:fldChar w:fldCharType="begin"/>
            </w:r>
            <w:r>
              <w:rPr>
                <w:noProof/>
                <w:webHidden/>
              </w:rPr>
              <w:instrText xml:space="preserve"> PAGEREF _Toc185447734 \h </w:instrText>
            </w:r>
            <w:r>
              <w:rPr>
                <w:noProof/>
                <w:webHidden/>
              </w:rPr>
            </w:r>
            <w:r>
              <w:rPr>
                <w:noProof/>
                <w:webHidden/>
              </w:rPr>
              <w:fldChar w:fldCharType="separate"/>
            </w:r>
            <w:r>
              <w:rPr>
                <w:noProof/>
                <w:webHidden/>
              </w:rPr>
              <w:t>11</w:t>
            </w:r>
            <w:r>
              <w:rPr>
                <w:noProof/>
                <w:webHidden/>
              </w:rPr>
              <w:fldChar w:fldCharType="end"/>
            </w:r>
          </w:hyperlink>
        </w:p>
        <w:p w14:paraId="49191566" w14:textId="00BE9A2B"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35" w:history="1">
            <w:r w:rsidRPr="00BC3F78">
              <w:rPr>
                <w:rStyle w:val="Hyperlink"/>
                <w:noProof/>
              </w:rPr>
              <w:t>1.3.1 Kiến trúc hệ thống</w:t>
            </w:r>
            <w:r>
              <w:rPr>
                <w:noProof/>
                <w:webHidden/>
              </w:rPr>
              <w:tab/>
            </w:r>
            <w:r>
              <w:rPr>
                <w:noProof/>
                <w:webHidden/>
              </w:rPr>
              <w:fldChar w:fldCharType="begin"/>
            </w:r>
            <w:r>
              <w:rPr>
                <w:noProof/>
                <w:webHidden/>
              </w:rPr>
              <w:instrText xml:space="preserve"> PAGEREF _Toc185447735 \h </w:instrText>
            </w:r>
            <w:r>
              <w:rPr>
                <w:noProof/>
                <w:webHidden/>
              </w:rPr>
            </w:r>
            <w:r>
              <w:rPr>
                <w:noProof/>
                <w:webHidden/>
              </w:rPr>
              <w:fldChar w:fldCharType="separate"/>
            </w:r>
            <w:r>
              <w:rPr>
                <w:noProof/>
                <w:webHidden/>
              </w:rPr>
              <w:t>11</w:t>
            </w:r>
            <w:r>
              <w:rPr>
                <w:noProof/>
                <w:webHidden/>
              </w:rPr>
              <w:fldChar w:fldCharType="end"/>
            </w:r>
          </w:hyperlink>
        </w:p>
        <w:p w14:paraId="6256D1D4" w14:textId="3F4D8753"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36" w:history="1">
            <w:r w:rsidRPr="00BC3F78">
              <w:rPr>
                <w:rStyle w:val="Hyperlink"/>
                <w:rFonts w:cs="Times New Roman"/>
                <w:bCs/>
                <w:noProof/>
              </w:rPr>
              <w:t>1.3.2. Lập trình giao diện với ReactJS</w:t>
            </w:r>
            <w:r>
              <w:rPr>
                <w:noProof/>
                <w:webHidden/>
              </w:rPr>
              <w:tab/>
            </w:r>
            <w:r>
              <w:rPr>
                <w:noProof/>
                <w:webHidden/>
              </w:rPr>
              <w:fldChar w:fldCharType="begin"/>
            </w:r>
            <w:r>
              <w:rPr>
                <w:noProof/>
                <w:webHidden/>
              </w:rPr>
              <w:instrText xml:space="preserve"> PAGEREF _Toc185447736 \h </w:instrText>
            </w:r>
            <w:r>
              <w:rPr>
                <w:noProof/>
                <w:webHidden/>
              </w:rPr>
            </w:r>
            <w:r>
              <w:rPr>
                <w:noProof/>
                <w:webHidden/>
              </w:rPr>
              <w:fldChar w:fldCharType="separate"/>
            </w:r>
            <w:r>
              <w:rPr>
                <w:noProof/>
                <w:webHidden/>
              </w:rPr>
              <w:t>11</w:t>
            </w:r>
            <w:r>
              <w:rPr>
                <w:noProof/>
                <w:webHidden/>
              </w:rPr>
              <w:fldChar w:fldCharType="end"/>
            </w:r>
          </w:hyperlink>
        </w:p>
        <w:p w14:paraId="37BCA1CF" w14:textId="4A8F0876"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37" w:history="1">
            <w:r w:rsidRPr="00BC3F78">
              <w:rPr>
                <w:rStyle w:val="Hyperlink"/>
                <w:rFonts w:cs="Times New Roman"/>
                <w:noProof/>
              </w:rPr>
              <w:t>1.3.3. Lập trình backend với Java Spring Boot</w:t>
            </w:r>
            <w:r>
              <w:rPr>
                <w:noProof/>
                <w:webHidden/>
              </w:rPr>
              <w:tab/>
            </w:r>
            <w:r>
              <w:rPr>
                <w:noProof/>
                <w:webHidden/>
              </w:rPr>
              <w:fldChar w:fldCharType="begin"/>
            </w:r>
            <w:r>
              <w:rPr>
                <w:noProof/>
                <w:webHidden/>
              </w:rPr>
              <w:instrText xml:space="preserve"> PAGEREF _Toc185447737 \h </w:instrText>
            </w:r>
            <w:r>
              <w:rPr>
                <w:noProof/>
                <w:webHidden/>
              </w:rPr>
            </w:r>
            <w:r>
              <w:rPr>
                <w:noProof/>
                <w:webHidden/>
              </w:rPr>
              <w:fldChar w:fldCharType="separate"/>
            </w:r>
            <w:r>
              <w:rPr>
                <w:noProof/>
                <w:webHidden/>
              </w:rPr>
              <w:t>13</w:t>
            </w:r>
            <w:r>
              <w:rPr>
                <w:noProof/>
                <w:webHidden/>
              </w:rPr>
              <w:fldChar w:fldCharType="end"/>
            </w:r>
          </w:hyperlink>
        </w:p>
        <w:p w14:paraId="5A985C56" w14:textId="11F5B1D0"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38" w:history="1">
            <w:r w:rsidRPr="00BC3F78">
              <w:rPr>
                <w:rStyle w:val="Hyperlink"/>
                <w:rFonts w:cs="Times New Roman"/>
                <w:noProof/>
              </w:rPr>
              <w:t>1.4. Xác định yêu cầu của hệ thống</w:t>
            </w:r>
            <w:r>
              <w:rPr>
                <w:noProof/>
                <w:webHidden/>
              </w:rPr>
              <w:tab/>
            </w:r>
            <w:r>
              <w:rPr>
                <w:noProof/>
                <w:webHidden/>
              </w:rPr>
              <w:fldChar w:fldCharType="begin"/>
            </w:r>
            <w:r>
              <w:rPr>
                <w:noProof/>
                <w:webHidden/>
              </w:rPr>
              <w:instrText xml:space="preserve"> PAGEREF _Toc185447738 \h </w:instrText>
            </w:r>
            <w:r>
              <w:rPr>
                <w:noProof/>
                <w:webHidden/>
              </w:rPr>
            </w:r>
            <w:r>
              <w:rPr>
                <w:noProof/>
                <w:webHidden/>
              </w:rPr>
              <w:fldChar w:fldCharType="separate"/>
            </w:r>
            <w:r>
              <w:rPr>
                <w:noProof/>
                <w:webHidden/>
              </w:rPr>
              <w:t>15</w:t>
            </w:r>
            <w:r>
              <w:rPr>
                <w:noProof/>
                <w:webHidden/>
              </w:rPr>
              <w:fldChar w:fldCharType="end"/>
            </w:r>
          </w:hyperlink>
        </w:p>
        <w:p w14:paraId="221B3CCA" w14:textId="5CA6A22C"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39" w:history="1">
            <w:r w:rsidRPr="00BC3F78">
              <w:rPr>
                <w:rStyle w:val="Hyperlink"/>
                <w:rFonts w:cs="Times New Roman"/>
                <w:noProof/>
                <w:spacing w:val="-4"/>
              </w:rPr>
              <w:t>1.4.1. Mô tả hệ thống</w:t>
            </w:r>
            <w:r>
              <w:rPr>
                <w:noProof/>
                <w:webHidden/>
              </w:rPr>
              <w:tab/>
            </w:r>
            <w:r>
              <w:rPr>
                <w:noProof/>
                <w:webHidden/>
              </w:rPr>
              <w:fldChar w:fldCharType="begin"/>
            </w:r>
            <w:r>
              <w:rPr>
                <w:noProof/>
                <w:webHidden/>
              </w:rPr>
              <w:instrText xml:space="preserve"> PAGEREF _Toc185447739 \h </w:instrText>
            </w:r>
            <w:r>
              <w:rPr>
                <w:noProof/>
                <w:webHidden/>
              </w:rPr>
            </w:r>
            <w:r>
              <w:rPr>
                <w:noProof/>
                <w:webHidden/>
              </w:rPr>
              <w:fldChar w:fldCharType="separate"/>
            </w:r>
            <w:r>
              <w:rPr>
                <w:noProof/>
                <w:webHidden/>
              </w:rPr>
              <w:t>15</w:t>
            </w:r>
            <w:r>
              <w:rPr>
                <w:noProof/>
                <w:webHidden/>
              </w:rPr>
              <w:fldChar w:fldCharType="end"/>
            </w:r>
          </w:hyperlink>
        </w:p>
        <w:p w14:paraId="09F7DA4B" w14:textId="6C3CECC5"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40" w:history="1">
            <w:r w:rsidRPr="00BC3F78">
              <w:rPr>
                <w:rStyle w:val="Hyperlink"/>
                <w:rFonts w:cs="Times New Roman"/>
                <w:noProof/>
                <w:spacing w:val="-4"/>
              </w:rPr>
              <w:t>1.4.2. Xác định chức năng</w:t>
            </w:r>
            <w:r>
              <w:rPr>
                <w:noProof/>
                <w:webHidden/>
              </w:rPr>
              <w:tab/>
            </w:r>
            <w:r>
              <w:rPr>
                <w:noProof/>
                <w:webHidden/>
              </w:rPr>
              <w:fldChar w:fldCharType="begin"/>
            </w:r>
            <w:r>
              <w:rPr>
                <w:noProof/>
                <w:webHidden/>
              </w:rPr>
              <w:instrText xml:space="preserve"> PAGEREF _Toc185447740 \h </w:instrText>
            </w:r>
            <w:r>
              <w:rPr>
                <w:noProof/>
                <w:webHidden/>
              </w:rPr>
            </w:r>
            <w:r>
              <w:rPr>
                <w:noProof/>
                <w:webHidden/>
              </w:rPr>
              <w:fldChar w:fldCharType="separate"/>
            </w:r>
            <w:r>
              <w:rPr>
                <w:noProof/>
                <w:webHidden/>
              </w:rPr>
              <w:t>15</w:t>
            </w:r>
            <w:r>
              <w:rPr>
                <w:noProof/>
                <w:webHidden/>
              </w:rPr>
              <w:fldChar w:fldCharType="end"/>
            </w:r>
          </w:hyperlink>
        </w:p>
        <w:p w14:paraId="047E189C" w14:textId="0402C76C" w:rsidR="00343127" w:rsidRDefault="00343127">
          <w:pPr>
            <w:pStyle w:val="TOC1"/>
            <w:tabs>
              <w:tab w:val="right" w:leader="dot" w:pos="9628"/>
            </w:tabs>
            <w:rPr>
              <w:noProof/>
            </w:rPr>
          </w:pPr>
          <w:hyperlink w:anchor="_Toc185447741" w:history="1">
            <w:r w:rsidRPr="00BC3F78">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_Toc185447741 \h </w:instrText>
            </w:r>
            <w:r>
              <w:rPr>
                <w:noProof/>
                <w:webHidden/>
              </w:rPr>
            </w:r>
            <w:r>
              <w:rPr>
                <w:noProof/>
                <w:webHidden/>
              </w:rPr>
              <w:fldChar w:fldCharType="separate"/>
            </w:r>
            <w:r>
              <w:rPr>
                <w:noProof/>
                <w:webHidden/>
              </w:rPr>
              <w:t>16</w:t>
            </w:r>
            <w:r>
              <w:rPr>
                <w:noProof/>
                <w:webHidden/>
              </w:rPr>
              <w:fldChar w:fldCharType="end"/>
            </w:r>
          </w:hyperlink>
        </w:p>
        <w:p w14:paraId="7482D656" w14:textId="1EB6E754"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42" w:history="1">
            <w:r w:rsidRPr="00BC3F78">
              <w:rPr>
                <w:rStyle w:val="Hyperlink"/>
                <w:rFonts w:cs="Times New Roman"/>
                <w:noProof/>
              </w:rPr>
              <w:t>2.1. Biểu đồ use case và kịch bản</w:t>
            </w:r>
            <w:r>
              <w:rPr>
                <w:noProof/>
                <w:webHidden/>
              </w:rPr>
              <w:tab/>
            </w:r>
            <w:r>
              <w:rPr>
                <w:noProof/>
                <w:webHidden/>
              </w:rPr>
              <w:fldChar w:fldCharType="begin"/>
            </w:r>
            <w:r>
              <w:rPr>
                <w:noProof/>
                <w:webHidden/>
              </w:rPr>
              <w:instrText xml:space="preserve"> PAGEREF _Toc185447742 \h </w:instrText>
            </w:r>
            <w:r>
              <w:rPr>
                <w:noProof/>
                <w:webHidden/>
              </w:rPr>
            </w:r>
            <w:r>
              <w:rPr>
                <w:noProof/>
                <w:webHidden/>
              </w:rPr>
              <w:fldChar w:fldCharType="separate"/>
            </w:r>
            <w:r>
              <w:rPr>
                <w:noProof/>
                <w:webHidden/>
              </w:rPr>
              <w:t>16</w:t>
            </w:r>
            <w:r>
              <w:rPr>
                <w:noProof/>
                <w:webHidden/>
              </w:rPr>
              <w:fldChar w:fldCharType="end"/>
            </w:r>
          </w:hyperlink>
        </w:p>
        <w:p w14:paraId="5A658DE3" w14:textId="3C0B1383"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43" w:history="1">
            <w:r w:rsidRPr="00BC3F78">
              <w:rPr>
                <w:rStyle w:val="Hyperlink"/>
                <w:rFonts w:cs="Times New Roman"/>
                <w:noProof/>
              </w:rPr>
              <w:t>2.1.1. Biểu đồ use case tổng quát</w:t>
            </w:r>
            <w:r>
              <w:rPr>
                <w:noProof/>
                <w:webHidden/>
              </w:rPr>
              <w:tab/>
            </w:r>
            <w:r>
              <w:rPr>
                <w:noProof/>
                <w:webHidden/>
              </w:rPr>
              <w:fldChar w:fldCharType="begin"/>
            </w:r>
            <w:r>
              <w:rPr>
                <w:noProof/>
                <w:webHidden/>
              </w:rPr>
              <w:instrText xml:space="preserve"> PAGEREF _Toc185447743 \h </w:instrText>
            </w:r>
            <w:r>
              <w:rPr>
                <w:noProof/>
                <w:webHidden/>
              </w:rPr>
            </w:r>
            <w:r>
              <w:rPr>
                <w:noProof/>
                <w:webHidden/>
              </w:rPr>
              <w:fldChar w:fldCharType="separate"/>
            </w:r>
            <w:r>
              <w:rPr>
                <w:noProof/>
                <w:webHidden/>
              </w:rPr>
              <w:t>16</w:t>
            </w:r>
            <w:r>
              <w:rPr>
                <w:noProof/>
                <w:webHidden/>
              </w:rPr>
              <w:fldChar w:fldCharType="end"/>
            </w:r>
          </w:hyperlink>
        </w:p>
        <w:p w14:paraId="050125FE" w14:textId="04092036"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44" w:history="1">
            <w:r w:rsidRPr="00BC3F78">
              <w:rPr>
                <w:rStyle w:val="Hyperlink"/>
                <w:rFonts w:cs="Times New Roman"/>
                <w:noProof/>
              </w:rPr>
              <w:t>Biểu đồ phân rã và kịch bản UC Đăng ký</w:t>
            </w:r>
            <w:r>
              <w:rPr>
                <w:noProof/>
                <w:webHidden/>
              </w:rPr>
              <w:tab/>
            </w:r>
            <w:r>
              <w:rPr>
                <w:noProof/>
                <w:webHidden/>
              </w:rPr>
              <w:fldChar w:fldCharType="begin"/>
            </w:r>
            <w:r>
              <w:rPr>
                <w:noProof/>
                <w:webHidden/>
              </w:rPr>
              <w:instrText xml:space="preserve"> PAGEREF _Toc185447744 \h </w:instrText>
            </w:r>
            <w:r>
              <w:rPr>
                <w:noProof/>
                <w:webHidden/>
              </w:rPr>
            </w:r>
            <w:r>
              <w:rPr>
                <w:noProof/>
                <w:webHidden/>
              </w:rPr>
              <w:fldChar w:fldCharType="separate"/>
            </w:r>
            <w:r>
              <w:rPr>
                <w:noProof/>
                <w:webHidden/>
              </w:rPr>
              <w:t>17</w:t>
            </w:r>
            <w:r>
              <w:rPr>
                <w:noProof/>
                <w:webHidden/>
              </w:rPr>
              <w:fldChar w:fldCharType="end"/>
            </w:r>
          </w:hyperlink>
        </w:p>
        <w:p w14:paraId="181B43AA" w14:textId="329A6E97"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45" w:history="1">
            <w:r w:rsidRPr="00BC3F78">
              <w:rPr>
                <w:rStyle w:val="Hyperlink"/>
                <w:rFonts w:cs="Times New Roman"/>
                <w:noProof/>
              </w:rPr>
              <w:t>Biểu đồ phân rã và kịch bản UC Đăng nhập</w:t>
            </w:r>
            <w:r>
              <w:rPr>
                <w:noProof/>
                <w:webHidden/>
              </w:rPr>
              <w:tab/>
            </w:r>
            <w:r>
              <w:rPr>
                <w:noProof/>
                <w:webHidden/>
              </w:rPr>
              <w:fldChar w:fldCharType="begin"/>
            </w:r>
            <w:r>
              <w:rPr>
                <w:noProof/>
                <w:webHidden/>
              </w:rPr>
              <w:instrText xml:space="preserve"> PAGEREF _Toc185447745 \h </w:instrText>
            </w:r>
            <w:r>
              <w:rPr>
                <w:noProof/>
                <w:webHidden/>
              </w:rPr>
            </w:r>
            <w:r>
              <w:rPr>
                <w:noProof/>
                <w:webHidden/>
              </w:rPr>
              <w:fldChar w:fldCharType="separate"/>
            </w:r>
            <w:r>
              <w:rPr>
                <w:noProof/>
                <w:webHidden/>
              </w:rPr>
              <w:t>19</w:t>
            </w:r>
            <w:r>
              <w:rPr>
                <w:noProof/>
                <w:webHidden/>
              </w:rPr>
              <w:fldChar w:fldCharType="end"/>
            </w:r>
          </w:hyperlink>
        </w:p>
        <w:p w14:paraId="68FF81AF" w14:textId="4C163062"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46" w:history="1">
            <w:r w:rsidRPr="00BC3F78">
              <w:rPr>
                <w:rStyle w:val="Hyperlink"/>
                <w:rFonts w:cs="Times New Roman"/>
                <w:noProof/>
              </w:rPr>
              <w:t>Biểu đồ phân rã và kịch bản UC quản lý sản phẩm</w:t>
            </w:r>
            <w:r>
              <w:rPr>
                <w:noProof/>
                <w:webHidden/>
              </w:rPr>
              <w:tab/>
            </w:r>
            <w:r>
              <w:rPr>
                <w:noProof/>
                <w:webHidden/>
              </w:rPr>
              <w:fldChar w:fldCharType="begin"/>
            </w:r>
            <w:r>
              <w:rPr>
                <w:noProof/>
                <w:webHidden/>
              </w:rPr>
              <w:instrText xml:space="preserve"> PAGEREF _Toc185447746 \h </w:instrText>
            </w:r>
            <w:r>
              <w:rPr>
                <w:noProof/>
                <w:webHidden/>
              </w:rPr>
            </w:r>
            <w:r>
              <w:rPr>
                <w:noProof/>
                <w:webHidden/>
              </w:rPr>
              <w:fldChar w:fldCharType="separate"/>
            </w:r>
            <w:r>
              <w:rPr>
                <w:noProof/>
                <w:webHidden/>
              </w:rPr>
              <w:t>20</w:t>
            </w:r>
            <w:r>
              <w:rPr>
                <w:noProof/>
                <w:webHidden/>
              </w:rPr>
              <w:fldChar w:fldCharType="end"/>
            </w:r>
          </w:hyperlink>
        </w:p>
        <w:p w14:paraId="2D1F07DE" w14:textId="38208B63"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47" w:history="1">
            <w:r w:rsidRPr="00BC3F78">
              <w:rPr>
                <w:rStyle w:val="Hyperlink"/>
                <w:rFonts w:cs="Times New Roman"/>
                <w:noProof/>
              </w:rPr>
              <w:t>Kịch bản UC thêm/sửa sản phẩm</w:t>
            </w:r>
            <w:r>
              <w:rPr>
                <w:noProof/>
                <w:webHidden/>
              </w:rPr>
              <w:tab/>
            </w:r>
            <w:r>
              <w:rPr>
                <w:noProof/>
                <w:webHidden/>
              </w:rPr>
              <w:fldChar w:fldCharType="begin"/>
            </w:r>
            <w:r>
              <w:rPr>
                <w:noProof/>
                <w:webHidden/>
              </w:rPr>
              <w:instrText xml:space="preserve"> PAGEREF _Toc185447747 \h </w:instrText>
            </w:r>
            <w:r>
              <w:rPr>
                <w:noProof/>
                <w:webHidden/>
              </w:rPr>
            </w:r>
            <w:r>
              <w:rPr>
                <w:noProof/>
                <w:webHidden/>
              </w:rPr>
              <w:fldChar w:fldCharType="separate"/>
            </w:r>
            <w:r>
              <w:rPr>
                <w:noProof/>
                <w:webHidden/>
              </w:rPr>
              <w:t>20</w:t>
            </w:r>
            <w:r>
              <w:rPr>
                <w:noProof/>
                <w:webHidden/>
              </w:rPr>
              <w:fldChar w:fldCharType="end"/>
            </w:r>
          </w:hyperlink>
        </w:p>
        <w:p w14:paraId="1A7D9BB4" w14:textId="1517B660"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48" w:history="1">
            <w:r w:rsidRPr="00BC3F78">
              <w:rPr>
                <w:rStyle w:val="Hyperlink"/>
                <w:rFonts w:cs="Times New Roman"/>
                <w:noProof/>
              </w:rPr>
              <w:t>Kịch bản UC xóa sản phẩm</w:t>
            </w:r>
            <w:r>
              <w:rPr>
                <w:noProof/>
                <w:webHidden/>
              </w:rPr>
              <w:tab/>
            </w:r>
            <w:r>
              <w:rPr>
                <w:noProof/>
                <w:webHidden/>
              </w:rPr>
              <w:fldChar w:fldCharType="begin"/>
            </w:r>
            <w:r>
              <w:rPr>
                <w:noProof/>
                <w:webHidden/>
              </w:rPr>
              <w:instrText xml:space="preserve"> PAGEREF _Toc185447748 \h </w:instrText>
            </w:r>
            <w:r>
              <w:rPr>
                <w:noProof/>
                <w:webHidden/>
              </w:rPr>
            </w:r>
            <w:r>
              <w:rPr>
                <w:noProof/>
                <w:webHidden/>
              </w:rPr>
              <w:fldChar w:fldCharType="separate"/>
            </w:r>
            <w:r>
              <w:rPr>
                <w:noProof/>
                <w:webHidden/>
              </w:rPr>
              <w:t>22</w:t>
            </w:r>
            <w:r>
              <w:rPr>
                <w:noProof/>
                <w:webHidden/>
              </w:rPr>
              <w:fldChar w:fldCharType="end"/>
            </w:r>
          </w:hyperlink>
        </w:p>
        <w:p w14:paraId="5FCB09E0" w14:textId="66F7D73C"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49" w:history="1">
            <w:r w:rsidRPr="00BC3F78">
              <w:rPr>
                <w:rStyle w:val="Hyperlink"/>
                <w:rFonts w:cs="Times New Roman"/>
                <w:noProof/>
              </w:rPr>
              <w:t>Biểu đồ phân rã và kịch bản UC quản lý giỏ hàng</w:t>
            </w:r>
            <w:r>
              <w:rPr>
                <w:noProof/>
                <w:webHidden/>
              </w:rPr>
              <w:tab/>
            </w:r>
            <w:r>
              <w:rPr>
                <w:noProof/>
                <w:webHidden/>
              </w:rPr>
              <w:fldChar w:fldCharType="begin"/>
            </w:r>
            <w:r>
              <w:rPr>
                <w:noProof/>
                <w:webHidden/>
              </w:rPr>
              <w:instrText xml:space="preserve"> PAGEREF _Toc185447749 \h </w:instrText>
            </w:r>
            <w:r>
              <w:rPr>
                <w:noProof/>
                <w:webHidden/>
              </w:rPr>
            </w:r>
            <w:r>
              <w:rPr>
                <w:noProof/>
                <w:webHidden/>
              </w:rPr>
              <w:fldChar w:fldCharType="separate"/>
            </w:r>
            <w:r>
              <w:rPr>
                <w:noProof/>
                <w:webHidden/>
              </w:rPr>
              <w:t>22</w:t>
            </w:r>
            <w:r>
              <w:rPr>
                <w:noProof/>
                <w:webHidden/>
              </w:rPr>
              <w:fldChar w:fldCharType="end"/>
            </w:r>
          </w:hyperlink>
        </w:p>
        <w:p w14:paraId="0B46CD24" w14:textId="03788D57"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50" w:history="1">
            <w:r w:rsidRPr="00BC3F78">
              <w:rPr>
                <w:rStyle w:val="Hyperlink"/>
                <w:rFonts w:cs="Times New Roman"/>
                <w:noProof/>
              </w:rPr>
              <w:t>Kịch bản UC thêm sản phẩm giỏ hàng</w:t>
            </w:r>
            <w:r>
              <w:rPr>
                <w:noProof/>
                <w:webHidden/>
              </w:rPr>
              <w:tab/>
            </w:r>
            <w:r>
              <w:rPr>
                <w:noProof/>
                <w:webHidden/>
              </w:rPr>
              <w:fldChar w:fldCharType="begin"/>
            </w:r>
            <w:r>
              <w:rPr>
                <w:noProof/>
                <w:webHidden/>
              </w:rPr>
              <w:instrText xml:space="preserve"> PAGEREF _Toc185447750 \h </w:instrText>
            </w:r>
            <w:r>
              <w:rPr>
                <w:noProof/>
                <w:webHidden/>
              </w:rPr>
            </w:r>
            <w:r>
              <w:rPr>
                <w:noProof/>
                <w:webHidden/>
              </w:rPr>
              <w:fldChar w:fldCharType="separate"/>
            </w:r>
            <w:r>
              <w:rPr>
                <w:noProof/>
                <w:webHidden/>
              </w:rPr>
              <w:t>22</w:t>
            </w:r>
            <w:r>
              <w:rPr>
                <w:noProof/>
                <w:webHidden/>
              </w:rPr>
              <w:fldChar w:fldCharType="end"/>
            </w:r>
          </w:hyperlink>
        </w:p>
        <w:p w14:paraId="36388DBC" w14:textId="724FFE8C"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51" w:history="1">
            <w:r w:rsidRPr="00BC3F78">
              <w:rPr>
                <w:rStyle w:val="Hyperlink"/>
                <w:rFonts w:cs="Times New Roman"/>
                <w:noProof/>
              </w:rPr>
              <w:t>Kịch bản UC chỉnh sửa giỏ hàng</w:t>
            </w:r>
            <w:r>
              <w:rPr>
                <w:noProof/>
                <w:webHidden/>
              </w:rPr>
              <w:tab/>
            </w:r>
            <w:r>
              <w:rPr>
                <w:noProof/>
                <w:webHidden/>
              </w:rPr>
              <w:fldChar w:fldCharType="begin"/>
            </w:r>
            <w:r>
              <w:rPr>
                <w:noProof/>
                <w:webHidden/>
              </w:rPr>
              <w:instrText xml:space="preserve"> PAGEREF _Toc185447751 \h </w:instrText>
            </w:r>
            <w:r>
              <w:rPr>
                <w:noProof/>
                <w:webHidden/>
              </w:rPr>
            </w:r>
            <w:r>
              <w:rPr>
                <w:noProof/>
                <w:webHidden/>
              </w:rPr>
              <w:fldChar w:fldCharType="separate"/>
            </w:r>
            <w:r>
              <w:rPr>
                <w:noProof/>
                <w:webHidden/>
              </w:rPr>
              <w:t>24</w:t>
            </w:r>
            <w:r>
              <w:rPr>
                <w:noProof/>
                <w:webHidden/>
              </w:rPr>
              <w:fldChar w:fldCharType="end"/>
            </w:r>
          </w:hyperlink>
        </w:p>
        <w:p w14:paraId="32A22CDB" w14:textId="16A9F853"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52" w:history="1">
            <w:r w:rsidRPr="00BC3F78">
              <w:rPr>
                <w:rStyle w:val="Hyperlink"/>
                <w:rFonts w:cs="Times New Roman"/>
                <w:noProof/>
              </w:rPr>
              <w:t>Biểu đồ phân rã và kịch bản UC thanh toán</w:t>
            </w:r>
            <w:r>
              <w:rPr>
                <w:noProof/>
                <w:webHidden/>
              </w:rPr>
              <w:tab/>
            </w:r>
            <w:r>
              <w:rPr>
                <w:noProof/>
                <w:webHidden/>
              </w:rPr>
              <w:fldChar w:fldCharType="begin"/>
            </w:r>
            <w:r>
              <w:rPr>
                <w:noProof/>
                <w:webHidden/>
              </w:rPr>
              <w:instrText xml:space="preserve"> PAGEREF _Toc185447752 \h </w:instrText>
            </w:r>
            <w:r>
              <w:rPr>
                <w:noProof/>
                <w:webHidden/>
              </w:rPr>
            </w:r>
            <w:r>
              <w:rPr>
                <w:noProof/>
                <w:webHidden/>
              </w:rPr>
              <w:fldChar w:fldCharType="separate"/>
            </w:r>
            <w:r>
              <w:rPr>
                <w:noProof/>
                <w:webHidden/>
              </w:rPr>
              <w:t>24</w:t>
            </w:r>
            <w:r>
              <w:rPr>
                <w:noProof/>
                <w:webHidden/>
              </w:rPr>
              <w:fldChar w:fldCharType="end"/>
            </w:r>
          </w:hyperlink>
        </w:p>
        <w:p w14:paraId="129F92F2" w14:textId="63D5481B"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53" w:history="1">
            <w:r w:rsidRPr="00BC3F78">
              <w:rPr>
                <w:rStyle w:val="Hyperlink"/>
                <w:rFonts w:cs="Times New Roman"/>
                <w:noProof/>
              </w:rPr>
              <w:t>Biểu đồ phân rã và kịch bản UC Quản lý thông tin tài khoản</w:t>
            </w:r>
            <w:r>
              <w:rPr>
                <w:noProof/>
                <w:webHidden/>
              </w:rPr>
              <w:tab/>
            </w:r>
            <w:r>
              <w:rPr>
                <w:noProof/>
                <w:webHidden/>
              </w:rPr>
              <w:fldChar w:fldCharType="begin"/>
            </w:r>
            <w:r>
              <w:rPr>
                <w:noProof/>
                <w:webHidden/>
              </w:rPr>
              <w:instrText xml:space="preserve"> PAGEREF _Toc185447753 \h </w:instrText>
            </w:r>
            <w:r>
              <w:rPr>
                <w:noProof/>
                <w:webHidden/>
              </w:rPr>
            </w:r>
            <w:r>
              <w:rPr>
                <w:noProof/>
                <w:webHidden/>
              </w:rPr>
              <w:fldChar w:fldCharType="separate"/>
            </w:r>
            <w:r>
              <w:rPr>
                <w:noProof/>
                <w:webHidden/>
              </w:rPr>
              <w:t>26</w:t>
            </w:r>
            <w:r>
              <w:rPr>
                <w:noProof/>
                <w:webHidden/>
              </w:rPr>
              <w:fldChar w:fldCharType="end"/>
            </w:r>
          </w:hyperlink>
        </w:p>
        <w:p w14:paraId="0ED50909" w14:textId="0754591A"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54" w:history="1">
            <w:r w:rsidRPr="00BC3F78">
              <w:rPr>
                <w:rStyle w:val="Hyperlink"/>
                <w:rFonts w:cs="Times New Roman"/>
                <w:noProof/>
              </w:rPr>
              <w:t>Biểu đồ phân rã và kịch bản UC Khách hàng quản lý đơn hàng</w:t>
            </w:r>
            <w:r>
              <w:rPr>
                <w:noProof/>
                <w:webHidden/>
              </w:rPr>
              <w:tab/>
            </w:r>
            <w:r>
              <w:rPr>
                <w:noProof/>
                <w:webHidden/>
              </w:rPr>
              <w:fldChar w:fldCharType="begin"/>
            </w:r>
            <w:r>
              <w:rPr>
                <w:noProof/>
                <w:webHidden/>
              </w:rPr>
              <w:instrText xml:space="preserve"> PAGEREF _Toc185447754 \h </w:instrText>
            </w:r>
            <w:r>
              <w:rPr>
                <w:noProof/>
                <w:webHidden/>
              </w:rPr>
            </w:r>
            <w:r>
              <w:rPr>
                <w:noProof/>
                <w:webHidden/>
              </w:rPr>
              <w:fldChar w:fldCharType="separate"/>
            </w:r>
            <w:r>
              <w:rPr>
                <w:noProof/>
                <w:webHidden/>
              </w:rPr>
              <w:t>28</w:t>
            </w:r>
            <w:r>
              <w:rPr>
                <w:noProof/>
                <w:webHidden/>
              </w:rPr>
              <w:fldChar w:fldCharType="end"/>
            </w:r>
          </w:hyperlink>
        </w:p>
        <w:p w14:paraId="1DC85DD0" w14:textId="5A00C481"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55" w:history="1">
            <w:r w:rsidRPr="00BC3F78">
              <w:rPr>
                <w:rStyle w:val="Hyperlink"/>
                <w:rFonts w:cs="Times New Roman"/>
                <w:noProof/>
              </w:rPr>
              <w:t>Kịch bản UC tiếp tục thanh toán.</w:t>
            </w:r>
            <w:r>
              <w:rPr>
                <w:noProof/>
                <w:webHidden/>
              </w:rPr>
              <w:tab/>
            </w:r>
            <w:r>
              <w:rPr>
                <w:noProof/>
                <w:webHidden/>
              </w:rPr>
              <w:fldChar w:fldCharType="begin"/>
            </w:r>
            <w:r>
              <w:rPr>
                <w:noProof/>
                <w:webHidden/>
              </w:rPr>
              <w:instrText xml:space="preserve"> PAGEREF _Toc185447755 \h </w:instrText>
            </w:r>
            <w:r>
              <w:rPr>
                <w:noProof/>
                <w:webHidden/>
              </w:rPr>
            </w:r>
            <w:r>
              <w:rPr>
                <w:noProof/>
                <w:webHidden/>
              </w:rPr>
              <w:fldChar w:fldCharType="separate"/>
            </w:r>
            <w:r>
              <w:rPr>
                <w:noProof/>
                <w:webHidden/>
              </w:rPr>
              <w:t>28</w:t>
            </w:r>
            <w:r>
              <w:rPr>
                <w:noProof/>
                <w:webHidden/>
              </w:rPr>
              <w:fldChar w:fldCharType="end"/>
            </w:r>
          </w:hyperlink>
        </w:p>
        <w:p w14:paraId="2AC3A93D" w14:textId="687AEDCE"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56" w:history="1">
            <w:r w:rsidRPr="00BC3F78">
              <w:rPr>
                <w:rStyle w:val="Hyperlink"/>
                <w:rFonts w:cs="Times New Roman"/>
                <w:noProof/>
              </w:rPr>
              <w:t>Kịch bản UC đánh giá sản phẩm đã mua</w:t>
            </w:r>
            <w:r>
              <w:rPr>
                <w:noProof/>
                <w:webHidden/>
              </w:rPr>
              <w:tab/>
            </w:r>
            <w:r>
              <w:rPr>
                <w:noProof/>
                <w:webHidden/>
              </w:rPr>
              <w:fldChar w:fldCharType="begin"/>
            </w:r>
            <w:r>
              <w:rPr>
                <w:noProof/>
                <w:webHidden/>
              </w:rPr>
              <w:instrText xml:space="preserve"> PAGEREF _Toc185447756 \h </w:instrText>
            </w:r>
            <w:r>
              <w:rPr>
                <w:noProof/>
                <w:webHidden/>
              </w:rPr>
            </w:r>
            <w:r>
              <w:rPr>
                <w:noProof/>
                <w:webHidden/>
              </w:rPr>
              <w:fldChar w:fldCharType="separate"/>
            </w:r>
            <w:r>
              <w:rPr>
                <w:noProof/>
                <w:webHidden/>
              </w:rPr>
              <w:t>30</w:t>
            </w:r>
            <w:r>
              <w:rPr>
                <w:noProof/>
                <w:webHidden/>
              </w:rPr>
              <w:fldChar w:fldCharType="end"/>
            </w:r>
          </w:hyperlink>
        </w:p>
        <w:p w14:paraId="2F40573D" w14:textId="6B2B2DA2"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57" w:history="1">
            <w:r w:rsidRPr="00BC3F78">
              <w:rPr>
                <w:rStyle w:val="Hyperlink"/>
                <w:rFonts w:cs="Times New Roman"/>
                <w:noProof/>
              </w:rPr>
              <w:t>Biểu đồ phân rã và kịch bản UC Tìm kiếm</w:t>
            </w:r>
            <w:r>
              <w:rPr>
                <w:noProof/>
                <w:webHidden/>
              </w:rPr>
              <w:tab/>
            </w:r>
            <w:r>
              <w:rPr>
                <w:noProof/>
                <w:webHidden/>
              </w:rPr>
              <w:fldChar w:fldCharType="begin"/>
            </w:r>
            <w:r>
              <w:rPr>
                <w:noProof/>
                <w:webHidden/>
              </w:rPr>
              <w:instrText xml:space="preserve"> PAGEREF _Toc185447757 \h </w:instrText>
            </w:r>
            <w:r>
              <w:rPr>
                <w:noProof/>
                <w:webHidden/>
              </w:rPr>
            </w:r>
            <w:r>
              <w:rPr>
                <w:noProof/>
                <w:webHidden/>
              </w:rPr>
              <w:fldChar w:fldCharType="separate"/>
            </w:r>
            <w:r>
              <w:rPr>
                <w:noProof/>
                <w:webHidden/>
              </w:rPr>
              <w:t>31</w:t>
            </w:r>
            <w:r>
              <w:rPr>
                <w:noProof/>
                <w:webHidden/>
              </w:rPr>
              <w:fldChar w:fldCharType="end"/>
            </w:r>
          </w:hyperlink>
        </w:p>
        <w:p w14:paraId="525F7CFA" w14:textId="74E8235E"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58" w:history="1">
            <w:r w:rsidRPr="00BC3F78">
              <w:rPr>
                <w:rStyle w:val="Hyperlink"/>
                <w:rFonts w:cs="Times New Roman"/>
                <w:noProof/>
              </w:rPr>
              <w:t>Biểu đồ phân rã và kịch bản UC quản lý danh sách yêu thích</w:t>
            </w:r>
            <w:r>
              <w:rPr>
                <w:noProof/>
                <w:webHidden/>
              </w:rPr>
              <w:tab/>
            </w:r>
            <w:r>
              <w:rPr>
                <w:noProof/>
                <w:webHidden/>
              </w:rPr>
              <w:fldChar w:fldCharType="begin"/>
            </w:r>
            <w:r>
              <w:rPr>
                <w:noProof/>
                <w:webHidden/>
              </w:rPr>
              <w:instrText xml:space="preserve"> PAGEREF _Toc185447758 \h </w:instrText>
            </w:r>
            <w:r>
              <w:rPr>
                <w:noProof/>
                <w:webHidden/>
              </w:rPr>
            </w:r>
            <w:r>
              <w:rPr>
                <w:noProof/>
                <w:webHidden/>
              </w:rPr>
              <w:fldChar w:fldCharType="separate"/>
            </w:r>
            <w:r>
              <w:rPr>
                <w:noProof/>
                <w:webHidden/>
              </w:rPr>
              <w:t>32</w:t>
            </w:r>
            <w:r>
              <w:rPr>
                <w:noProof/>
                <w:webHidden/>
              </w:rPr>
              <w:fldChar w:fldCharType="end"/>
            </w:r>
          </w:hyperlink>
        </w:p>
        <w:p w14:paraId="344A570A" w14:textId="1DC2E8E2"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59" w:history="1">
            <w:r w:rsidRPr="00BC3F78">
              <w:rPr>
                <w:rStyle w:val="Hyperlink"/>
                <w:rFonts w:cs="Times New Roman"/>
                <w:noProof/>
              </w:rPr>
              <w:t>Kịch bản UC thêm sản phẩm vào danh sách yêu thích</w:t>
            </w:r>
            <w:r>
              <w:rPr>
                <w:noProof/>
                <w:webHidden/>
              </w:rPr>
              <w:tab/>
            </w:r>
            <w:r>
              <w:rPr>
                <w:noProof/>
                <w:webHidden/>
              </w:rPr>
              <w:fldChar w:fldCharType="begin"/>
            </w:r>
            <w:r>
              <w:rPr>
                <w:noProof/>
                <w:webHidden/>
              </w:rPr>
              <w:instrText xml:space="preserve"> PAGEREF _Toc185447759 \h </w:instrText>
            </w:r>
            <w:r>
              <w:rPr>
                <w:noProof/>
                <w:webHidden/>
              </w:rPr>
            </w:r>
            <w:r>
              <w:rPr>
                <w:noProof/>
                <w:webHidden/>
              </w:rPr>
              <w:fldChar w:fldCharType="separate"/>
            </w:r>
            <w:r>
              <w:rPr>
                <w:noProof/>
                <w:webHidden/>
              </w:rPr>
              <w:t>33</w:t>
            </w:r>
            <w:r>
              <w:rPr>
                <w:noProof/>
                <w:webHidden/>
              </w:rPr>
              <w:fldChar w:fldCharType="end"/>
            </w:r>
          </w:hyperlink>
        </w:p>
        <w:p w14:paraId="22F9FAC5" w14:textId="06820A1E"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60" w:history="1">
            <w:r w:rsidRPr="00BC3F78">
              <w:rPr>
                <w:rStyle w:val="Hyperlink"/>
                <w:rFonts w:cs="Times New Roman"/>
                <w:noProof/>
              </w:rPr>
              <w:t>Kịch bản UC xóa sản phẩm yêu thích</w:t>
            </w:r>
            <w:r>
              <w:rPr>
                <w:noProof/>
                <w:webHidden/>
              </w:rPr>
              <w:tab/>
            </w:r>
            <w:r>
              <w:rPr>
                <w:noProof/>
                <w:webHidden/>
              </w:rPr>
              <w:fldChar w:fldCharType="begin"/>
            </w:r>
            <w:r>
              <w:rPr>
                <w:noProof/>
                <w:webHidden/>
              </w:rPr>
              <w:instrText xml:space="preserve"> PAGEREF _Toc185447760 \h </w:instrText>
            </w:r>
            <w:r>
              <w:rPr>
                <w:noProof/>
                <w:webHidden/>
              </w:rPr>
            </w:r>
            <w:r>
              <w:rPr>
                <w:noProof/>
                <w:webHidden/>
              </w:rPr>
              <w:fldChar w:fldCharType="separate"/>
            </w:r>
            <w:r>
              <w:rPr>
                <w:noProof/>
                <w:webHidden/>
              </w:rPr>
              <w:t>33</w:t>
            </w:r>
            <w:r>
              <w:rPr>
                <w:noProof/>
                <w:webHidden/>
              </w:rPr>
              <w:fldChar w:fldCharType="end"/>
            </w:r>
          </w:hyperlink>
        </w:p>
        <w:p w14:paraId="6B160CC3" w14:textId="57D43B5C"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61" w:history="1">
            <w:r w:rsidRPr="00BC3F78">
              <w:rPr>
                <w:rStyle w:val="Hyperlink"/>
                <w:rFonts w:cs="Times New Roman"/>
                <w:noProof/>
              </w:rPr>
              <w:t>Biểu đồ phân rã và kịch bản UC quản lý sản phẩm</w:t>
            </w:r>
            <w:r>
              <w:rPr>
                <w:noProof/>
                <w:webHidden/>
              </w:rPr>
              <w:tab/>
            </w:r>
            <w:r>
              <w:rPr>
                <w:noProof/>
                <w:webHidden/>
              </w:rPr>
              <w:fldChar w:fldCharType="begin"/>
            </w:r>
            <w:r>
              <w:rPr>
                <w:noProof/>
                <w:webHidden/>
              </w:rPr>
              <w:instrText xml:space="preserve"> PAGEREF _Toc185447761 \h </w:instrText>
            </w:r>
            <w:r>
              <w:rPr>
                <w:noProof/>
                <w:webHidden/>
              </w:rPr>
            </w:r>
            <w:r>
              <w:rPr>
                <w:noProof/>
                <w:webHidden/>
              </w:rPr>
              <w:fldChar w:fldCharType="separate"/>
            </w:r>
            <w:r>
              <w:rPr>
                <w:noProof/>
                <w:webHidden/>
              </w:rPr>
              <w:t>35</w:t>
            </w:r>
            <w:r>
              <w:rPr>
                <w:noProof/>
                <w:webHidden/>
              </w:rPr>
              <w:fldChar w:fldCharType="end"/>
            </w:r>
          </w:hyperlink>
        </w:p>
        <w:p w14:paraId="47F493B1" w14:textId="788388FB"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62" w:history="1">
            <w:r w:rsidRPr="00BC3F78">
              <w:rPr>
                <w:rStyle w:val="Hyperlink"/>
                <w:rFonts w:cs="Times New Roman"/>
                <w:noProof/>
              </w:rPr>
              <w:t>Biểu đồ phân rã và kịch bản UC admin thống kê</w:t>
            </w:r>
            <w:r>
              <w:rPr>
                <w:noProof/>
                <w:webHidden/>
              </w:rPr>
              <w:tab/>
            </w:r>
            <w:r>
              <w:rPr>
                <w:noProof/>
                <w:webHidden/>
              </w:rPr>
              <w:fldChar w:fldCharType="begin"/>
            </w:r>
            <w:r>
              <w:rPr>
                <w:noProof/>
                <w:webHidden/>
              </w:rPr>
              <w:instrText xml:space="preserve"> PAGEREF _Toc185447762 \h </w:instrText>
            </w:r>
            <w:r>
              <w:rPr>
                <w:noProof/>
                <w:webHidden/>
              </w:rPr>
            </w:r>
            <w:r>
              <w:rPr>
                <w:noProof/>
                <w:webHidden/>
              </w:rPr>
              <w:fldChar w:fldCharType="separate"/>
            </w:r>
            <w:r>
              <w:rPr>
                <w:noProof/>
                <w:webHidden/>
              </w:rPr>
              <w:t>35</w:t>
            </w:r>
            <w:r>
              <w:rPr>
                <w:noProof/>
                <w:webHidden/>
              </w:rPr>
              <w:fldChar w:fldCharType="end"/>
            </w:r>
          </w:hyperlink>
        </w:p>
        <w:p w14:paraId="0CD2DB13" w14:textId="6A07E20F"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63" w:history="1">
            <w:r w:rsidRPr="00BC3F78">
              <w:rPr>
                <w:rStyle w:val="Hyperlink"/>
                <w:rFonts w:cs="Times New Roman"/>
                <w:noProof/>
              </w:rPr>
              <w:t>Biểu đồ phân rã và kịch bản UC staff thống kê</w:t>
            </w:r>
            <w:r>
              <w:rPr>
                <w:noProof/>
                <w:webHidden/>
              </w:rPr>
              <w:tab/>
            </w:r>
            <w:r>
              <w:rPr>
                <w:noProof/>
                <w:webHidden/>
              </w:rPr>
              <w:fldChar w:fldCharType="begin"/>
            </w:r>
            <w:r>
              <w:rPr>
                <w:noProof/>
                <w:webHidden/>
              </w:rPr>
              <w:instrText xml:space="preserve"> PAGEREF _Toc185447763 \h </w:instrText>
            </w:r>
            <w:r>
              <w:rPr>
                <w:noProof/>
                <w:webHidden/>
              </w:rPr>
            </w:r>
            <w:r>
              <w:rPr>
                <w:noProof/>
                <w:webHidden/>
              </w:rPr>
              <w:fldChar w:fldCharType="separate"/>
            </w:r>
            <w:r>
              <w:rPr>
                <w:noProof/>
                <w:webHidden/>
              </w:rPr>
              <w:t>36</w:t>
            </w:r>
            <w:r>
              <w:rPr>
                <w:noProof/>
                <w:webHidden/>
              </w:rPr>
              <w:fldChar w:fldCharType="end"/>
            </w:r>
          </w:hyperlink>
        </w:p>
        <w:p w14:paraId="102B1F5A" w14:textId="3B8F6837"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64" w:history="1">
            <w:r w:rsidRPr="00BC3F78">
              <w:rPr>
                <w:rStyle w:val="Hyperlink"/>
                <w:rFonts w:cs="Times New Roman"/>
                <w:noProof/>
              </w:rPr>
              <w:t>Xây dựng biểu đồ lớp</w:t>
            </w:r>
            <w:r>
              <w:rPr>
                <w:noProof/>
                <w:webHidden/>
              </w:rPr>
              <w:tab/>
            </w:r>
            <w:r>
              <w:rPr>
                <w:noProof/>
                <w:webHidden/>
              </w:rPr>
              <w:fldChar w:fldCharType="begin"/>
            </w:r>
            <w:r>
              <w:rPr>
                <w:noProof/>
                <w:webHidden/>
              </w:rPr>
              <w:instrText xml:space="preserve"> PAGEREF _Toc185447764 \h </w:instrText>
            </w:r>
            <w:r>
              <w:rPr>
                <w:noProof/>
                <w:webHidden/>
              </w:rPr>
            </w:r>
            <w:r>
              <w:rPr>
                <w:noProof/>
                <w:webHidden/>
              </w:rPr>
              <w:fldChar w:fldCharType="separate"/>
            </w:r>
            <w:r>
              <w:rPr>
                <w:noProof/>
                <w:webHidden/>
              </w:rPr>
              <w:t>37</w:t>
            </w:r>
            <w:r>
              <w:rPr>
                <w:noProof/>
                <w:webHidden/>
              </w:rPr>
              <w:fldChar w:fldCharType="end"/>
            </w:r>
          </w:hyperlink>
        </w:p>
        <w:p w14:paraId="615E830E" w14:textId="635312CC"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65" w:history="1">
            <w:r w:rsidRPr="00BC3F78">
              <w:rPr>
                <w:rStyle w:val="Hyperlink"/>
                <w:rFonts w:cs="Times New Roman"/>
                <w:noProof/>
              </w:rPr>
              <w:t>1. Lớp CustomerStat</w:t>
            </w:r>
            <w:r>
              <w:rPr>
                <w:noProof/>
                <w:webHidden/>
              </w:rPr>
              <w:tab/>
            </w:r>
            <w:r>
              <w:rPr>
                <w:noProof/>
                <w:webHidden/>
              </w:rPr>
              <w:fldChar w:fldCharType="begin"/>
            </w:r>
            <w:r>
              <w:rPr>
                <w:noProof/>
                <w:webHidden/>
              </w:rPr>
              <w:instrText xml:space="preserve"> PAGEREF _Toc185447765 \h </w:instrText>
            </w:r>
            <w:r>
              <w:rPr>
                <w:noProof/>
                <w:webHidden/>
              </w:rPr>
            </w:r>
            <w:r>
              <w:rPr>
                <w:noProof/>
                <w:webHidden/>
              </w:rPr>
              <w:fldChar w:fldCharType="separate"/>
            </w:r>
            <w:r>
              <w:rPr>
                <w:noProof/>
                <w:webHidden/>
              </w:rPr>
              <w:t>31</w:t>
            </w:r>
            <w:r>
              <w:rPr>
                <w:noProof/>
                <w:webHidden/>
              </w:rPr>
              <w:fldChar w:fldCharType="end"/>
            </w:r>
          </w:hyperlink>
        </w:p>
        <w:p w14:paraId="01D6953E" w14:textId="23B542DC"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66" w:history="1">
            <w:r w:rsidRPr="00BC3F78">
              <w:rPr>
                <w:rStyle w:val="Hyperlink"/>
                <w:rFonts w:cs="Times New Roman"/>
                <w:noProof/>
              </w:rPr>
              <w:t>3. Lớp ProductStat</w:t>
            </w:r>
            <w:r>
              <w:rPr>
                <w:noProof/>
                <w:webHidden/>
              </w:rPr>
              <w:tab/>
            </w:r>
            <w:r>
              <w:rPr>
                <w:noProof/>
                <w:webHidden/>
              </w:rPr>
              <w:fldChar w:fldCharType="begin"/>
            </w:r>
            <w:r>
              <w:rPr>
                <w:noProof/>
                <w:webHidden/>
              </w:rPr>
              <w:instrText xml:space="preserve"> PAGEREF _Toc185447766 \h </w:instrText>
            </w:r>
            <w:r>
              <w:rPr>
                <w:noProof/>
                <w:webHidden/>
              </w:rPr>
            </w:r>
            <w:r>
              <w:rPr>
                <w:noProof/>
                <w:webHidden/>
              </w:rPr>
              <w:fldChar w:fldCharType="separate"/>
            </w:r>
            <w:r>
              <w:rPr>
                <w:noProof/>
                <w:webHidden/>
              </w:rPr>
              <w:t>31</w:t>
            </w:r>
            <w:r>
              <w:rPr>
                <w:noProof/>
                <w:webHidden/>
              </w:rPr>
              <w:fldChar w:fldCharType="end"/>
            </w:r>
          </w:hyperlink>
        </w:p>
        <w:p w14:paraId="2028273E" w14:textId="774F9AED"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67" w:history="1">
            <w:r w:rsidRPr="00BC3F78">
              <w:rPr>
                <w:rStyle w:val="Hyperlink"/>
                <w:rFonts w:cs="Times New Roman"/>
                <w:noProof/>
              </w:rPr>
              <w:t>4. Lớp Cart_detail</w:t>
            </w:r>
            <w:r>
              <w:rPr>
                <w:noProof/>
                <w:webHidden/>
              </w:rPr>
              <w:tab/>
            </w:r>
            <w:r>
              <w:rPr>
                <w:noProof/>
                <w:webHidden/>
              </w:rPr>
              <w:fldChar w:fldCharType="begin"/>
            </w:r>
            <w:r>
              <w:rPr>
                <w:noProof/>
                <w:webHidden/>
              </w:rPr>
              <w:instrText xml:space="preserve"> PAGEREF _Toc185447767 \h </w:instrText>
            </w:r>
            <w:r>
              <w:rPr>
                <w:noProof/>
                <w:webHidden/>
              </w:rPr>
            </w:r>
            <w:r>
              <w:rPr>
                <w:noProof/>
                <w:webHidden/>
              </w:rPr>
              <w:fldChar w:fldCharType="separate"/>
            </w:r>
            <w:r>
              <w:rPr>
                <w:noProof/>
                <w:webHidden/>
              </w:rPr>
              <w:t>31</w:t>
            </w:r>
            <w:r>
              <w:rPr>
                <w:noProof/>
                <w:webHidden/>
              </w:rPr>
              <w:fldChar w:fldCharType="end"/>
            </w:r>
          </w:hyperlink>
        </w:p>
        <w:p w14:paraId="3F764673" w14:textId="6773094C"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68" w:history="1">
            <w:r w:rsidRPr="00BC3F78">
              <w:rPr>
                <w:rStyle w:val="Hyperlink"/>
                <w:rFonts w:cs="Times New Roman"/>
                <w:noProof/>
              </w:rPr>
              <w:t>5. Lớp Cart</w:t>
            </w:r>
            <w:r>
              <w:rPr>
                <w:noProof/>
                <w:webHidden/>
              </w:rPr>
              <w:tab/>
            </w:r>
            <w:r>
              <w:rPr>
                <w:noProof/>
                <w:webHidden/>
              </w:rPr>
              <w:fldChar w:fldCharType="begin"/>
            </w:r>
            <w:r>
              <w:rPr>
                <w:noProof/>
                <w:webHidden/>
              </w:rPr>
              <w:instrText xml:space="preserve"> PAGEREF _Toc185447768 \h </w:instrText>
            </w:r>
            <w:r>
              <w:rPr>
                <w:noProof/>
                <w:webHidden/>
              </w:rPr>
            </w:r>
            <w:r>
              <w:rPr>
                <w:noProof/>
                <w:webHidden/>
              </w:rPr>
              <w:fldChar w:fldCharType="separate"/>
            </w:r>
            <w:r>
              <w:rPr>
                <w:noProof/>
                <w:webHidden/>
              </w:rPr>
              <w:t>32</w:t>
            </w:r>
            <w:r>
              <w:rPr>
                <w:noProof/>
                <w:webHidden/>
              </w:rPr>
              <w:fldChar w:fldCharType="end"/>
            </w:r>
          </w:hyperlink>
        </w:p>
        <w:p w14:paraId="37797ADA" w14:textId="1B75A154"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69" w:history="1">
            <w:r w:rsidRPr="00BC3F78">
              <w:rPr>
                <w:rStyle w:val="Hyperlink"/>
                <w:rFonts w:cs="Times New Roman"/>
                <w:noProof/>
              </w:rPr>
              <w:t>6. Lớp Category</w:t>
            </w:r>
            <w:r>
              <w:rPr>
                <w:noProof/>
                <w:webHidden/>
              </w:rPr>
              <w:tab/>
            </w:r>
            <w:r>
              <w:rPr>
                <w:noProof/>
                <w:webHidden/>
              </w:rPr>
              <w:fldChar w:fldCharType="begin"/>
            </w:r>
            <w:r>
              <w:rPr>
                <w:noProof/>
                <w:webHidden/>
              </w:rPr>
              <w:instrText xml:space="preserve"> PAGEREF _Toc185447769 \h </w:instrText>
            </w:r>
            <w:r>
              <w:rPr>
                <w:noProof/>
                <w:webHidden/>
              </w:rPr>
            </w:r>
            <w:r>
              <w:rPr>
                <w:noProof/>
                <w:webHidden/>
              </w:rPr>
              <w:fldChar w:fldCharType="separate"/>
            </w:r>
            <w:r>
              <w:rPr>
                <w:noProof/>
                <w:webHidden/>
              </w:rPr>
              <w:t>32</w:t>
            </w:r>
            <w:r>
              <w:rPr>
                <w:noProof/>
                <w:webHidden/>
              </w:rPr>
              <w:fldChar w:fldCharType="end"/>
            </w:r>
          </w:hyperlink>
        </w:p>
        <w:p w14:paraId="4A6AC533" w14:textId="5005F909"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70" w:history="1">
            <w:r w:rsidRPr="00BC3F78">
              <w:rPr>
                <w:rStyle w:val="Hyperlink"/>
                <w:rFonts w:cs="Times New Roman"/>
                <w:noProof/>
              </w:rPr>
              <w:t>7. Lớp Order_detail</w:t>
            </w:r>
            <w:r>
              <w:rPr>
                <w:noProof/>
                <w:webHidden/>
              </w:rPr>
              <w:tab/>
            </w:r>
            <w:r>
              <w:rPr>
                <w:noProof/>
                <w:webHidden/>
              </w:rPr>
              <w:fldChar w:fldCharType="begin"/>
            </w:r>
            <w:r>
              <w:rPr>
                <w:noProof/>
                <w:webHidden/>
              </w:rPr>
              <w:instrText xml:space="preserve"> PAGEREF _Toc185447770 \h </w:instrText>
            </w:r>
            <w:r>
              <w:rPr>
                <w:noProof/>
                <w:webHidden/>
              </w:rPr>
            </w:r>
            <w:r>
              <w:rPr>
                <w:noProof/>
                <w:webHidden/>
              </w:rPr>
              <w:fldChar w:fldCharType="separate"/>
            </w:r>
            <w:r>
              <w:rPr>
                <w:noProof/>
                <w:webHidden/>
              </w:rPr>
              <w:t>32</w:t>
            </w:r>
            <w:r>
              <w:rPr>
                <w:noProof/>
                <w:webHidden/>
              </w:rPr>
              <w:fldChar w:fldCharType="end"/>
            </w:r>
          </w:hyperlink>
        </w:p>
        <w:p w14:paraId="7D1C24B8" w14:textId="23102D7F"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71" w:history="1">
            <w:r w:rsidRPr="00BC3F78">
              <w:rPr>
                <w:rStyle w:val="Hyperlink"/>
                <w:rFonts w:cs="Times New Roman"/>
                <w:noProof/>
              </w:rPr>
              <w:t>8. Lớp Order</w:t>
            </w:r>
            <w:r>
              <w:rPr>
                <w:noProof/>
                <w:webHidden/>
              </w:rPr>
              <w:tab/>
            </w:r>
            <w:r>
              <w:rPr>
                <w:noProof/>
                <w:webHidden/>
              </w:rPr>
              <w:fldChar w:fldCharType="begin"/>
            </w:r>
            <w:r>
              <w:rPr>
                <w:noProof/>
                <w:webHidden/>
              </w:rPr>
              <w:instrText xml:space="preserve"> PAGEREF _Toc185447771 \h </w:instrText>
            </w:r>
            <w:r>
              <w:rPr>
                <w:noProof/>
                <w:webHidden/>
              </w:rPr>
            </w:r>
            <w:r>
              <w:rPr>
                <w:noProof/>
                <w:webHidden/>
              </w:rPr>
              <w:fldChar w:fldCharType="separate"/>
            </w:r>
            <w:r>
              <w:rPr>
                <w:noProof/>
                <w:webHidden/>
              </w:rPr>
              <w:t>33</w:t>
            </w:r>
            <w:r>
              <w:rPr>
                <w:noProof/>
                <w:webHidden/>
              </w:rPr>
              <w:fldChar w:fldCharType="end"/>
            </w:r>
          </w:hyperlink>
        </w:p>
        <w:p w14:paraId="3BB995F7" w14:textId="54A3C938"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72" w:history="1">
            <w:r w:rsidRPr="00BC3F78">
              <w:rPr>
                <w:rStyle w:val="Hyperlink"/>
                <w:rFonts w:cs="Times New Roman"/>
                <w:noProof/>
              </w:rPr>
              <w:t>9. Lớp Product</w:t>
            </w:r>
            <w:r>
              <w:rPr>
                <w:noProof/>
                <w:webHidden/>
              </w:rPr>
              <w:tab/>
            </w:r>
            <w:r>
              <w:rPr>
                <w:noProof/>
                <w:webHidden/>
              </w:rPr>
              <w:fldChar w:fldCharType="begin"/>
            </w:r>
            <w:r>
              <w:rPr>
                <w:noProof/>
                <w:webHidden/>
              </w:rPr>
              <w:instrText xml:space="preserve"> PAGEREF _Toc185447772 \h </w:instrText>
            </w:r>
            <w:r>
              <w:rPr>
                <w:noProof/>
                <w:webHidden/>
              </w:rPr>
            </w:r>
            <w:r>
              <w:rPr>
                <w:noProof/>
                <w:webHidden/>
              </w:rPr>
              <w:fldChar w:fldCharType="separate"/>
            </w:r>
            <w:r>
              <w:rPr>
                <w:noProof/>
                <w:webHidden/>
              </w:rPr>
              <w:t>33</w:t>
            </w:r>
            <w:r>
              <w:rPr>
                <w:noProof/>
                <w:webHidden/>
              </w:rPr>
              <w:fldChar w:fldCharType="end"/>
            </w:r>
          </w:hyperlink>
        </w:p>
        <w:p w14:paraId="59BAE697" w14:textId="3BC75F21" w:rsidR="00343127" w:rsidRDefault="00343127">
          <w:pPr>
            <w:pStyle w:val="TOC3"/>
            <w:rPr>
              <w:rFonts w:asciiTheme="minorHAnsi" w:eastAsiaTheme="minorEastAsia" w:hAnsiTheme="minorHAnsi" w:cstheme="minorBidi"/>
              <w:noProof/>
              <w:sz w:val="24"/>
              <w:lang w:val="en-US" w:eastAsia="en-US" w:bidi="ar-SA"/>
              <w14:ligatures w14:val="standardContextual"/>
            </w:rPr>
          </w:pPr>
          <w:hyperlink w:anchor="_Toc185447773" w:history="1">
            <w:r w:rsidRPr="00BC3F78">
              <w:rPr>
                <w:rStyle w:val="Hyperlink"/>
                <w:rFonts w:cs="Times New Roman"/>
                <w:noProof/>
              </w:rPr>
              <w:t>10. Lớp Customer</w:t>
            </w:r>
            <w:r>
              <w:rPr>
                <w:noProof/>
                <w:webHidden/>
              </w:rPr>
              <w:tab/>
            </w:r>
            <w:r>
              <w:rPr>
                <w:noProof/>
                <w:webHidden/>
              </w:rPr>
              <w:fldChar w:fldCharType="begin"/>
            </w:r>
            <w:r>
              <w:rPr>
                <w:noProof/>
                <w:webHidden/>
              </w:rPr>
              <w:instrText xml:space="preserve"> PAGEREF _Toc185447773 \h </w:instrText>
            </w:r>
            <w:r>
              <w:rPr>
                <w:noProof/>
                <w:webHidden/>
              </w:rPr>
            </w:r>
            <w:r>
              <w:rPr>
                <w:noProof/>
                <w:webHidden/>
              </w:rPr>
              <w:fldChar w:fldCharType="separate"/>
            </w:r>
            <w:r>
              <w:rPr>
                <w:noProof/>
                <w:webHidden/>
              </w:rPr>
              <w:t>34</w:t>
            </w:r>
            <w:r>
              <w:rPr>
                <w:noProof/>
                <w:webHidden/>
              </w:rPr>
              <w:fldChar w:fldCharType="end"/>
            </w:r>
          </w:hyperlink>
        </w:p>
        <w:p w14:paraId="722D2218" w14:textId="07E08EE6" w:rsidR="00343127" w:rsidRDefault="00343127">
          <w:pPr>
            <w:pStyle w:val="TOC1"/>
            <w:tabs>
              <w:tab w:val="right" w:leader="dot" w:pos="9628"/>
            </w:tabs>
            <w:rPr>
              <w:noProof/>
            </w:rPr>
          </w:pPr>
          <w:hyperlink w:anchor="_Toc185447774" w:history="1">
            <w:r w:rsidRPr="00BC3F78">
              <w:rPr>
                <w:rStyle w:val="Hyperlink"/>
                <w:noProof/>
              </w:rPr>
              <w:t>CHƯƠNG 3. CÀI ĐẶT VÀ THỬ NGHIỆM HỆ THỐNG</w:t>
            </w:r>
            <w:r>
              <w:rPr>
                <w:noProof/>
                <w:webHidden/>
              </w:rPr>
              <w:tab/>
            </w:r>
            <w:r>
              <w:rPr>
                <w:noProof/>
                <w:webHidden/>
              </w:rPr>
              <w:fldChar w:fldCharType="begin"/>
            </w:r>
            <w:r>
              <w:rPr>
                <w:noProof/>
                <w:webHidden/>
              </w:rPr>
              <w:instrText xml:space="preserve"> PAGEREF _Toc185447774 \h </w:instrText>
            </w:r>
            <w:r>
              <w:rPr>
                <w:noProof/>
                <w:webHidden/>
              </w:rPr>
            </w:r>
            <w:r>
              <w:rPr>
                <w:noProof/>
                <w:webHidden/>
              </w:rPr>
              <w:fldChar w:fldCharType="separate"/>
            </w:r>
            <w:r>
              <w:rPr>
                <w:noProof/>
                <w:webHidden/>
              </w:rPr>
              <w:t>47</w:t>
            </w:r>
            <w:r>
              <w:rPr>
                <w:noProof/>
                <w:webHidden/>
              </w:rPr>
              <w:fldChar w:fldCharType="end"/>
            </w:r>
          </w:hyperlink>
        </w:p>
        <w:p w14:paraId="4881DA7F" w14:textId="60001EEB"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75" w:history="1">
            <w:r w:rsidRPr="00BC3F78">
              <w:rPr>
                <w:rStyle w:val="Hyperlink"/>
                <w:rFonts w:cs="Times New Roman"/>
                <w:noProof/>
              </w:rPr>
              <w:t>3.1. Môi trường triển khai hệ thống</w:t>
            </w:r>
            <w:r>
              <w:rPr>
                <w:noProof/>
                <w:webHidden/>
              </w:rPr>
              <w:tab/>
            </w:r>
            <w:r>
              <w:rPr>
                <w:noProof/>
                <w:webHidden/>
              </w:rPr>
              <w:fldChar w:fldCharType="begin"/>
            </w:r>
            <w:r>
              <w:rPr>
                <w:noProof/>
                <w:webHidden/>
              </w:rPr>
              <w:instrText xml:space="preserve"> PAGEREF _Toc185447775 \h </w:instrText>
            </w:r>
            <w:r>
              <w:rPr>
                <w:noProof/>
                <w:webHidden/>
              </w:rPr>
            </w:r>
            <w:r>
              <w:rPr>
                <w:noProof/>
                <w:webHidden/>
              </w:rPr>
              <w:fldChar w:fldCharType="separate"/>
            </w:r>
            <w:r>
              <w:rPr>
                <w:noProof/>
                <w:webHidden/>
              </w:rPr>
              <w:t>47</w:t>
            </w:r>
            <w:r>
              <w:rPr>
                <w:noProof/>
                <w:webHidden/>
              </w:rPr>
              <w:fldChar w:fldCharType="end"/>
            </w:r>
          </w:hyperlink>
        </w:p>
        <w:p w14:paraId="38A803A4" w14:textId="7692B510" w:rsidR="00343127" w:rsidRDefault="00343127">
          <w:pPr>
            <w:pStyle w:val="TOC2"/>
            <w:rPr>
              <w:rFonts w:asciiTheme="minorHAnsi" w:eastAsiaTheme="minorEastAsia" w:hAnsiTheme="minorHAnsi" w:cstheme="minorBidi"/>
              <w:noProof/>
              <w:sz w:val="24"/>
              <w:lang w:val="en-US" w:eastAsia="en-US" w:bidi="ar-SA"/>
              <w14:ligatures w14:val="standardContextual"/>
            </w:rPr>
          </w:pPr>
          <w:hyperlink w:anchor="_Toc185447776" w:history="1">
            <w:r w:rsidRPr="00BC3F78">
              <w:rPr>
                <w:rStyle w:val="Hyperlink"/>
                <w:rFonts w:cs="Times New Roman"/>
                <w:noProof/>
              </w:rPr>
              <w:t>3.2. Giao diện hệ thống</w:t>
            </w:r>
            <w:r>
              <w:rPr>
                <w:noProof/>
                <w:webHidden/>
              </w:rPr>
              <w:tab/>
            </w:r>
            <w:r>
              <w:rPr>
                <w:noProof/>
                <w:webHidden/>
              </w:rPr>
              <w:fldChar w:fldCharType="begin"/>
            </w:r>
            <w:r>
              <w:rPr>
                <w:noProof/>
                <w:webHidden/>
              </w:rPr>
              <w:instrText xml:space="preserve"> PAGEREF _Toc185447776 \h </w:instrText>
            </w:r>
            <w:r>
              <w:rPr>
                <w:noProof/>
                <w:webHidden/>
              </w:rPr>
            </w:r>
            <w:r>
              <w:rPr>
                <w:noProof/>
                <w:webHidden/>
              </w:rPr>
              <w:fldChar w:fldCharType="separate"/>
            </w:r>
            <w:r>
              <w:rPr>
                <w:noProof/>
                <w:webHidden/>
              </w:rPr>
              <w:t>47</w:t>
            </w:r>
            <w:r>
              <w:rPr>
                <w:noProof/>
                <w:webHidden/>
              </w:rPr>
              <w:fldChar w:fldCharType="end"/>
            </w:r>
          </w:hyperlink>
        </w:p>
        <w:p w14:paraId="20A08BB0" w14:textId="4B7FEBB5" w:rsidR="00343127" w:rsidRDefault="00343127">
          <w:pPr>
            <w:pStyle w:val="TOC1"/>
            <w:tabs>
              <w:tab w:val="right" w:leader="dot" w:pos="9628"/>
            </w:tabs>
            <w:rPr>
              <w:noProof/>
            </w:rPr>
          </w:pPr>
          <w:hyperlink w:anchor="_Toc185447777" w:history="1">
            <w:r w:rsidRPr="00BC3F78">
              <w:rPr>
                <w:rStyle w:val="Hyperlink"/>
                <w:noProof/>
              </w:rPr>
              <w:t>KẾT LUẬN</w:t>
            </w:r>
            <w:r>
              <w:rPr>
                <w:noProof/>
                <w:webHidden/>
              </w:rPr>
              <w:tab/>
            </w:r>
            <w:r>
              <w:rPr>
                <w:noProof/>
                <w:webHidden/>
              </w:rPr>
              <w:fldChar w:fldCharType="begin"/>
            </w:r>
            <w:r>
              <w:rPr>
                <w:noProof/>
                <w:webHidden/>
              </w:rPr>
              <w:instrText xml:space="preserve"> PAGEREF _Toc185447777 \h </w:instrText>
            </w:r>
            <w:r>
              <w:rPr>
                <w:noProof/>
                <w:webHidden/>
              </w:rPr>
            </w:r>
            <w:r>
              <w:rPr>
                <w:noProof/>
                <w:webHidden/>
              </w:rPr>
              <w:fldChar w:fldCharType="separate"/>
            </w:r>
            <w:r>
              <w:rPr>
                <w:noProof/>
                <w:webHidden/>
              </w:rPr>
              <w:t>47</w:t>
            </w:r>
            <w:r>
              <w:rPr>
                <w:noProof/>
                <w:webHidden/>
              </w:rPr>
              <w:fldChar w:fldCharType="end"/>
            </w:r>
          </w:hyperlink>
        </w:p>
        <w:p w14:paraId="4A1BA1FF" w14:textId="4E9C42C4" w:rsidR="00343127" w:rsidRDefault="00343127">
          <w:pPr>
            <w:pStyle w:val="TOC1"/>
            <w:tabs>
              <w:tab w:val="right" w:leader="dot" w:pos="9628"/>
            </w:tabs>
            <w:rPr>
              <w:noProof/>
            </w:rPr>
          </w:pPr>
          <w:hyperlink w:anchor="_Toc185447778" w:history="1">
            <w:r w:rsidRPr="00BC3F78">
              <w:rPr>
                <w:rStyle w:val="Hyperlink"/>
                <w:noProof/>
              </w:rPr>
              <w:t>DANH MỤC TÀI LIỆU THAM KHẢO</w:t>
            </w:r>
            <w:r>
              <w:rPr>
                <w:noProof/>
                <w:webHidden/>
              </w:rPr>
              <w:tab/>
            </w:r>
            <w:r>
              <w:rPr>
                <w:noProof/>
                <w:webHidden/>
              </w:rPr>
              <w:fldChar w:fldCharType="begin"/>
            </w:r>
            <w:r>
              <w:rPr>
                <w:noProof/>
                <w:webHidden/>
              </w:rPr>
              <w:instrText xml:space="preserve"> PAGEREF _Toc185447778 \h </w:instrText>
            </w:r>
            <w:r>
              <w:rPr>
                <w:noProof/>
                <w:webHidden/>
              </w:rPr>
            </w:r>
            <w:r>
              <w:rPr>
                <w:noProof/>
                <w:webHidden/>
              </w:rPr>
              <w:fldChar w:fldCharType="separate"/>
            </w:r>
            <w:r>
              <w:rPr>
                <w:noProof/>
                <w:webHidden/>
              </w:rPr>
              <w:t>47</w:t>
            </w:r>
            <w:r>
              <w:rPr>
                <w:noProof/>
                <w:webHidden/>
              </w:rPr>
              <w:fldChar w:fldCharType="end"/>
            </w:r>
          </w:hyperlink>
        </w:p>
        <w:p w14:paraId="1A7123D0" w14:textId="5BBA258E" w:rsidR="00343127" w:rsidRDefault="00343127">
          <w:r>
            <w:rPr>
              <w:b/>
              <w:bCs/>
              <w:noProof/>
            </w:rPr>
            <w:fldChar w:fldCharType="end"/>
          </w:r>
        </w:p>
      </w:sdtContent>
    </w:sdt>
    <w:p w14:paraId="5445218C" w14:textId="77777777" w:rsidR="00314B16" w:rsidRPr="002B78EE" w:rsidRDefault="00314B16" w:rsidP="00343127">
      <w:pPr>
        <w:pStyle w:val="NoSpacing"/>
      </w:pPr>
    </w:p>
    <w:p w14:paraId="7B24CF86" w14:textId="77777777" w:rsidR="00314B16" w:rsidRPr="002B78EE" w:rsidRDefault="00314B16" w:rsidP="00314B16">
      <w:pPr>
        <w:rPr>
          <w:rFonts w:cs="Times New Roman"/>
          <w:b/>
          <w:bCs/>
        </w:rPr>
      </w:pPr>
    </w:p>
    <w:p w14:paraId="4E3A3573" w14:textId="77777777" w:rsidR="00314B16" w:rsidRPr="002B78EE" w:rsidRDefault="00314B16" w:rsidP="00314B16">
      <w:pPr>
        <w:rPr>
          <w:rFonts w:cs="Times New Roman"/>
        </w:rPr>
      </w:pPr>
    </w:p>
    <w:p w14:paraId="2A215AAA" w14:textId="77777777" w:rsidR="00314B16" w:rsidRPr="002B78EE" w:rsidRDefault="00314B16" w:rsidP="00314B16">
      <w:pPr>
        <w:rPr>
          <w:rFonts w:cs="Times New Roman"/>
        </w:rPr>
      </w:pPr>
    </w:p>
    <w:p w14:paraId="5C9FF616" w14:textId="77777777" w:rsidR="00314B16" w:rsidRPr="002B78EE" w:rsidRDefault="00314B16" w:rsidP="00314B16">
      <w:pPr>
        <w:rPr>
          <w:rFonts w:cs="Times New Roman"/>
        </w:rPr>
      </w:pPr>
    </w:p>
    <w:p w14:paraId="7FB08B05" w14:textId="77777777" w:rsidR="00314B16" w:rsidRPr="002B78EE" w:rsidRDefault="00314B16" w:rsidP="00314B16">
      <w:pPr>
        <w:rPr>
          <w:rFonts w:cs="Times New Roman"/>
        </w:rPr>
      </w:pPr>
      <w:r w:rsidRPr="002B78EE">
        <w:rPr>
          <w:rFonts w:cs="Times New Roman"/>
        </w:rPr>
        <w:br w:type="page"/>
      </w:r>
    </w:p>
    <w:p w14:paraId="32D247A3" w14:textId="77777777" w:rsidR="00314B16" w:rsidRPr="002B78EE" w:rsidRDefault="00314B16" w:rsidP="00314B16">
      <w:pPr>
        <w:rPr>
          <w:rFonts w:cs="Times New Roman"/>
        </w:rPr>
      </w:pPr>
    </w:p>
    <w:p w14:paraId="481305C4" w14:textId="77777777" w:rsidR="00314B16" w:rsidRPr="002B78EE" w:rsidRDefault="00314B16" w:rsidP="00343127">
      <w:pPr>
        <w:pStyle w:val="Heading1"/>
      </w:pPr>
      <w:bookmarkStart w:id="8" w:name="__RefHeading___Toc26558_1225579473"/>
      <w:bookmarkStart w:id="9" w:name="_bookmark3"/>
      <w:bookmarkStart w:id="10" w:name="DANH_MỤC_KÝ_HIỆU_VÀ_CHỮ_VIẾT_TẮT"/>
      <w:bookmarkStart w:id="11" w:name="_Toc185447727"/>
      <w:bookmarkEnd w:id="8"/>
      <w:bookmarkEnd w:id="9"/>
      <w:bookmarkEnd w:id="10"/>
      <w:r w:rsidRPr="002B78EE">
        <w:t>DANH</w:t>
      </w:r>
      <w:r w:rsidRPr="002B78EE">
        <w:rPr>
          <w:spacing w:val="-3"/>
        </w:rPr>
        <w:t xml:space="preserve"> </w:t>
      </w:r>
      <w:r w:rsidRPr="002B78EE">
        <w:t>MỤC</w:t>
      </w:r>
      <w:r w:rsidRPr="002B78EE">
        <w:rPr>
          <w:spacing w:val="-3"/>
        </w:rPr>
        <w:t xml:space="preserve"> </w:t>
      </w:r>
      <w:r w:rsidRPr="002B78EE">
        <w:t>KÝ</w:t>
      </w:r>
      <w:r w:rsidRPr="002B78EE">
        <w:rPr>
          <w:spacing w:val="-4"/>
        </w:rPr>
        <w:t xml:space="preserve"> </w:t>
      </w:r>
      <w:r w:rsidRPr="002B78EE">
        <w:t>HIỆU</w:t>
      </w:r>
      <w:r w:rsidRPr="002B78EE">
        <w:rPr>
          <w:spacing w:val="-7"/>
        </w:rPr>
        <w:t xml:space="preserve"> </w:t>
      </w:r>
      <w:r w:rsidRPr="002B78EE">
        <w:t>VÀ</w:t>
      </w:r>
      <w:r w:rsidRPr="002B78EE">
        <w:rPr>
          <w:spacing w:val="-3"/>
        </w:rPr>
        <w:t xml:space="preserve"> </w:t>
      </w:r>
      <w:r w:rsidRPr="002B78EE">
        <w:t>CHỮ</w:t>
      </w:r>
      <w:r w:rsidRPr="002B78EE">
        <w:rPr>
          <w:spacing w:val="-7"/>
        </w:rPr>
        <w:t xml:space="preserve"> </w:t>
      </w:r>
      <w:r w:rsidRPr="002B78EE">
        <w:t>VIẾT</w:t>
      </w:r>
      <w:r w:rsidRPr="002B78EE">
        <w:rPr>
          <w:spacing w:val="-9"/>
        </w:rPr>
        <w:t xml:space="preserve"> </w:t>
      </w:r>
      <w:r w:rsidRPr="002B78EE">
        <w:rPr>
          <w:spacing w:val="-5"/>
        </w:rPr>
        <w:t>TẮT</w:t>
      </w:r>
      <w:bookmarkEnd w:id="11"/>
    </w:p>
    <w:p w14:paraId="1CD109F8" w14:textId="77777777" w:rsidR="00314B16" w:rsidRPr="002B78EE" w:rsidRDefault="00314B16" w:rsidP="00314B16">
      <w:pPr>
        <w:pStyle w:val="BodyText"/>
        <w:rPr>
          <w:rFonts w:ascii="Times New Roman" w:hAnsi="Times New Roman" w:cs="Times New Roman"/>
          <w:b/>
          <w:sz w:val="20"/>
        </w:rPr>
      </w:pPr>
    </w:p>
    <w:p w14:paraId="1A7839CD" w14:textId="77777777" w:rsidR="00314B16" w:rsidRPr="002B78EE" w:rsidRDefault="00314B16" w:rsidP="00314B16">
      <w:pPr>
        <w:pStyle w:val="BodyText"/>
        <w:spacing w:before="137" w:after="0"/>
        <w:rPr>
          <w:rFonts w:ascii="Times New Roman" w:hAnsi="Times New Roman" w:cs="Times New Roman"/>
          <w:b/>
          <w:sz w:val="20"/>
        </w:rPr>
      </w:pPr>
    </w:p>
    <w:tbl>
      <w:tblPr>
        <w:tblW w:w="9390" w:type="dxa"/>
        <w:tblInd w:w="115" w:type="dxa"/>
        <w:tblLayout w:type="fixed"/>
        <w:tblCellMar>
          <w:left w:w="5" w:type="dxa"/>
          <w:right w:w="5" w:type="dxa"/>
        </w:tblCellMar>
        <w:tblLook w:val="01E0" w:firstRow="1" w:lastRow="1" w:firstColumn="1" w:lastColumn="1" w:noHBand="0" w:noVBand="0"/>
      </w:tblPr>
      <w:tblGrid>
        <w:gridCol w:w="2262"/>
        <w:gridCol w:w="3998"/>
        <w:gridCol w:w="3130"/>
      </w:tblGrid>
      <w:tr w:rsidR="00314B16" w:rsidRPr="002B78EE" w14:paraId="6456126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114E24A0" w14:textId="77777777" w:rsidR="00314B16" w:rsidRPr="002B78EE" w:rsidRDefault="00314B16" w:rsidP="00B52E04">
            <w:pPr>
              <w:pStyle w:val="TableParagraph"/>
            </w:pPr>
            <w:r w:rsidRPr="002B78EE">
              <w:rPr>
                <w:b/>
                <w:sz w:val="26"/>
              </w:rPr>
              <w:t>Ký</w:t>
            </w:r>
            <w:r w:rsidRPr="002B78EE">
              <w:rPr>
                <w:b/>
                <w:spacing w:val="-2"/>
                <w:sz w:val="26"/>
              </w:rPr>
              <w:t xml:space="preserve"> </w:t>
            </w:r>
            <w:r w:rsidRPr="002B78EE">
              <w:rPr>
                <w:b/>
                <w:spacing w:val="-4"/>
                <w:sz w:val="26"/>
              </w:rPr>
              <w:t>hiệu</w:t>
            </w:r>
          </w:p>
        </w:tc>
        <w:tc>
          <w:tcPr>
            <w:tcW w:w="3998" w:type="dxa"/>
            <w:tcBorders>
              <w:top w:val="single" w:sz="4" w:space="0" w:color="000000"/>
              <w:left w:val="single" w:sz="4" w:space="0" w:color="000000"/>
              <w:bottom w:val="single" w:sz="4" w:space="0" w:color="000000"/>
              <w:right w:val="single" w:sz="4" w:space="0" w:color="000000"/>
            </w:tcBorders>
          </w:tcPr>
          <w:p w14:paraId="7DDFB59C" w14:textId="77777777" w:rsidR="00314B16" w:rsidRPr="002B78EE" w:rsidRDefault="00314B16" w:rsidP="00B52E04">
            <w:pPr>
              <w:pStyle w:val="TableParagraph"/>
            </w:pPr>
            <w:r w:rsidRPr="002B78EE">
              <w:rPr>
                <w:b/>
                <w:sz w:val="26"/>
              </w:rPr>
              <w:t>Giải</w:t>
            </w:r>
            <w:r w:rsidRPr="002B78EE">
              <w:rPr>
                <w:b/>
                <w:spacing w:val="-6"/>
                <w:sz w:val="26"/>
              </w:rPr>
              <w:t xml:space="preserve"> </w:t>
            </w:r>
            <w:r w:rsidRPr="002B78EE">
              <w:rPr>
                <w:b/>
                <w:sz w:val="26"/>
              </w:rPr>
              <w:t>nghĩa</w:t>
            </w:r>
            <w:r w:rsidRPr="002B78EE">
              <w:rPr>
                <w:b/>
                <w:spacing w:val="-3"/>
                <w:sz w:val="26"/>
              </w:rPr>
              <w:t xml:space="preserve"> </w:t>
            </w:r>
            <w:r w:rsidRPr="002B78EE">
              <w:rPr>
                <w:b/>
                <w:sz w:val="26"/>
              </w:rPr>
              <w:t>tiếng</w:t>
            </w:r>
            <w:r w:rsidRPr="002B78EE">
              <w:rPr>
                <w:b/>
                <w:spacing w:val="-16"/>
                <w:sz w:val="26"/>
              </w:rPr>
              <w:t xml:space="preserve"> </w:t>
            </w:r>
            <w:r w:rsidRPr="002B78EE">
              <w:rPr>
                <w:b/>
                <w:spacing w:val="-5"/>
                <w:sz w:val="26"/>
              </w:rPr>
              <w:t>Anh</w:t>
            </w:r>
          </w:p>
        </w:tc>
        <w:tc>
          <w:tcPr>
            <w:tcW w:w="3130" w:type="dxa"/>
            <w:tcBorders>
              <w:top w:val="single" w:sz="4" w:space="0" w:color="000000"/>
              <w:left w:val="single" w:sz="4" w:space="0" w:color="000000"/>
              <w:bottom w:val="single" w:sz="4" w:space="0" w:color="000000"/>
              <w:right w:val="single" w:sz="4" w:space="0" w:color="000000"/>
            </w:tcBorders>
          </w:tcPr>
          <w:p w14:paraId="0A471750" w14:textId="77777777" w:rsidR="00314B16" w:rsidRPr="002B78EE" w:rsidRDefault="00314B16" w:rsidP="00B52E04">
            <w:pPr>
              <w:pStyle w:val="TableParagraph"/>
            </w:pPr>
            <w:r w:rsidRPr="002B78EE">
              <w:rPr>
                <w:b/>
                <w:sz w:val="26"/>
              </w:rPr>
              <w:t>Giải</w:t>
            </w:r>
            <w:r w:rsidRPr="002B78EE">
              <w:rPr>
                <w:b/>
                <w:spacing w:val="-6"/>
                <w:sz w:val="26"/>
              </w:rPr>
              <w:t xml:space="preserve"> </w:t>
            </w:r>
            <w:r w:rsidRPr="002B78EE">
              <w:rPr>
                <w:b/>
                <w:sz w:val="26"/>
              </w:rPr>
              <w:t>nghĩa</w:t>
            </w:r>
            <w:r w:rsidRPr="002B78EE">
              <w:rPr>
                <w:b/>
                <w:spacing w:val="-3"/>
                <w:sz w:val="26"/>
              </w:rPr>
              <w:t xml:space="preserve"> </w:t>
            </w:r>
            <w:r w:rsidRPr="002B78EE">
              <w:rPr>
                <w:b/>
                <w:sz w:val="26"/>
              </w:rPr>
              <w:t>tiếng</w:t>
            </w:r>
            <w:r w:rsidRPr="002B78EE">
              <w:rPr>
                <w:b/>
                <w:spacing w:val="-7"/>
                <w:sz w:val="26"/>
              </w:rPr>
              <w:t xml:space="preserve"> </w:t>
            </w:r>
            <w:r w:rsidRPr="002B78EE">
              <w:rPr>
                <w:b/>
                <w:spacing w:val="-4"/>
                <w:sz w:val="26"/>
              </w:rPr>
              <w:t>Việt</w:t>
            </w:r>
          </w:p>
        </w:tc>
      </w:tr>
      <w:tr w:rsidR="00314B16" w:rsidRPr="002B78EE" w14:paraId="3145A650" w14:textId="77777777" w:rsidTr="00B52E04">
        <w:trPr>
          <w:trHeight w:val="1211"/>
        </w:trPr>
        <w:tc>
          <w:tcPr>
            <w:tcW w:w="2262" w:type="dxa"/>
            <w:tcBorders>
              <w:top w:val="single" w:sz="4" w:space="0" w:color="000000"/>
              <w:left w:val="single" w:sz="4" w:space="0" w:color="000000"/>
              <w:bottom w:val="single" w:sz="4" w:space="0" w:color="000000"/>
              <w:right w:val="single" w:sz="4" w:space="0" w:color="000000"/>
            </w:tcBorders>
          </w:tcPr>
          <w:p w14:paraId="550DF2E8" w14:textId="77777777" w:rsidR="00314B16" w:rsidRPr="002B78EE" w:rsidRDefault="00314B16" w:rsidP="00B52E04">
            <w:pPr>
              <w:pStyle w:val="TableParagraph"/>
            </w:pPr>
            <w:r w:rsidRPr="002B78EE">
              <w:rPr>
                <w:spacing w:val="-5"/>
                <w:sz w:val="26"/>
              </w:rPr>
              <w:t>UML</w:t>
            </w:r>
          </w:p>
        </w:tc>
        <w:tc>
          <w:tcPr>
            <w:tcW w:w="3998" w:type="dxa"/>
            <w:tcBorders>
              <w:top w:val="single" w:sz="4" w:space="0" w:color="000000"/>
              <w:left w:val="single" w:sz="4" w:space="0" w:color="000000"/>
              <w:bottom w:val="single" w:sz="4" w:space="0" w:color="000000"/>
              <w:right w:val="single" w:sz="4" w:space="0" w:color="000000"/>
            </w:tcBorders>
          </w:tcPr>
          <w:p w14:paraId="132C8C2B" w14:textId="77777777" w:rsidR="00314B16" w:rsidRPr="002B78EE" w:rsidRDefault="00314B16" w:rsidP="00B52E04">
            <w:pPr>
              <w:pStyle w:val="TableParagraph"/>
            </w:pPr>
            <w:r w:rsidRPr="002B78EE">
              <w:rPr>
                <w:sz w:val="26"/>
              </w:rPr>
              <w:t>Unified</w:t>
            </w:r>
            <w:r w:rsidRPr="002B78EE">
              <w:rPr>
                <w:spacing w:val="-4"/>
                <w:sz w:val="26"/>
              </w:rPr>
              <w:t xml:space="preserve"> </w:t>
            </w:r>
            <w:r w:rsidRPr="002B78EE">
              <w:rPr>
                <w:sz w:val="26"/>
              </w:rPr>
              <w:t>Modeling</w:t>
            </w:r>
            <w:r w:rsidRPr="002B78EE">
              <w:rPr>
                <w:spacing w:val="-4"/>
                <w:sz w:val="26"/>
              </w:rPr>
              <w:t xml:space="preserve"> </w:t>
            </w:r>
            <w:r w:rsidRPr="002B78EE">
              <w:rPr>
                <w:spacing w:val="-2"/>
                <w:sz w:val="26"/>
              </w:rPr>
              <w:t>Language</w:t>
            </w:r>
          </w:p>
        </w:tc>
        <w:tc>
          <w:tcPr>
            <w:tcW w:w="3130" w:type="dxa"/>
            <w:tcBorders>
              <w:top w:val="single" w:sz="4" w:space="0" w:color="000000"/>
              <w:left w:val="single" w:sz="4" w:space="0" w:color="000000"/>
              <w:bottom w:val="single" w:sz="4" w:space="0" w:color="000000"/>
              <w:right w:val="single" w:sz="4" w:space="0" w:color="000000"/>
            </w:tcBorders>
          </w:tcPr>
          <w:p w14:paraId="2F0A17F4" w14:textId="77777777" w:rsidR="00314B16" w:rsidRPr="002B78EE" w:rsidRDefault="00314B16" w:rsidP="00B52E04">
            <w:pPr>
              <w:pStyle w:val="TableParagraph"/>
              <w:spacing w:line="240" w:lineRule="auto"/>
            </w:pPr>
            <w:r w:rsidRPr="002B78EE">
              <w:rPr>
                <w:sz w:val="26"/>
              </w:rPr>
              <w:t>Mẫu</w:t>
            </w:r>
            <w:r w:rsidRPr="002B78EE">
              <w:rPr>
                <w:spacing w:val="-8"/>
                <w:sz w:val="26"/>
              </w:rPr>
              <w:t xml:space="preserve"> </w:t>
            </w:r>
            <w:r w:rsidRPr="002B78EE">
              <w:rPr>
                <w:sz w:val="26"/>
              </w:rPr>
              <w:t>thiết</w:t>
            </w:r>
            <w:r w:rsidRPr="002B78EE">
              <w:rPr>
                <w:spacing w:val="-8"/>
                <w:sz w:val="26"/>
              </w:rPr>
              <w:t xml:space="preserve"> </w:t>
            </w:r>
            <w:r w:rsidRPr="002B78EE">
              <w:rPr>
                <w:sz w:val="26"/>
              </w:rPr>
              <w:t>kế</w:t>
            </w:r>
            <w:r w:rsidRPr="002B78EE">
              <w:rPr>
                <w:spacing w:val="-9"/>
                <w:sz w:val="26"/>
              </w:rPr>
              <w:t xml:space="preserve"> </w:t>
            </w:r>
            <w:r w:rsidRPr="002B78EE">
              <w:rPr>
                <w:sz w:val="26"/>
              </w:rPr>
              <w:t>Luồng</w:t>
            </w:r>
            <w:r w:rsidRPr="002B78EE">
              <w:rPr>
                <w:spacing w:val="-8"/>
                <w:sz w:val="26"/>
              </w:rPr>
              <w:t xml:space="preserve"> </w:t>
            </w:r>
            <w:r w:rsidRPr="002B78EE">
              <w:rPr>
                <w:sz w:val="26"/>
              </w:rPr>
              <w:t>dữ</w:t>
            </w:r>
            <w:r w:rsidRPr="002B78EE">
              <w:rPr>
                <w:spacing w:val="-9"/>
                <w:sz w:val="26"/>
              </w:rPr>
              <w:t xml:space="preserve"> </w:t>
            </w:r>
            <w:r w:rsidRPr="002B78EE">
              <w:rPr>
                <w:sz w:val="26"/>
              </w:rPr>
              <w:t>liệu một chiều</w:t>
            </w:r>
          </w:p>
        </w:tc>
      </w:tr>
      <w:tr w:rsidR="00314B16" w:rsidRPr="002B78EE" w14:paraId="1C410B9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580A0727" w14:textId="77777777" w:rsidR="00314B16" w:rsidRPr="002B78EE" w:rsidRDefault="00314B16" w:rsidP="00B52E04">
            <w:pPr>
              <w:pStyle w:val="TableParagraph"/>
            </w:pPr>
            <w:r w:rsidRPr="002B78EE">
              <w:rPr>
                <w:spacing w:val="-5"/>
                <w:sz w:val="26"/>
              </w:rPr>
              <w:t>UI</w:t>
            </w:r>
          </w:p>
        </w:tc>
        <w:tc>
          <w:tcPr>
            <w:tcW w:w="3998" w:type="dxa"/>
            <w:tcBorders>
              <w:top w:val="single" w:sz="4" w:space="0" w:color="000000"/>
              <w:left w:val="single" w:sz="4" w:space="0" w:color="000000"/>
              <w:bottom w:val="single" w:sz="4" w:space="0" w:color="000000"/>
              <w:right w:val="single" w:sz="4" w:space="0" w:color="000000"/>
            </w:tcBorders>
          </w:tcPr>
          <w:p w14:paraId="13C156EF" w14:textId="77777777" w:rsidR="00314B16" w:rsidRPr="002B78EE" w:rsidRDefault="00314B16" w:rsidP="00B52E04">
            <w:pPr>
              <w:pStyle w:val="TableParagraph"/>
            </w:pPr>
            <w:r w:rsidRPr="002B78EE">
              <w:rPr>
                <w:sz w:val="26"/>
              </w:rPr>
              <w:t>User</w:t>
            </w:r>
            <w:r w:rsidRPr="002B78EE">
              <w:rPr>
                <w:spacing w:val="-2"/>
                <w:sz w:val="26"/>
              </w:rPr>
              <w:t xml:space="preserve"> Interface</w:t>
            </w:r>
          </w:p>
        </w:tc>
        <w:tc>
          <w:tcPr>
            <w:tcW w:w="3130" w:type="dxa"/>
            <w:tcBorders>
              <w:top w:val="single" w:sz="4" w:space="0" w:color="000000"/>
              <w:left w:val="single" w:sz="4" w:space="0" w:color="000000"/>
              <w:bottom w:val="single" w:sz="4" w:space="0" w:color="000000"/>
              <w:right w:val="single" w:sz="4" w:space="0" w:color="000000"/>
            </w:tcBorders>
          </w:tcPr>
          <w:p w14:paraId="7B30DAA6" w14:textId="77777777" w:rsidR="00314B16" w:rsidRPr="002B78EE" w:rsidRDefault="00314B16" w:rsidP="00B52E04">
            <w:pPr>
              <w:pStyle w:val="TableParagraph"/>
            </w:pPr>
            <w:r w:rsidRPr="002B78EE">
              <w:rPr>
                <w:sz w:val="26"/>
              </w:rPr>
              <w:t>Giao</w:t>
            </w:r>
            <w:r w:rsidRPr="002B78EE">
              <w:rPr>
                <w:spacing w:val="-4"/>
                <w:sz w:val="26"/>
              </w:rPr>
              <w:t xml:space="preserve"> </w:t>
            </w:r>
            <w:r w:rsidRPr="002B78EE">
              <w:rPr>
                <w:sz w:val="26"/>
              </w:rPr>
              <w:t>diện</w:t>
            </w:r>
            <w:r w:rsidRPr="002B78EE">
              <w:rPr>
                <w:spacing w:val="-5"/>
                <w:sz w:val="26"/>
              </w:rPr>
              <w:t xml:space="preserve"> </w:t>
            </w:r>
            <w:r w:rsidRPr="002B78EE">
              <w:rPr>
                <w:sz w:val="26"/>
              </w:rPr>
              <w:t>người</w:t>
            </w:r>
            <w:r w:rsidRPr="002B78EE">
              <w:rPr>
                <w:spacing w:val="-3"/>
                <w:sz w:val="26"/>
              </w:rPr>
              <w:t xml:space="preserve"> </w:t>
            </w:r>
            <w:r w:rsidRPr="002B78EE">
              <w:rPr>
                <w:spacing w:val="-4"/>
                <w:sz w:val="26"/>
              </w:rPr>
              <w:t>dùng</w:t>
            </w:r>
          </w:p>
        </w:tc>
      </w:tr>
      <w:tr w:rsidR="00314B16" w:rsidRPr="002B78EE" w14:paraId="42A5A31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66762E0" w14:textId="77777777" w:rsidR="00314B16" w:rsidRPr="002B78EE" w:rsidRDefault="00314B16" w:rsidP="00B52E04">
            <w:pPr>
              <w:pStyle w:val="TableParagraph"/>
            </w:pPr>
            <w:r w:rsidRPr="002B78EE">
              <w:rPr>
                <w:spacing w:val="-4"/>
                <w:sz w:val="26"/>
              </w:rPr>
              <w:t>CRUD</w:t>
            </w:r>
          </w:p>
        </w:tc>
        <w:tc>
          <w:tcPr>
            <w:tcW w:w="3998" w:type="dxa"/>
            <w:tcBorders>
              <w:top w:val="single" w:sz="4" w:space="0" w:color="000000"/>
              <w:left w:val="single" w:sz="4" w:space="0" w:color="000000"/>
              <w:bottom w:val="single" w:sz="4" w:space="0" w:color="000000"/>
              <w:right w:val="single" w:sz="4" w:space="0" w:color="000000"/>
            </w:tcBorders>
          </w:tcPr>
          <w:p w14:paraId="4748E0E0" w14:textId="77777777" w:rsidR="00314B16" w:rsidRPr="002B78EE" w:rsidRDefault="00314B16" w:rsidP="00B52E04">
            <w:pPr>
              <w:pStyle w:val="TableParagraph"/>
            </w:pPr>
            <w:r w:rsidRPr="002B78EE">
              <w:rPr>
                <w:sz w:val="26"/>
              </w:rPr>
              <w:t>Create,</w:t>
            </w:r>
            <w:r w:rsidRPr="002B78EE">
              <w:rPr>
                <w:spacing w:val="-4"/>
                <w:sz w:val="26"/>
              </w:rPr>
              <w:t xml:space="preserve"> </w:t>
            </w:r>
            <w:r w:rsidRPr="002B78EE">
              <w:rPr>
                <w:sz w:val="26"/>
              </w:rPr>
              <w:t>Read,</w:t>
            </w:r>
            <w:r w:rsidRPr="002B78EE">
              <w:rPr>
                <w:spacing w:val="-4"/>
                <w:sz w:val="26"/>
              </w:rPr>
              <w:t xml:space="preserve"> </w:t>
            </w:r>
            <w:r w:rsidRPr="002B78EE">
              <w:rPr>
                <w:sz w:val="26"/>
              </w:rPr>
              <w:t>Update,</w:t>
            </w:r>
            <w:r w:rsidRPr="002B78EE">
              <w:rPr>
                <w:spacing w:val="-5"/>
                <w:sz w:val="26"/>
              </w:rPr>
              <w:t xml:space="preserve"> </w:t>
            </w:r>
            <w:r w:rsidRPr="002B78EE">
              <w:rPr>
                <w:sz w:val="26"/>
              </w:rPr>
              <w:t>và</w:t>
            </w:r>
            <w:r w:rsidRPr="002B78EE">
              <w:rPr>
                <w:spacing w:val="-5"/>
                <w:sz w:val="26"/>
              </w:rPr>
              <w:t xml:space="preserve"> </w:t>
            </w:r>
            <w:r w:rsidRPr="002B78EE">
              <w:rPr>
                <w:spacing w:val="-2"/>
                <w:sz w:val="26"/>
              </w:rPr>
              <w:t>Delete</w:t>
            </w:r>
          </w:p>
        </w:tc>
        <w:tc>
          <w:tcPr>
            <w:tcW w:w="3130" w:type="dxa"/>
            <w:tcBorders>
              <w:top w:val="single" w:sz="4" w:space="0" w:color="000000"/>
              <w:left w:val="single" w:sz="4" w:space="0" w:color="000000"/>
              <w:bottom w:val="single" w:sz="4" w:space="0" w:color="000000"/>
              <w:right w:val="single" w:sz="4" w:space="0" w:color="000000"/>
            </w:tcBorders>
          </w:tcPr>
          <w:p w14:paraId="51E7BF60" w14:textId="77777777" w:rsidR="00314B16" w:rsidRPr="002B78EE" w:rsidRDefault="00314B16" w:rsidP="00B52E04">
            <w:pPr>
              <w:pStyle w:val="TableParagraph"/>
            </w:pPr>
            <w:r w:rsidRPr="002B78EE">
              <w:rPr>
                <w:sz w:val="26"/>
              </w:rPr>
              <w:t>Tạo,</w:t>
            </w:r>
            <w:r w:rsidRPr="002B78EE">
              <w:rPr>
                <w:spacing w:val="-2"/>
                <w:sz w:val="26"/>
              </w:rPr>
              <w:t xml:space="preserve"> </w:t>
            </w:r>
            <w:r w:rsidRPr="002B78EE">
              <w:rPr>
                <w:sz w:val="26"/>
              </w:rPr>
              <w:t>Đọc,</w:t>
            </w:r>
            <w:r w:rsidRPr="002B78EE">
              <w:rPr>
                <w:spacing w:val="-3"/>
                <w:sz w:val="26"/>
              </w:rPr>
              <w:t xml:space="preserve"> </w:t>
            </w:r>
            <w:r w:rsidRPr="002B78EE">
              <w:rPr>
                <w:sz w:val="26"/>
              </w:rPr>
              <w:t>Cập</w:t>
            </w:r>
            <w:r w:rsidRPr="002B78EE">
              <w:rPr>
                <w:spacing w:val="-4"/>
                <w:sz w:val="26"/>
              </w:rPr>
              <w:t xml:space="preserve"> </w:t>
            </w:r>
            <w:r w:rsidRPr="002B78EE">
              <w:rPr>
                <w:sz w:val="26"/>
              </w:rPr>
              <w:t>nhập,</w:t>
            </w:r>
            <w:r w:rsidRPr="002B78EE">
              <w:rPr>
                <w:spacing w:val="-3"/>
                <w:sz w:val="26"/>
              </w:rPr>
              <w:t xml:space="preserve"> </w:t>
            </w:r>
            <w:r w:rsidRPr="002B78EE">
              <w:rPr>
                <w:spacing w:val="-5"/>
                <w:sz w:val="26"/>
              </w:rPr>
              <w:t>Xóa</w:t>
            </w:r>
          </w:p>
        </w:tc>
      </w:tr>
      <w:tr w:rsidR="00314B16" w:rsidRPr="002B78EE" w14:paraId="51742FB4"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676E5B55" w14:textId="77777777" w:rsidR="00314B16" w:rsidRPr="002B78EE" w:rsidRDefault="00314B16" w:rsidP="00B52E04">
            <w:pPr>
              <w:pStyle w:val="TableParagraph"/>
            </w:pPr>
            <w:r w:rsidRPr="002B78EE">
              <w:rPr>
                <w:spacing w:val="-5"/>
                <w:sz w:val="26"/>
              </w:rPr>
              <w:t>ORM</w:t>
            </w:r>
          </w:p>
        </w:tc>
        <w:tc>
          <w:tcPr>
            <w:tcW w:w="3998" w:type="dxa"/>
            <w:tcBorders>
              <w:top w:val="single" w:sz="4" w:space="0" w:color="000000"/>
              <w:left w:val="single" w:sz="4" w:space="0" w:color="000000"/>
              <w:bottom w:val="single" w:sz="4" w:space="0" w:color="000000"/>
              <w:right w:val="single" w:sz="4" w:space="0" w:color="000000"/>
            </w:tcBorders>
          </w:tcPr>
          <w:p w14:paraId="0FB2ABA4" w14:textId="77777777" w:rsidR="00314B16" w:rsidRPr="002B78EE" w:rsidRDefault="00314B16" w:rsidP="00B52E04">
            <w:pPr>
              <w:pStyle w:val="TableParagraph"/>
            </w:pPr>
            <w:r w:rsidRPr="002B78EE">
              <w:rPr>
                <w:sz w:val="26"/>
              </w:rPr>
              <w:t>Object-Relational</w:t>
            </w:r>
            <w:r w:rsidRPr="002B78EE">
              <w:rPr>
                <w:spacing w:val="-10"/>
                <w:sz w:val="26"/>
              </w:rPr>
              <w:t xml:space="preserve"> </w:t>
            </w:r>
            <w:r w:rsidRPr="002B78EE">
              <w:rPr>
                <w:spacing w:val="-2"/>
                <w:sz w:val="26"/>
              </w:rPr>
              <w:t>Mapping</w:t>
            </w:r>
          </w:p>
        </w:tc>
        <w:tc>
          <w:tcPr>
            <w:tcW w:w="3130" w:type="dxa"/>
            <w:tcBorders>
              <w:top w:val="single" w:sz="4" w:space="0" w:color="000000"/>
              <w:left w:val="single" w:sz="4" w:space="0" w:color="000000"/>
              <w:bottom w:val="single" w:sz="4" w:space="0" w:color="000000"/>
              <w:right w:val="single" w:sz="4" w:space="0" w:color="000000"/>
            </w:tcBorders>
          </w:tcPr>
          <w:p w14:paraId="546F6B4C" w14:textId="77777777" w:rsidR="00314B16" w:rsidRPr="002B78EE" w:rsidRDefault="00314B16" w:rsidP="00B52E04">
            <w:pPr>
              <w:pStyle w:val="TableParagraph"/>
            </w:pPr>
            <w:r w:rsidRPr="002B78EE">
              <w:rPr>
                <w:sz w:val="26"/>
              </w:rPr>
              <w:t>Ánh</w:t>
            </w:r>
            <w:r w:rsidRPr="002B78EE">
              <w:rPr>
                <w:spacing w:val="-5"/>
                <w:sz w:val="26"/>
              </w:rPr>
              <w:t xml:space="preserve"> </w:t>
            </w:r>
            <w:r w:rsidRPr="002B78EE">
              <w:rPr>
                <w:sz w:val="26"/>
              </w:rPr>
              <w:t>xạ</w:t>
            </w:r>
            <w:r w:rsidRPr="002B78EE">
              <w:rPr>
                <w:spacing w:val="-3"/>
                <w:sz w:val="26"/>
              </w:rPr>
              <w:t xml:space="preserve"> </w:t>
            </w:r>
            <w:r w:rsidRPr="002B78EE">
              <w:rPr>
                <w:sz w:val="26"/>
              </w:rPr>
              <w:t>Đối</w:t>
            </w:r>
            <w:r w:rsidRPr="002B78EE">
              <w:rPr>
                <w:spacing w:val="-2"/>
                <w:sz w:val="26"/>
              </w:rPr>
              <w:t xml:space="preserve"> </w:t>
            </w:r>
            <w:r w:rsidRPr="002B78EE">
              <w:rPr>
                <w:sz w:val="26"/>
              </w:rPr>
              <w:t>tượng-Quan</w:t>
            </w:r>
            <w:r w:rsidRPr="002B78EE">
              <w:rPr>
                <w:spacing w:val="-2"/>
                <w:sz w:val="26"/>
              </w:rPr>
              <w:t xml:space="preserve"> </w:t>
            </w:r>
            <w:r w:rsidRPr="002B78EE">
              <w:rPr>
                <w:spacing w:val="-5"/>
                <w:sz w:val="26"/>
              </w:rPr>
              <w:t>hệ</w:t>
            </w:r>
          </w:p>
        </w:tc>
      </w:tr>
      <w:tr w:rsidR="00314B16" w:rsidRPr="002B78EE" w14:paraId="0EEFC329"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7156F836" w14:textId="77777777" w:rsidR="00314B16" w:rsidRPr="002B78EE" w:rsidRDefault="00314B16" w:rsidP="00B52E04">
            <w:pPr>
              <w:pStyle w:val="TableParagraph"/>
            </w:pPr>
            <w:r w:rsidRPr="002B78EE">
              <w:rPr>
                <w:spacing w:val="-5"/>
                <w:sz w:val="26"/>
              </w:rPr>
              <w:t>UC</w:t>
            </w:r>
          </w:p>
        </w:tc>
        <w:tc>
          <w:tcPr>
            <w:tcW w:w="3998" w:type="dxa"/>
            <w:tcBorders>
              <w:top w:val="single" w:sz="4" w:space="0" w:color="000000"/>
              <w:left w:val="single" w:sz="4" w:space="0" w:color="000000"/>
              <w:bottom w:val="single" w:sz="4" w:space="0" w:color="000000"/>
              <w:right w:val="single" w:sz="4" w:space="0" w:color="000000"/>
            </w:tcBorders>
          </w:tcPr>
          <w:p w14:paraId="307D1812" w14:textId="77777777" w:rsidR="00314B16" w:rsidRPr="002B78EE" w:rsidRDefault="00314B16" w:rsidP="00B52E04">
            <w:pPr>
              <w:pStyle w:val="TableParagraph"/>
            </w:pPr>
            <w:r w:rsidRPr="002B78EE">
              <w:rPr>
                <w:sz w:val="26"/>
              </w:rPr>
              <w:t>Use</w:t>
            </w:r>
            <w:r w:rsidRPr="002B78EE">
              <w:rPr>
                <w:spacing w:val="-5"/>
                <w:sz w:val="26"/>
              </w:rPr>
              <w:t xml:space="preserve"> </w:t>
            </w:r>
            <w:r w:rsidRPr="002B78EE">
              <w:rPr>
                <w:spacing w:val="-4"/>
                <w:sz w:val="26"/>
              </w:rPr>
              <w:t>Case</w:t>
            </w:r>
          </w:p>
        </w:tc>
        <w:tc>
          <w:tcPr>
            <w:tcW w:w="3130" w:type="dxa"/>
            <w:tcBorders>
              <w:top w:val="single" w:sz="4" w:space="0" w:color="000000"/>
              <w:left w:val="single" w:sz="4" w:space="0" w:color="000000"/>
              <w:bottom w:val="single" w:sz="4" w:space="0" w:color="000000"/>
              <w:right w:val="single" w:sz="4" w:space="0" w:color="000000"/>
            </w:tcBorders>
          </w:tcPr>
          <w:p w14:paraId="4A11261B" w14:textId="77777777" w:rsidR="00314B16" w:rsidRPr="002B78EE" w:rsidRDefault="00314B16" w:rsidP="00B52E04">
            <w:pPr>
              <w:pStyle w:val="TableParagraph"/>
            </w:pPr>
            <w:r w:rsidRPr="002B78EE">
              <w:rPr>
                <w:sz w:val="26"/>
              </w:rPr>
              <w:t>Trường</w:t>
            </w:r>
            <w:r w:rsidRPr="002B78EE">
              <w:rPr>
                <w:spacing w:val="-8"/>
                <w:sz w:val="26"/>
              </w:rPr>
              <w:t xml:space="preserve"> </w:t>
            </w:r>
            <w:r w:rsidRPr="002B78EE">
              <w:rPr>
                <w:sz w:val="26"/>
              </w:rPr>
              <w:t>hợp</w:t>
            </w:r>
            <w:r w:rsidRPr="002B78EE">
              <w:rPr>
                <w:spacing w:val="-5"/>
                <w:sz w:val="26"/>
              </w:rPr>
              <w:t xml:space="preserve"> </w:t>
            </w:r>
            <w:r w:rsidRPr="002B78EE">
              <w:rPr>
                <w:sz w:val="26"/>
              </w:rPr>
              <w:t>sử</w:t>
            </w:r>
            <w:r w:rsidRPr="002B78EE">
              <w:rPr>
                <w:spacing w:val="-7"/>
                <w:sz w:val="26"/>
              </w:rPr>
              <w:t xml:space="preserve"> </w:t>
            </w:r>
            <w:r w:rsidRPr="002B78EE">
              <w:rPr>
                <w:spacing w:val="-4"/>
                <w:sz w:val="26"/>
              </w:rPr>
              <w:t>dụng</w:t>
            </w:r>
          </w:p>
        </w:tc>
      </w:tr>
      <w:tr w:rsidR="00314B16" w:rsidRPr="002B78EE" w14:paraId="771BE8AD"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1F1EBE35" w14:textId="77777777" w:rsidR="00314B16" w:rsidRPr="002B78EE" w:rsidRDefault="00314B16" w:rsidP="00B52E04">
            <w:pPr>
              <w:pStyle w:val="TableParagraph"/>
            </w:pPr>
            <w:r w:rsidRPr="002B78EE">
              <w:rPr>
                <w:spacing w:val="-5"/>
                <w:sz w:val="26"/>
              </w:rPr>
              <w:t>IDE</w:t>
            </w:r>
          </w:p>
        </w:tc>
        <w:tc>
          <w:tcPr>
            <w:tcW w:w="3998" w:type="dxa"/>
            <w:tcBorders>
              <w:top w:val="single" w:sz="4" w:space="0" w:color="000000"/>
              <w:left w:val="single" w:sz="4" w:space="0" w:color="000000"/>
              <w:bottom w:val="single" w:sz="4" w:space="0" w:color="000000"/>
              <w:right w:val="single" w:sz="4" w:space="0" w:color="000000"/>
            </w:tcBorders>
          </w:tcPr>
          <w:p w14:paraId="7973C793" w14:textId="77777777" w:rsidR="00314B16" w:rsidRPr="002B78EE" w:rsidRDefault="00314B16" w:rsidP="00B52E04">
            <w:pPr>
              <w:pStyle w:val="TableParagraph"/>
              <w:spacing w:line="240" w:lineRule="auto"/>
              <w:ind w:right="1279"/>
            </w:pPr>
            <w:r w:rsidRPr="002B78EE">
              <w:rPr>
                <w:spacing w:val="-2"/>
                <w:sz w:val="26"/>
              </w:rPr>
              <w:t>Intergrated</w:t>
            </w:r>
            <w:r w:rsidRPr="002B78EE">
              <w:rPr>
                <w:spacing w:val="-4"/>
                <w:sz w:val="26"/>
              </w:rPr>
              <w:t xml:space="preserve"> </w:t>
            </w:r>
            <w:r w:rsidRPr="002B78EE">
              <w:rPr>
                <w:spacing w:val="-2"/>
                <w:sz w:val="26"/>
              </w:rPr>
              <w:t>Development Environment</w:t>
            </w:r>
          </w:p>
        </w:tc>
        <w:tc>
          <w:tcPr>
            <w:tcW w:w="3130" w:type="dxa"/>
            <w:tcBorders>
              <w:top w:val="single" w:sz="4" w:space="0" w:color="000000"/>
              <w:left w:val="single" w:sz="4" w:space="0" w:color="000000"/>
              <w:bottom w:val="single" w:sz="4" w:space="0" w:color="000000"/>
              <w:right w:val="single" w:sz="4" w:space="0" w:color="000000"/>
            </w:tcBorders>
          </w:tcPr>
          <w:p w14:paraId="69BC47D0" w14:textId="77777777" w:rsidR="00314B16" w:rsidRPr="002B78EE" w:rsidRDefault="00314B16" w:rsidP="00B52E04">
            <w:pPr>
              <w:pStyle w:val="TableParagraph"/>
              <w:spacing w:line="240" w:lineRule="auto"/>
            </w:pPr>
            <w:r w:rsidRPr="002B78EE">
              <w:rPr>
                <w:sz w:val="26"/>
              </w:rPr>
              <w:t>Môi</w:t>
            </w:r>
            <w:r w:rsidRPr="002B78EE">
              <w:rPr>
                <w:spacing w:val="-10"/>
                <w:sz w:val="26"/>
              </w:rPr>
              <w:t xml:space="preserve"> </w:t>
            </w:r>
            <w:r w:rsidRPr="002B78EE">
              <w:rPr>
                <w:sz w:val="26"/>
              </w:rPr>
              <w:t>trường</w:t>
            </w:r>
            <w:r w:rsidRPr="002B78EE">
              <w:rPr>
                <w:spacing w:val="-10"/>
                <w:sz w:val="26"/>
              </w:rPr>
              <w:t xml:space="preserve"> </w:t>
            </w:r>
            <w:r w:rsidRPr="002B78EE">
              <w:rPr>
                <w:sz w:val="26"/>
              </w:rPr>
              <w:t>phát</w:t>
            </w:r>
            <w:r w:rsidRPr="002B78EE">
              <w:rPr>
                <w:spacing w:val="-12"/>
                <w:sz w:val="26"/>
              </w:rPr>
              <w:t xml:space="preserve"> </w:t>
            </w:r>
            <w:r w:rsidRPr="002B78EE">
              <w:rPr>
                <w:sz w:val="26"/>
              </w:rPr>
              <w:t>triển</w:t>
            </w:r>
            <w:r w:rsidRPr="002B78EE">
              <w:rPr>
                <w:spacing w:val="-10"/>
                <w:sz w:val="26"/>
              </w:rPr>
              <w:t xml:space="preserve"> </w:t>
            </w:r>
            <w:r w:rsidRPr="002B78EE">
              <w:rPr>
                <w:sz w:val="26"/>
              </w:rPr>
              <w:t xml:space="preserve">tích </w:t>
            </w:r>
            <w:r w:rsidRPr="002B78EE">
              <w:rPr>
                <w:spacing w:val="-4"/>
                <w:sz w:val="26"/>
              </w:rPr>
              <w:t>hợp</w:t>
            </w:r>
          </w:p>
        </w:tc>
      </w:tr>
      <w:tr w:rsidR="00314B16" w:rsidRPr="002B78EE" w14:paraId="37604B4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4BA2731" w14:textId="77777777" w:rsidR="00314B16" w:rsidRPr="002B78EE" w:rsidRDefault="00314B16" w:rsidP="00B52E04">
            <w:pPr>
              <w:pStyle w:val="TableParagraph"/>
            </w:pPr>
            <w:r w:rsidRPr="002B78EE">
              <w:rPr>
                <w:spacing w:val="-4"/>
                <w:sz w:val="26"/>
              </w:rPr>
              <w:t>CSDL</w:t>
            </w:r>
          </w:p>
        </w:tc>
        <w:tc>
          <w:tcPr>
            <w:tcW w:w="3998" w:type="dxa"/>
            <w:tcBorders>
              <w:top w:val="single" w:sz="4" w:space="0" w:color="000000"/>
              <w:left w:val="single" w:sz="4" w:space="0" w:color="000000"/>
              <w:bottom w:val="single" w:sz="4" w:space="0" w:color="000000"/>
              <w:right w:val="single" w:sz="4" w:space="0" w:color="000000"/>
            </w:tcBorders>
          </w:tcPr>
          <w:p w14:paraId="747E3D77" w14:textId="77777777" w:rsidR="00314B16" w:rsidRPr="002B78EE" w:rsidRDefault="00314B16" w:rsidP="00B52E04">
            <w:pPr>
              <w:pStyle w:val="TableParagraph"/>
              <w:spacing w:line="240" w:lineRule="auto"/>
              <w:ind w:left="0"/>
              <w:rPr>
                <w:sz w:val="24"/>
              </w:rPr>
            </w:pPr>
          </w:p>
        </w:tc>
        <w:tc>
          <w:tcPr>
            <w:tcW w:w="3130" w:type="dxa"/>
            <w:tcBorders>
              <w:top w:val="single" w:sz="4" w:space="0" w:color="000000"/>
              <w:left w:val="single" w:sz="4" w:space="0" w:color="000000"/>
              <w:bottom w:val="single" w:sz="4" w:space="0" w:color="000000"/>
              <w:right w:val="single" w:sz="4" w:space="0" w:color="000000"/>
            </w:tcBorders>
          </w:tcPr>
          <w:p w14:paraId="2A09070D" w14:textId="77777777" w:rsidR="00314B16" w:rsidRPr="002B78EE" w:rsidRDefault="00314B16" w:rsidP="00B52E04">
            <w:pPr>
              <w:pStyle w:val="TableParagraph"/>
            </w:pPr>
            <w:r w:rsidRPr="002B78EE">
              <w:rPr>
                <w:sz w:val="26"/>
              </w:rPr>
              <w:t>Cơ</w:t>
            </w:r>
            <w:r w:rsidRPr="002B78EE">
              <w:rPr>
                <w:spacing w:val="-1"/>
                <w:sz w:val="26"/>
              </w:rPr>
              <w:t xml:space="preserve"> </w:t>
            </w:r>
            <w:r w:rsidRPr="002B78EE">
              <w:rPr>
                <w:sz w:val="26"/>
              </w:rPr>
              <w:t>sở</w:t>
            </w:r>
            <w:r w:rsidRPr="002B78EE">
              <w:rPr>
                <w:spacing w:val="-1"/>
                <w:sz w:val="26"/>
              </w:rPr>
              <w:t xml:space="preserve"> </w:t>
            </w:r>
            <w:r w:rsidRPr="002B78EE">
              <w:rPr>
                <w:sz w:val="26"/>
              </w:rPr>
              <w:t>dữ</w:t>
            </w:r>
            <w:r w:rsidRPr="002B78EE">
              <w:rPr>
                <w:spacing w:val="-2"/>
                <w:sz w:val="26"/>
              </w:rPr>
              <w:t xml:space="preserve"> </w:t>
            </w:r>
            <w:r w:rsidRPr="002B78EE">
              <w:rPr>
                <w:spacing w:val="-4"/>
                <w:sz w:val="26"/>
              </w:rPr>
              <w:t>liệu</w:t>
            </w:r>
          </w:p>
        </w:tc>
      </w:tr>
      <w:tr w:rsidR="00314B16" w:rsidRPr="002B78EE" w14:paraId="142CC2BF"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04349633" w14:textId="77777777" w:rsidR="00314B16" w:rsidRPr="002B78EE" w:rsidRDefault="00314B16" w:rsidP="00B52E04">
            <w:pPr>
              <w:pStyle w:val="TableParagraph"/>
            </w:pPr>
            <w:r w:rsidRPr="002B78EE">
              <w:rPr>
                <w:spacing w:val="-5"/>
                <w:sz w:val="26"/>
              </w:rPr>
              <w:t>API</w:t>
            </w:r>
          </w:p>
        </w:tc>
        <w:tc>
          <w:tcPr>
            <w:tcW w:w="3998" w:type="dxa"/>
            <w:tcBorders>
              <w:top w:val="single" w:sz="4" w:space="0" w:color="000000"/>
              <w:left w:val="single" w:sz="4" w:space="0" w:color="000000"/>
              <w:bottom w:val="single" w:sz="4" w:space="0" w:color="000000"/>
              <w:right w:val="single" w:sz="4" w:space="0" w:color="000000"/>
            </w:tcBorders>
          </w:tcPr>
          <w:p w14:paraId="7072C6DD" w14:textId="77777777" w:rsidR="00314B16" w:rsidRPr="002B78EE" w:rsidRDefault="00314B16" w:rsidP="00B52E04">
            <w:pPr>
              <w:pStyle w:val="TableParagraph"/>
            </w:pPr>
            <w:r w:rsidRPr="002B78EE">
              <w:rPr>
                <w:sz w:val="26"/>
              </w:rPr>
              <w:t>Application</w:t>
            </w:r>
            <w:r w:rsidRPr="002B78EE">
              <w:rPr>
                <w:spacing w:val="-5"/>
                <w:sz w:val="26"/>
              </w:rPr>
              <w:t xml:space="preserve"> </w:t>
            </w:r>
            <w:r w:rsidRPr="002B78EE">
              <w:rPr>
                <w:sz w:val="26"/>
              </w:rPr>
              <w:t>Programming</w:t>
            </w:r>
            <w:r w:rsidRPr="002B78EE">
              <w:rPr>
                <w:spacing w:val="-5"/>
                <w:sz w:val="26"/>
              </w:rPr>
              <w:t xml:space="preserve"> </w:t>
            </w:r>
            <w:r w:rsidRPr="002B78EE">
              <w:rPr>
                <w:spacing w:val="-2"/>
                <w:sz w:val="26"/>
              </w:rPr>
              <w:t>Interface</w:t>
            </w:r>
          </w:p>
        </w:tc>
        <w:tc>
          <w:tcPr>
            <w:tcW w:w="3130" w:type="dxa"/>
            <w:tcBorders>
              <w:top w:val="single" w:sz="4" w:space="0" w:color="000000"/>
              <w:left w:val="single" w:sz="4" w:space="0" w:color="000000"/>
              <w:bottom w:val="single" w:sz="4" w:space="0" w:color="000000"/>
              <w:right w:val="single" w:sz="4" w:space="0" w:color="000000"/>
            </w:tcBorders>
          </w:tcPr>
          <w:p w14:paraId="7E441028" w14:textId="77777777" w:rsidR="00314B16" w:rsidRPr="002B78EE" w:rsidRDefault="00314B16" w:rsidP="00B52E04">
            <w:pPr>
              <w:pStyle w:val="TableParagraph"/>
              <w:spacing w:line="240" w:lineRule="auto"/>
              <w:ind w:right="147"/>
            </w:pPr>
            <w:r w:rsidRPr="002B78EE">
              <w:rPr>
                <w:sz w:val="26"/>
              </w:rPr>
              <w:t>Giao</w:t>
            </w:r>
            <w:r w:rsidRPr="002B78EE">
              <w:rPr>
                <w:spacing w:val="-10"/>
                <w:sz w:val="26"/>
              </w:rPr>
              <w:t xml:space="preserve"> </w:t>
            </w:r>
            <w:r w:rsidRPr="002B78EE">
              <w:rPr>
                <w:sz w:val="26"/>
              </w:rPr>
              <w:t>diện</w:t>
            </w:r>
            <w:r w:rsidRPr="002B78EE">
              <w:rPr>
                <w:spacing w:val="-12"/>
                <w:sz w:val="26"/>
              </w:rPr>
              <w:t xml:space="preserve"> </w:t>
            </w:r>
            <w:r w:rsidRPr="002B78EE">
              <w:rPr>
                <w:sz w:val="26"/>
              </w:rPr>
              <w:t>lập</w:t>
            </w:r>
            <w:r w:rsidRPr="002B78EE">
              <w:rPr>
                <w:spacing w:val="-12"/>
                <w:sz w:val="26"/>
              </w:rPr>
              <w:t xml:space="preserve"> </w:t>
            </w:r>
            <w:r w:rsidRPr="002B78EE">
              <w:rPr>
                <w:sz w:val="26"/>
              </w:rPr>
              <w:t>trình</w:t>
            </w:r>
            <w:r w:rsidRPr="002B78EE">
              <w:rPr>
                <w:spacing w:val="-10"/>
                <w:sz w:val="26"/>
              </w:rPr>
              <w:t xml:space="preserve"> </w:t>
            </w:r>
            <w:r w:rsidRPr="002B78EE">
              <w:rPr>
                <w:sz w:val="26"/>
              </w:rPr>
              <w:t xml:space="preserve">ứng </w:t>
            </w:r>
            <w:r w:rsidRPr="002B78EE">
              <w:rPr>
                <w:spacing w:val="-4"/>
                <w:sz w:val="26"/>
              </w:rPr>
              <w:t>dụng</w:t>
            </w:r>
          </w:p>
        </w:tc>
      </w:tr>
      <w:tr w:rsidR="00314B16" w:rsidRPr="002B78EE" w14:paraId="545C6F58" w14:textId="77777777" w:rsidTr="00B52E04">
        <w:trPr>
          <w:trHeight w:val="1183"/>
        </w:trPr>
        <w:tc>
          <w:tcPr>
            <w:tcW w:w="2262" w:type="dxa"/>
            <w:tcBorders>
              <w:top w:val="single" w:sz="4" w:space="0" w:color="000000"/>
              <w:left w:val="single" w:sz="4" w:space="0" w:color="000000"/>
              <w:bottom w:val="single" w:sz="4" w:space="0" w:color="000000"/>
              <w:right w:val="single" w:sz="4" w:space="0" w:color="000000"/>
            </w:tcBorders>
          </w:tcPr>
          <w:p w14:paraId="1437E8BD" w14:textId="77777777" w:rsidR="00314B16" w:rsidRPr="002B78EE" w:rsidRDefault="00314B16" w:rsidP="00B52E04">
            <w:pPr>
              <w:pStyle w:val="TableParagraph"/>
            </w:pPr>
            <w:r w:rsidRPr="002B78EE">
              <w:rPr>
                <w:spacing w:val="-5"/>
                <w:sz w:val="26"/>
              </w:rPr>
              <w:t>URL</w:t>
            </w:r>
          </w:p>
        </w:tc>
        <w:tc>
          <w:tcPr>
            <w:tcW w:w="3998" w:type="dxa"/>
            <w:tcBorders>
              <w:top w:val="single" w:sz="4" w:space="0" w:color="000000"/>
              <w:left w:val="single" w:sz="4" w:space="0" w:color="000000"/>
              <w:bottom w:val="single" w:sz="4" w:space="0" w:color="000000"/>
              <w:right w:val="single" w:sz="4" w:space="0" w:color="000000"/>
            </w:tcBorders>
          </w:tcPr>
          <w:p w14:paraId="3FE85BD9" w14:textId="77777777" w:rsidR="00314B16" w:rsidRPr="002B78EE" w:rsidRDefault="00314B16" w:rsidP="00B52E04">
            <w:pPr>
              <w:pStyle w:val="TableParagraph"/>
            </w:pPr>
            <w:r w:rsidRPr="002B78EE">
              <w:rPr>
                <w:sz w:val="26"/>
              </w:rPr>
              <w:t>Uniform</w:t>
            </w:r>
            <w:r w:rsidRPr="002B78EE">
              <w:rPr>
                <w:spacing w:val="-4"/>
                <w:sz w:val="26"/>
              </w:rPr>
              <w:t xml:space="preserve"> </w:t>
            </w:r>
            <w:r w:rsidRPr="002B78EE">
              <w:rPr>
                <w:sz w:val="26"/>
              </w:rPr>
              <w:t>Resource</w:t>
            </w:r>
            <w:r w:rsidRPr="002B78EE">
              <w:rPr>
                <w:spacing w:val="-2"/>
                <w:sz w:val="26"/>
              </w:rPr>
              <w:t xml:space="preserve"> Locator</w:t>
            </w:r>
          </w:p>
        </w:tc>
        <w:tc>
          <w:tcPr>
            <w:tcW w:w="3130" w:type="dxa"/>
            <w:tcBorders>
              <w:top w:val="single" w:sz="4" w:space="0" w:color="000000"/>
              <w:left w:val="single" w:sz="4" w:space="0" w:color="000000"/>
              <w:bottom w:val="single" w:sz="4" w:space="0" w:color="000000"/>
              <w:right w:val="single" w:sz="4" w:space="0" w:color="000000"/>
            </w:tcBorders>
          </w:tcPr>
          <w:p w14:paraId="50186EB8" w14:textId="77777777" w:rsidR="00314B16" w:rsidRPr="002B78EE" w:rsidRDefault="00314B16" w:rsidP="00B52E04">
            <w:pPr>
              <w:pStyle w:val="TableParagraph"/>
              <w:spacing w:line="240" w:lineRule="auto"/>
            </w:pPr>
            <w:r w:rsidRPr="002B78EE">
              <w:rPr>
                <w:sz w:val="26"/>
              </w:rPr>
              <w:t>Đường</w:t>
            </w:r>
            <w:r w:rsidRPr="002B78EE">
              <w:rPr>
                <w:spacing w:val="-12"/>
                <w:sz w:val="26"/>
              </w:rPr>
              <w:t xml:space="preserve"> </w:t>
            </w:r>
            <w:r w:rsidRPr="002B78EE">
              <w:rPr>
                <w:sz w:val="26"/>
              </w:rPr>
              <w:t>dẫn</w:t>
            </w:r>
            <w:r w:rsidRPr="002B78EE">
              <w:rPr>
                <w:spacing w:val="-10"/>
                <w:sz w:val="26"/>
              </w:rPr>
              <w:t xml:space="preserve"> </w:t>
            </w:r>
            <w:r w:rsidRPr="002B78EE">
              <w:rPr>
                <w:sz w:val="26"/>
              </w:rPr>
              <w:t>liên</w:t>
            </w:r>
            <w:r w:rsidRPr="002B78EE">
              <w:rPr>
                <w:spacing w:val="-10"/>
                <w:sz w:val="26"/>
              </w:rPr>
              <w:t xml:space="preserve"> </w:t>
            </w:r>
            <w:r w:rsidRPr="002B78EE">
              <w:rPr>
                <w:sz w:val="26"/>
              </w:rPr>
              <w:t>kết</w:t>
            </w:r>
            <w:r w:rsidRPr="002B78EE">
              <w:rPr>
                <w:spacing w:val="-12"/>
                <w:sz w:val="26"/>
              </w:rPr>
              <w:t xml:space="preserve"> </w:t>
            </w:r>
            <w:r w:rsidRPr="002B78EE">
              <w:rPr>
                <w:sz w:val="26"/>
              </w:rPr>
              <w:t xml:space="preserve">đến </w:t>
            </w:r>
            <w:r w:rsidRPr="002B78EE">
              <w:rPr>
                <w:spacing w:val="-2"/>
                <w:sz w:val="26"/>
              </w:rPr>
              <w:t>website</w:t>
            </w:r>
          </w:p>
        </w:tc>
      </w:tr>
    </w:tbl>
    <w:p w14:paraId="79286F63" w14:textId="77777777" w:rsidR="00314B16" w:rsidRPr="002B78EE" w:rsidRDefault="00314B16" w:rsidP="00314B16">
      <w:pPr>
        <w:pStyle w:val="BodyText"/>
        <w:rPr>
          <w:rFonts w:ascii="Times New Roman" w:hAnsi="Times New Roman" w:cs="Times New Roman"/>
          <w:b/>
        </w:rPr>
      </w:pPr>
    </w:p>
    <w:p w14:paraId="1F4622CD" w14:textId="77777777" w:rsidR="00314B16" w:rsidRPr="002B78EE" w:rsidRDefault="00314B16" w:rsidP="00314B16">
      <w:pPr>
        <w:rPr>
          <w:rFonts w:cs="Times New Roman"/>
        </w:rPr>
      </w:pPr>
      <w:r w:rsidRPr="002B78EE">
        <w:rPr>
          <w:rFonts w:cs="Times New Roman"/>
        </w:rPr>
        <w:br w:type="page"/>
      </w:r>
    </w:p>
    <w:p w14:paraId="60B1D36F" w14:textId="77777777" w:rsidR="00314B16" w:rsidRPr="002B78EE" w:rsidRDefault="00314B16" w:rsidP="00343127">
      <w:pPr>
        <w:pStyle w:val="Heading1"/>
      </w:pPr>
      <w:bookmarkStart w:id="12" w:name="__RefHeading___Toc26560_1225579473"/>
      <w:bookmarkStart w:id="13" w:name="_Toc185447728"/>
      <w:bookmarkEnd w:id="12"/>
      <w:r w:rsidRPr="002B78EE">
        <w:lastRenderedPageBreak/>
        <w:t>LỜI MỞ ĐẦU</w:t>
      </w:r>
      <w:bookmarkEnd w:id="13"/>
    </w:p>
    <w:p w14:paraId="210935AC" w14:textId="77777777" w:rsidR="00314B16" w:rsidRPr="002B78EE" w:rsidRDefault="00314B16" w:rsidP="00314B16">
      <w:pPr>
        <w:jc w:val="center"/>
        <w:rPr>
          <w:rFonts w:cs="Times New Roman"/>
          <w:b/>
          <w:bCs/>
        </w:rPr>
      </w:pPr>
    </w:p>
    <w:p w14:paraId="795CD3FC" w14:textId="77777777" w:rsidR="00314B16" w:rsidRPr="002B78EE" w:rsidRDefault="00314B16" w:rsidP="00314B16">
      <w:pPr>
        <w:rPr>
          <w:rFonts w:cs="Times New Roman"/>
          <w:szCs w:val="28"/>
        </w:rPr>
      </w:pPr>
      <w:r w:rsidRPr="002B78EE">
        <w:rPr>
          <w:rFonts w:cs="Times New Roman"/>
          <w:szCs w:val="28"/>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14:paraId="793D55D7" w14:textId="77777777" w:rsidR="00314B16" w:rsidRPr="002B78EE" w:rsidRDefault="00314B16" w:rsidP="00314B16">
      <w:pPr>
        <w:rPr>
          <w:rFonts w:cs="Times New Roman"/>
          <w:szCs w:val="28"/>
        </w:rPr>
      </w:pPr>
    </w:p>
    <w:p w14:paraId="41131D81" w14:textId="77777777" w:rsidR="00314B16" w:rsidRPr="002B78EE" w:rsidRDefault="00314B16" w:rsidP="00314B16">
      <w:pPr>
        <w:rPr>
          <w:rFonts w:cs="Times New Roman"/>
          <w:szCs w:val="28"/>
        </w:rPr>
      </w:pPr>
      <w:r w:rsidRPr="002B78EE">
        <w:rPr>
          <w:rFonts w:cs="Times New Roman"/>
          <w:szCs w:val="28"/>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14:paraId="155FB635" w14:textId="77777777" w:rsidR="00314B16" w:rsidRPr="002B78EE" w:rsidRDefault="00314B16" w:rsidP="00314B16">
      <w:pPr>
        <w:rPr>
          <w:rFonts w:cs="Times New Roman"/>
          <w:szCs w:val="28"/>
        </w:rPr>
      </w:pPr>
    </w:p>
    <w:p w14:paraId="13DDC8A7" w14:textId="77777777" w:rsidR="00314B16" w:rsidRPr="002B78EE" w:rsidRDefault="00314B16" w:rsidP="00314B16">
      <w:pPr>
        <w:rPr>
          <w:rFonts w:cs="Times New Roman"/>
          <w:szCs w:val="28"/>
        </w:rPr>
      </w:pPr>
      <w:r w:rsidRPr="002B78EE">
        <w:rPr>
          <w:rFonts w:cs="Times New Roman"/>
          <w:szCs w:val="28"/>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14:paraId="3E676764" w14:textId="77777777" w:rsidR="00314B16" w:rsidRPr="002B78EE" w:rsidRDefault="00314B16" w:rsidP="00314B16">
      <w:pPr>
        <w:rPr>
          <w:rFonts w:cs="Times New Roman"/>
          <w:b/>
          <w:bCs/>
        </w:rPr>
      </w:pPr>
      <w:r w:rsidRPr="002B78EE">
        <w:rPr>
          <w:rFonts w:cs="Times New Roman"/>
        </w:rPr>
        <w:br w:type="page"/>
      </w:r>
    </w:p>
    <w:p w14:paraId="1FF62E10" w14:textId="77777777" w:rsidR="00314B16" w:rsidRPr="002B78EE" w:rsidRDefault="00314B16" w:rsidP="00343127">
      <w:pPr>
        <w:pStyle w:val="Heading1"/>
        <w:rPr>
          <w:lang w:val="en-US"/>
        </w:rPr>
      </w:pPr>
      <w:bookmarkStart w:id="14" w:name="__RefHeading___Toc26562_1225579473"/>
      <w:bookmarkStart w:id="15" w:name="_Toc185447729"/>
      <w:bookmarkEnd w:id="14"/>
      <w:r w:rsidRPr="002B78EE">
        <w:lastRenderedPageBreak/>
        <w:t>CHƯƠNG 1.</w:t>
      </w:r>
      <w:r w:rsidRPr="002B78EE">
        <w:rPr>
          <w:lang w:val="en-US"/>
        </w:rPr>
        <w:t xml:space="preserve"> GIỚI THIỆU BÀI TOÁN VÀ CÔNG NGHỆ LIÊN QUAN</w:t>
      </w:r>
      <w:bookmarkEnd w:id="15"/>
    </w:p>
    <w:p w14:paraId="4251E145" w14:textId="77777777" w:rsidR="00314B16" w:rsidRPr="002B78EE" w:rsidRDefault="00314B16" w:rsidP="00B01F86">
      <w:pPr>
        <w:pStyle w:val="Heading2"/>
      </w:pPr>
      <w:bookmarkStart w:id="16" w:name="__RefHeading___Toc26564_1225579473"/>
      <w:bookmarkStart w:id="17" w:name="_Toc185447730"/>
      <w:bookmarkEnd w:id="16"/>
      <w:r w:rsidRPr="002B78EE">
        <w:t>1.1 Giới thiệu bài toán</w:t>
      </w:r>
      <w:bookmarkEnd w:id="17"/>
    </w:p>
    <w:p w14:paraId="5A3BFC84" w14:textId="77777777" w:rsidR="00314B16" w:rsidRPr="002B78EE" w:rsidRDefault="00314B16" w:rsidP="00314B16">
      <w:pPr>
        <w:rPr>
          <w:rFonts w:cs="Times New Roman"/>
          <w:szCs w:val="28"/>
        </w:rPr>
      </w:pPr>
      <w:r w:rsidRPr="002B78EE">
        <w:rPr>
          <w:rFonts w:cs="Times New Roman"/>
          <w:szCs w:val="28"/>
        </w:rPr>
        <w:tab/>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14:paraId="4A5335BC" w14:textId="77777777" w:rsidR="00314B16" w:rsidRPr="002B78EE" w:rsidRDefault="00314B16" w:rsidP="00314B16">
      <w:pPr>
        <w:rPr>
          <w:rFonts w:cs="Times New Roman"/>
          <w:szCs w:val="28"/>
        </w:rPr>
      </w:pPr>
    </w:p>
    <w:p w14:paraId="754148B5" w14:textId="77777777" w:rsidR="00314B16" w:rsidRPr="002B78EE" w:rsidRDefault="00314B16" w:rsidP="00314B16">
      <w:pPr>
        <w:rPr>
          <w:rFonts w:cs="Times New Roman"/>
          <w:szCs w:val="28"/>
        </w:rPr>
      </w:pPr>
      <w:r w:rsidRPr="002B78EE">
        <w:rPr>
          <w:rFonts w:cs="Times New Roman"/>
          <w:szCs w:val="28"/>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14:paraId="648F38AB" w14:textId="77777777" w:rsidR="00314B16" w:rsidRPr="002B78EE" w:rsidRDefault="00314B16" w:rsidP="00314B16">
      <w:pPr>
        <w:rPr>
          <w:rFonts w:cs="Times New Roman"/>
          <w:szCs w:val="28"/>
        </w:rPr>
      </w:pPr>
    </w:p>
    <w:p w14:paraId="2B256B6A" w14:textId="2A015DB0" w:rsidR="00314B16" w:rsidRPr="002B78EE" w:rsidRDefault="00314B16" w:rsidP="00314B16">
      <w:pPr>
        <w:rPr>
          <w:rFonts w:cs="Times New Roman"/>
          <w:szCs w:val="28"/>
        </w:rPr>
      </w:pPr>
      <w:r w:rsidRPr="002B78EE">
        <w:rPr>
          <w:rFonts w:cs="Times New Roman"/>
          <w:szCs w:val="28"/>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14:paraId="55968BE9" w14:textId="77777777" w:rsidR="00314B16" w:rsidRPr="002B78EE" w:rsidRDefault="00314B16" w:rsidP="00B01F86">
      <w:pPr>
        <w:pStyle w:val="Heading2"/>
      </w:pPr>
      <w:bookmarkStart w:id="18" w:name="__RefHeading___Toc26566_1225579473"/>
      <w:bookmarkStart w:id="19" w:name="_Toc185447731"/>
      <w:bookmarkEnd w:id="18"/>
      <w:r w:rsidRPr="002B78EE">
        <w:t>1.2. Khảo sát</w:t>
      </w:r>
      <w:bookmarkEnd w:id="19"/>
    </w:p>
    <w:p w14:paraId="0B8251A6" w14:textId="77777777" w:rsidR="00314B16" w:rsidRPr="002B78EE" w:rsidRDefault="00314B16" w:rsidP="00B01F86">
      <w:pPr>
        <w:pStyle w:val="Heading3"/>
      </w:pPr>
      <w:bookmarkStart w:id="20" w:name="_Toc185447732"/>
      <w:r w:rsidRPr="002B78EE">
        <w:t>1.2.1. Phần Mua Sắm Của Khách Hàng</w:t>
      </w:r>
      <w:bookmarkEnd w:id="20"/>
    </w:p>
    <w:p w14:paraId="21830547" w14:textId="77777777" w:rsidR="00314B16" w:rsidRPr="002B78EE" w:rsidRDefault="00314B16" w:rsidP="00314B16">
      <w:pPr>
        <w:rPr>
          <w:rFonts w:cs="Times New Roman"/>
          <w:szCs w:val="28"/>
        </w:rPr>
      </w:pPr>
      <w:r w:rsidRPr="002B78EE">
        <w:rPr>
          <w:rFonts w:cs="Times New Roman"/>
          <w:szCs w:val="28"/>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14:paraId="3A6E4292" w14:textId="77777777" w:rsidR="00314B16" w:rsidRPr="002B78EE" w:rsidRDefault="00314B16" w:rsidP="00314B16">
      <w:pPr>
        <w:rPr>
          <w:rFonts w:cs="Times New Roman"/>
          <w:szCs w:val="28"/>
        </w:rPr>
      </w:pPr>
    </w:p>
    <w:p w14:paraId="32FCA359" w14:textId="77777777" w:rsidR="00314B16" w:rsidRPr="002B78EE" w:rsidRDefault="00314B16" w:rsidP="00314B16">
      <w:pPr>
        <w:rPr>
          <w:rFonts w:cs="Times New Roman"/>
          <w:szCs w:val="28"/>
        </w:rPr>
      </w:pPr>
      <w:r w:rsidRPr="002B78EE">
        <w:rPr>
          <w:rFonts w:cs="Times New Roman"/>
          <w:szCs w:val="28"/>
        </w:rPr>
        <w:tab/>
        <w:t>Tính Năng Tìm Kiếm: Hỗ trợ khách hàng dễ dàng tìm thấy các linh kiện mong muốn. Người dùng có thể nhập từ khóa, tên linh kiện (ví dụ: "CPU Intel i7"), hoặc mã sản phẩm để tìm kiếm nhanh chóng và chính xác.</w:t>
      </w:r>
    </w:p>
    <w:p w14:paraId="21134BAD" w14:textId="77777777" w:rsidR="00314B16" w:rsidRPr="002B78EE" w:rsidRDefault="00314B16" w:rsidP="00314B16">
      <w:pPr>
        <w:rPr>
          <w:rFonts w:cs="Times New Roman"/>
          <w:szCs w:val="28"/>
        </w:rPr>
      </w:pPr>
    </w:p>
    <w:p w14:paraId="7C4AE41E" w14:textId="77777777" w:rsidR="00314B16" w:rsidRPr="002B78EE" w:rsidRDefault="00314B16" w:rsidP="00314B16">
      <w:pPr>
        <w:rPr>
          <w:rFonts w:cs="Times New Roman"/>
          <w:szCs w:val="28"/>
        </w:rPr>
      </w:pPr>
      <w:r w:rsidRPr="002B78EE">
        <w:rPr>
          <w:rFonts w:cs="Times New Roman"/>
          <w:szCs w:val="28"/>
        </w:rPr>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14:paraId="601E3C8C" w14:textId="77777777" w:rsidR="00314B16" w:rsidRPr="002B78EE" w:rsidRDefault="00314B16" w:rsidP="00314B16">
      <w:pPr>
        <w:rPr>
          <w:rFonts w:cs="Times New Roman"/>
          <w:szCs w:val="28"/>
        </w:rPr>
      </w:pPr>
    </w:p>
    <w:p w14:paraId="0305A533" w14:textId="77777777" w:rsidR="00314B16" w:rsidRPr="002B78EE" w:rsidRDefault="00314B16" w:rsidP="00314B16">
      <w:pPr>
        <w:rPr>
          <w:rFonts w:cs="Times New Roman"/>
          <w:szCs w:val="28"/>
        </w:rPr>
      </w:pPr>
      <w:r w:rsidRPr="002B78EE">
        <w:rPr>
          <w:rFonts w:cs="Times New Roman"/>
          <w:szCs w:val="28"/>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14:paraId="0A9F3CF1" w14:textId="77777777" w:rsidR="00314B16" w:rsidRPr="002B78EE" w:rsidRDefault="00314B16" w:rsidP="00314B16">
      <w:pPr>
        <w:rPr>
          <w:rFonts w:cs="Times New Roman"/>
          <w:szCs w:val="28"/>
        </w:rPr>
      </w:pPr>
    </w:p>
    <w:p w14:paraId="19F1B1DD" w14:textId="77777777" w:rsidR="00314B16" w:rsidRPr="002B78EE" w:rsidRDefault="00314B16" w:rsidP="00314B16">
      <w:pPr>
        <w:rPr>
          <w:rFonts w:cs="Times New Roman"/>
          <w:szCs w:val="28"/>
        </w:rPr>
      </w:pPr>
      <w:r w:rsidRPr="002B78EE">
        <w:rPr>
          <w:rFonts w:cs="Times New Roman"/>
          <w:szCs w:val="28"/>
        </w:rPr>
        <w:lastRenderedPageBreak/>
        <w:tab/>
        <w:t>Giỏ Hàng và Thanh Toán: Người mua có thể thêm các linh kiện cần thiết vào giỏ hàng để kiểm tra trước khi tiến hành thanh toán. Quá trình thanh toán an toàn, hỗ trợ nhiều phương thức như chuyển khoản, thẻ tín dụng, ví điện tử, hoặc thanh toán khi nhận hàng (COD).</w:t>
      </w:r>
    </w:p>
    <w:p w14:paraId="68411A41" w14:textId="77777777" w:rsidR="00314B16" w:rsidRPr="002B78EE" w:rsidRDefault="00314B16" w:rsidP="00314B16">
      <w:pPr>
        <w:rPr>
          <w:rFonts w:cs="Times New Roman"/>
          <w:szCs w:val="28"/>
        </w:rPr>
      </w:pPr>
    </w:p>
    <w:p w14:paraId="24991C4C" w14:textId="77777777" w:rsidR="00314B16" w:rsidRPr="002B78EE" w:rsidRDefault="00314B16" w:rsidP="00314B16">
      <w:pPr>
        <w:rPr>
          <w:rFonts w:cs="Times New Roman"/>
          <w:szCs w:val="28"/>
        </w:rPr>
      </w:pPr>
      <w:r w:rsidRPr="002B78EE">
        <w:rPr>
          <w:rFonts w:cs="Times New Roman"/>
          <w:szCs w:val="28"/>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14:paraId="20DF6854" w14:textId="77777777" w:rsidR="00314B16" w:rsidRPr="002B78EE" w:rsidRDefault="00314B16" w:rsidP="00314B16">
      <w:pPr>
        <w:rPr>
          <w:rFonts w:cs="Times New Roman"/>
          <w:szCs w:val="28"/>
        </w:rPr>
      </w:pPr>
    </w:p>
    <w:p w14:paraId="35B21464" w14:textId="77777777" w:rsidR="00314B16" w:rsidRPr="002B78EE" w:rsidRDefault="00314B16" w:rsidP="00314B16">
      <w:pPr>
        <w:rPr>
          <w:rFonts w:cs="Times New Roman"/>
          <w:szCs w:val="28"/>
        </w:rPr>
      </w:pPr>
      <w:r w:rsidRPr="002B78EE">
        <w:rPr>
          <w:rFonts w:cs="Times New Roman"/>
          <w:szCs w:val="28"/>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14:paraId="0BC50ACF" w14:textId="77777777" w:rsidR="00314B16" w:rsidRPr="002B78EE" w:rsidRDefault="00314B16" w:rsidP="00314B16">
      <w:pPr>
        <w:rPr>
          <w:rFonts w:cs="Times New Roman"/>
          <w:szCs w:val="28"/>
        </w:rPr>
      </w:pPr>
    </w:p>
    <w:p w14:paraId="213C6FCF" w14:textId="77777777" w:rsidR="00314B16" w:rsidRPr="002B78EE" w:rsidRDefault="00314B16" w:rsidP="00314B16">
      <w:pPr>
        <w:rPr>
          <w:rFonts w:cs="Times New Roman"/>
          <w:szCs w:val="28"/>
        </w:rPr>
      </w:pPr>
      <w:r w:rsidRPr="002B78EE">
        <w:rPr>
          <w:rFonts w:cs="Times New Roman"/>
          <w:szCs w:val="28"/>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14:paraId="269A0C0D" w14:textId="77777777" w:rsidR="00314B16" w:rsidRPr="002B78EE" w:rsidRDefault="00314B16" w:rsidP="00314B16">
      <w:pPr>
        <w:rPr>
          <w:rFonts w:cs="Times New Roman"/>
          <w:szCs w:val="28"/>
        </w:rPr>
      </w:pPr>
    </w:p>
    <w:p w14:paraId="7ECD1CDF" w14:textId="77777777" w:rsidR="00314B16" w:rsidRPr="002B78EE" w:rsidRDefault="00314B16" w:rsidP="00314B16">
      <w:pPr>
        <w:rPr>
          <w:rFonts w:cs="Times New Roman"/>
          <w:szCs w:val="28"/>
        </w:rPr>
      </w:pPr>
      <w:r w:rsidRPr="002B78EE">
        <w:rPr>
          <w:rFonts w:cs="Times New Roman"/>
          <w:szCs w:val="28"/>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14:paraId="1DD98229" w14:textId="77777777" w:rsidR="00314B16" w:rsidRPr="002B78EE" w:rsidRDefault="00314B16" w:rsidP="00314B16">
      <w:pPr>
        <w:rPr>
          <w:rFonts w:cs="Times New Roman"/>
          <w:szCs w:val="28"/>
        </w:rPr>
      </w:pPr>
    </w:p>
    <w:p w14:paraId="44146686" w14:textId="332A1C24" w:rsidR="00314B16" w:rsidRPr="002B78EE" w:rsidRDefault="00314B16" w:rsidP="00314B16">
      <w:pPr>
        <w:rPr>
          <w:rFonts w:cs="Times New Roman"/>
          <w:szCs w:val="28"/>
        </w:rPr>
      </w:pPr>
      <w:r w:rsidRPr="002B78EE">
        <w:rPr>
          <w:rFonts w:cs="Times New Roman"/>
          <w:szCs w:val="28"/>
        </w:rPr>
        <w:tab/>
        <w:t>Những tính năng này được thiết kế nhằm mang lại sự tiện lợi, an toàn, và trải nghiệm mua sắm tốt nhất cho khách hàng khi tìm kiếm và mua linh kiện điện tử.</w:t>
      </w:r>
    </w:p>
    <w:p w14:paraId="5DADF27A" w14:textId="77777777" w:rsidR="00314B16" w:rsidRPr="00B01F86" w:rsidRDefault="00314B16" w:rsidP="00B01F86">
      <w:pPr>
        <w:pStyle w:val="Heading3"/>
      </w:pPr>
      <w:bookmarkStart w:id="21" w:name="_Toc185447733"/>
      <w:r w:rsidRPr="00B01F86">
        <w:t>1.2.2. Phần Quản Trị Viên Của Website Bán Linh Kiện Điện Tử</w:t>
      </w:r>
      <w:bookmarkEnd w:id="21"/>
    </w:p>
    <w:p w14:paraId="753C1D51" w14:textId="77777777" w:rsidR="00314B16" w:rsidRPr="002B78EE" w:rsidRDefault="00314B16" w:rsidP="00314B16">
      <w:pPr>
        <w:rPr>
          <w:rFonts w:cs="Times New Roman"/>
          <w:szCs w:val="28"/>
        </w:rPr>
      </w:pPr>
      <w:r w:rsidRPr="002B78EE">
        <w:rPr>
          <w:rFonts w:cs="Times New Roman"/>
          <w:szCs w:val="28"/>
        </w:rPr>
        <w:tab/>
        <w:t>Phần quản trị viên của website bán linh kiện điện tử không được công khai và được thiết kế như một giao diện riêng biệt dành cho những người quản trị hệ thống và điều hành các quy trình kinh doanh. Quản trị viên đóng vai trò quan trọng trong việc duy trì hoạt động trơn tru của hệ thống với các nhiệm vụ chính như sau:</w:t>
      </w:r>
    </w:p>
    <w:p w14:paraId="1E3D94F4" w14:textId="77777777" w:rsidR="00314B16" w:rsidRPr="002B78EE" w:rsidRDefault="00314B16" w:rsidP="00314B16">
      <w:pPr>
        <w:rPr>
          <w:rFonts w:cs="Times New Roman"/>
          <w:szCs w:val="28"/>
        </w:rPr>
      </w:pPr>
    </w:p>
    <w:p w14:paraId="3B88171A" w14:textId="77777777" w:rsidR="00314B16" w:rsidRPr="002B78EE" w:rsidRDefault="00314B16" w:rsidP="00314B16">
      <w:pPr>
        <w:rPr>
          <w:rFonts w:cs="Times New Roman"/>
          <w:szCs w:val="28"/>
        </w:rPr>
      </w:pPr>
      <w:r w:rsidRPr="002B78EE">
        <w:rPr>
          <w:rFonts w:cs="Times New Roman"/>
          <w:szCs w:val="28"/>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14:paraId="6EEB1EB4" w14:textId="77777777" w:rsidR="00314B16" w:rsidRPr="002B78EE" w:rsidRDefault="00314B16" w:rsidP="00314B16">
      <w:pPr>
        <w:rPr>
          <w:rFonts w:cs="Times New Roman"/>
          <w:szCs w:val="28"/>
        </w:rPr>
      </w:pPr>
    </w:p>
    <w:p w14:paraId="4D05CC90" w14:textId="77777777" w:rsidR="00314B16" w:rsidRPr="002B78EE" w:rsidRDefault="00314B16" w:rsidP="00314B16">
      <w:pPr>
        <w:rPr>
          <w:rFonts w:cs="Times New Roman"/>
          <w:szCs w:val="28"/>
        </w:rPr>
      </w:pPr>
      <w:r w:rsidRPr="002B78EE">
        <w:rPr>
          <w:rFonts w:cs="Times New Roman"/>
          <w:szCs w:val="28"/>
        </w:rPr>
        <w:tab/>
        <w:t>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đặc thù cho từng loại linh kiện (ví dụ: loại chip, nhà sản xuất, tương thích với các thiết bị khác).</w:t>
      </w:r>
    </w:p>
    <w:p w14:paraId="72857CD0" w14:textId="77777777" w:rsidR="00314B16" w:rsidRPr="002B78EE" w:rsidRDefault="00314B16" w:rsidP="00314B16">
      <w:pPr>
        <w:rPr>
          <w:rFonts w:cs="Times New Roman"/>
          <w:szCs w:val="28"/>
        </w:rPr>
      </w:pPr>
    </w:p>
    <w:p w14:paraId="061222DD" w14:textId="77777777" w:rsidR="00314B16" w:rsidRPr="002B78EE" w:rsidRDefault="00314B16" w:rsidP="00314B16">
      <w:pPr>
        <w:rPr>
          <w:rFonts w:cs="Times New Roman"/>
          <w:szCs w:val="28"/>
        </w:rPr>
      </w:pPr>
      <w:r w:rsidRPr="002B78EE">
        <w:rPr>
          <w:rFonts w:cs="Times New Roman"/>
          <w:szCs w:val="28"/>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14:paraId="00D02FF6" w14:textId="77777777" w:rsidR="00314B16" w:rsidRPr="002B78EE" w:rsidRDefault="00314B16" w:rsidP="00314B16">
      <w:pPr>
        <w:rPr>
          <w:rFonts w:cs="Times New Roman"/>
          <w:szCs w:val="28"/>
        </w:rPr>
      </w:pPr>
    </w:p>
    <w:p w14:paraId="4DCCA245" w14:textId="77777777" w:rsidR="00314B16" w:rsidRPr="002B78EE" w:rsidRDefault="00314B16" w:rsidP="00314B16">
      <w:pPr>
        <w:rPr>
          <w:rFonts w:cs="Times New Roman"/>
          <w:szCs w:val="28"/>
        </w:rPr>
      </w:pPr>
      <w:r w:rsidRPr="002B78EE">
        <w:rPr>
          <w:rFonts w:cs="Times New Roman"/>
          <w:szCs w:val="28"/>
        </w:rPr>
        <w:tab/>
        <w:t>Quản Lý Đơn Hàng: Theo dõi trạng thái đơn hàng, xử lý các yêu cầu đổi/trả hàng, đặc biệt là các đơn hàng liên quan đến linh kiện điện tử có thể yêu cầu kiểm tra kỹ lưỡng về tính tương thích và chất lượng. Quản trị viên cũng đảm bảo rằng các đơn hàng được giao đúng hạn và đúng yêu cầu của khách hàng.</w:t>
      </w:r>
    </w:p>
    <w:p w14:paraId="3E7A09DC" w14:textId="77777777" w:rsidR="00314B16" w:rsidRPr="002B78EE" w:rsidRDefault="00314B16" w:rsidP="00314B16">
      <w:pPr>
        <w:rPr>
          <w:rFonts w:cs="Times New Roman"/>
          <w:szCs w:val="28"/>
        </w:rPr>
      </w:pPr>
    </w:p>
    <w:p w14:paraId="6AD9053A" w14:textId="77777777" w:rsidR="00314B16" w:rsidRPr="002B78EE" w:rsidRDefault="00314B16" w:rsidP="00314B16">
      <w:pPr>
        <w:rPr>
          <w:rFonts w:cs="Times New Roman"/>
          <w:szCs w:val="28"/>
        </w:rPr>
      </w:pPr>
      <w:r w:rsidRPr="002B78EE">
        <w:rPr>
          <w:rFonts w:cs="Times New Roman"/>
          <w:szCs w:val="28"/>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14:paraId="22AA66C7" w14:textId="77777777" w:rsidR="00314B16" w:rsidRPr="002B78EE" w:rsidRDefault="00314B16" w:rsidP="00314B16">
      <w:pPr>
        <w:rPr>
          <w:rFonts w:cs="Times New Roman"/>
          <w:szCs w:val="28"/>
        </w:rPr>
      </w:pPr>
    </w:p>
    <w:p w14:paraId="7E359890" w14:textId="77777777" w:rsidR="00314B16" w:rsidRPr="002B78EE" w:rsidRDefault="00314B16" w:rsidP="00314B16">
      <w:pPr>
        <w:rPr>
          <w:rFonts w:cs="Times New Roman"/>
          <w:szCs w:val="28"/>
        </w:rPr>
      </w:pPr>
      <w:r w:rsidRPr="002B78EE">
        <w:rPr>
          <w:rFonts w:cs="Times New Roman"/>
          <w:szCs w:val="28"/>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14:paraId="692AB5F6" w14:textId="77777777" w:rsidR="00314B16" w:rsidRPr="002B78EE" w:rsidRDefault="00314B16" w:rsidP="00314B16">
      <w:pPr>
        <w:rPr>
          <w:rFonts w:cs="Times New Roman"/>
          <w:szCs w:val="28"/>
        </w:rPr>
      </w:pPr>
    </w:p>
    <w:p w14:paraId="26937CB4" w14:textId="77777777" w:rsidR="00314B16" w:rsidRPr="002B78EE" w:rsidRDefault="00314B16" w:rsidP="00314B16">
      <w:pPr>
        <w:rPr>
          <w:rFonts w:cs="Times New Roman"/>
          <w:szCs w:val="28"/>
        </w:rPr>
      </w:pPr>
      <w:r w:rsidRPr="002B78EE">
        <w:rPr>
          <w:rFonts w:cs="Times New Roman"/>
          <w:szCs w:val="28"/>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14:paraId="0323D32C" w14:textId="77777777" w:rsidR="00314B16" w:rsidRPr="002B78EE" w:rsidRDefault="00314B16" w:rsidP="00314B16">
      <w:pPr>
        <w:rPr>
          <w:rFonts w:cs="Times New Roman"/>
          <w:szCs w:val="28"/>
        </w:rPr>
      </w:pPr>
    </w:p>
    <w:p w14:paraId="1068E0EE" w14:textId="77777777" w:rsidR="00314B16" w:rsidRPr="002B78EE" w:rsidRDefault="00314B16" w:rsidP="00314B16">
      <w:pPr>
        <w:rPr>
          <w:rFonts w:cs="Times New Roman"/>
          <w:szCs w:val="28"/>
        </w:rPr>
      </w:pPr>
      <w:r w:rsidRPr="002B78EE">
        <w:rPr>
          <w:rFonts w:cs="Times New Roman"/>
          <w:szCs w:val="28"/>
        </w:rPr>
        <w:tab/>
        <w:t>Quản Lý Kho Hàng: Theo dõi tồn kho các linh kiện điện tử, cập nhật số lượng hàng hóa, quản lý nhập xuất kho, và đảm bảo luôn có đủ sản phẩm để đáp ứng nhu cầu của khách hàng. Điều này giúp duy trì sự ổn định trong cung cấp sản phẩm và tránh tình trạng hết hàng.</w:t>
      </w:r>
    </w:p>
    <w:p w14:paraId="2289C8CE" w14:textId="77777777" w:rsidR="00314B16" w:rsidRPr="002B78EE" w:rsidRDefault="00314B16" w:rsidP="00314B16">
      <w:pPr>
        <w:rPr>
          <w:rFonts w:cs="Times New Roman"/>
          <w:szCs w:val="28"/>
        </w:rPr>
      </w:pPr>
    </w:p>
    <w:p w14:paraId="1AE9561D" w14:textId="77777777" w:rsidR="00314B16" w:rsidRPr="002B78EE" w:rsidRDefault="00314B16" w:rsidP="00314B16">
      <w:pPr>
        <w:rPr>
          <w:rFonts w:cs="Times New Roman"/>
          <w:szCs w:val="28"/>
        </w:rPr>
      </w:pPr>
      <w:r w:rsidRPr="002B78EE">
        <w:rPr>
          <w:rFonts w:cs="Times New Roman"/>
          <w:szCs w:val="28"/>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14:paraId="049950C2" w14:textId="77777777" w:rsidR="00314B16" w:rsidRPr="002B78EE" w:rsidRDefault="00314B16" w:rsidP="00314B16">
      <w:pPr>
        <w:rPr>
          <w:rFonts w:cs="Times New Roman"/>
          <w:szCs w:val="28"/>
        </w:rPr>
      </w:pPr>
    </w:p>
    <w:p w14:paraId="08BBDB20" w14:textId="77777777" w:rsidR="00314B16" w:rsidRPr="002B78EE" w:rsidRDefault="00314B16" w:rsidP="00314B16">
      <w:pPr>
        <w:rPr>
          <w:rFonts w:cs="Times New Roman"/>
          <w:szCs w:val="28"/>
        </w:rPr>
      </w:pPr>
      <w:r w:rsidRPr="002B78EE">
        <w:rPr>
          <w:rFonts w:cs="Times New Roman"/>
          <w:szCs w:val="28"/>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14:paraId="29D21A64" w14:textId="77777777" w:rsidR="00314B16" w:rsidRPr="002B78EE" w:rsidRDefault="00314B16" w:rsidP="00314B16">
      <w:pPr>
        <w:rPr>
          <w:rFonts w:cs="Times New Roman"/>
          <w:b/>
          <w:bCs/>
        </w:rPr>
      </w:pPr>
    </w:p>
    <w:p w14:paraId="7C4B37E8" w14:textId="77777777" w:rsidR="00314B16" w:rsidRPr="00B01F86" w:rsidRDefault="00314B16" w:rsidP="00B01F86">
      <w:pPr>
        <w:pStyle w:val="Heading2"/>
      </w:pPr>
      <w:bookmarkStart w:id="22" w:name="__RefHeading___Toc26568_1225579473"/>
      <w:bookmarkStart w:id="23" w:name="_Toc185447734"/>
      <w:bookmarkEnd w:id="22"/>
      <w:r w:rsidRPr="00B01F86">
        <w:lastRenderedPageBreak/>
        <w:t>1.3. Giải pháp công nghệ cho bài toán</w:t>
      </w:r>
      <w:bookmarkEnd w:id="23"/>
    </w:p>
    <w:p w14:paraId="6CACA75B" w14:textId="77777777" w:rsidR="00314B16" w:rsidRPr="00B01F86" w:rsidRDefault="00314B16" w:rsidP="00B01F86">
      <w:pPr>
        <w:pStyle w:val="Heading3"/>
      </w:pPr>
      <w:bookmarkStart w:id="24" w:name="_Toc185447735"/>
      <w:r w:rsidRPr="00B01F86">
        <w:t>1.3.1 Kiến trúc hệ thống</w:t>
      </w:r>
      <w:bookmarkEnd w:id="24"/>
    </w:p>
    <w:p w14:paraId="369D3370" w14:textId="77777777" w:rsidR="00314B16" w:rsidRPr="002B78EE" w:rsidRDefault="00314B16" w:rsidP="00314B16">
      <w:pPr>
        <w:rPr>
          <w:rFonts w:cs="Times New Roman"/>
        </w:rPr>
      </w:pPr>
      <w:r w:rsidRPr="002B78EE">
        <w:rPr>
          <w:rFonts w:cs="Times New Roman"/>
        </w:rPr>
        <w:tab/>
        <w:t>Hệ thống được phát triển dựa trên mô hình 3 lớp, bao gồm Presentation Layer (lớp giao diện), Business Logic Layer (lớp xử lý nghiệp vụ), và Data Access Layer (lớp truy cập dữ liệu) [2]:</w:t>
      </w:r>
    </w:p>
    <w:p w14:paraId="47CB2063" w14:textId="77777777" w:rsidR="00314B16" w:rsidRPr="002B78EE" w:rsidRDefault="00314B16" w:rsidP="00314B16">
      <w:pPr>
        <w:rPr>
          <w:rFonts w:cs="Times New Roman"/>
        </w:rPr>
      </w:pPr>
    </w:p>
    <w:p w14:paraId="56A6417E" w14:textId="77777777" w:rsidR="00314B16" w:rsidRPr="002B78EE" w:rsidRDefault="00314B16" w:rsidP="00314B16">
      <w:pPr>
        <w:rPr>
          <w:rFonts w:cs="Times New Roman"/>
        </w:rPr>
      </w:pPr>
      <w:r w:rsidRPr="002B78EE">
        <w:rPr>
          <w:rFonts w:cs="Times New Roman"/>
        </w:rPr>
        <w:tab/>
        <w:t>Lớp giao diện (Presentation Layer): Đây là lớp đảm nhận nhiệm vụ giao tiếp trực tiếp với người dùng. Nó bao gồm các thành phần giao diện để nhập liệu, hiển thị dữ liệu, và kiểm tra tính chính xác của dữ liệu trước khi gửi tới lớp logic. Hai thành phần chính của lớp này là:</w:t>
      </w:r>
    </w:p>
    <w:p w14:paraId="432B5C36" w14:textId="77777777" w:rsidR="00314B16" w:rsidRPr="002B78EE" w:rsidRDefault="00314B16" w:rsidP="00314B16">
      <w:pPr>
        <w:rPr>
          <w:rFonts w:cs="Times New Roman"/>
        </w:rPr>
      </w:pPr>
    </w:p>
    <w:p w14:paraId="717D4A7F" w14:textId="77777777" w:rsidR="00314B16" w:rsidRPr="002B78EE" w:rsidRDefault="00314B16" w:rsidP="00314B16">
      <w:pPr>
        <w:rPr>
          <w:rFonts w:cs="Times New Roman"/>
        </w:rPr>
      </w:pPr>
      <w:r w:rsidRPr="002B78EE">
        <w:rPr>
          <w:rFonts w:cs="Times New Roman"/>
        </w:rPr>
        <w:tab/>
        <w:t>Thành phần giao diện người dùng (UI Components): Bao gồm các yếu tố xây dựng giao diện hệ thống, chịu trách nhiệm thu nhận dữ liệu từ người dùng và hiển thị kết quả, chẳng hạn như textbox, button, combobox, ...</w:t>
      </w:r>
    </w:p>
    <w:p w14:paraId="6E9FE3E5" w14:textId="77777777" w:rsidR="00314B16" w:rsidRPr="002B78EE" w:rsidRDefault="00314B16" w:rsidP="00314B16">
      <w:pPr>
        <w:rPr>
          <w:rFonts w:cs="Times New Roman"/>
        </w:rPr>
      </w:pPr>
      <w:r w:rsidRPr="002B78EE">
        <w:rPr>
          <w:rFonts w:cs="Times New Roman"/>
        </w:rPr>
        <w:t>Thành phần quản lý giao diện (UI Process Components): Đảm nhận việc điều phối và chuyển đổi giữa các giao diện khác nhau trong hệ thống.</w:t>
      </w:r>
    </w:p>
    <w:p w14:paraId="06F6A87A" w14:textId="77777777" w:rsidR="00314B16" w:rsidRPr="002B78EE" w:rsidRDefault="00314B16" w:rsidP="00314B16">
      <w:pPr>
        <w:rPr>
          <w:rFonts w:cs="Times New Roman"/>
        </w:rPr>
      </w:pPr>
      <w:r w:rsidRPr="002B78EE">
        <w:rPr>
          <w:rFonts w:cs="Times New Roman"/>
        </w:rPr>
        <w:t>Lớp xử lý nghiệp vụ (Business Logic Layer): Lớp này được chia thành hai nhiệm vụ chính:</w:t>
      </w:r>
    </w:p>
    <w:p w14:paraId="3FAA1388" w14:textId="77777777" w:rsidR="00314B16" w:rsidRPr="002B78EE" w:rsidRDefault="00314B16" w:rsidP="00314B16">
      <w:pPr>
        <w:rPr>
          <w:rFonts w:cs="Times New Roman"/>
        </w:rPr>
      </w:pPr>
    </w:p>
    <w:p w14:paraId="7ABC1F9F" w14:textId="77777777" w:rsidR="00314B16" w:rsidRPr="002B78EE" w:rsidRDefault="00314B16" w:rsidP="00314B16">
      <w:pPr>
        <w:rPr>
          <w:rFonts w:cs="Times New Roman"/>
        </w:rPr>
      </w:pPr>
      <w:r w:rsidRPr="002B78EE">
        <w:rPr>
          <w:rFonts w:cs="Times New Roman"/>
        </w:rPr>
        <w:tab/>
        <w:t>Xử lý dữ liệu: Nhận dữ liệu từ lớp giao diện, thực hiện các xử lý cần thiết trước khi chuyển xuống lớp truy cập dữ liệu và lưu trữ trong hệ quản trị cơ sở dữ liệu.</w:t>
      </w:r>
    </w:p>
    <w:p w14:paraId="1E160116" w14:textId="77777777" w:rsidR="00314B16" w:rsidRPr="002B78EE" w:rsidRDefault="00314B16" w:rsidP="00314B16">
      <w:pPr>
        <w:rPr>
          <w:rFonts w:cs="Times New Roman"/>
        </w:rPr>
      </w:pPr>
      <w:r w:rsidRPr="002B78EE">
        <w:rPr>
          <w:rFonts w:cs="Times New Roman"/>
        </w:rPr>
        <w:t>Kiểm tra và xử lý nghiệp vụ: Đảm bảo dữ liệu đáp ứng các ràng buộc, tính toàn vẹn, và hợp lệ. Đồng thời, thực hiện các tính toán, xử lý nghiệp vụ và trả kết quả lại cho lớp giao diện.</w:t>
      </w:r>
    </w:p>
    <w:p w14:paraId="4D34793D" w14:textId="77777777" w:rsidR="00314B16" w:rsidRPr="002B78EE" w:rsidRDefault="00314B16" w:rsidP="00314B16">
      <w:pPr>
        <w:rPr>
          <w:rFonts w:cs="Times New Roman"/>
        </w:rPr>
      </w:pPr>
      <w:r w:rsidRPr="002B78EE">
        <w:rPr>
          <w:rFonts w:cs="Times New Roman"/>
        </w:rPr>
        <w:t>Lớp truy cập dữ liệu (Data Access Layer): Chức năng chính của lớp này là giao tiếp với hệ quản trị cơ sở dữ liệu. Nó thực hiện các tác vụ liên quan đến lưu trữ và truy vấn dữ liệu như tìm kiếm, thêm mới, cập nhật, và xóa dữ liệu.</w:t>
      </w:r>
    </w:p>
    <w:p w14:paraId="711C079A" w14:textId="77777777" w:rsidR="00314B16" w:rsidRPr="002B78EE" w:rsidRDefault="00314B16" w:rsidP="00314B16">
      <w:pPr>
        <w:rPr>
          <w:rFonts w:cs="Times New Roman"/>
          <w:b/>
          <w:bCs/>
        </w:rPr>
      </w:pPr>
    </w:p>
    <w:p w14:paraId="5B5C951B" w14:textId="77777777" w:rsidR="00314B16" w:rsidRPr="002B78EE" w:rsidRDefault="00314B16" w:rsidP="00314B16">
      <w:pPr>
        <w:pStyle w:val="Heading3"/>
        <w:spacing w:before="0" w:after="0"/>
        <w:rPr>
          <w:rFonts w:cs="Times New Roman"/>
          <w:bCs/>
        </w:rPr>
      </w:pPr>
      <w:bookmarkStart w:id="25" w:name="_Toc185447736"/>
      <w:r w:rsidRPr="002B78EE">
        <w:rPr>
          <w:rFonts w:cs="Times New Roman"/>
          <w:bCs/>
        </w:rPr>
        <w:t>1.3.2. Lập trình giao diện với ReactJS</w:t>
      </w:r>
      <w:bookmarkEnd w:id="25"/>
    </w:p>
    <w:p w14:paraId="09D117E2" w14:textId="77777777" w:rsidR="00314B16" w:rsidRPr="00B01F86" w:rsidRDefault="00314B16" w:rsidP="00314B16">
      <w:pPr>
        <w:pStyle w:val="BodyText"/>
        <w:rPr>
          <w:rFonts w:ascii="Times New Roman" w:hAnsi="Times New Roman" w:cs="Times New Roman"/>
          <w:sz w:val="28"/>
          <w:szCs w:val="28"/>
        </w:rPr>
      </w:pPr>
      <w:r w:rsidRPr="002B78EE">
        <w:rPr>
          <w:rFonts w:ascii="Times New Roman" w:hAnsi="Times New Roman" w:cs="Times New Roman"/>
          <w:szCs w:val="28"/>
        </w:rPr>
        <w:tab/>
      </w:r>
      <w:r w:rsidRPr="00B01F86">
        <w:rPr>
          <w:rFonts w:ascii="Times New Roman" w:hAnsi="Times New Roman" w:cs="Times New Roman"/>
          <w:sz w:val="28"/>
          <w:szCs w:val="28"/>
        </w:rPr>
        <w:t xml:space="preserve">Giao diện hệ thống được xây dựng dựa trên </w:t>
      </w:r>
      <w:r w:rsidRPr="00B01F86">
        <w:rPr>
          <w:rStyle w:val="Strong"/>
          <w:rFonts w:ascii="Times New Roman" w:hAnsi="Times New Roman" w:cs="Times New Roman"/>
          <w:sz w:val="28"/>
          <w:szCs w:val="28"/>
        </w:rPr>
        <w:t>ReactJS</w:t>
      </w:r>
      <w:r w:rsidRPr="00B01F86">
        <w:rPr>
          <w:rFonts w:ascii="Times New Roman" w:hAnsi="Times New Roman" w:cs="Times New Roman"/>
          <w:sz w:val="28"/>
          <w:szCs w:val="28"/>
        </w:rPr>
        <w:t>, một thư viện JavaScript mã nguồn mở do Facebook phát triển. ReactJS được thiết kế để tạo ra giao diện người dùng (UI) hiệu suất cao thông qua việc sử dụng các thành phần (component). Với triết lý "Learn Once, Write Anywhere", ReactJS dễ dàng tích hợp vào các ứng dụng web và di động lớn nhỏ.</w:t>
      </w:r>
    </w:p>
    <w:p w14:paraId="358E023C" w14:textId="77777777" w:rsidR="00314B16" w:rsidRPr="00B01F86" w:rsidRDefault="00314B16" w:rsidP="00314B16">
      <w:pPr>
        <w:pStyle w:val="Heading4"/>
        <w:rPr>
          <w:rFonts w:cs="Times New Roman"/>
          <w:szCs w:val="28"/>
        </w:rPr>
      </w:pPr>
      <w:bookmarkStart w:id="26" w:name="__RefHeading___Toc26570_1225579473"/>
      <w:bookmarkEnd w:id="26"/>
      <w:r w:rsidRPr="00B01F86">
        <w:rPr>
          <w:rStyle w:val="Strong"/>
          <w:rFonts w:cs="Times New Roman"/>
          <w:b w:val="0"/>
          <w:bCs w:val="0"/>
          <w:szCs w:val="28"/>
        </w:rPr>
        <w:t>Đặc điểm nổi bật:</w:t>
      </w:r>
    </w:p>
    <w:p w14:paraId="23F87610" w14:textId="77777777" w:rsidR="00314B16" w:rsidRPr="00B01F86" w:rsidRDefault="00314B16" w:rsidP="00314B16">
      <w:pPr>
        <w:pStyle w:val="BodyText"/>
        <w:numPr>
          <w:ilvl w:val="0"/>
          <w:numId w:val="71"/>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Component-Based:</w:t>
      </w:r>
      <w:r w:rsidRPr="00B01F86">
        <w:rPr>
          <w:rFonts w:ascii="Times New Roman" w:hAnsi="Times New Roman" w:cs="Times New Roman"/>
          <w:sz w:val="28"/>
          <w:szCs w:val="28"/>
        </w:rPr>
        <w:br/>
        <w:t>ReactJS cho phép chia giao diện thành các thành phần độc lập, nhỏ gọn. Mỗi thành phần có thể tái sử dụng và dễ bảo trì, giúp cải thiện năng suất phát triển và giảm lỗi trong quá trình triển khai.</w:t>
      </w:r>
    </w:p>
    <w:p w14:paraId="0DD61B7B" w14:textId="77777777" w:rsidR="00314B16" w:rsidRPr="00B01F86" w:rsidRDefault="00314B16" w:rsidP="00314B16">
      <w:pPr>
        <w:pStyle w:val="BodyText"/>
        <w:numPr>
          <w:ilvl w:val="0"/>
          <w:numId w:val="71"/>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lastRenderedPageBreak/>
        <w:t>Virtual DOM:</w:t>
      </w:r>
      <w:r w:rsidRPr="00B01F86">
        <w:rPr>
          <w:rFonts w:ascii="Times New Roman" w:hAnsi="Times New Roman" w:cs="Times New Roman"/>
          <w:sz w:val="28"/>
          <w:szCs w:val="28"/>
        </w:rPr>
        <w:br/>
        <w:t>React sử dụng Virtual DOM để tối ưu hóa hiệu suất. Khi có sự thay đổi dữ liệu, React chỉ cập nhật các phần tử thay đổi thay vì làm mới toàn bộ giao diện, giúp ứng dụng nhanh và mượt hơn.</w:t>
      </w:r>
    </w:p>
    <w:p w14:paraId="69E90517" w14:textId="77777777" w:rsidR="00314B16" w:rsidRPr="00B01F86" w:rsidRDefault="00314B16" w:rsidP="00314B16">
      <w:pPr>
        <w:pStyle w:val="BodyText"/>
        <w:numPr>
          <w:ilvl w:val="0"/>
          <w:numId w:val="71"/>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One-Way Data Binding:</w:t>
      </w:r>
      <w:r w:rsidRPr="00B01F86">
        <w:rPr>
          <w:rFonts w:ascii="Times New Roman" w:hAnsi="Times New Roman" w:cs="Times New Roman"/>
          <w:sz w:val="28"/>
          <w:szCs w:val="28"/>
        </w:rPr>
        <w:br/>
        <w:t>Dữ liệu trong ReactJS được truyền từ cha xuống con (props) theo một hướng duy nhất, giúp dễ dàng kiểm soát luồng dữ liệu và phát hiện lỗi trong ứng dụng.</w:t>
      </w:r>
    </w:p>
    <w:p w14:paraId="2B75212B" w14:textId="77777777" w:rsidR="00314B16" w:rsidRPr="00B01F86" w:rsidRDefault="00314B16" w:rsidP="00314B16">
      <w:pPr>
        <w:pStyle w:val="Heading4"/>
        <w:rPr>
          <w:rFonts w:cs="Times New Roman"/>
          <w:szCs w:val="28"/>
        </w:rPr>
      </w:pPr>
      <w:bookmarkStart w:id="27" w:name="__RefHeading___Toc26572_1225579473"/>
      <w:bookmarkEnd w:id="27"/>
      <w:r w:rsidRPr="00B01F86">
        <w:rPr>
          <w:rStyle w:val="Strong"/>
          <w:rFonts w:cs="Times New Roman"/>
          <w:b w:val="0"/>
          <w:bCs w:val="0"/>
          <w:szCs w:val="28"/>
        </w:rPr>
        <w:t>Thư viện hỗ trợ:</w:t>
      </w:r>
    </w:p>
    <w:p w14:paraId="478631FB" w14:textId="77777777" w:rsidR="00314B16" w:rsidRPr="00B01F86" w:rsidRDefault="00314B16" w:rsidP="00314B16">
      <w:pPr>
        <w:pStyle w:val="BodyText"/>
        <w:numPr>
          <w:ilvl w:val="0"/>
          <w:numId w:val="72"/>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React Router:</w:t>
      </w:r>
      <w:r w:rsidRPr="00B01F86">
        <w:rPr>
          <w:rFonts w:ascii="Times New Roman" w:hAnsi="Times New Roman" w:cs="Times New Roman"/>
          <w:sz w:val="28"/>
          <w:szCs w:val="28"/>
        </w:rPr>
        <w:br/>
        <w:t>Công cụ mạnh mẽ để quản lý định tuyến (routing) giữa các trang hoặc thành phần giao diện trong ứng dụng.</w:t>
      </w:r>
    </w:p>
    <w:p w14:paraId="02384F57"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Chuyển đổi nhanh chóng giữa các trang mà không cần tải lại trình duyệt.</w:t>
      </w:r>
    </w:p>
    <w:p w14:paraId="45487853"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Hỗ trợ định tuyến động, phù hợp cho các ứng dụng có nhiều cấp độ phức tạp.</w:t>
      </w:r>
    </w:p>
    <w:p w14:paraId="083CD915"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 xml:space="preserve">Dễ dàng cấu hình các đường dẫn như </w:t>
      </w:r>
      <w:r w:rsidRPr="00B01F86">
        <w:rPr>
          <w:rStyle w:val="SourceText"/>
          <w:rFonts w:ascii="Times New Roman" w:hAnsi="Times New Roman" w:cs="Times New Roman"/>
          <w:sz w:val="28"/>
          <w:szCs w:val="28"/>
        </w:rPr>
        <w:t>/home</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/product/:id</w:t>
      </w:r>
      <w:r w:rsidRPr="00B01F86">
        <w:rPr>
          <w:rFonts w:ascii="Times New Roman" w:hAnsi="Times New Roman" w:cs="Times New Roman"/>
          <w:sz w:val="28"/>
          <w:szCs w:val="28"/>
        </w:rPr>
        <w:t>, hoặc thậm chí các đường dẫn bảo vệ chỉ dành cho người dùng đã đăng nhập.</w:t>
      </w:r>
    </w:p>
    <w:p w14:paraId="2160A557" w14:textId="77777777" w:rsidR="00314B16" w:rsidRPr="00B01F86" w:rsidRDefault="00314B16" w:rsidP="00314B16">
      <w:pPr>
        <w:pStyle w:val="BodyText"/>
        <w:numPr>
          <w:ilvl w:val="0"/>
          <w:numId w:val="72"/>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Redux:</w:t>
      </w:r>
      <w:r w:rsidRPr="00B01F86">
        <w:rPr>
          <w:rFonts w:ascii="Times New Roman" w:hAnsi="Times New Roman" w:cs="Times New Roman"/>
          <w:sz w:val="28"/>
          <w:szCs w:val="28"/>
        </w:rPr>
        <w:br/>
        <w:t>Redux được sử dụng để quản lý trạng thái toàn cục trong ứng dụng React, đặc biệt hữu ích khi ứng dụng có nhiều thành phần chia sẻ trạng thái chung như giỏ hàng, thông tin người dùng, hoặc dữ liệu sản phẩm.</w:t>
      </w:r>
    </w:p>
    <w:p w14:paraId="13B3C29D"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Lưu trữ và quản lý trạng thái tập trung.</w:t>
      </w:r>
    </w:p>
    <w:p w14:paraId="723DC9DD"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Giảm sự phụ thuộc lẫn nhau giữa các thành phần, giúp mã nguồn rõ ràng và dễ mở rộng.</w:t>
      </w:r>
    </w:p>
    <w:p w14:paraId="47761267"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Cung cấp công cụ DevTools để kiểm tra và debug trạng thái trực quan.</w:t>
      </w:r>
    </w:p>
    <w:p w14:paraId="17ACE1A5" w14:textId="77777777" w:rsidR="00314B16" w:rsidRPr="00B01F86" w:rsidRDefault="00314B16" w:rsidP="00314B16">
      <w:pPr>
        <w:pStyle w:val="BodyText"/>
        <w:numPr>
          <w:ilvl w:val="0"/>
          <w:numId w:val="72"/>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Material-UI:</w:t>
      </w:r>
      <w:r w:rsidRPr="00B01F86">
        <w:rPr>
          <w:rFonts w:ascii="Times New Roman" w:hAnsi="Times New Roman" w:cs="Times New Roman"/>
          <w:sz w:val="28"/>
          <w:szCs w:val="28"/>
        </w:rPr>
        <w:br/>
        <w:t>Thư viện giao diện người dùng phổ biến dựa trên triết lý Material Design của Google, cung cấp các thành phần thiết kế sẵn với phong cách hiện đại và chuyên nghiệp.</w:t>
      </w:r>
    </w:p>
    <w:p w14:paraId="5E5943D1"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Bao gồm các component như Buttons, Tables, Forms, AppBars,... giúp giảm thời gian thiết kế giao diện.</w:t>
      </w:r>
    </w:p>
    <w:p w14:paraId="218B90B4" w14:textId="77777777" w:rsidR="00314B16" w:rsidRPr="00B01F86" w:rsidRDefault="00314B16" w:rsidP="00314B16">
      <w:pPr>
        <w:pStyle w:val="BodyText"/>
        <w:numPr>
          <w:ilvl w:val="1"/>
          <w:numId w:val="72"/>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Hỗ trợ tùy chỉnh giao diện để phù hợp với nhu cầu của từng ứng dụng cụ thể.</w:t>
      </w:r>
    </w:p>
    <w:p w14:paraId="023B12D3" w14:textId="77777777" w:rsidR="00314B16" w:rsidRPr="00B01F86" w:rsidRDefault="00314B16" w:rsidP="00314B16">
      <w:pPr>
        <w:pStyle w:val="BodyText"/>
        <w:numPr>
          <w:ilvl w:val="1"/>
          <w:numId w:val="72"/>
        </w:numPr>
        <w:tabs>
          <w:tab w:val="left" w:pos="0"/>
        </w:tabs>
        <w:rPr>
          <w:rFonts w:ascii="Times New Roman" w:hAnsi="Times New Roman" w:cs="Times New Roman"/>
          <w:sz w:val="28"/>
          <w:szCs w:val="28"/>
        </w:rPr>
      </w:pPr>
      <w:r w:rsidRPr="00B01F86">
        <w:rPr>
          <w:rFonts w:ascii="Times New Roman" w:hAnsi="Times New Roman" w:cs="Times New Roman"/>
          <w:sz w:val="28"/>
          <w:szCs w:val="28"/>
        </w:rPr>
        <w:t>Hỗ trợ thiết kế responsive, tương thích với nhiều kích thước màn hình.</w:t>
      </w:r>
    </w:p>
    <w:p w14:paraId="2F4DDC6E" w14:textId="77777777" w:rsidR="00314B16" w:rsidRPr="00B01F86" w:rsidRDefault="00314B16" w:rsidP="00314B16">
      <w:pPr>
        <w:pStyle w:val="Heading4"/>
        <w:rPr>
          <w:rFonts w:cs="Times New Roman"/>
          <w:szCs w:val="28"/>
        </w:rPr>
      </w:pPr>
      <w:bookmarkStart w:id="28" w:name="__RefHeading___Toc26574_1225579473"/>
      <w:bookmarkEnd w:id="28"/>
      <w:r w:rsidRPr="00B01F86">
        <w:rPr>
          <w:rStyle w:val="Strong"/>
          <w:rFonts w:cs="Times New Roman"/>
          <w:b w:val="0"/>
          <w:bCs w:val="0"/>
          <w:szCs w:val="28"/>
        </w:rPr>
        <w:lastRenderedPageBreak/>
        <w:t>Tích hợp ReactJS trong ứng dụng:</w:t>
      </w:r>
    </w:p>
    <w:p w14:paraId="590E2F25" w14:textId="77777777" w:rsidR="00314B16" w:rsidRPr="00B01F86" w:rsidRDefault="00314B16" w:rsidP="00314B16">
      <w:pPr>
        <w:pStyle w:val="BodyText"/>
        <w:numPr>
          <w:ilvl w:val="0"/>
          <w:numId w:val="73"/>
        </w:numPr>
        <w:tabs>
          <w:tab w:val="clear" w:pos="709"/>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ReactJS được kết hợp với các thư viện và công cụ khác như Axios hoặc Fetch API để giao tiếp với backend (RESTful API).</w:t>
      </w:r>
    </w:p>
    <w:p w14:paraId="10337E5A" w14:textId="77777777" w:rsidR="00314B16" w:rsidRPr="00B01F86" w:rsidRDefault="00314B16" w:rsidP="00314B16">
      <w:pPr>
        <w:pStyle w:val="BodyText"/>
        <w:numPr>
          <w:ilvl w:val="0"/>
          <w:numId w:val="73"/>
        </w:numPr>
        <w:tabs>
          <w:tab w:val="clear" w:pos="709"/>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 xml:space="preserve">Sử dụng </w:t>
      </w:r>
      <w:r w:rsidRPr="00B01F86">
        <w:rPr>
          <w:rStyle w:val="Strong"/>
          <w:rFonts w:ascii="Times New Roman" w:hAnsi="Times New Roman" w:cs="Times New Roman"/>
          <w:sz w:val="28"/>
          <w:szCs w:val="28"/>
        </w:rPr>
        <w:t>component lifecycle</w:t>
      </w:r>
      <w:r w:rsidRPr="00B01F86">
        <w:rPr>
          <w:rFonts w:ascii="Times New Roman" w:hAnsi="Times New Roman" w:cs="Times New Roman"/>
          <w:sz w:val="28"/>
          <w:szCs w:val="28"/>
        </w:rPr>
        <w:t xml:space="preserve"> hoặc </w:t>
      </w:r>
      <w:r w:rsidRPr="00B01F86">
        <w:rPr>
          <w:rStyle w:val="Strong"/>
          <w:rFonts w:ascii="Times New Roman" w:hAnsi="Times New Roman" w:cs="Times New Roman"/>
          <w:sz w:val="28"/>
          <w:szCs w:val="28"/>
        </w:rPr>
        <w:t>hooks (useEffect, useState)</w:t>
      </w:r>
      <w:r w:rsidRPr="00B01F86">
        <w:rPr>
          <w:rFonts w:ascii="Times New Roman" w:hAnsi="Times New Roman" w:cs="Times New Roman"/>
          <w:sz w:val="28"/>
          <w:szCs w:val="28"/>
        </w:rPr>
        <w:t xml:space="preserve"> để quản lý luồng dữ liệu và trạng thái trong ứng dụng.</w:t>
      </w:r>
    </w:p>
    <w:p w14:paraId="2283095B" w14:textId="77777777" w:rsidR="00314B16" w:rsidRPr="00B01F86" w:rsidRDefault="00314B16" w:rsidP="00314B16">
      <w:pPr>
        <w:pStyle w:val="BodyText"/>
        <w:numPr>
          <w:ilvl w:val="0"/>
          <w:numId w:val="73"/>
        </w:numPr>
        <w:tabs>
          <w:tab w:val="clear" w:pos="709"/>
          <w:tab w:val="left" w:pos="0"/>
        </w:tabs>
        <w:rPr>
          <w:rFonts w:ascii="Times New Roman" w:hAnsi="Times New Roman" w:cs="Times New Roman"/>
          <w:sz w:val="28"/>
          <w:szCs w:val="28"/>
        </w:rPr>
      </w:pPr>
      <w:r w:rsidRPr="00B01F86">
        <w:rPr>
          <w:rFonts w:ascii="Times New Roman" w:hAnsi="Times New Roman" w:cs="Times New Roman"/>
          <w:sz w:val="28"/>
          <w:szCs w:val="28"/>
        </w:rPr>
        <w:t>Tối ưu hiệu suất bằng cách sử dụng lazy-loading và code-splitting, đặc biệt trong các dự án lớn.</w:t>
      </w:r>
    </w:p>
    <w:p w14:paraId="180AA68D" w14:textId="77777777" w:rsidR="00314B16" w:rsidRPr="00B01F86" w:rsidRDefault="00314B16" w:rsidP="00314B16">
      <w:pPr>
        <w:pStyle w:val="Heading3"/>
        <w:rPr>
          <w:rFonts w:cs="Times New Roman"/>
        </w:rPr>
      </w:pPr>
      <w:bookmarkStart w:id="29" w:name="_Toc185447737"/>
      <w:r w:rsidRPr="00B01F86">
        <w:rPr>
          <w:rFonts w:cs="Times New Roman"/>
        </w:rPr>
        <w:t>1.3.3. Lập trình backend với Java Spring Boot</w:t>
      </w:r>
      <w:bookmarkEnd w:id="29"/>
    </w:p>
    <w:p w14:paraId="6BA4356E" w14:textId="77777777" w:rsidR="00314B16" w:rsidRPr="00B01F86" w:rsidRDefault="00314B16" w:rsidP="00314B16">
      <w:pPr>
        <w:pStyle w:val="BodyText"/>
        <w:rPr>
          <w:rFonts w:ascii="Times New Roman" w:hAnsi="Times New Roman" w:cs="Times New Roman"/>
          <w:sz w:val="28"/>
          <w:szCs w:val="28"/>
        </w:rPr>
      </w:pPr>
      <w:r w:rsidRPr="00B01F86">
        <w:rPr>
          <w:rFonts w:ascii="Times New Roman" w:hAnsi="Times New Roman" w:cs="Times New Roman"/>
          <w:sz w:val="28"/>
          <w:szCs w:val="28"/>
        </w:rPr>
        <w:tab/>
        <w:t xml:space="preserve">Phần backend được phát triển bằng </w:t>
      </w:r>
      <w:r w:rsidRPr="00B01F86">
        <w:rPr>
          <w:rStyle w:val="Strong"/>
          <w:rFonts w:ascii="Times New Roman" w:hAnsi="Times New Roman" w:cs="Times New Roman"/>
          <w:sz w:val="28"/>
          <w:szCs w:val="28"/>
        </w:rPr>
        <w:t>Spring Boot</w:t>
      </w:r>
      <w:r w:rsidRPr="00B01F86">
        <w:rPr>
          <w:rFonts w:ascii="Times New Roman" w:hAnsi="Times New Roman" w:cs="Times New Roman"/>
          <w:sz w:val="28"/>
          <w:szCs w:val="28"/>
        </w:rPr>
        <w:t>, một framework mạnh mẽ trong hệ sinh thái Spring của Java. Spring Boot giúp đơn giản hóa quá trình phát triển các ứng dụng backend nhờ vào việc tự động cấu hình và tích hợp sẵn các công cụ cần thiết.</w:t>
      </w:r>
    </w:p>
    <w:p w14:paraId="15A29E5F" w14:textId="77777777" w:rsidR="00314B16" w:rsidRPr="00B01F86" w:rsidRDefault="00314B16" w:rsidP="00314B16">
      <w:pPr>
        <w:pStyle w:val="Heading4"/>
        <w:rPr>
          <w:rFonts w:cs="Times New Roman"/>
          <w:szCs w:val="28"/>
        </w:rPr>
      </w:pPr>
      <w:bookmarkStart w:id="30" w:name="__RefHeading___Toc26576_1225579473"/>
      <w:bookmarkEnd w:id="30"/>
      <w:r w:rsidRPr="00B01F86">
        <w:rPr>
          <w:rStyle w:val="Strong"/>
          <w:rFonts w:cs="Times New Roman"/>
          <w:b w:val="0"/>
          <w:bCs w:val="0"/>
          <w:szCs w:val="28"/>
        </w:rPr>
        <w:t>Đặc điểm nổi bật:</w:t>
      </w:r>
    </w:p>
    <w:p w14:paraId="1AA25B16" w14:textId="77777777" w:rsidR="00314B16" w:rsidRPr="00B01F86" w:rsidRDefault="00314B16" w:rsidP="00314B16">
      <w:pPr>
        <w:pStyle w:val="BodyText"/>
        <w:numPr>
          <w:ilvl w:val="0"/>
          <w:numId w:val="74"/>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Cấu hình tự động:</w:t>
      </w:r>
      <w:r w:rsidRPr="00B01F86">
        <w:rPr>
          <w:rFonts w:ascii="Times New Roman" w:hAnsi="Times New Roman" w:cs="Times New Roman"/>
          <w:sz w:val="28"/>
          <w:szCs w:val="28"/>
        </w:rPr>
        <w:br/>
        <w:t>Spring Boot đi kèm với các cấu hình mặc định, giúp giảm thiểu thời gian cấu hình thủ công. Điều này đặc biệt hữu ích trong giai đoạn phát triển nhanh hoặc triển khai ứng dụng mới.</w:t>
      </w:r>
    </w:p>
    <w:p w14:paraId="618D13C9" w14:textId="77777777" w:rsidR="00314B16" w:rsidRPr="00B01F86" w:rsidRDefault="00314B16" w:rsidP="00314B16">
      <w:pPr>
        <w:pStyle w:val="BodyText"/>
        <w:numPr>
          <w:ilvl w:val="0"/>
          <w:numId w:val="74"/>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RESTful API:</w:t>
      </w:r>
      <w:r w:rsidRPr="00B01F86">
        <w:rPr>
          <w:rFonts w:ascii="Times New Roman" w:hAnsi="Times New Roman" w:cs="Times New Roman"/>
          <w:sz w:val="28"/>
          <w:szCs w:val="28"/>
        </w:rPr>
        <w:br/>
        <w:t xml:space="preserve">Spring Boot hỗ trợ xây dựng dịch vụ RESTful API dễ dàng với các annotation như </w:t>
      </w:r>
      <w:r w:rsidRPr="00B01F86">
        <w:rPr>
          <w:rStyle w:val="SourceText"/>
          <w:rFonts w:ascii="Times New Roman" w:hAnsi="Times New Roman" w:cs="Times New Roman"/>
          <w:sz w:val="28"/>
          <w:szCs w:val="28"/>
        </w:rPr>
        <w:t>@RestController</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@RequestMapping</w:t>
      </w:r>
      <w:r w:rsidRPr="00B01F86">
        <w:rPr>
          <w:rFonts w:ascii="Times New Roman" w:hAnsi="Times New Roman" w:cs="Times New Roman"/>
          <w:sz w:val="28"/>
          <w:szCs w:val="28"/>
        </w:rPr>
        <w:t>,...</w:t>
      </w:r>
    </w:p>
    <w:p w14:paraId="7C3CFA15" w14:textId="77777777" w:rsidR="00314B16" w:rsidRPr="00B01F86" w:rsidRDefault="00314B16" w:rsidP="00314B16">
      <w:pPr>
        <w:pStyle w:val="BodyText"/>
        <w:numPr>
          <w:ilvl w:val="1"/>
          <w:numId w:val="74"/>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Đơn giản hóa việc tạo ra các endpoint để giao tiếp với frontend.</w:t>
      </w:r>
    </w:p>
    <w:p w14:paraId="4A52DF54" w14:textId="77777777" w:rsidR="00314B16" w:rsidRPr="00B01F86" w:rsidRDefault="00314B16" w:rsidP="00314B16">
      <w:pPr>
        <w:pStyle w:val="BodyText"/>
        <w:numPr>
          <w:ilvl w:val="1"/>
          <w:numId w:val="74"/>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Hỗ trợ chuyển đổi dữ liệu tự động giữa các định dạng như JSON và XML.</w:t>
      </w:r>
    </w:p>
    <w:p w14:paraId="684E8257" w14:textId="77777777" w:rsidR="00314B16" w:rsidRPr="00B01F86" w:rsidRDefault="00314B16" w:rsidP="00314B16">
      <w:pPr>
        <w:pStyle w:val="BodyText"/>
        <w:numPr>
          <w:ilvl w:val="0"/>
          <w:numId w:val="74"/>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Quản lý dependency:</w:t>
      </w:r>
      <w:r w:rsidRPr="00B01F86">
        <w:rPr>
          <w:rFonts w:ascii="Times New Roman" w:hAnsi="Times New Roman" w:cs="Times New Roman"/>
          <w:sz w:val="28"/>
          <w:szCs w:val="28"/>
        </w:rPr>
        <w:br/>
        <w:t>Sử dụng Maven hoặc Gradle, Spring Boot giúp quản lý các thư viện và phiên bản một cách hiệu quả. Điều này đảm bảo tính nhất quán và giảm thiểu xung đột giữa các thư viện.</w:t>
      </w:r>
    </w:p>
    <w:p w14:paraId="26EB21DE" w14:textId="77777777" w:rsidR="00314B16" w:rsidRPr="00B01F86" w:rsidRDefault="00314B16" w:rsidP="00314B16">
      <w:pPr>
        <w:pStyle w:val="BodyText"/>
        <w:numPr>
          <w:ilvl w:val="0"/>
          <w:numId w:val="74"/>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Khả năng mở rộng:</w:t>
      </w:r>
      <w:r w:rsidRPr="00B01F86">
        <w:rPr>
          <w:rFonts w:ascii="Times New Roman" w:hAnsi="Times New Roman" w:cs="Times New Roman"/>
          <w:sz w:val="28"/>
          <w:szCs w:val="28"/>
        </w:rPr>
        <w:br/>
        <w:t>Hỗ trợ kiến trúc microservices, giúp dễ dàng mở rộng và quản lý hệ thống lớn với nhiều thành phần độc lập.</w:t>
      </w:r>
    </w:p>
    <w:p w14:paraId="257F0875" w14:textId="77777777" w:rsidR="00314B16" w:rsidRPr="00B01F86" w:rsidRDefault="00314B16" w:rsidP="00314B16">
      <w:pPr>
        <w:pStyle w:val="Heading4"/>
        <w:rPr>
          <w:rFonts w:cs="Times New Roman"/>
          <w:szCs w:val="28"/>
        </w:rPr>
      </w:pPr>
      <w:bookmarkStart w:id="31" w:name="__RefHeading___Toc26578_1225579473"/>
      <w:bookmarkEnd w:id="31"/>
      <w:r w:rsidRPr="00B01F86">
        <w:rPr>
          <w:rStyle w:val="Strong"/>
          <w:rFonts w:cs="Times New Roman"/>
          <w:b w:val="0"/>
          <w:bCs w:val="0"/>
          <w:szCs w:val="28"/>
        </w:rPr>
        <w:t>Thư viện hỗ trợ:</w:t>
      </w:r>
    </w:p>
    <w:p w14:paraId="15743CEF" w14:textId="77777777" w:rsidR="00314B16" w:rsidRPr="00B01F86" w:rsidRDefault="00314B16" w:rsidP="00314B16">
      <w:pPr>
        <w:pStyle w:val="BodyText"/>
        <w:numPr>
          <w:ilvl w:val="0"/>
          <w:numId w:val="75"/>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Spring Data JPA:</w:t>
      </w:r>
      <w:r w:rsidRPr="00B01F86">
        <w:rPr>
          <w:rFonts w:ascii="Times New Roman" w:hAnsi="Times New Roman" w:cs="Times New Roman"/>
          <w:sz w:val="28"/>
          <w:szCs w:val="28"/>
        </w:rPr>
        <w:br/>
        <w:t>Spring Data JPA đơn giản hóa việc thao tác với cơ sở dữ liệu thông qua ORM (Object Relational Mapping).</w:t>
      </w:r>
    </w:p>
    <w:p w14:paraId="27525ACB"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lastRenderedPageBreak/>
        <w:t xml:space="preserve">Hỗ trợ tự động sinh các câu lệnh SQL từ các phương thức định nghĩa sẵn như </w:t>
      </w:r>
      <w:r w:rsidRPr="00B01F86">
        <w:rPr>
          <w:rStyle w:val="SourceText"/>
          <w:rFonts w:ascii="Times New Roman" w:hAnsi="Times New Roman" w:cs="Times New Roman"/>
          <w:sz w:val="28"/>
          <w:szCs w:val="28"/>
        </w:rPr>
        <w:t>findById</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save</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delete</w:t>
      </w:r>
      <w:r w:rsidRPr="00B01F86">
        <w:rPr>
          <w:rFonts w:ascii="Times New Roman" w:hAnsi="Times New Roman" w:cs="Times New Roman"/>
          <w:sz w:val="28"/>
          <w:szCs w:val="28"/>
        </w:rPr>
        <w:t>,...</w:t>
      </w:r>
    </w:p>
    <w:p w14:paraId="1D71D98B"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Dễ dàng kết nối với các hệ quản trị cơ sở dữ liệu như MySQL, PostgreSQL, hoặc MongoDB.</w:t>
      </w:r>
    </w:p>
    <w:p w14:paraId="33B35B06"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Hỗ trợ tích hợp Hibernate, cho phép xây dựng truy vấn phức tạp với JPQL hoặc Native Query.</w:t>
      </w:r>
    </w:p>
    <w:p w14:paraId="02B7D17F" w14:textId="77777777" w:rsidR="00314B16" w:rsidRPr="00B01F86" w:rsidRDefault="00314B16" w:rsidP="00314B16">
      <w:pPr>
        <w:pStyle w:val="BodyText"/>
        <w:numPr>
          <w:ilvl w:val="0"/>
          <w:numId w:val="75"/>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Spring Security:</w:t>
      </w:r>
      <w:r w:rsidRPr="00B01F86">
        <w:rPr>
          <w:rFonts w:ascii="Times New Roman" w:hAnsi="Times New Roman" w:cs="Times New Roman"/>
          <w:sz w:val="28"/>
          <w:szCs w:val="28"/>
        </w:rPr>
        <w:br/>
        <w:t>Một công cụ mạnh mẽ để bảo vệ ứng dụng, đảm bảo tính bảo mật trong xác thực và phân quyền.</w:t>
      </w:r>
    </w:p>
    <w:p w14:paraId="60ECA038"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Hỗ trợ xác thực bằng username/password, OAuth2, JWT.</w:t>
      </w:r>
    </w:p>
    <w:p w14:paraId="70CB6F31"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Phân quyền truy cập linh hoạt dựa trên vai trò (roles) hoặc quyền (permissions).</w:t>
      </w:r>
    </w:p>
    <w:p w14:paraId="47759C64"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Bảo vệ API khỏi các tấn công phổ biến như CSRF, XSS, và SQL Injection.</w:t>
      </w:r>
    </w:p>
    <w:p w14:paraId="05FD9042" w14:textId="77777777" w:rsidR="00314B16" w:rsidRPr="00B01F86" w:rsidRDefault="00314B16" w:rsidP="00314B16">
      <w:pPr>
        <w:pStyle w:val="BodyText"/>
        <w:numPr>
          <w:ilvl w:val="0"/>
          <w:numId w:val="75"/>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Spring Web:</w:t>
      </w:r>
      <w:r w:rsidRPr="00B01F86">
        <w:rPr>
          <w:rFonts w:ascii="Times New Roman" w:hAnsi="Times New Roman" w:cs="Times New Roman"/>
          <w:sz w:val="28"/>
          <w:szCs w:val="28"/>
        </w:rPr>
        <w:br/>
        <w:t>Cung cấp các tính năng để xây dựng dịch vụ RESTful và xử lý yêu cầu HTTP.</w:t>
      </w:r>
    </w:p>
    <w:p w14:paraId="6B93E4FA" w14:textId="77777777" w:rsidR="00314B16" w:rsidRPr="00B01F86" w:rsidRDefault="00314B16" w:rsidP="00314B16">
      <w:pPr>
        <w:pStyle w:val="BodyText"/>
        <w:numPr>
          <w:ilvl w:val="1"/>
          <w:numId w:val="75"/>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 xml:space="preserve">Hỗ trợ </w:t>
      </w:r>
      <w:r w:rsidRPr="00B01F86">
        <w:rPr>
          <w:rStyle w:val="SourceText"/>
          <w:rFonts w:ascii="Times New Roman" w:hAnsi="Times New Roman" w:cs="Times New Roman"/>
          <w:sz w:val="28"/>
          <w:szCs w:val="28"/>
        </w:rPr>
        <w:t>@RestController</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@GetMapping</w:t>
      </w:r>
      <w:r w:rsidRPr="00B01F86">
        <w:rPr>
          <w:rFonts w:ascii="Times New Roman" w:hAnsi="Times New Roman" w:cs="Times New Roman"/>
          <w:sz w:val="28"/>
          <w:szCs w:val="28"/>
        </w:rPr>
        <w:t xml:space="preserve">, </w:t>
      </w:r>
      <w:r w:rsidRPr="00B01F86">
        <w:rPr>
          <w:rStyle w:val="SourceText"/>
          <w:rFonts w:ascii="Times New Roman" w:hAnsi="Times New Roman" w:cs="Times New Roman"/>
          <w:sz w:val="28"/>
          <w:szCs w:val="28"/>
        </w:rPr>
        <w:t>@PostMapping</w:t>
      </w:r>
      <w:r w:rsidRPr="00B01F86">
        <w:rPr>
          <w:rFonts w:ascii="Times New Roman" w:hAnsi="Times New Roman" w:cs="Times New Roman"/>
          <w:sz w:val="28"/>
          <w:szCs w:val="28"/>
        </w:rPr>
        <w:t xml:space="preserve"> để định nghĩa các endpoint.</w:t>
      </w:r>
    </w:p>
    <w:p w14:paraId="23C44315" w14:textId="77777777" w:rsidR="00314B16" w:rsidRPr="00B01F86" w:rsidRDefault="00314B16" w:rsidP="00314B16">
      <w:pPr>
        <w:pStyle w:val="BodyText"/>
        <w:numPr>
          <w:ilvl w:val="1"/>
          <w:numId w:val="75"/>
        </w:numPr>
        <w:tabs>
          <w:tab w:val="left" w:pos="0"/>
        </w:tabs>
        <w:rPr>
          <w:rFonts w:ascii="Times New Roman" w:hAnsi="Times New Roman" w:cs="Times New Roman"/>
          <w:sz w:val="28"/>
          <w:szCs w:val="28"/>
        </w:rPr>
      </w:pPr>
      <w:r w:rsidRPr="00B01F86">
        <w:rPr>
          <w:rFonts w:ascii="Times New Roman" w:hAnsi="Times New Roman" w:cs="Times New Roman"/>
          <w:sz w:val="28"/>
          <w:szCs w:val="28"/>
        </w:rPr>
        <w:t>Tích hợp dễ dàng với các thư viện bên ngoài để xử lý yêu cầu phức tạp.</w:t>
      </w:r>
    </w:p>
    <w:p w14:paraId="3B4E44A3" w14:textId="77777777" w:rsidR="00314B16" w:rsidRPr="00B01F86" w:rsidRDefault="00314B16" w:rsidP="00314B16">
      <w:pPr>
        <w:pStyle w:val="Heading4"/>
        <w:rPr>
          <w:rFonts w:cs="Times New Roman"/>
          <w:szCs w:val="28"/>
        </w:rPr>
      </w:pPr>
      <w:bookmarkStart w:id="32" w:name="__RefHeading___Toc26580_1225579473"/>
      <w:bookmarkEnd w:id="32"/>
      <w:r w:rsidRPr="00B01F86">
        <w:rPr>
          <w:rStyle w:val="Strong"/>
          <w:rFonts w:cs="Times New Roman"/>
          <w:b w:val="0"/>
          <w:bCs w:val="0"/>
          <w:szCs w:val="28"/>
        </w:rPr>
        <w:t>Tích hợp với ReactJS:</w:t>
      </w:r>
    </w:p>
    <w:p w14:paraId="44ABEA0C" w14:textId="77777777" w:rsidR="00314B16" w:rsidRPr="00B01F86" w:rsidRDefault="00314B16" w:rsidP="00314B16">
      <w:pPr>
        <w:pStyle w:val="BodyText"/>
        <w:numPr>
          <w:ilvl w:val="0"/>
          <w:numId w:val="76"/>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RESTful API:</w:t>
      </w:r>
      <w:r w:rsidRPr="00B01F86">
        <w:rPr>
          <w:rFonts w:ascii="Times New Roman" w:hAnsi="Times New Roman" w:cs="Times New Roman"/>
          <w:sz w:val="28"/>
          <w:szCs w:val="28"/>
        </w:rPr>
        <w:br/>
        <w:t>Spring Boot cung cấp các endpoint RESTful, giúp giao diện ReactJS lấy và gửi dữ liệu một cách dễ dàng.</w:t>
      </w:r>
    </w:p>
    <w:p w14:paraId="123E971E" w14:textId="77777777" w:rsidR="00314B16" w:rsidRPr="00B01F86" w:rsidRDefault="00314B16" w:rsidP="00314B16">
      <w:pPr>
        <w:pStyle w:val="BodyText"/>
        <w:numPr>
          <w:ilvl w:val="1"/>
          <w:numId w:val="76"/>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Dữ liệu được trao đổi qua định dạng JSON.</w:t>
      </w:r>
    </w:p>
    <w:p w14:paraId="06381BB0" w14:textId="77777777" w:rsidR="00314B16" w:rsidRPr="00B01F86" w:rsidRDefault="00314B16" w:rsidP="00314B16">
      <w:pPr>
        <w:pStyle w:val="BodyText"/>
        <w:numPr>
          <w:ilvl w:val="1"/>
          <w:numId w:val="76"/>
        </w:numPr>
        <w:tabs>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Sử dụng các thư viện như Axios hoặc Fetch để gửi các yêu cầu HTTP từ ReactJS.</w:t>
      </w:r>
    </w:p>
    <w:p w14:paraId="318AF4D9" w14:textId="77777777" w:rsidR="00314B16" w:rsidRPr="00B01F86" w:rsidRDefault="00314B16" w:rsidP="00314B16">
      <w:pPr>
        <w:pStyle w:val="BodyText"/>
        <w:numPr>
          <w:ilvl w:val="0"/>
          <w:numId w:val="76"/>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Bảo mật:</w:t>
      </w:r>
      <w:r w:rsidRPr="00B01F86">
        <w:rPr>
          <w:rFonts w:ascii="Times New Roman" w:hAnsi="Times New Roman" w:cs="Times New Roman"/>
          <w:sz w:val="28"/>
          <w:szCs w:val="28"/>
        </w:rPr>
        <w:br/>
        <w:t>Spring Security bảo vệ các API và chỉ cho phép truy cập từ các ứng dụng hoặc người dùng hợp lệ. JWT (JSON Web Token) thường được sử dụng để bảo mật các yêu cầu giữa frontend và backend.</w:t>
      </w:r>
    </w:p>
    <w:p w14:paraId="3ADFEE5E" w14:textId="77777777" w:rsidR="00314B16" w:rsidRPr="00B01F86" w:rsidRDefault="00314B16" w:rsidP="00314B16">
      <w:pPr>
        <w:pStyle w:val="BodyText"/>
        <w:numPr>
          <w:ilvl w:val="0"/>
          <w:numId w:val="76"/>
        </w:numPr>
        <w:tabs>
          <w:tab w:val="clear" w:pos="709"/>
          <w:tab w:val="left" w:pos="0"/>
        </w:tabs>
        <w:rPr>
          <w:rFonts w:ascii="Times New Roman" w:hAnsi="Times New Roman" w:cs="Times New Roman"/>
          <w:sz w:val="28"/>
          <w:szCs w:val="28"/>
        </w:rPr>
      </w:pPr>
      <w:r w:rsidRPr="00B01F86">
        <w:rPr>
          <w:rStyle w:val="Strong"/>
          <w:rFonts w:ascii="Times New Roman" w:hAnsi="Times New Roman" w:cs="Times New Roman"/>
          <w:sz w:val="28"/>
          <w:szCs w:val="28"/>
        </w:rPr>
        <w:t>Triển khai:</w:t>
      </w:r>
      <w:r w:rsidRPr="00B01F86">
        <w:rPr>
          <w:rFonts w:ascii="Times New Roman" w:hAnsi="Times New Roman" w:cs="Times New Roman"/>
          <w:sz w:val="28"/>
          <w:szCs w:val="28"/>
        </w:rPr>
        <w:br/>
        <w:t xml:space="preserve">Backend Spring Boot và frontend ReactJS có thể được triển khai riêng biệt trên các máy chủ khác nhau, hoặc gộp chung bằng cách build ReactJS thành static files và nhúng vào thư mục </w:t>
      </w:r>
      <w:r w:rsidRPr="00B01F86">
        <w:rPr>
          <w:rStyle w:val="SourceText"/>
          <w:rFonts w:ascii="Times New Roman" w:hAnsi="Times New Roman" w:cs="Times New Roman"/>
          <w:sz w:val="28"/>
          <w:szCs w:val="28"/>
        </w:rPr>
        <w:t>resources/static</w:t>
      </w:r>
      <w:r w:rsidRPr="00B01F86">
        <w:rPr>
          <w:rFonts w:ascii="Times New Roman" w:hAnsi="Times New Roman" w:cs="Times New Roman"/>
          <w:sz w:val="28"/>
          <w:szCs w:val="28"/>
        </w:rPr>
        <w:t xml:space="preserve"> của Spring Boot.</w:t>
      </w:r>
    </w:p>
    <w:p w14:paraId="3BC85534" w14:textId="77777777" w:rsidR="00314B16" w:rsidRPr="00B01F86" w:rsidRDefault="00314B16" w:rsidP="00314B16">
      <w:pPr>
        <w:pStyle w:val="Heading4"/>
        <w:rPr>
          <w:rFonts w:cs="Times New Roman"/>
          <w:szCs w:val="28"/>
        </w:rPr>
      </w:pPr>
      <w:bookmarkStart w:id="33" w:name="__RefHeading___Toc26582_1225579473"/>
      <w:bookmarkEnd w:id="33"/>
      <w:r w:rsidRPr="00B01F86">
        <w:rPr>
          <w:rStyle w:val="Strong"/>
          <w:rFonts w:cs="Times New Roman"/>
          <w:b w:val="0"/>
          <w:bCs w:val="0"/>
          <w:szCs w:val="28"/>
        </w:rPr>
        <w:lastRenderedPageBreak/>
        <w:t>Ưu điểm của kết hợp ReactJS và Spring Boot:</w:t>
      </w:r>
    </w:p>
    <w:p w14:paraId="0F79898E" w14:textId="77777777" w:rsidR="00314B16" w:rsidRPr="00B01F86" w:rsidRDefault="00314B16" w:rsidP="00314B16">
      <w:pPr>
        <w:pStyle w:val="BodyText"/>
        <w:numPr>
          <w:ilvl w:val="0"/>
          <w:numId w:val="77"/>
        </w:numPr>
        <w:tabs>
          <w:tab w:val="clear" w:pos="709"/>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Tách biệt rõ ràng giữa giao diện người dùng và logic xử lý phía server, giúp ứng dụng dễ bảo trì và mở rộng.</w:t>
      </w:r>
    </w:p>
    <w:p w14:paraId="449EC203" w14:textId="77777777" w:rsidR="00314B16" w:rsidRPr="00B01F86" w:rsidRDefault="00314B16" w:rsidP="00314B16">
      <w:pPr>
        <w:pStyle w:val="BodyText"/>
        <w:numPr>
          <w:ilvl w:val="0"/>
          <w:numId w:val="77"/>
        </w:numPr>
        <w:tabs>
          <w:tab w:val="clear" w:pos="709"/>
          <w:tab w:val="left" w:pos="0"/>
        </w:tabs>
        <w:spacing w:after="0"/>
        <w:rPr>
          <w:rFonts w:ascii="Times New Roman" w:hAnsi="Times New Roman" w:cs="Times New Roman"/>
          <w:sz w:val="28"/>
          <w:szCs w:val="28"/>
        </w:rPr>
      </w:pPr>
      <w:r w:rsidRPr="00B01F86">
        <w:rPr>
          <w:rFonts w:ascii="Times New Roman" w:hAnsi="Times New Roman" w:cs="Times New Roman"/>
          <w:sz w:val="28"/>
          <w:szCs w:val="28"/>
        </w:rPr>
        <w:t>Tăng tính linh hoạt khi phát triển, vì backend và frontend có thể được xây dựng và nâng cấp độc lập.</w:t>
      </w:r>
    </w:p>
    <w:p w14:paraId="1985B420" w14:textId="77777777" w:rsidR="00314B16" w:rsidRPr="00B01F86" w:rsidRDefault="00314B16" w:rsidP="00314B16">
      <w:pPr>
        <w:pStyle w:val="BodyText"/>
        <w:numPr>
          <w:ilvl w:val="0"/>
          <w:numId w:val="77"/>
        </w:numPr>
        <w:tabs>
          <w:tab w:val="clear" w:pos="709"/>
          <w:tab w:val="left" w:pos="0"/>
        </w:tabs>
        <w:rPr>
          <w:rFonts w:ascii="Times New Roman" w:hAnsi="Times New Roman" w:cs="Times New Roman"/>
          <w:sz w:val="28"/>
          <w:szCs w:val="28"/>
        </w:rPr>
      </w:pPr>
      <w:r w:rsidRPr="00B01F86">
        <w:rPr>
          <w:rFonts w:ascii="Times New Roman" w:hAnsi="Times New Roman" w:cs="Times New Roman"/>
          <w:sz w:val="28"/>
          <w:szCs w:val="28"/>
        </w:rPr>
        <w:t>Dễ dàng mở rộng hệ thống để hỗ trợ các tính năng phức tạp hoặc tích hợp với các dịch vụ bên thứ ba.</w:t>
      </w:r>
    </w:p>
    <w:p w14:paraId="395BEA98" w14:textId="77777777" w:rsidR="00314B16" w:rsidRPr="00B01F86" w:rsidRDefault="00314B16" w:rsidP="00314B16">
      <w:pPr>
        <w:pStyle w:val="Heading2"/>
        <w:rPr>
          <w:rFonts w:cs="Times New Roman"/>
          <w:szCs w:val="28"/>
        </w:rPr>
      </w:pPr>
      <w:bookmarkStart w:id="34" w:name="__RefHeading___Toc26584_1225579473"/>
      <w:bookmarkStart w:id="35" w:name="_Toc185447738"/>
      <w:bookmarkEnd w:id="34"/>
      <w:r w:rsidRPr="00B01F86">
        <w:rPr>
          <w:rFonts w:cs="Times New Roman"/>
          <w:szCs w:val="28"/>
        </w:rPr>
        <w:t>1.4. Xác định yêu cầu của hệ thống</w:t>
      </w:r>
      <w:bookmarkEnd w:id="35"/>
    </w:p>
    <w:p w14:paraId="1643A130" w14:textId="77777777" w:rsidR="00314B16" w:rsidRPr="00B01F86" w:rsidRDefault="00314B16" w:rsidP="00314B16">
      <w:pPr>
        <w:pStyle w:val="Heading3"/>
        <w:rPr>
          <w:rFonts w:cs="Times New Roman"/>
        </w:rPr>
      </w:pPr>
      <w:bookmarkStart w:id="36" w:name="_Toc185447739"/>
      <w:r w:rsidRPr="00B01F86">
        <w:rPr>
          <w:rFonts w:cs="Times New Roman"/>
          <w:spacing w:val="-4"/>
        </w:rPr>
        <w:t>1.4.1. Mô tả hệ thống</w:t>
      </w:r>
      <w:bookmarkEnd w:id="36"/>
    </w:p>
    <w:p w14:paraId="3B8B6B5B" w14:textId="77777777" w:rsidR="00314B16" w:rsidRPr="00B01F86" w:rsidRDefault="00314B16" w:rsidP="00314B16">
      <w:pPr>
        <w:spacing w:before="209"/>
        <w:rPr>
          <w:rFonts w:cs="Times New Roman"/>
          <w:szCs w:val="28"/>
        </w:rPr>
      </w:pPr>
      <w:r w:rsidRPr="00B01F86">
        <w:rPr>
          <w:rFonts w:cs="Times New Roman"/>
          <w:spacing w:val="-4"/>
          <w:szCs w:val="28"/>
        </w:rPr>
        <w:tab/>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p>
    <w:p w14:paraId="6EA24F62" w14:textId="77777777" w:rsidR="00314B16" w:rsidRPr="00B01F86" w:rsidRDefault="00314B16" w:rsidP="00314B16">
      <w:pPr>
        <w:spacing w:before="209"/>
        <w:rPr>
          <w:rFonts w:cs="Times New Roman"/>
          <w:szCs w:val="28"/>
        </w:rPr>
      </w:pPr>
      <w:r w:rsidRPr="00B01F86">
        <w:rPr>
          <w:rFonts w:cs="Times New Roman"/>
          <w:spacing w:val="-4"/>
          <w:szCs w:val="28"/>
        </w:rPr>
        <w:tab/>
        <w: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t>
      </w:r>
    </w:p>
    <w:p w14:paraId="63CC4DD2" w14:textId="77777777" w:rsidR="00314B16" w:rsidRPr="00B01F86" w:rsidRDefault="00314B16" w:rsidP="00314B16">
      <w:pPr>
        <w:pStyle w:val="Heading3"/>
        <w:rPr>
          <w:rFonts w:cs="Times New Roman"/>
        </w:rPr>
      </w:pPr>
      <w:bookmarkStart w:id="37" w:name="_Toc185447740"/>
      <w:r w:rsidRPr="00B01F86">
        <w:rPr>
          <w:rFonts w:cs="Times New Roman"/>
          <w:spacing w:val="-4"/>
        </w:rPr>
        <w:t>1.4.2. Xác định chức năng</w:t>
      </w:r>
      <w:bookmarkEnd w:id="37"/>
    </w:p>
    <w:p w14:paraId="2FD26ECC" w14:textId="77777777" w:rsidR="00314B16" w:rsidRPr="00B01F86" w:rsidRDefault="00314B16" w:rsidP="00314B16">
      <w:pPr>
        <w:numPr>
          <w:ilvl w:val="0"/>
          <w:numId w:val="3"/>
        </w:numPr>
        <w:spacing w:before="209"/>
        <w:rPr>
          <w:rFonts w:cs="Times New Roman"/>
          <w:szCs w:val="28"/>
        </w:rPr>
      </w:pPr>
      <w:r w:rsidRPr="00B01F86">
        <w:rPr>
          <w:rFonts w:cs="Times New Roman"/>
          <w:spacing w:val="-4"/>
          <w:szCs w:val="28"/>
        </w:rPr>
        <w:t>Chức năng của người dùng:</w:t>
      </w:r>
    </w:p>
    <w:p w14:paraId="36F1451A"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Đăng nhập/ đăng ký tài khoản</w:t>
      </w:r>
    </w:p>
    <w:p w14:paraId="60F4CABD"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tài khoản (Quên mật khẩu, cập nhập thông tin tài khoản,… )</w:t>
      </w:r>
    </w:p>
    <w:p w14:paraId="2A129BC3" w14:textId="77777777" w:rsidR="00314B16" w:rsidRPr="00B01F86" w:rsidRDefault="00314B16" w:rsidP="00314B16">
      <w:pPr>
        <w:numPr>
          <w:ilvl w:val="0"/>
          <w:numId w:val="3"/>
        </w:numPr>
        <w:spacing w:before="209"/>
        <w:rPr>
          <w:rFonts w:cs="Times New Roman"/>
          <w:szCs w:val="28"/>
        </w:rPr>
      </w:pPr>
      <w:r w:rsidRPr="00B01F86">
        <w:rPr>
          <w:rFonts w:cs="Times New Roman"/>
          <w:spacing w:val="-4"/>
          <w:szCs w:val="28"/>
        </w:rPr>
        <w:t>Chức năng của nhân viên (Staff):</w:t>
      </w:r>
    </w:p>
    <w:p w14:paraId="26EE5F48"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tài khoản khách hàng</w:t>
      </w:r>
    </w:p>
    <w:p w14:paraId="21CA2606"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đơn hàng</w:t>
      </w:r>
    </w:p>
    <w:p w14:paraId="632177FD"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Thống kê</w:t>
      </w:r>
    </w:p>
    <w:p w14:paraId="16050D83" w14:textId="77777777" w:rsidR="00314B16" w:rsidRPr="00B01F86" w:rsidRDefault="00314B16" w:rsidP="00314B16">
      <w:pPr>
        <w:numPr>
          <w:ilvl w:val="0"/>
          <w:numId w:val="3"/>
        </w:numPr>
        <w:spacing w:before="209"/>
        <w:rPr>
          <w:rFonts w:cs="Times New Roman"/>
          <w:szCs w:val="28"/>
        </w:rPr>
      </w:pPr>
      <w:r w:rsidRPr="00B01F86">
        <w:rPr>
          <w:rFonts w:cs="Times New Roman"/>
          <w:spacing w:val="-4"/>
          <w:szCs w:val="28"/>
        </w:rPr>
        <w:t>Chức năng của quản trị viên (Admin) gồm chức năng của nhân viên và:</w:t>
      </w:r>
    </w:p>
    <w:p w14:paraId="5AE423F1"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tài khoản nhân viên</w:t>
      </w:r>
    </w:p>
    <w:p w14:paraId="7D43CE15"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thông tin các sự kiện trong cửa hàng (khuyến mãi,…)</w:t>
      </w:r>
    </w:p>
    <w:p w14:paraId="2D45ED4C" w14:textId="77777777" w:rsidR="00314B16" w:rsidRPr="00B01F86" w:rsidRDefault="00314B16" w:rsidP="00314B16">
      <w:pPr>
        <w:numPr>
          <w:ilvl w:val="1"/>
          <w:numId w:val="3"/>
        </w:numPr>
        <w:spacing w:before="209"/>
        <w:rPr>
          <w:rFonts w:cs="Times New Roman"/>
          <w:szCs w:val="28"/>
        </w:rPr>
      </w:pPr>
      <w:r w:rsidRPr="00B01F86">
        <w:rPr>
          <w:rFonts w:cs="Times New Roman"/>
          <w:spacing w:val="-4"/>
          <w:szCs w:val="28"/>
        </w:rPr>
        <w:t>Quản lý banner của website</w:t>
      </w:r>
    </w:p>
    <w:p w14:paraId="6EAD4536" w14:textId="77777777" w:rsidR="00314B16" w:rsidRPr="00B01F86" w:rsidRDefault="00314B16" w:rsidP="00314B16">
      <w:pPr>
        <w:numPr>
          <w:ilvl w:val="0"/>
          <w:numId w:val="3"/>
        </w:numPr>
        <w:spacing w:before="209"/>
        <w:rPr>
          <w:rFonts w:cs="Times New Roman"/>
          <w:szCs w:val="28"/>
        </w:rPr>
      </w:pPr>
      <w:r w:rsidRPr="00B01F86">
        <w:rPr>
          <w:rFonts w:cs="Times New Roman"/>
          <w:spacing w:val="-4"/>
          <w:szCs w:val="28"/>
        </w:rPr>
        <w:t>Chức năng của khách hàng</w:t>
      </w:r>
    </w:p>
    <w:p w14:paraId="08452933" w14:textId="77777777" w:rsidR="00314B16" w:rsidRPr="002B78EE" w:rsidRDefault="00314B16" w:rsidP="00314B16">
      <w:pPr>
        <w:numPr>
          <w:ilvl w:val="1"/>
          <w:numId w:val="3"/>
        </w:numPr>
        <w:spacing w:before="209"/>
        <w:rPr>
          <w:rFonts w:cs="Times New Roman"/>
        </w:rPr>
      </w:pPr>
      <w:r w:rsidRPr="002B78EE">
        <w:rPr>
          <w:rFonts w:cs="Times New Roman"/>
          <w:spacing w:val="-4"/>
          <w:sz w:val="26"/>
        </w:rPr>
        <w:lastRenderedPageBreak/>
        <w:t>Quản lý thông tin tài khoản</w:t>
      </w:r>
    </w:p>
    <w:p w14:paraId="604A3150" w14:textId="77777777" w:rsidR="00314B16" w:rsidRPr="002B78EE" w:rsidRDefault="00314B16" w:rsidP="00314B16">
      <w:pPr>
        <w:numPr>
          <w:ilvl w:val="1"/>
          <w:numId w:val="3"/>
        </w:numPr>
        <w:spacing w:before="209"/>
        <w:rPr>
          <w:rFonts w:cs="Times New Roman"/>
        </w:rPr>
      </w:pPr>
      <w:r w:rsidRPr="002B78EE">
        <w:rPr>
          <w:rFonts w:cs="Times New Roman"/>
          <w:spacing w:val="-4"/>
          <w:sz w:val="26"/>
        </w:rPr>
        <w:t>Tìm kiếm sản phẩm</w:t>
      </w:r>
    </w:p>
    <w:p w14:paraId="1952B536" w14:textId="77777777" w:rsidR="00314B16" w:rsidRPr="002B78EE" w:rsidRDefault="00314B16" w:rsidP="00314B16">
      <w:pPr>
        <w:numPr>
          <w:ilvl w:val="1"/>
          <w:numId w:val="3"/>
        </w:numPr>
        <w:spacing w:before="209"/>
        <w:rPr>
          <w:rFonts w:cs="Times New Roman"/>
        </w:rPr>
      </w:pPr>
      <w:r w:rsidRPr="002B78EE">
        <w:rPr>
          <w:rFonts w:cs="Times New Roman"/>
          <w:spacing w:val="-4"/>
          <w:sz w:val="26"/>
        </w:rPr>
        <w:t>Quản lý giỏ hàng</w:t>
      </w:r>
    </w:p>
    <w:p w14:paraId="14FEA8B8" w14:textId="77777777" w:rsidR="00314B16" w:rsidRPr="002B78EE" w:rsidRDefault="00314B16" w:rsidP="00314B16">
      <w:pPr>
        <w:numPr>
          <w:ilvl w:val="1"/>
          <w:numId w:val="3"/>
        </w:numPr>
        <w:spacing w:before="209"/>
        <w:rPr>
          <w:rFonts w:cs="Times New Roman"/>
        </w:rPr>
      </w:pPr>
      <w:r w:rsidRPr="002B78EE">
        <w:rPr>
          <w:rFonts w:cs="Times New Roman"/>
          <w:spacing w:val="-4"/>
          <w:sz w:val="26"/>
        </w:rPr>
        <w:t>Quản lý danh sách sản phẩm yêu thích</w:t>
      </w:r>
    </w:p>
    <w:p w14:paraId="089B54FE" w14:textId="77777777" w:rsidR="00314B16" w:rsidRPr="002B78EE" w:rsidRDefault="00314B16" w:rsidP="00314B16">
      <w:pPr>
        <w:numPr>
          <w:ilvl w:val="1"/>
          <w:numId w:val="3"/>
        </w:numPr>
        <w:spacing w:before="209"/>
        <w:rPr>
          <w:rFonts w:cs="Times New Roman"/>
        </w:rPr>
      </w:pPr>
      <w:r w:rsidRPr="002B78EE">
        <w:rPr>
          <w:rFonts w:cs="Times New Roman"/>
          <w:spacing w:val="-4"/>
          <w:sz w:val="26"/>
        </w:rPr>
        <w:t>Đánh giá sản phẩm</w:t>
      </w:r>
    </w:p>
    <w:p w14:paraId="6183B53F" w14:textId="255037D5" w:rsidR="00314B16" w:rsidRPr="00737680" w:rsidRDefault="00314B16" w:rsidP="00314B16">
      <w:pPr>
        <w:numPr>
          <w:ilvl w:val="1"/>
          <w:numId w:val="3"/>
        </w:numPr>
        <w:spacing w:before="209"/>
        <w:rPr>
          <w:rFonts w:cs="Times New Roman"/>
        </w:rPr>
      </w:pPr>
      <w:r w:rsidRPr="002B78EE">
        <w:rPr>
          <w:rFonts w:cs="Times New Roman"/>
          <w:spacing w:val="-4"/>
          <w:sz w:val="26"/>
        </w:rPr>
        <w:t>Quản lý đơn hàng</w:t>
      </w:r>
    </w:p>
    <w:p w14:paraId="14CD1D7D" w14:textId="77777777" w:rsidR="00314B16" w:rsidRPr="002B78EE" w:rsidRDefault="00314B16" w:rsidP="00343127">
      <w:pPr>
        <w:pStyle w:val="Heading1"/>
      </w:pPr>
      <w:bookmarkStart w:id="38" w:name="__RefHeading___Toc26586_1225579473"/>
      <w:bookmarkStart w:id="39" w:name="_Toc185447741"/>
      <w:bookmarkEnd w:id="38"/>
      <w:r w:rsidRPr="002B78EE">
        <w:t>CHƯƠNG 2. PHÂN TÍCH VÀ THIẾT KẾ HỆ THỐNG</w:t>
      </w:r>
      <w:bookmarkEnd w:id="39"/>
    </w:p>
    <w:p w14:paraId="1BF0F198" w14:textId="77777777" w:rsidR="00314B16" w:rsidRPr="002B78EE" w:rsidRDefault="00314B16" w:rsidP="00314B16">
      <w:pPr>
        <w:spacing w:before="209"/>
        <w:rPr>
          <w:rFonts w:cs="Times New Roman"/>
        </w:rPr>
      </w:pPr>
      <w:r w:rsidRPr="002B78EE">
        <w:rPr>
          <w:rFonts w:cs="Times New Roman"/>
          <w:sz w:val="26"/>
          <w:szCs w:val="26"/>
        </w:rPr>
        <w:tab/>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14:paraId="05711C01" w14:textId="77777777" w:rsidR="00314B16" w:rsidRPr="002B78EE" w:rsidRDefault="00314B16" w:rsidP="00314B16">
      <w:pPr>
        <w:spacing w:before="209"/>
        <w:rPr>
          <w:rFonts w:cs="Times New Roman"/>
          <w:sz w:val="26"/>
          <w:szCs w:val="26"/>
        </w:rPr>
      </w:pPr>
    </w:p>
    <w:p w14:paraId="5F4C0649" w14:textId="77777777" w:rsidR="00314B16" w:rsidRPr="002B78EE" w:rsidRDefault="00314B16" w:rsidP="00314B16">
      <w:pPr>
        <w:pStyle w:val="Heading2"/>
        <w:rPr>
          <w:rFonts w:cs="Times New Roman"/>
        </w:rPr>
      </w:pPr>
      <w:bookmarkStart w:id="40" w:name="__RefHeading___Toc26588_1225579473"/>
      <w:bookmarkStart w:id="41" w:name="_Toc185447742"/>
      <w:bookmarkEnd w:id="40"/>
      <w:r w:rsidRPr="002B78EE">
        <w:rPr>
          <w:rFonts w:cs="Times New Roman"/>
        </w:rPr>
        <w:t>2.1. Biểu đồ use case và kịch bản</w:t>
      </w:r>
      <w:bookmarkEnd w:id="41"/>
    </w:p>
    <w:p w14:paraId="029A1A01" w14:textId="77777777" w:rsidR="00314B16" w:rsidRPr="002B78EE" w:rsidRDefault="00314B16" w:rsidP="00314B16">
      <w:pPr>
        <w:pStyle w:val="Heading3"/>
        <w:rPr>
          <w:rFonts w:cs="Times New Roman"/>
        </w:rPr>
      </w:pPr>
      <w:bookmarkStart w:id="42" w:name="_Toc185447743"/>
      <w:r w:rsidRPr="002B78EE">
        <w:rPr>
          <w:rFonts w:cs="Times New Roman"/>
        </w:rPr>
        <w:t>2.1.1. Biểu đồ use case tổng quát</w:t>
      </w:r>
      <w:bookmarkEnd w:id="42"/>
    </w:p>
    <w:p w14:paraId="6CE45906" w14:textId="77777777" w:rsidR="00314B16" w:rsidRPr="002B78EE" w:rsidRDefault="00314B16" w:rsidP="00314B16">
      <w:pPr>
        <w:spacing w:before="209"/>
        <w:rPr>
          <w:rFonts w:cs="Times New Roman"/>
          <w:spacing w:val="-4"/>
          <w:sz w:val="26"/>
        </w:rPr>
      </w:pPr>
    </w:p>
    <w:p w14:paraId="0F383206" w14:textId="77777777" w:rsidR="00314B16" w:rsidRPr="002B78EE" w:rsidRDefault="00314B16" w:rsidP="00314B16">
      <w:pPr>
        <w:spacing w:before="209"/>
        <w:rPr>
          <w:rFonts w:cs="Times New Roman"/>
          <w:spacing w:val="-4"/>
          <w:sz w:val="26"/>
        </w:rPr>
      </w:pPr>
    </w:p>
    <w:p w14:paraId="79E3B784" w14:textId="77777777" w:rsidR="00314B16" w:rsidRPr="002B78EE" w:rsidRDefault="00314B16" w:rsidP="00314B16">
      <w:pPr>
        <w:tabs>
          <w:tab w:val="left" w:pos="837"/>
        </w:tabs>
        <w:spacing w:before="89"/>
        <w:rPr>
          <w:rFonts w:cs="Times New Roman"/>
          <w:szCs w:val="28"/>
        </w:rPr>
      </w:pPr>
    </w:p>
    <w:p w14:paraId="30042AA8" w14:textId="77777777" w:rsidR="00314B16" w:rsidRPr="002B78EE" w:rsidRDefault="00314B16" w:rsidP="00314B16">
      <w:pPr>
        <w:pStyle w:val="normal1"/>
        <w:rPr>
          <w:rFonts w:ascii="Times New Roman" w:hAnsi="Times New Roman" w:cs="Times New Roman"/>
          <w:b/>
          <w:sz w:val="28"/>
          <w:szCs w:val="28"/>
        </w:rPr>
        <w:sectPr w:rsidR="00314B16" w:rsidRPr="002B78EE" w:rsidSect="00314B16">
          <w:footerReference w:type="even" r:id="rId10"/>
          <w:footerReference w:type="default" r:id="rId11"/>
          <w:pgSz w:w="11906" w:h="16838"/>
          <w:pgMar w:top="1134" w:right="1134" w:bottom="1191" w:left="1134" w:header="0" w:footer="1134" w:gutter="0"/>
          <w:cols w:space="720"/>
          <w:formProt w:val="0"/>
          <w:docGrid w:linePitch="100" w:charSpace="-8193"/>
        </w:sectPr>
      </w:pPr>
      <w:r w:rsidRPr="002B78EE">
        <w:rPr>
          <w:rFonts w:ascii="Times New Roman" w:hAnsi="Times New Roman" w:cs="Times New Roman"/>
          <w:b/>
          <w:noProof/>
          <w:sz w:val="28"/>
          <w:szCs w:val="28"/>
        </w:rPr>
        <w:drawing>
          <wp:anchor distT="0" distB="0" distL="0" distR="0" simplePos="0" relativeHeight="251670528" behindDoc="0" locked="0" layoutInCell="0" allowOverlap="1" wp14:anchorId="1DE1B4F9" wp14:editId="53D9F96F">
            <wp:simplePos x="0" y="0"/>
            <wp:positionH relativeFrom="column">
              <wp:align>center</wp:align>
            </wp:positionH>
            <wp:positionV relativeFrom="paragraph">
              <wp:posOffset>635</wp:posOffset>
            </wp:positionV>
            <wp:extent cx="6120130" cy="3817620"/>
            <wp:effectExtent l="0" t="0" r="0" b="0"/>
            <wp:wrapSquare wrapText="largest"/>
            <wp:docPr id="6" name="Image2"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blue screen with black text&#10;&#10;Description automatically generated"/>
                    <pic:cNvPicPr>
                      <a:picLocks noChangeAspect="1" noChangeArrowheads="1"/>
                    </pic:cNvPicPr>
                  </pic:nvPicPr>
                  <pic:blipFill>
                    <a:blip r:embed="rId12"/>
                    <a:stretch>
                      <a:fillRect/>
                    </a:stretch>
                  </pic:blipFill>
                  <pic:spPr bwMode="auto">
                    <a:xfrm>
                      <a:off x="0" y="0"/>
                      <a:ext cx="6120130" cy="3817620"/>
                    </a:xfrm>
                    <a:prstGeom prst="rect">
                      <a:avLst/>
                    </a:prstGeom>
                    <a:noFill/>
                  </pic:spPr>
                </pic:pic>
              </a:graphicData>
            </a:graphic>
          </wp:anchor>
        </w:drawing>
      </w:r>
      <w:bookmarkStart w:id="45" w:name="vx1227"/>
      <w:bookmarkEnd w:id="45"/>
    </w:p>
    <w:p w14:paraId="2AE5317F" w14:textId="77777777" w:rsidR="00314B16" w:rsidRPr="002B78EE" w:rsidRDefault="00314B16" w:rsidP="00314B16">
      <w:pPr>
        <w:pStyle w:val="Heading2"/>
        <w:tabs>
          <w:tab w:val="left" w:pos="837"/>
        </w:tabs>
        <w:spacing w:before="79"/>
        <w:rPr>
          <w:rFonts w:cs="Times New Roman"/>
        </w:rPr>
      </w:pPr>
      <w:bookmarkStart w:id="46" w:name="__RefHeading___Toc26590_1225579473"/>
      <w:bookmarkStart w:id="47" w:name="vx1227_Copy_1"/>
      <w:bookmarkStart w:id="48" w:name="_3fwokq0"/>
      <w:bookmarkStart w:id="49" w:name="_2grqrue"/>
      <w:bookmarkStart w:id="50" w:name="_Toc185447744"/>
      <w:bookmarkEnd w:id="46"/>
      <w:bookmarkEnd w:id="47"/>
      <w:bookmarkEnd w:id="48"/>
      <w:bookmarkEnd w:id="49"/>
      <w:r w:rsidRPr="002B78EE">
        <w:rPr>
          <w:rFonts w:cs="Times New Roman"/>
          <w:szCs w:val="28"/>
        </w:rPr>
        <w:lastRenderedPageBreak/>
        <w:t>Biểu đồ phân rã và kịch bản UC Đăng ký</w:t>
      </w:r>
      <w:bookmarkEnd w:id="50"/>
    </w:p>
    <w:p w14:paraId="35A88D09" w14:textId="77777777" w:rsidR="00314B16" w:rsidRPr="002B78EE" w:rsidRDefault="00314B16" w:rsidP="00314B16">
      <w:pPr>
        <w:pStyle w:val="normal1"/>
        <w:spacing w:before="11"/>
        <w:ind w:right="57"/>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1312" behindDoc="0" locked="0" layoutInCell="0" allowOverlap="1" wp14:anchorId="51EFD38F" wp14:editId="6C43016C">
            <wp:simplePos x="0" y="0"/>
            <wp:positionH relativeFrom="column">
              <wp:posOffset>175260</wp:posOffset>
            </wp:positionH>
            <wp:positionV relativeFrom="paragraph">
              <wp:posOffset>131445</wp:posOffset>
            </wp:positionV>
            <wp:extent cx="5888990" cy="3495040"/>
            <wp:effectExtent l="0" t="0" r="0" b="0"/>
            <wp:wrapTopAndBottom/>
            <wp:docPr id="7" name="image7.jpg"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A diagram of a company&#10;&#10;Description automatically generated"/>
                    <pic:cNvPicPr>
                      <a:picLocks noChangeAspect="1" noChangeArrowheads="1"/>
                    </pic:cNvPicPr>
                  </pic:nvPicPr>
                  <pic:blipFill>
                    <a:blip r:embed="rId13"/>
                    <a:stretch>
                      <a:fillRect/>
                    </a:stretch>
                  </pic:blipFill>
                  <pic:spPr bwMode="auto">
                    <a:xfrm>
                      <a:off x="0" y="0"/>
                      <a:ext cx="5888990" cy="3495040"/>
                    </a:xfrm>
                    <a:prstGeom prst="rect">
                      <a:avLst/>
                    </a:prstGeom>
                    <a:noFill/>
                  </pic:spPr>
                </pic:pic>
              </a:graphicData>
            </a:graphic>
          </wp:anchor>
        </w:drawing>
      </w:r>
    </w:p>
    <w:p w14:paraId="1E375914" w14:textId="77777777" w:rsidR="00314B16" w:rsidRPr="002B78EE" w:rsidRDefault="00314B16" w:rsidP="00314B16">
      <w:pPr>
        <w:pStyle w:val="normal1"/>
        <w:spacing w:before="4"/>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5F14A4A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4C6120B1"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5300AA1"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Đăng ký</w:t>
            </w:r>
          </w:p>
        </w:tc>
      </w:tr>
      <w:tr w:rsidR="00314B16" w:rsidRPr="002B78EE" w14:paraId="0308AFC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5FD25D5"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BA138B1"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(Guest)</w:t>
            </w:r>
          </w:p>
        </w:tc>
      </w:tr>
      <w:tr w:rsidR="00314B16" w:rsidRPr="002B78EE" w14:paraId="397DF499"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F4B1D3B"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7FAD6162"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Khách khởi chạy hệ thống</w:t>
            </w:r>
          </w:p>
        </w:tc>
      </w:tr>
      <w:tr w:rsidR="00314B16" w:rsidRPr="002B78EE" w14:paraId="71B4CA99"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01D5F22"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1D7751D"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đăng ký tài khoản thành công.</w:t>
            </w:r>
          </w:p>
        </w:tc>
      </w:tr>
      <w:tr w:rsidR="00314B16" w:rsidRPr="002B78EE" w14:paraId="2E579668"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CD5388" w14:textId="77777777" w:rsidR="00314B16" w:rsidRPr="002B78EE" w:rsidRDefault="00314B16" w:rsidP="00B52E04">
            <w:pPr>
              <w:pStyle w:val="normal1"/>
              <w:spacing w:before="1" w:line="276" w:lineRule="auto"/>
              <w:ind w:left="110"/>
              <w:rPr>
                <w:rFonts w:ascii="Times New Roman" w:hAnsi="Times New Roman" w:cs="Times New Roman"/>
                <w:b/>
                <w:sz w:val="28"/>
                <w:szCs w:val="28"/>
              </w:rPr>
            </w:pPr>
            <w:r w:rsidRPr="002B78EE">
              <w:rPr>
                <w:rFonts w:ascii="Times New Roman" w:hAnsi="Times New Roman" w:cs="Times New Roman"/>
                <w:b/>
                <w:sz w:val="28"/>
                <w:szCs w:val="28"/>
              </w:rPr>
              <w:t>Chuỗi sự kiện chính</w:t>
            </w:r>
          </w:p>
        </w:tc>
        <w:tc>
          <w:tcPr>
            <w:tcW w:w="4675" w:type="dxa"/>
            <w:tcBorders>
              <w:top w:val="single" w:sz="4" w:space="0" w:color="000000"/>
              <w:left w:val="single" w:sz="4" w:space="0" w:color="000000"/>
              <w:bottom w:val="single" w:sz="4" w:space="0" w:color="000000"/>
              <w:right w:val="single" w:sz="4" w:space="0" w:color="000000"/>
            </w:tcBorders>
          </w:tcPr>
          <w:p w14:paraId="430A5D4D" w14:textId="77777777" w:rsidR="00314B16" w:rsidRPr="002B78EE"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khởi chạy hệ thống.</w:t>
            </w:r>
          </w:p>
          <w:p w14:paraId="7FAA2517" w14:textId="77777777" w:rsidR="00314B16" w:rsidRPr="002B78EE" w:rsidRDefault="00314B16" w:rsidP="00314B16">
            <w:pPr>
              <w:pStyle w:val="normal1"/>
              <w:numPr>
                <w:ilvl w:val="0"/>
                <w:numId w:val="5"/>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trang chủ và nút đăng ký.</w:t>
            </w:r>
          </w:p>
          <w:p w14:paraId="3D5DE68E" w14:textId="77777777" w:rsidR="00314B16" w:rsidRPr="002B78EE"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bấm nút đăng ký</w:t>
            </w:r>
          </w:p>
          <w:p w14:paraId="5662B186" w14:textId="77777777" w:rsidR="00314B16" w:rsidRPr="002B78EE" w:rsidRDefault="00314B16" w:rsidP="00314B16">
            <w:pPr>
              <w:pStyle w:val="normal1"/>
              <w:numPr>
                <w:ilvl w:val="0"/>
                <w:numId w:val="5"/>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màn hình đăng ký.</w:t>
            </w:r>
          </w:p>
          <w:p w14:paraId="234136A7" w14:textId="77777777" w:rsidR="00314B16" w:rsidRPr="002B78EE" w:rsidRDefault="00314B16" w:rsidP="00314B16">
            <w:pPr>
              <w:pStyle w:val="normal1"/>
              <w:numPr>
                <w:ilvl w:val="0"/>
                <w:numId w:val="5"/>
              </w:numPr>
              <w:tabs>
                <w:tab w:val="left" w:pos="1190"/>
              </w:tabs>
              <w:spacing w:before="1"/>
              <w:ind w:right="379"/>
              <w:rPr>
                <w:rFonts w:ascii="Times New Roman" w:hAnsi="Times New Roman" w:cs="Times New Roman"/>
              </w:rPr>
            </w:pPr>
            <w:r w:rsidRPr="002B78EE">
              <w:rPr>
                <w:rFonts w:ascii="Times New Roman" w:hAnsi="Times New Roman" w:cs="Times New Roman"/>
                <w:sz w:val="28"/>
                <w:szCs w:val="28"/>
              </w:rPr>
              <w:t>Khách nhập thông tin đăng ký (tài khoản, mật khẩu, xác thực mật khẩu) và ấn nút đăng ký</w:t>
            </w:r>
          </w:p>
          <w:p w14:paraId="17DA5766" w14:textId="77777777" w:rsidR="00314B16" w:rsidRPr="002B78EE" w:rsidRDefault="00314B16" w:rsidP="00314B16">
            <w:pPr>
              <w:pStyle w:val="normal1"/>
              <w:numPr>
                <w:ilvl w:val="0"/>
                <w:numId w:val="5"/>
              </w:numPr>
              <w:spacing w:before="1" w:line="276" w:lineRule="auto"/>
              <w:rPr>
                <w:rFonts w:ascii="Times New Roman" w:hAnsi="Times New Roman" w:cs="Times New Roman"/>
                <w:sz w:val="28"/>
                <w:szCs w:val="28"/>
              </w:rPr>
            </w:pPr>
            <w:r w:rsidRPr="002B78EE">
              <w:rPr>
                <w:rFonts w:ascii="Times New Roman" w:hAnsi="Times New Roman" w:cs="Times New Roman"/>
                <w:sz w:val="28"/>
                <w:szCs w:val="28"/>
              </w:rPr>
              <w:t>Hệ thống thông báo đăng ký tài khoản thành công.</w:t>
            </w:r>
          </w:p>
        </w:tc>
      </w:tr>
      <w:tr w:rsidR="00314B16" w:rsidRPr="002B78EE" w14:paraId="4567DDEF"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7131F004"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lastRenderedPageBreak/>
              <w:t>Ngoại lệ</w:t>
            </w:r>
          </w:p>
          <w:p w14:paraId="23D1BA4C" w14:textId="77777777" w:rsidR="00314B16" w:rsidRPr="002B78EE" w:rsidRDefault="00314B16" w:rsidP="00314B16">
            <w:pPr>
              <w:pStyle w:val="normal1"/>
              <w:numPr>
                <w:ilvl w:val="0"/>
                <w:numId w:val="6"/>
              </w:numPr>
              <w:tabs>
                <w:tab w:val="left" w:pos="1190"/>
              </w:tabs>
              <w:spacing w:before="1"/>
              <w:ind w:right="154"/>
              <w:rPr>
                <w:rFonts w:ascii="Times New Roman" w:hAnsi="Times New Roman" w:cs="Times New Roman"/>
              </w:rPr>
            </w:pPr>
            <w:r w:rsidRPr="002B78EE">
              <w:rPr>
                <w:rFonts w:ascii="Times New Roman" w:hAnsi="Times New Roman" w:cs="Times New Roman"/>
                <w:sz w:val="28"/>
                <w:szCs w:val="28"/>
              </w:rPr>
              <w:t>Hệ thống thông báo tài khoản đã tồn tại, mật khẩu và xác thực mật khẩu phải giống nhau. Và yêu cầu nhập lại</w:t>
            </w:r>
          </w:p>
          <w:p w14:paraId="3FE4BE5D" w14:textId="77777777" w:rsidR="00314B16" w:rsidRPr="002B78EE" w:rsidRDefault="00314B16" w:rsidP="00314B16">
            <w:pPr>
              <w:pStyle w:val="normal1"/>
              <w:numPr>
                <w:ilvl w:val="1"/>
                <w:numId w:val="6"/>
              </w:numPr>
              <w:tabs>
                <w:tab w:val="left" w:pos="1549"/>
              </w:tabs>
              <w:spacing w:line="276" w:lineRule="auto"/>
              <w:ind w:left="1549" w:hanging="719"/>
              <w:rPr>
                <w:rFonts w:ascii="Times New Roman" w:hAnsi="Times New Roman" w:cs="Times New Roman"/>
              </w:rPr>
            </w:pPr>
            <w:r w:rsidRPr="002B78EE">
              <w:rPr>
                <w:rFonts w:ascii="Times New Roman" w:hAnsi="Times New Roman" w:cs="Times New Roman"/>
                <w:sz w:val="28"/>
                <w:szCs w:val="28"/>
              </w:rPr>
              <w:t>Quay lại bước 5 của chuỗi sự kiện chính.</w:t>
            </w:r>
          </w:p>
        </w:tc>
      </w:tr>
    </w:tbl>
    <w:p w14:paraId="3CBA0619" w14:textId="77777777" w:rsidR="00314B16" w:rsidRPr="002B78EE" w:rsidRDefault="00314B16" w:rsidP="00314B16">
      <w:pPr>
        <w:rPr>
          <w:rFonts w:cs="Times New Roman"/>
        </w:rPr>
        <w:sectPr w:rsidR="00314B16" w:rsidRPr="002B78EE" w:rsidSect="00314B16">
          <w:footerReference w:type="even" r:id="rId14"/>
          <w:footerReference w:type="default" r:id="rId15"/>
          <w:footerReference w:type="first" r:id="rId16"/>
          <w:pgSz w:w="12240" w:h="15840"/>
          <w:pgMar w:top="1320" w:right="640" w:bottom="1280" w:left="1580" w:header="0" w:footer="1084" w:gutter="0"/>
          <w:cols w:space="720"/>
          <w:formProt w:val="0"/>
          <w:docGrid w:linePitch="100" w:charSpace="-8193"/>
        </w:sectPr>
      </w:pPr>
    </w:p>
    <w:p w14:paraId="4788B29E" w14:textId="77777777" w:rsidR="00314B16" w:rsidRPr="002B78EE" w:rsidRDefault="00314B16" w:rsidP="00314B16">
      <w:pPr>
        <w:pStyle w:val="Heading2"/>
        <w:tabs>
          <w:tab w:val="left" w:pos="837"/>
        </w:tabs>
        <w:spacing w:before="79"/>
        <w:rPr>
          <w:rFonts w:cs="Times New Roman"/>
        </w:rPr>
      </w:pPr>
      <w:bookmarkStart w:id="51" w:name="__RefHeading___Toc26592_1225579473"/>
      <w:bookmarkStart w:id="52" w:name="_19c6y18"/>
      <w:bookmarkStart w:id="53" w:name="_4f1mdlm"/>
      <w:bookmarkStart w:id="54" w:name="_Toc185447745"/>
      <w:bookmarkEnd w:id="51"/>
      <w:bookmarkEnd w:id="52"/>
      <w:bookmarkEnd w:id="53"/>
      <w:r w:rsidRPr="002B78EE">
        <w:rPr>
          <w:rFonts w:cs="Times New Roman"/>
          <w:szCs w:val="28"/>
        </w:rPr>
        <w:lastRenderedPageBreak/>
        <w:t>Biểu đồ phân rã và kịch bản UC Đăng nhập</w:t>
      </w:r>
      <w:bookmarkEnd w:id="54"/>
    </w:p>
    <w:p w14:paraId="62392074" w14:textId="77777777" w:rsidR="00314B16" w:rsidRPr="002B78EE" w:rsidRDefault="00314B16" w:rsidP="00314B16">
      <w:pPr>
        <w:pStyle w:val="normal1"/>
        <w:spacing w:before="11"/>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2336" behindDoc="0" locked="0" layoutInCell="0" allowOverlap="1" wp14:anchorId="5D7915D9" wp14:editId="619A6DDD">
            <wp:simplePos x="0" y="0"/>
            <wp:positionH relativeFrom="column">
              <wp:posOffset>142240</wp:posOffset>
            </wp:positionH>
            <wp:positionV relativeFrom="paragraph">
              <wp:posOffset>131445</wp:posOffset>
            </wp:positionV>
            <wp:extent cx="5927090" cy="2749550"/>
            <wp:effectExtent l="0" t="0" r="0" b="0"/>
            <wp:wrapTopAndBottom/>
            <wp:docPr id="8" name="image5.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A diagram of a diagram&#10;&#10;Description automatically generated"/>
                    <pic:cNvPicPr>
                      <a:picLocks noChangeAspect="1" noChangeArrowheads="1"/>
                    </pic:cNvPicPr>
                  </pic:nvPicPr>
                  <pic:blipFill>
                    <a:blip r:embed="rId17"/>
                    <a:stretch>
                      <a:fillRect/>
                    </a:stretch>
                  </pic:blipFill>
                  <pic:spPr bwMode="auto">
                    <a:xfrm>
                      <a:off x="0" y="0"/>
                      <a:ext cx="5927090" cy="2749550"/>
                    </a:xfrm>
                    <a:prstGeom prst="rect">
                      <a:avLst/>
                    </a:prstGeom>
                    <a:noFill/>
                  </pic:spPr>
                </pic:pic>
              </a:graphicData>
            </a:graphic>
          </wp:anchor>
        </w:drawing>
      </w:r>
    </w:p>
    <w:p w14:paraId="449EDFCD" w14:textId="77777777" w:rsidR="00314B16" w:rsidRPr="002B78EE" w:rsidRDefault="00314B16" w:rsidP="00314B16">
      <w:pPr>
        <w:pStyle w:val="normal1"/>
        <w:rPr>
          <w:rFonts w:ascii="Times New Roman" w:hAnsi="Times New Roman" w:cs="Times New Roman"/>
          <w:i/>
          <w:sz w:val="28"/>
          <w:szCs w:val="28"/>
        </w:rPr>
      </w:pPr>
    </w:p>
    <w:p w14:paraId="1DFC9743" w14:textId="77777777" w:rsidR="00314B16" w:rsidRPr="002B78EE" w:rsidRDefault="00314B16" w:rsidP="00314B16">
      <w:pPr>
        <w:pStyle w:val="normal1"/>
        <w:rPr>
          <w:rFonts w:ascii="Times New Roman" w:hAnsi="Times New Roman" w:cs="Times New Roman"/>
          <w:i/>
          <w:sz w:val="28"/>
          <w:szCs w:val="28"/>
        </w:rPr>
      </w:pPr>
    </w:p>
    <w:p w14:paraId="7E43AC5E" w14:textId="77777777" w:rsidR="00314B16" w:rsidRPr="002B78EE" w:rsidRDefault="00314B16" w:rsidP="00314B16">
      <w:pPr>
        <w:pStyle w:val="normal1"/>
        <w:spacing w:before="18"/>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39F6247A"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53899D9"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6772CB82"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Đăng nhập</w:t>
            </w:r>
          </w:p>
        </w:tc>
      </w:tr>
      <w:tr w:rsidR="00314B16" w:rsidRPr="002B78EE" w14:paraId="5FF4845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2E22587"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8C67147"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Người dùng (User)</w:t>
            </w:r>
          </w:p>
        </w:tc>
      </w:tr>
      <w:tr w:rsidR="00314B16" w:rsidRPr="002B78EE" w14:paraId="08BE2FB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285C563"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0F24141" w14:textId="77777777" w:rsidR="00314B16" w:rsidRPr="002B78EE" w:rsidRDefault="00314B16" w:rsidP="00314B16">
            <w:pPr>
              <w:pStyle w:val="normal1"/>
              <w:numPr>
                <w:ilvl w:val="0"/>
                <w:numId w:val="7"/>
              </w:numPr>
              <w:tabs>
                <w:tab w:val="left" w:pos="829"/>
              </w:tabs>
              <w:spacing w:before="1" w:line="276" w:lineRule="auto"/>
              <w:ind w:left="829" w:hanging="359"/>
              <w:rPr>
                <w:rFonts w:ascii="Times New Roman" w:hAnsi="Times New Roman" w:cs="Times New Roman"/>
              </w:rPr>
            </w:pPr>
            <w:r w:rsidRPr="002B78EE">
              <w:rPr>
                <w:rFonts w:ascii="Times New Roman" w:hAnsi="Times New Roman" w:cs="Times New Roman"/>
                <w:sz w:val="28"/>
                <w:szCs w:val="28"/>
              </w:rPr>
              <w:t>Người dùng đến trang chủ.</w:t>
            </w:r>
          </w:p>
        </w:tc>
      </w:tr>
      <w:tr w:rsidR="00314B16" w:rsidRPr="002B78EE" w14:paraId="76B32517"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339FFF7"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631D50D7" w14:textId="77777777" w:rsidR="00314B16" w:rsidRPr="002B78EE" w:rsidRDefault="00314B16" w:rsidP="00314B16">
            <w:pPr>
              <w:pStyle w:val="normal1"/>
              <w:numPr>
                <w:ilvl w:val="0"/>
                <w:numId w:val="8"/>
              </w:numPr>
              <w:tabs>
                <w:tab w:val="left" w:pos="830"/>
              </w:tabs>
              <w:spacing w:line="300" w:lineRule="auto"/>
              <w:ind w:right="417"/>
              <w:rPr>
                <w:rFonts w:ascii="Times New Roman" w:hAnsi="Times New Roman" w:cs="Times New Roman"/>
              </w:rPr>
            </w:pPr>
            <w:r w:rsidRPr="002B78EE">
              <w:rPr>
                <w:rFonts w:ascii="Times New Roman" w:hAnsi="Times New Roman" w:cs="Times New Roman"/>
                <w:sz w:val="28"/>
                <w:szCs w:val="28"/>
              </w:rPr>
              <w:t>Người dùng đăng nhập tài khoản thành công.</w:t>
            </w:r>
          </w:p>
        </w:tc>
      </w:tr>
      <w:tr w:rsidR="00314B16" w:rsidRPr="002B78EE" w14:paraId="30D766F2" w14:textId="77777777" w:rsidTr="00B52E04">
        <w:trPr>
          <w:trHeight w:val="1493"/>
        </w:trPr>
        <w:tc>
          <w:tcPr>
            <w:tcW w:w="9349" w:type="dxa"/>
            <w:gridSpan w:val="2"/>
            <w:tcBorders>
              <w:top w:val="single" w:sz="4" w:space="0" w:color="000000"/>
              <w:left w:val="single" w:sz="4" w:space="0" w:color="000000"/>
              <w:bottom w:val="single" w:sz="4" w:space="0" w:color="000000"/>
              <w:right w:val="single" w:sz="4" w:space="0" w:color="000000"/>
            </w:tcBorders>
          </w:tcPr>
          <w:p w14:paraId="51A2E428"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7117B5A9" w14:textId="77777777" w:rsidR="00314B16" w:rsidRPr="002B78EE"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Người dùng bấm nút đăng nhập trên trang chủ.</w:t>
            </w:r>
          </w:p>
          <w:p w14:paraId="35A0FA26" w14:textId="77777777" w:rsidR="00314B16" w:rsidRPr="002B78EE" w:rsidRDefault="00314B16" w:rsidP="00314B16">
            <w:pPr>
              <w:pStyle w:val="normal1"/>
              <w:numPr>
                <w:ilvl w:val="0"/>
                <w:numId w:val="9"/>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màn hình đăng nhập.</w:t>
            </w:r>
          </w:p>
          <w:p w14:paraId="7BA9510D" w14:textId="77777777" w:rsidR="00314B16" w:rsidRPr="002B78EE"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Người dùng nhập tài khoản (usename), mật khẩu (password)</w:t>
            </w:r>
          </w:p>
          <w:p w14:paraId="29976A57" w14:textId="77777777" w:rsidR="00314B16" w:rsidRPr="002B78EE" w:rsidRDefault="00314B16" w:rsidP="00314B16">
            <w:pPr>
              <w:pStyle w:val="normal1"/>
              <w:numPr>
                <w:ilvl w:val="0"/>
                <w:numId w:val="9"/>
              </w:numPr>
              <w:tabs>
                <w:tab w:val="left" w:pos="1189"/>
              </w:tabs>
              <w:spacing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đăng nhập thành công.</w:t>
            </w:r>
          </w:p>
        </w:tc>
      </w:tr>
      <w:tr w:rsidR="00314B16" w:rsidRPr="002B78EE" w14:paraId="45CFD226" w14:textId="77777777" w:rsidTr="00B52E04">
        <w:trPr>
          <w:trHeight w:val="898"/>
        </w:trPr>
        <w:tc>
          <w:tcPr>
            <w:tcW w:w="9349" w:type="dxa"/>
            <w:gridSpan w:val="2"/>
            <w:tcBorders>
              <w:top w:val="single" w:sz="4" w:space="0" w:color="000000"/>
              <w:left w:val="single" w:sz="4" w:space="0" w:color="000000"/>
              <w:bottom w:val="single" w:sz="4" w:space="0" w:color="000000"/>
              <w:right w:val="single" w:sz="4" w:space="0" w:color="000000"/>
            </w:tcBorders>
          </w:tcPr>
          <w:p w14:paraId="52951580" w14:textId="77777777" w:rsidR="00314B16" w:rsidRPr="002B78EE" w:rsidRDefault="00314B16" w:rsidP="00B52E04">
            <w:pPr>
              <w:pStyle w:val="normal1"/>
              <w:spacing w:before="1"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3C66A332" w14:textId="77777777" w:rsidR="00314B16" w:rsidRPr="002B78EE" w:rsidRDefault="00314B16" w:rsidP="00314B16">
            <w:pPr>
              <w:pStyle w:val="normal1"/>
              <w:numPr>
                <w:ilvl w:val="0"/>
                <w:numId w:val="10"/>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sai tài khoản, mật khẩu. Và yêu cầu nhập lại</w:t>
            </w:r>
          </w:p>
          <w:p w14:paraId="488F8AE2" w14:textId="77777777" w:rsidR="00314B16" w:rsidRPr="002B78EE" w:rsidRDefault="00314B16" w:rsidP="00314B16">
            <w:pPr>
              <w:pStyle w:val="normal1"/>
              <w:numPr>
                <w:ilvl w:val="1"/>
                <w:numId w:val="10"/>
              </w:numPr>
              <w:tabs>
                <w:tab w:val="left" w:pos="1549"/>
              </w:tabs>
              <w:spacing w:before="1" w:line="276" w:lineRule="auto"/>
              <w:ind w:left="1549" w:hanging="719"/>
              <w:rPr>
                <w:rFonts w:ascii="Times New Roman" w:hAnsi="Times New Roman" w:cs="Times New Roman"/>
              </w:rPr>
            </w:pPr>
            <w:r w:rsidRPr="002B78EE">
              <w:rPr>
                <w:rFonts w:ascii="Times New Roman" w:hAnsi="Times New Roman" w:cs="Times New Roman"/>
                <w:sz w:val="28"/>
                <w:szCs w:val="28"/>
              </w:rPr>
              <w:t>Quay lại bước 5 của chuỗi sự kiện chính.</w:t>
            </w:r>
          </w:p>
        </w:tc>
      </w:tr>
    </w:tbl>
    <w:p w14:paraId="50BDD1AC" w14:textId="77777777" w:rsidR="00314B16" w:rsidRPr="002B78EE" w:rsidRDefault="00314B16" w:rsidP="00314B16">
      <w:pPr>
        <w:rPr>
          <w:rFonts w:cs="Times New Roman"/>
        </w:rPr>
        <w:sectPr w:rsidR="00314B16" w:rsidRPr="002B78EE" w:rsidSect="00314B16">
          <w:footerReference w:type="even" r:id="rId18"/>
          <w:footerReference w:type="default" r:id="rId19"/>
          <w:footerReference w:type="first" r:id="rId20"/>
          <w:pgSz w:w="12240" w:h="15840"/>
          <w:pgMar w:top="1320" w:right="640" w:bottom="1280" w:left="1580" w:header="0" w:footer="1084" w:gutter="0"/>
          <w:cols w:space="720"/>
          <w:formProt w:val="0"/>
          <w:docGrid w:linePitch="100" w:charSpace="-8193"/>
        </w:sectPr>
      </w:pPr>
    </w:p>
    <w:p w14:paraId="1D219378" w14:textId="77777777" w:rsidR="00314B16" w:rsidRPr="002B78EE" w:rsidRDefault="00314B16" w:rsidP="00314B16">
      <w:pPr>
        <w:pStyle w:val="Heading2"/>
        <w:tabs>
          <w:tab w:val="left" w:pos="837"/>
        </w:tabs>
        <w:spacing w:before="79"/>
        <w:rPr>
          <w:rFonts w:cs="Times New Roman"/>
        </w:rPr>
      </w:pPr>
      <w:bookmarkStart w:id="55" w:name="__RefHeading___Toc26594_1225579473"/>
      <w:bookmarkStart w:id="56" w:name="_37m2jsg"/>
      <w:bookmarkStart w:id="57" w:name="_28h4qwu"/>
      <w:bookmarkStart w:id="58" w:name="_Toc185447746"/>
      <w:bookmarkEnd w:id="55"/>
      <w:bookmarkEnd w:id="56"/>
      <w:bookmarkEnd w:id="57"/>
      <w:r w:rsidRPr="002B78EE">
        <w:rPr>
          <w:rFonts w:cs="Times New Roman"/>
          <w:szCs w:val="28"/>
        </w:rPr>
        <w:lastRenderedPageBreak/>
        <w:t>Biểu đồ phân rã và kịch bản UC quản lý sản phẩm</w:t>
      </w:r>
      <w:bookmarkEnd w:id="58"/>
    </w:p>
    <w:p w14:paraId="2C233039" w14:textId="77777777" w:rsidR="00314B16" w:rsidRPr="002B78EE" w:rsidRDefault="00314B16" w:rsidP="00314B16">
      <w:pPr>
        <w:pStyle w:val="normal1"/>
        <w:spacing w:before="166"/>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3360" behindDoc="0" locked="0" layoutInCell="0" allowOverlap="1" wp14:anchorId="2BDD2780" wp14:editId="7C75AB32">
            <wp:simplePos x="0" y="0"/>
            <wp:positionH relativeFrom="column">
              <wp:posOffset>175260</wp:posOffset>
            </wp:positionH>
            <wp:positionV relativeFrom="paragraph">
              <wp:posOffset>266700</wp:posOffset>
            </wp:positionV>
            <wp:extent cx="5922645" cy="1689100"/>
            <wp:effectExtent l="0" t="0" r="0" b="0"/>
            <wp:wrapTopAndBottom/>
            <wp:docPr id="9" name="image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A diagram of a diagram&#10;&#10;Description automatically generated"/>
                    <pic:cNvPicPr>
                      <a:picLocks noChangeAspect="1" noChangeArrowheads="1"/>
                    </pic:cNvPicPr>
                  </pic:nvPicPr>
                  <pic:blipFill>
                    <a:blip r:embed="rId21"/>
                    <a:stretch>
                      <a:fillRect/>
                    </a:stretch>
                  </pic:blipFill>
                  <pic:spPr bwMode="auto">
                    <a:xfrm>
                      <a:off x="0" y="0"/>
                      <a:ext cx="5922645" cy="1689100"/>
                    </a:xfrm>
                    <a:prstGeom prst="rect">
                      <a:avLst/>
                    </a:prstGeom>
                    <a:noFill/>
                  </pic:spPr>
                </pic:pic>
              </a:graphicData>
            </a:graphic>
          </wp:anchor>
        </w:drawing>
      </w:r>
    </w:p>
    <w:p w14:paraId="5CFDB513" w14:textId="77777777" w:rsidR="00314B16" w:rsidRPr="002B78EE" w:rsidRDefault="00314B16" w:rsidP="00314B16">
      <w:pPr>
        <w:pStyle w:val="normal1"/>
        <w:rPr>
          <w:rFonts w:ascii="Times New Roman" w:hAnsi="Times New Roman" w:cs="Times New Roman"/>
          <w:i/>
          <w:sz w:val="28"/>
          <w:szCs w:val="28"/>
        </w:rPr>
      </w:pPr>
    </w:p>
    <w:p w14:paraId="0C1886DA" w14:textId="77777777" w:rsidR="00314B16" w:rsidRPr="002B78EE" w:rsidRDefault="00314B16" w:rsidP="00314B16">
      <w:pPr>
        <w:pStyle w:val="normal1"/>
        <w:spacing w:before="109"/>
        <w:rPr>
          <w:rFonts w:ascii="Times New Roman" w:hAnsi="Times New Roman" w:cs="Times New Roman"/>
          <w:i/>
          <w:sz w:val="28"/>
          <w:szCs w:val="28"/>
        </w:rPr>
      </w:pPr>
    </w:p>
    <w:p w14:paraId="23FA10B8" w14:textId="77777777" w:rsidR="00314B16" w:rsidRPr="002B78EE" w:rsidRDefault="00314B16" w:rsidP="00314B16">
      <w:pPr>
        <w:pStyle w:val="Heading2"/>
        <w:tabs>
          <w:tab w:val="left" w:pos="1201"/>
        </w:tabs>
        <w:rPr>
          <w:rFonts w:cs="Times New Roman"/>
        </w:rPr>
      </w:pPr>
      <w:bookmarkStart w:id="59" w:name="__RefHeading___Toc26596_1225579473"/>
      <w:bookmarkStart w:id="60" w:name="_Toc185447747"/>
      <w:bookmarkEnd w:id="59"/>
      <w:r w:rsidRPr="002B78EE">
        <w:rPr>
          <w:rFonts w:cs="Times New Roman"/>
          <w:szCs w:val="28"/>
        </w:rPr>
        <w:t>Kịch bản UC thêm/sửa sản phẩm</w:t>
      </w:r>
      <w:bookmarkEnd w:id="60"/>
    </w:p>
    <w:p w14:paraId="4B602D2C" w14:textId="77777777" w:rsidR="00314B16" w:rsidRPr="002B78EE" w:rsidRDefault="00314B16" w:rsidP="00314B16">
      <w:pPr>
        <w:pStyle w:val="normal1"/>
        <w:spacing w:before="2" w:after="1"/>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0BFF490D"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43B1D204"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7D2C5E9"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Thêm/sửa sản phẩm</w:t>
            </w:r>
          </w:p>
        </w:tc>
      </w:tr>
      <w:tr w:rsidR="00314B16" w:rsidRPr="002B78EE" w14:paraId="2EAAC55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5BA21D2F"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5468D61"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Nhân viên (Staff)</w:t>
            </w:r>
          </w:p>
        </w:tc>
      </w:tr>
      <w:tr w:rsidR="00314B16" w:rsidRPr="002B78EE" w14:paraId="15B1F3C0" w14:textId="77777777" w:rsidTr="00B52E04">
        <w:trPr>
          <w:trHeight w:val="850"/>
        </w:trPr>
        <w:tc>
          <w:tcPr>
            <w:tcW w:w="4674" w:type="dxa"/>
            <w:tcBorders>
              <w:top w:val="single" w:sz="4" w:space="0" w:color="000000"/>
              <w:left w:val="single" w:sz="4" w:space="0" w:color="000000"/>
              <w:bottom w:val="single" w:sz="4" w:space="0" w:color="000000"/>
              <w:right w:val="single" w:sz="4" w:space="0" w:color="000000"/>
            </w:tcBorders>
          </w:tcPr>
          <w:p w14:paraId="686255D4"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F838613" w14:textId="77777777" w:rsidR="00314B16" w:rsidRPr="002B78EE" w:rsidRDefault="00314B16" w:rsidP="00314B16">
            <w:pPr>
              <w:pStyle w:val="normal1"/>
              <w:numPr>
                <w:ilvl w:val="0"/>
                <w:numId w:val="11"/>
              </w:numPr>
              <w:tabs>
                <w:tab w:val="left" w:pos="829"/>
              </w:tabs>
              <w:spacing w:line="307" w:lineRule="auto"/>
              <w:ind w:left="829" w:hanging="359"/>
              <w:rPr>
                <w:rFonts w:ascii="Times New Roman" w:hAnsi="Times New Roman" w:cs="Times New Roman"/>
              </w:rPr>
            </w:pPr>
            <w:r w:rsidRPr="002B78EE">
              <w:rPr>
                <w:rFonts w:ascii="Times New Roman" w:hAnsi="Times New Roman" w:cs="Times New Roman"/>
                <w:sz w:val="28"/>
                <w:szCs w:val="28"/>
              </w:rPr>
              <w:t>Đăng nhập thành công</w:t>
            </w:r>
          </w:p>
          <w:p w14:paraId="13BB5B80" w14:textId="77777777" w:rsidR="00314B16" w:rsidRPr="002B78EE" w:rsidRDefault="00314B16" w:rsidP="00314B16">
            <w:pPr>
              <w:pStyle w:val="normal1"/>
              <w:numPr>
                <w:ilvl w:val="0"/>
                <w:numId w:val="11"/>
              </w:numPr>
              <w:tabs>
                <w:tab w:val="left" w:pos="829"/>
              </w:tabs>
              <w:spacing w:line="312" w:lineRule="auto"/>
              <w:ind w:left="829" w:hanging="359"/>
              <w:rPr>
                <w:rFonts w:ascii="Times New Roman" w:hAnsi="Times New Roman" w:cs="Times New Roman"/>
              </w:rPr>
            </w:pPr>
            <w:r w:rsidRPr="002B78EE">
              <w:rPr>
                <w:rFonts w:ascii="Times New Roman" w:hAnsi="Times New Roman" w:cs="Times New Roman"/>
                <w:sz w:val="28"/>
                <w:szCs w:val="28"/>
              </w:rPr>
              <w:t>Vào được trang quản lý sản phẩm</w:t>
            </w:r>
          </w:p>
        </w:tc>
      </w:tr>
      <w:tr w:rsidR="00314B16" w:rsidRPr="002B78EE" w14:paraId="16FFD7F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66E0D3B4"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A26A11E" w14:textId="77777777" w:rsidR="00314B16" w:rsidRPr="002B78EE" w:rsidRDefault="00314B16" w:rsidP="00314B16">
            <w:pPr>
              <w:pStyle w:val="normal1"/>
              <w:numPr>
                <w:ilvl w:val="0"/>
                <w:numId w:val="12"/>
              </w:numPr>
              <w:tabs>
                <w:tab w:val="left" w:pos="830"/>
              </w:tabs>
              <w:spacing w:line="300" w:lineRule="auto"/>
              <w:ind w:right="595"/>
              <w:rPr>
                <w:rFonts w:ascii="Times New Roman" w:hAnsi="Times New Roman" w:cs="Times New Roman"/>
              </w:rPr>
            </w:pPr>
            <w:r w:rsidRPr="002B78EE">
              <w:rPr>
                <w:rFonts w:ascii="Times New Roman" w:hAnsi="Times New Roman" w:cs="Times New Roman"/>
                <w:sz w:val="28"/>
                <w:szCs w:val="28"/>
              </w:rPr>
              <w:t>Nhân viên thêm/ sửa sản phẩm thành công</w:t>
            </w:r>
          </w:p>
        </w:tc>
      </w:tr>
      <w:tr w:rsidR="00314B16" w:rsidRPr="002B78EE" w14:paraId="13F3F095" w14:textId="77777777" w:rsidTr="00B52E04">
        <w:trPr>
          <w:trHeight w:val="3287"/>
        </w:trPr>
        <w:tc>
          <w:tcPr>
            <w:tcW w:w="9349" w:type="dxa"/>
            <w:gridSpan w:val="2"/>
            <w:tcBorders>
              <w:top w:val="single" w:sz="4" w:space="0" w:color="000000"/>
              <w:left w:val="single" w:sz="4" w:space="0" w:color="000000"/>
              <w:bottom w:val="single" w:sz="4" w:space="0" w:color="000000"/>
              <w:right w:val="single" w:sz="4" w:space="0" w:color="000000"/>
            </w:tcBorders>
          </w:tcPr>
          <w:p w14:paraId="700DC173"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5AC34FFD" w14:textId="77777777" w:rsidR="00314B16" w:rsidRPr="002B78EE"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Nhân viên nhập từ khóa trên thanh tìm kiếm và ấn tìm kiếm.</w:t>
            </w:r>
          </w:p>
          <w:p w14:paraId="11E07674" w14:textId="77777777" w:rsidR="00314B16" w:rsidRPr="002B78EE" w:rsidRDefault="00314B16" w:rsidP="00314B16">
            <w:pPr>
              <w:pStyle w:val="normal1"/>
              <w:numPr>
                <w:ilvl w:val="0"/>
                <w:numId w:val="1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tìm kiếm các sản phẩm và hiện lên danh sách tìm kiếm.</w:t>
            </w:r>
          </w:p>
          <w:p w14:paraId="6B2CF5F0" w14:textId="77777777" w:rsidR="00314B16" w:rsidRPr="002B78EE"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Nhân viên ấn nút thêm mới sản phẩm hoặc ấn chỉnh sửa sản phẩm.</w:t>
            </w:r>
          </w:p>
          <w:p w14:paraId="36E3E210" w14:textId="77777777" w:rsidR="00314B16" w:rsidRPr="002B78EE" w:rsidRDefault="00314B16" w:rsidP="00314B16">
            <w:pPr>
              <w:pStyle w:val="normal1"/>
              <w:numPr>
                <w:ilvl w:val="0"/>
                <w:numId w:val="13"/>
              </w:numPr>
              <w:tabs>
                <w:tab w:val="left" w:pos="1190"/>
              </w:tabs>
              <w:ind w:right="386"/>
              <w:rPr>
                <w:rFonts w:ascii="Times New Roman" w:hAnsi="Times New Roman" w:cs="Times New Roman"/>
              </w:rPr>
            </w:pPr>
            <w:r w:rsidRPr="002B78EE">
              <w:rPr>
                <w:rFonts w:ascii="Times New Roman" w:hAnsi="Times New Roman" w:cs="Times New Roman"/>
                <w:sz w:val="28"/>
                <w:szCs w:val="28"/>
              </w:rPr>
              <w:t>Hệ thống hiển thị trang điền thông tin sản phẩm. Gồm có các thông tin của sản phẩm và phần giảm giá của sản phẩm.</w:t>
            </w:r>
          </w:p>
          <w:p w14:paraId="5F644C9D" w14:textId="77777777" w:rsidR="00314B16" w:rsidRPr="002B78EE" w:rsidRDefault="00314B16" w:rsidP="00314B16">
            <w:pPr>
              <w:pStyle w:val="normal1"/>
              <w:numPr>
                <w:ilvl w:val="0"/>
                <w:numId w:val="13"/>
              </w:numPr>
              <w:tabs>
                <w:tab w:val="left" w:pos="1189"/>
              </w:tabs>
              <w:ind w:left="1189" w:hanging="359"/>
              <w:rPr>
                <w:rFonts w:ascii="Times New Roman" w:hAnsi="Times New Roman" w:cs="Times New Roman"/>
              </w:rPr>
            </w:pPr>
            <w:r w:rsidRPr="002B78EE">
              <w:rPr>
                <w:rFonts w:ascii="Times New Roman" w:hAnsi="Times New Roman" w:cs="Times New Roman"/>
                <w:sz w:val="28"/>
                <w:szCs w:val="28"/>
              </w:rPr>
              <w:t>Nhân viên điền thông tin và bấm nút “save”.</w:t>
            </w:r>
          </w:p>
          <w:p w14:paraId="25DC03D8" w14:textId="77777777" w:rsidR="00314B16" w:rsidRPr="002B78EE" w:rsidRDefault="00314B16" w:rsidP="00314B16">
            <w:pPr>
              <w:pStyle w:val="normal1"/>
              <w:numPr>
                <w:ilvl w:val="0"/>
                <w:numId w:val="1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kiểm tra tính đúng đắn của thông tin đã nhập.</w:t>
            </w:r>
          </w:p>
          <w:p w14:paraId="048C4306" w14:textId="77777777" w:rsidR="00314B16" w:rsidRPr="002B78EE" w:rsidRDefault="00314B16" w:rsidP="00314B16">
            <w:pPr>
              <w:pStyle w:val="normal1"/>
              <w:numPr>
                <w:ilvl w:val="0"/>
                <w:numId w:val="13"/>
              </w:numPr>
              <w:tabs>
                <w:tab w:val="left" w:pos="1190"/>
              </w:tabs>
              <w:spacing w:line="312" w:lineRule="auto"/>
              <w:ind w:right="237"/>
              <w:rPr>
                <w:rFonts w:ascii="Times New Roman" w:hAnsi="Times New Roman" w:cs="Times New Roman"/>
              </w:rPr>
            </w:pPr>
            <w:r w:rsidRPr="002B78EE">
              <w:rPr>
                <w:rFonts w:ascii="Times New Roman" w:hAnsi="Times New Roman" w:cs="Times New Roman"/>
                <w:sz w:val="28"/>
                <w:szCs w:val="28"/>
              </w:rPr>
              <w:t>Hệ thống thông báo thêm sản phẩm thành công. Sau đó lưu thông tin vào cơ sở dữ liệu.</w:t>
            </w:r>
          </w:p>
        </w:tc>
      </w:tr>
      <w:tr w:rsidR="00314B16" w:rsidRPr="002B78EE" w14:paraId="32AE887D"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10614ED6"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001A1EE5" w14:textId="77777777" w:rsidR="00314B16" w:rsidRPr="002B78EE" w:rsidRDefault="00314B16" w:rsidP="00314B16">
            <w:pPr>
              <w:pStyle w:val="normal1"/>
              <w:numPr>
                <w:ilvl w:val="0"/>
                <w:numId w:val="14"/>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nhập đầy đủ các trường và quay lại trang điền thông tin.</w:t>
            </w:r>
          </w:p>
          <w:p w14:paraId="051FDEAF" w14:textId="77777777" w:rsidR="00314B16" w:rsidRPr="002B78EE" w:rsidRDefault="00314B16" w:rsidP="00314B16">
            <w:pPr>
              <w:pStyle w:val="normal1"/>
              <w:numPr>
                <w:ilvl w:val="1"/>
                <w:numId w:val="14"/>
              </w:numPr>
              <w:tabs>
                <w:tab w:val="left" w:pos="1549"/>
              </w:tabs>
              <w:spacing w:line="276" w:lineRule="auto"/>
              <w:ind w:left="1549" w:hanging="719"/>
              <w:rPr>
                <w:rFonts w:ascii="Times New Roman" w:hAnsi="Times New Roman" w:cs="Times New Roman"/>
              </w:rPr>
            </w:pPr>
            <w:r w:rsidRPr="002B78EE">
              <w:rPr>
                <w:rFonts w:ascii="Times New Roman" w:hAnsi="Times New Roman" w:cs="Times New Roman"/>
                <w:sz w:val="28"/>
                <w:szCs w:val="28"/>
              </w:rPr>
              <w:lastRenderedPageBreak/>
              <w:t>Quay lại bước 7 của chuỗi sự kiện chính.</w:t>
            </w:r>
          </w:p>
        </w:tc>
      </w:tr>
    </w:tbl>
    <w:p w14:paraId="6CB6EC00" w14:textId="77777777" w:rsidR="00314B16" w:rsidRPr="002B78EE" w:rsidRDefault="00314B16" w:rsidP="00314B16">
      <w:pPr>
        <w:rPr>
          <w:rFonts w:cs="Times New Roman"/>
        </w:rPr>
        <w:sectPr w:rsidR="00314B16" w:rsidRPr="002B78EE" w:rsidSect="00314B16">
          <w:footerReference w:type="even" r:id="rId22"/>
          <w:footerReference w:type="default" r:id="rId23"/>
          <w:footerReference w:type="first" r:id="rId24"/>
          <w:pgSz w:w="12240" w:h="15840"/>
          <w:pgMar w:top="1320" w:right="640" w:bottom="1280" w:left="1580" w:header="0" w:footer="1084" w:gutter="0"/>
          <w:cols w:space="720"/>
          <w:formProt w:val="0"/>
          <w:docGrid w:linePitch="100" w:charSpace="-8193"/>
        </w:sectPr>
      </w:pPr>
    </w:p>
    <w:p w14:paraId="4088A5B0" w14:textId="77777777" w:rsidR="00314B16" w:rsidRPr="002B78EE" w:rsidRDefault="00314B16" w:rsidP="00314B16">
      <w:pPr>
        <w:pStyle w:val="Heading2"/>
        <w:tabs>
          <w:tab w:val="left" w:pos="1201"/>
        </w:tabs>
        <w:spacing w:before="79"/>
        <w:rPr>
          <w:rFonts w:cs="Times New Roman"/>
        </w:rPr>
      </w:pPr>
      <w:bookmarkStart w:id="61" w:name="__RefHeading___Toc26598_1225579473"/>
      <w:bookmarkStart w:id="62" w:name="_46r0co2"/>
      <w:bookmarkStart w:id="63" w:name="_Toc185447748"/>
      <w:bookmarkEnd w:id="61"/>
      <w:bookmarkEnd w:id="62"/>
      <w:r w:rsidRPr="002B78EE">
        <w:rPr>
          <w:rFonts w:cs="Times New Roman"/>
          <w:szCs w:val="28"/>
        </w:rPr>
        <w:lastRenderedPageBreak/>
        <w:t>Kịch bản UC xóa sản phẩm</w:t>
      </w:r>
      <w:bookmarkEnd w:id="63"/>
    </w:p>
    <w:p w14:paraId="55491F89" w14:textId="77777777" w:rsidR="00314B16" w:rsidRPr="002B78EE" w:rsidRDefault="00314B16" w:rsidP="00314B16">
      <w:pPr>
        <w:pStyle w:val="normal1"/>
        <w:spacing w:before="2"/>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51548B2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14BB95C"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01130286"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Xóa sản phẩm</w:t>
            </w:r>
          </w:p>
        </w:tc>
      </w:tr>
      <w:tr w:rsidR="00314B16" w:rsidRPr="002B78EE" w14:paraId="26F86AE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36AFAB0"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A1FF4A0"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Staff</w:t>
            </w:r>
          </w:p>
        </w:tc>
      </w:tr>
      <w:tr w:rsidR="00314B16" w:rsidRPr="002B78EE" w14:paraId="74DCEF06" w14:textId="77777777" w:rsidTr="00B52E04">
        <w:trPr>
          <w:trHeight w:val="897"/>
        </w:trPr>
        <w:tc>
          <w:tcPr>
            <w:tcW w:w="4674" w:type="dxa"/>
            <w:tcBorders>
              <w:top w:val="single" w:sz="4" w:space="0" w:color="000000"/>
              <w:left w:val="single" w:sz="4" w:space="0" w:color="000000"/>
              <w:bottom w:val="single" w:sz="4" w:space="0" w:color="000000"/>
              <w:right w:val="single" w:sz="4" w:space="0" w:color="000000"/>
            </w:tcBorders>
          </w:tcPr>
          <w:p w14:paraId="232AE6E8"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FE91FD5" w14:textId="77777777" w:rsidR="00314B16" w:rsidRPr="002B78EE" w:rsidRDefault="00314B16" w:rsidP="00314B16">
            <w:pPr>
              <w:pStyle w:val="normal1"/>
              <w:numPr>
                <w:ilvl w:val="0"/>
                <w:numId w:val="15"/>
              </w:numPr>
              <w:tabs>
                <w:tab w:val="left" w:pos="829"/>
              </w:tabs>
              <w:spacing w:line="307" w:lineRule="auto"/>
              <w:ind w:left="829" w:hanging="359"/>
              <w:rPr>
                <w:rFonts w:ascii="Times New Roman" w:hAnsi="Times New Roman" w:cs="Times New Roman"/>
              </w:rPr>
            </w:pPr>
            <w:r w:rsidRPr="002B78EE">
              <w:rPr>
                <w:rFonts w:ascii="Times New Roman" w:hAnsi="Times New Roman" w:cs="Times New Roman"/>
                <w:sz w:val="28"/>
                <w:szCs w:val="28"/>
              </w:rPr>
              <w:t>Đăng nhập thành công</w:t>
            </w:r>
          </w:p>
          <w:p w14:paraId="6D770824" w14:textId="77777777" w:rsidR="00314B16" w:rsidRPr="002B78EE" w:rsidRDefault="00314B16" w:rsidP="00314B16">
            <w:pPr>
              <w:pStyle w:val="normal1"/>
              <w:numPr>
                <w:ilvl w:val="0"/>
                <w:numId w:val="15"/>
              </w:numPr>
              <w:tabs>
                <w:tab w:val="left" w:pos="829"/>
              </w:tabs>
              <w:spacing w:line="300" w:lineRule="auto"/>
              <w:ind w:left="829" w:hanging="359"/>
              <w:rPr>
                <w:rFonts w:ascii="Times New Roman" w:hAnsi="Times New Roman" w:cs="Times New Roman"/>
              </w:rPr>
            </w:pPr>
            <w:r w:rsidRPr="002B78EE">
              <w:rPr>
                <w:rFonts w:ascii="Times New Roman" w:hAnsi="Times New Roman" w:cs="Times New Roman"/>
                <w:sz w:val="28"/>
                <w:szCs w:val="28"/>
              </w:rPr>
              <w:t>Chuyển đến trang quản lý sản</w:t>
            </w:r>
          </w:p>
          <w:p w14:paraId="0A803E26" w14:textId="77777777" w:rsidR="00314B16" w:rsidRPr="002B78EE" w:rsidRDefault="00314B16" w:rsidP="00B52E04">
            <w:pPr>
              <w:pStyle w:val="normal1"/>
              <w:spacing w:line="264" w:lineRule="auto"/>
              <w:ind w:left="830"/>
              <w:rPr>
                <w:rFonts w:ascii="Times New Roman" w:hAnsi="Times New Roman" w:cs="Times New Roman"/>
              </w:rPr>
            </w:pPr>
            <w:r w:rsidRPr="002B78EE">
              <w:rPr>
                <w:rFonts w:ascii="Times New Roman" w:hAnsi="Times New Roman" w:cs="Times New Roman"/>
                <w:sz w:val="28"/>
                <w:szCs w:val="28"/>
              </w:rPr>
              <w:t>phẩm</w:t>
            </w:r>
          </w:p>
        </w:tc>
      </w:tr>
      <w:tr w:rsidR="00314B16" w:rsidRPr="002B78EE" w14:paraId="278DBE2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5ACAB45C"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761EF1" w14:textId="77777777" w:rsidR="00314B16" w:rsidRPr="002B78EE" w:rsidRDefault="00314B16" w:rsidP="00314B16">
            <w:pPr>
              <w:pStyle w:val="normal1"/>
              <w:numPr>
                <w:ilvl w:val="0"/>
                <w:numId w:val="16"/>
              </w:numPr>
              <w:tabs>
                <w:tab w:val="left" w:pos="830"/>
              </w:tabs>
              <w:spacing w:line="300" w:lineRule="auto"/>
              <w:ind w:right="592"/>
              <w:rPr>
                <w:rFonts w:ascii="Times New Roman" w:hAnsi="Times New Roman" w:cs="Times New Roman"/>
              </w:rPr>
            </w:pPr>
            <w:r w:rsidRPr="002B78EE">
              <w:rPr>
                <w:rFonts w:ascii="Times New Roman" w:hAnsi="Times New Roman" w:cs="Times New Roman"/>
                <w:sz w:val="28"/>
                <w:szCs w:val="28"/>
              </w:rPr>
              <w:t>Nhân viên xóa sản phẩm thành công</w:t>
            </w:r>
          </w:p>
        </w:tc>
      </w:tr>
      <w:tr w:rsidR="00314B16" w:rsidRPr="002B78EE" w14:paraId="04B5E6AE"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03C46CEF"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2193B7FC" w14:textId="77777777" w:rsidR="00314B16" w:rsidRPr="002B78EE"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Nhân viên chọn 1 sản phẩm và ấn nút xóa sản phẩm</w:t>
            </w:r>
          </w:p>
          <w:p w14:paraId="3B060A00" w14:textId="77777777" w:rsidR="00314B16" w:rsidRPr="002B78EE" w:rsidRDefault="00314B16" w:rsidP="00314B16">
            <w:pPr>
              <w:pStyle w:val="normal1"/>
              <w:numPr>
                <w:ilvl w:val="0"/>
                <w:numId w:val="17"/>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xác nhận xóa sản phẩm</w:t>
            </w:r>
          </w:p>
          <w:p w14:paraId="71BA7877" w14:textId="77777777" w:rsidR="00314B16" w:rsidRPr="002B78EE"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Nhân viên bấm xác nhận.</w:t>
            </w:r>
          </w:p>
          <w:p w14:paraId="19AC5E9A" w14:textId="77777777" w:rsidR="00314B16" w:rsidRPr="002B78EE" w:rsidRDefault="00314B16" w:rsidP="00314B16">
            <w:pPr>
              <w:pStyle w:val="normal1"/>
              <w:numPr>
                <w:ilvl w:val="0"/>
                <w:numId w:val="17"/>
              </w:numPr>
              <w:tabs>
                <w:tab w:val="left" w:pos="1189"/>
              </w:tabs>
              <w:spacing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xóa sản phẩm thành công.</w:t>
            </w:r>
          </w:p>
        </w:tc>
      </w:tr>
      <w:tr w:rsidR="00314B16" w:rsidRPr="002B78EE" w14:paraId="5A55E0A9" w14:textId="77777777" w:rsidTr="00B52E04">
        <w:trPr>
          <w:trHeight w:val="897"/>
        </w:trPr>
        <w:tc>
          <w:tcPr>
            <w:tcW w:w="9349" w:type="dxa"/>
            <w:gridSpan w:val="2"/>
            <w:tcBorders>
              <w:top w:val="single" w:sz="4" w:space="0" w:color="000000"/>
              <w:left w:val="single" w:sz="4" w:space="0" w:color="000000"/>
              <w:bottom w:val="single" w:sz="4" w:space="0" w:color="000000"/>
              <w:right w:val="single" w:sz="4" w:space="0" w:color="000000"/>
            </w:tcBorders>
          </w:tcPr>
          <w:p w14:paraId="515F658B" w14:textId="77777777" w:rsidR="00314B16" w:rsidRPr="002B78EE" w:rsidRDefault="00314B16" w:rsidP="00B52E04">
            <w:pPr>
              <w:pStyle w:val="normal1"/>
              <w:spacing w:before="1"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53C77883" w14:textId="77777777" w:rsidR="00314B16" w:rsidRPr="002B78EE" w:rsidRDefault="00314B16" w:rsidP="00314B16">
            <w:pPr>
              <w:pStyle w:val="normal1"/>
              <w:numPr>
                <w:ilvl w:val="0"/>
                <w:numId w:val="18"/>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Nhân viên ấn hủy</w:t>
            </w:r>
          </w:p>
          <w:p w14:paraId="26670C76" w14:textId="77777777" w:rsidR="00314B16" w:rsidRPr="002B78EE" w:rsidRDefault="00314B16" w:rsidP="00314B16">
            <w:pPr>
              <w:pStyle w:val="normal1"/>
              <w:numPr>
                <w:ilvl w:val="1"/>
                <w:numId w:val="18"/>
              </w:numPr>
              <w:tabs>
                <w:tab w:val="left" w:pos="1549"/>
              </w:tabs>
              <w:spacing w:before="1" w:line="276" w:lineRule="auto"/>
              <w:ind w:left="1549" w:hanging="719"/>
              <w:rPr>
                <w:rFonts w:ascii="Times New Roman" w:hAnsi="Times New Roman" w:cs="Times New Roman"/>
              </w:rPr>
            </w:pPr>
            <w:r w:rsidRPr="002B78EE">
              <w:rPr>
                <w:rFonts w:ascii="Times New Roman" w:hAnsi="Times New Roman" w:cs="Times New Roman"/>
                <w:sz w:val="28"/>
                <w:szCs w:val="28"/>
              </w:rPr>
              <w:t>Hệ thống chuyển đến trang quản lý sản phẩm</w:t>
            </w:r>
            <w:bookmarkStart w:id="64" w:name="111kx3o"/>
            <w:bookmarkEnd w:id="64"/>
          </w:p>
        </w:tc>
      </w:tr>
    </w:tbl>
    <w:p w14:paraId="2B988C69" w14:textId="77777777" w:rsidR="00314B16" w:rsidRPr="002B78EE" w:rsidRDefault="00314B16" w:rsidP="00314B16">
      <w:pPr>
        <w:pStyle w:val="Heading2"/>
        <w:tabs>
          <w:tab w:val="left" w:pos="837"/>
        </w:tabs>
        <w:spacing w:before="201"/>
        <w:rPr>
          <w:rFonts w:cs="Times New Roman"/>
        </w:rPr>
      </w:pPr>
      <w:bookmarkStart w:id="65" w:name="__RefHeading___Toc26600_1225579473"/>
      <w:bookmarkStart w:id="66" w:name="_3l18frh"/>
      <w:bookmarkStart w:id="67" w:name="_Toc185447749"/>
      <w:bookmarkEnd w:id="65"/>
      <w:bookmarkEnd w:id="66"/>
      <w:r w:rsidRPr="002B78EE">
        <w:rPr>
          <w:rFonts w:cs="Times New Roman"/>
          <w:szCs w:val="28"/>
        </w:rPr>
        <w:t>Biểu đồ phân rã và kịch bản UC quản lý giỏ hàng</w:t>
      </w:r>
      <w:bookmarkEnd w:id="67"/>
    </w:p>
    <w:p w14:paraId="164F69E5" w14:textId="77777777" w:rsidR="00314B16" w:rsidRPr="002B78EE" w:rsidRDefault="00314B16" w:rsidP="00314B16">
      <w:pPr>
        <w:pStyle w:val="normal1"/>
        <w:spacing w:before="113"/>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4384" behindDoc="0" locked="0" layoutInCell="0" allowOverlap="1" wp14:anchorId="046738C9" wp14:editId="49359D4B">
            <wp:simplePos x="0" y="0"/>
            <wp:positionH relativeFrom="column">
              <wp:posOffset>175260</wp:posOffset>
            </wp:positionH>
            <wp:positionV relativeFrom="paragraph">
              <wp:posOffset>233045</wp:posOffset>
            </wp:positionV>
            <wp:extent cx="5918835" cy="1978025"/>
            <wp:effectExtent l="0" t="0" r="0" b="0"/>
            <wp:wrapTopAndBottom/>
            <wp:docPr id="10" name="image6.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descr="A diagram of a diagram&#10;&#10;Description automatically generated"/>
                    <pic:cNvPicPr>
                      <a:picLocks noChangeAspect="1" noChangeArrowheads="1"/>
                    </pic:cNvPicPr>
                  </pic:nvPicPr>
                  <pic:blipFill>
                    <a:blip r:embed="rId25"/>
                    <a:stretch>
                      <a:fillRect/>
                    </a:stretch>
                  </pic:blipFill>
                  <pic:spPr bwMode="auto">
                    <a:xfrm>
                      <a:off x="0" y="0"/>
                      <a:ext cx="5918835" cy="1978025"/>
                    </a:xfrm>
                    <a:prstGeom prst="rect">
                      <a:avLst/>
                    </a:prstGeom>
                    <a:noFill/>
                  </pic:spPr>
                </pic:pic>
              </a:graphicData>
            </a:graphic>
          </wp:anchor>
        </w:drawing>
      </w:r>
    </w:p>
    <w:p w14:paraId="7F9E302F" w14:textId="77777777" w:rsidR="00314B16" w:rsidRPr="002B78EE" w:rsidRDefault="00314B16" w:rsidP="00314B16">
      <w:pPr>
        <w:pStyle w:val="Heading2"/>
        <w:tabs>
          <w:tab w:val="left" w:pos="1201"/>
        </w:tabs>
        <w:spacing w:before="199"/>
        <w:rPr>
          <w:rFonts w:cs="Times New Roman"/>
        </w:rPr>
      </w:pPr>
      <w:bookmarkStart w:id="68" w:name="__RefHeading___Toc26602_1225579473"/>
      <w:bookmarkStart w:id="69" w:name="_Toc185447750"/>
      <w:bookmarkEnd w:id="68"/>
      <w:r w:rsidRPr="002B78EE">
        <w:rPr>
          <w:rFonts w:cs="Times New Roman"/>
          <w:szCs w:val="28"/>
        </w:rPr>
        <w:t>Kịch bản UC thêm sản phẩm giỏ hàng</w:t>
      </w:r>
      <w:bookmarkEnd w:id="69"/>
    </w:p>
    <w:p w14:paraId="72AB6B8A" w14:textId="77777777" w:rsidR="00314B16" w:rsidRPr="002B78EE" w:rsidRDefault="00314B16" w:rsidP="00314B16">
      <w:pPr>
        <w:pStyle w:val="normal1"/>
        <w:spacing w:before="2" w:after="1"/>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350A9B2B"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5497FB3"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FB4C586"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Thêm sản phẩm giỏ hàng</w:t>
            </w:r>
          </w:p>
        </w:tc>
      </w:tr>
      <w:tr w:rsidR="00314B16" w:rsidRPr="002B78EE" w14:paraId="2AA03C2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72EF9344"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F17EF4"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hàng</w:t>
            </w:r>
          </w:p>
        </w:tc>
      </w:tr>
      <w:tr w:rsidR="00314B16" w:rsidRPr="002B78EE" w14:paraId="7B568F85"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0311C41"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715D343" w14:textId="77777777" w:rsidR="00314B16" w:rsidRPr="002B78EE" w:rsidRDefault="00314B16" w:rsidP="00314B16">
            <w:pPr>
              <w:pStyle w:val="normal1"/>
              <w:numPr>
                <w:ilvl w:val="0"/>
                <w:numId w:val="19"/>
              </w:numPr>
              <w:tabs>
                <w:tab w:val="left" w:pos="829"/>
              </w:tabs>
              <w:spacing w:line="276"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79CE0F41"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42CCEDE2"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lastRenderedPageBreak/>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4ACEC7A6" w14:textId="77777777" w:rsidR="00314B16" w:rsidRPr="002B78EE" w:rsidRDefault="00314B16" w:rsidP="00314B16">
            <w:pPr>
              <w:pStyle w:val="normal1"/>
              <w:numPr>
                <w:ilvl w:val="0"/>
                <w:numId w:val="20"/>
              </w:numPr>
              <w:tabs>
                <w:tab w:val="left" w:pos="830"/>
              </w:tabs>
              <w:spacing w:line="300" w:lineRule="auto"/>
              <w:ind w:right="551"/>
              <w:rPr>
                <w:rFonts w:ascii="Times New Roman" w:hAnsi="Times New Roman" w:cs="Times New Roman"/>
              </w:rPr>
            </w:pPr>
            <w:r w:rsidRPr="002B78EE">
              <w:rPr>
                <w:rFonts w:ascii="Times New Roman" w:hAnsi="Times New Roman" w:cs="Times New Roman"/>
                <w:sz w:val="28"/>
                <w:szCs w:val="28"/>
              </w:rPr>
              <w:t>Khách thêm sản phẩm giỏ hàng thành công</w:t>
            </w:r>
          </w:p>
        </w:tc>
      </w:tr>
      <w:tr w:rsidR="00314B16" w:rsidRPr="002B78EE" w14:paraId="491FBF3D" w14:textId="77777777" w:rsidTr="00B52E04">
        <w:trPr>
          <w:trHeight w:val="298"/>
        </w:trPr>
        <w:tc>
          <w:tcPr>
            <w:tcW w:w="9349" w:type="dxa"/>
            <w:gridSpan w:val="2"/>
            <w:tcBorders>
              <w:top w:val="single" w:sz="4" w:space="0" w:color="000000"/>
              <w:left w:val="single" w:sz="4" w:space="0" w:color="000000"/>
              <w:bottom w:val="single" w:sz="4" w:space="0" w:color="000000"/>
              <w:right w:val="single" w:sz="4" w:space="0" w:color="000000"/>
            </w:tcBorders>
          </w:tcPr>
          <w:p w14:paraId="712C3CA7"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tc>
      </w:tr>
    </w:tbl>
    <w:p w14:paraId="61F868A4" w14:textId="77777777" w:rsidR="00314B16" w:rsidRPr="002B78EE" w:rsidRDefault="00314B16" w:rsidP="00314B16">
      <w:pPr>
        <w:rPr>
          <w:rFonts w:cs="Times New Roman"/>
        </w:rPr>
        <w:sectPr w:rsidR="00314B16" w:rsidRPr="002B78EE" w:rsidSect="00314B16">
          <w:footerReference w:type="even" r:id="rId26"/>
          <w:footerReference w:type="default" r:id="rId27"/>
          <w:footerReference w:type="first" r:id="rId28"/>
          <w:pgSz w:w="12240" w:h="15840"/>
          <w:pgMar w:top="1320" w:right="640" w:bottom="1280" w:left="1580" w:header="0" w:footer="1084" w:gutter="0"/>
          <w:cols w:space="720"/>
          <w:formProt w:val="0"/>
          <w:docGrid w:linePitch="100" w:charSpace="-8193"/>
        </w:sectPr>
      </w:pPr>
      <w:r w:rsidRPr="002B78EE">
        <w:rPr>
          <w:rFonts w:cs="Times New Roman"/>
        </w:rPr>
        <w:br w:type="page"/>
      </w:r>
    </w:p>
    <w:p w14:paraId="11D3417C" w14:textId="77777777" w:rsidR="00314B16" w:rsidRPr="002B78EE" w:rsidRDefault="00314B16" w:rsidP="00314B16">
      <w:pPr>
        <w:pStyle w:val="normal1"/>
        <w:rPr>
          <w:rFonts w:ascii="Times New Roman" w:hAnsi="Times New Roman" w:cs="Times New Roman"/>
          <w:b/>
          <w:sz w:val="28"/>
          <w:szCs w:val="28"/>
        </w:rPr>
      </w:pPr>
    </w:p>
    <w:p w14:paraId="7083E6B8" w14:textId="77777777" w:rsidR="00314B16" w:rsidRPr="002B78EE" w:rsidRDefault="00314B16" w:rsidP="00314B16">
      <w:pPr>
        <w:pStyle w:val="normal1"/>
        <w:ind w:left="115"/>
        <w:rPr>
          <w:rFonts w:ascii="Times New Roman" w:hAnsi="Times New Roman" w:cs="Times New Roman"/>
        </w:rPr>
      </w:pPr>
      <w:r w:rsidRPr="002B78EE">
        <w:rPr>
          <w:rFonts w:ascii="Times New Roman" w:hAnsi="Times New Roman" w:cs="Times New Roman"/>
          <w:noProof/>
        </w:rPr>
        <mc:AlternateContent>
          <mc:Choice Requires="wpg">
            <w:drawing>
              <wp:inline distT="0" distB="0" distL="0" distR="0" wp14:anchorId="4465B105" wp14:editId="0C44D786">
                <wp:extent cx="5943600" cy="1537970"/>
                <wp:effectExtent l="0" t="0" r="0" b="0"/>
                <wp:docPr id="11" name="Shape1"/>
                <wp:cNvGraphicFramePr/>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Pr id="25234051" name="Group 25234051"/>
                        <wpg:cNvGrpSpPr/>
                        <wpg:grpSpPr>
                          <a:xfrm>
                            <a:off x="0" y="0"/>
                            <a:ext cx="5943600" cy="1537920"/>
                            <a:chOff x="0" y="0"/>
                            <a:chExt cx="0" cy="0"/>
                          </a:xfrm>
                        </wpg:grpSpPr>
                        <wps:wsp>
                          <wps:cNvPr id="12" name="Shape 4"/>
                          <wps:cNvSpPr/>
                          <wps:spPr>
                            <a:xfrm>
                              <a:off x="0" y="0"/>
                              <a:ext cx="5943600" cy="1537920"/>
                            </a:xfrm>
                            <a:prstGeom prst="rect">
                              <a:avLst/>
                            </a:prstGeom>
                            <a:noFill/>
                            <a:ln w="0">
                              <a:noFill/>
                            </a:ln>
                          </wps:spPr>
                          <wps:style>
                            <a:lnRef idx="0">
                              <a:scrgbClr r="0" g="0" b="0"/>
                            </a:lnRef>
                            <a:fillRef idx="0">
                              <a:scrgbClr r="0" g="0" b="0"/>
                            </a:fillRef>
                            <a:effectRef idx="0">
                              <a:scrgbClr r="0" g="0" b="0"/>
                            </a:effectRef>
                            <a:fontRef idx="minor"/>
                          </wps:style>
                          <wps:txbx>
                            <w:txbxContent>
                              <w:p w14:paraId="5F137469" w14:textId="77777777" w:rsidR="00314B16" w:rsidRDefault="00314B16" w:rsidP="00314B16">
                                <w:pPr>
                                  <w:pStyle w:val="normal1"/>
                                  <w:spacing w:line="240" w:lineRule="exact"/>
                                </w:pPr>
                              </w:p>
                            </w:txbxContent>
                          </wps:txbx>
                          <wps:bodyPr lIns="0" tIns="0" rIns="0" bIns="0" anchor="ctr">
                            <a:noAutofit/>
                          </wps:bodyPr>
                        </wps:wsp>
                        <wps:wsp>
                          <wps:cNvPr id="13" name="Shape 5"/>
                          <wps:cNvSpPr/>
                          <wps:spPr>
                            <a:xfrm>
                              <a:off x="3240" y="963360"/>
                              <a:ext cx="5937120" cy="5716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wps:txbx>
                          <wps:bodyPr lIns="0" tIns="0" r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wps:txbx>
                          <wps:bodyPr lIns="0" tIns="0" rIns="0" bIns="0" anchor="t">
                            <a:noAutofit/>
                          </wps:bodyPr>
                        </wps:wsp>
                      </wpg:grpSp>
                    </wpg:wgp>
                  </a:graphicData>
                </a:graphic>
              </wp:inline>
            </w:drawing>
          </mc:Choice>
          <mc:Fallback>
            <w:pict>
              <v:group w14:anchorId="4465B105" id="Shape1" o:spid="_x0000_s1026" style="width:468pt;height:121.1pt;mso-position-horizontal-relative:char;mso-position-vertical-relative:line" coordsize="59436,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">
                <v:group id="Group 25234051" o:spid="_x0000_s1027" style="position:absolute;width:59436;height:1537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">
                  <v:rect id="Shape 4" o:spid="_x0000_s1028" style="position:absolute;width:5943600;height:153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" filled="f" stroked="f" strokeweight="0">
                    <v:textbox inset="0,0,0,0">
                      <w:txbxContent>
                        <w:p w14:paraId="5F137469" w14:textId="77777777" w:rsidR="00314B16" w:rsidRDefault="00314B16" w:rsidP="00314B16">
                          <w:pPr>
                            <w:pStyle w:val="normal1"/>
                            <w:spacing w:line="240" w:lineRule="exact"/>
                          </w:pPr>
                        </w:p>
                      </w:txbxContent>
                    </v:textbox>
                  </v:rect>
                  <v:rect id="Shape 5" o:spid="_x0000_s1029" style="position:absolute;left:3240;top:963360;width:5937120;height:57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mVvwAAANsAAAAPAAAAZHJzL2Rvd25yZXYueG1sRE9NawIx&#10;EL0L/ocwgjfNqtD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ARHZmVvwAAANsAAAAPAAAAAAAA&#10;AAAAAAAAAAcCAABkcnMvZG93bnJldi54bWxQSwUGAAAAAAMAAwC3AAAA8wIAAAAA&#10;" filled="f">
                    <v:stroke joinstyle="round"/>
                    <v:textbox inset="0,0,0,0">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v:textbox>
                  </v:rect>
                  <v:rect id="Shape 6" o:spid="_x0000_s1030" style="position:absolute;left:3240;top:3240;width:5937120;height:95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AHhvwAAANsAAAAPAAAAZHJzL2Rvd25yZXYueG1sRE9NawIx&#10;EL0L/ocwgjfNKtL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Ce9AHhvwAAANsAAAAPAAAAAAAA&#10;AAAAAAAAAAcCAABkcnMvZG93bnJldi54bWxQSwUGAAAAAAMAAwC3AAAA8wIAAAAA&#10;" filled="f">
                    <v:stroke joinstyle="round"/>
                    <v:textbox inset="0,0,0,0">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v:textbox>
                  </v:rect>
                </v:group>
                <w10:anchorlock/>
              </v:group>
            </w:pict>
          </mc:Fallback>
        </mc:AlternateContent>
      </w:r>
    </w:p>
    <w:p w14:paraId="0F371549" w14:textId="77777777" w:rsidR="00314B16" w:rsidRPr="002B78EE" w:rsidRDefault="00314B16" w:rsidP="00314B16">
      <w:pPr>
        <w:pStyle w:val="Heading2"/>
        <w:tabs>
          <w:tab w:val="left" w:pos="1201"/>
        </w:tabs>
        <w:spacing w:before="191"/>
        <w:rPr>
          <w:rFonts w:cs="Times New Roman"/>
        </w:rPr>
      </w:pPr>
      <w:bookmarkStart w:id="70" w:name="__RefHeading___Toc26604_1225579473"/>
      <w:bookmarkStart w:id="71" w:name="_Toc185447751"/>
      <w:bookmarkEnd w:id="70"/>
      <w:r w:rsidRPr="002B78EE">
        <w:rPr>
          <w:rFonts w:cs="Times New Roman"/>
          <w:szCs w:val="28"/>
        </w:rPr>
        <w:t>Kịch bản UC chỉnh sửa giỏ hàng</w:t>
      </w:r>
      <w:bookmarkEnd w:id="71"/>
    </w:p>
    <w:p w14:paraId="4F384F7C" w14:textId="77777777" w:rsidR="00314B16" w:rsidRPr="002B78EE" w:rsidRDefault="00314B16" w:rsidP="00314B16">
      <w:pPr>
        <w:pStyle w:val="normal1"/>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7816A8F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E4E2A34"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7B5E4C8"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Chỉnh sửa số lượng sản phẩm</w:t>
            </w:r>
          </w:p>
        </w:tc>
      </w:tr>
      <w:tr w:rsidR="00314B16" w:rsidRPr="002B78EE" w14:paraId="7C37EAA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85D038B"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5DB00E"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Khách (Guest)</w:t>
            </w:r>
          </w:p>
        </w:tc>
      </w:tr>
      <w:tr w:rsidR="00314B16" w:rsidRPr="002B78EE" w14:paraId="659BF6F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8318274"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6E664CC4" w14:textId="77777777" w:rsidR="00314B16" w:rsidRPr="002B78EE" w:rsidRDefault="00314B16" w:rsidP="00314B16">
            <w:pPr>
              <w:pStyle w:val="normal1"/>
              <w:numPr>
                <w:ilvl w:val="0"/>
                <w:numId w:val="21"/>
              </w:numPr>
              <w:tabs>
                <w:tab w:val="left" w:pos="829"/>
              </w:tabs>
              <w:spacing w:before="1" w:line="276"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02C3E8AC"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2B5EFE16"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64651FA" w14:textId="77777777" w:rsidR="00314B16" w:rsidRPr="002B78EE" w:rsidRDefault="00314B16" w:rsidP="00314B16">
            <w:pPr>
              <w:pStyle w:val="normal1"/>
              <w:numPr>
                <w:ilvl w:val="0"/>
                <w:numId w:val="22"/>
              </w:numPr>
              <w:tabs>
                <w:tab w:val="left" w:pos="830"/>
              </w:tabs>
              <w:spacing w:line="300" w:lineRule="auto"/>
              <w:ind w:right="483"/>
              <w:rPr>
                <w:rFonts w:ascii="Times New Roman" w:hAnsi="Times New Roman" w:cs="Times New Roman"/>
              </w:rPr>
            </w:pPr>
            <w:r w:rsidRPr="002B78EE">
              <w:rPr>
                <w:rFonts w:ascii="Times New Roman" w:hAnsi="Times New Roman" w:cs="Times New Roman"/>
                <w:sz w:val="28"/>
                <w:szCs w:val="28"/>
              </w:rPr>
              <w:t>Khách chỉnh sửa giỏ hàng thành công</w:t>
            </w:r>
          </w:p>
        </w:tc>
      </w:tr>
      <w:tr w:rsidR="00314B16" w:rsidRPr="002B78EE" w14:paraId="61D94D2E"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0C1C3E9"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Kích hoạt</w:t>
            </w:r>
          </w:p>
        </w:tc>
        <w:tc>
          <w:tcPr>
            <w:tcW w:w="4675" w:type="dxa"/>
            <w:tcBorders>
              <w:top w:val="single" w:sz="4" w:space="0" w:color="000000"/>
              <w:left w:val="single" w:sz="4" w:space="0" w:color="000000"/>
              <w:bottom w:val="single" w:sz="4" w:space="0" w:color="000000"/>
              <w:right w:val="single" w:sz="4" w:space="0" w:color="000000"/>
            </w:tcBorders>
          </w:tcPr>
          <w:p w14:paraId="148588AF" w14:textId="77777777" w:rsidR="00314B16" w:rsidRPr="002B78EE" w:rsidRDefault="00314B16" w:rsidP="00B52E04">
            <w:pPr>
              <w:pStyle w:val="normal1"/>
              <w:rPr>
                <w:rFonts w:ascii="Times New Roman" w:hAnsi="Times New Roman" w:cs="Times New Roman"/>
                <w:sz w:val="28"/>
                <w:szCs w:val="28"/>
              </w:rPr>
            </w:pPr>
          </w:p>
        </w:tc>
      </w:tr>
      <w:tr w:rsidR="00314B16" w:rsidRPr="002B78EE" w14:paraId="5F65164C" w14:textId="77777777" w:rsidTr="00B52E04">
        <w:trPr>
          <w:trHeight w:val="1496"/>
        </w:trPr>
        <w:tc>
          <w:tcPr>
            <w:tcW w:w="9349" w:type="dxa"/>
            <w:gridSpan w:val="2"/>
            <w:tcBorders>
              <w:top w:val="single" w:sz="4" w:space="0" w:color="000000"/>
              <w:left w:val="single" w:sz="4" w:space="0" w:color="000000"/>
              <w:bottom w:val="single" w:sz="4" w:space="0" w:color="000000"/>
              <w:right w:val="single" w:sz="4" w:space="0" w:color="000000"/>
            </w:tcBorders>
          </w:tcPr>
          <w:p w14:paraId="6872D2F9" w14:textId="77777777" w:rsidR="00314B16" w:rsidRPr="002B78EE" w:rsidRDefault="00314B16" w:rsidP="00B52E04">
            <w:pPr>
              <w:pStyle w:val="normal1"/>
              <w:spacing w:before="1"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18147E90" w14:textId="77777777" w:rsidR="00314B16" w:rsidRPr="002B78EE" w:rsidRDefault="00314B16" w:rsidP="00314B16">
            <w:pPr>
              <w:pStyle w:val="normal1"/>
              <w:numPr>
                <w:ilvl w:val="0"/>
                <w:numId w:val="2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ấn nút giỏ hàng trên trang chủ.</w:t>
            </w:r>
          </w:p>
          <w:p w14:paraId="65482790" w14:textId="77777777" w:rsidR="00314B16" w:rsidRPr="002B78EE" w:rsidRDefault="00314B16" w:rsidP="00314B16">
            <w:pPr>
              <w:pStyle w:val="normal1"/>
              <w:numPr>
                <w:ilvl w:val="0"/>
                <w:numId w:val="23"/>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chuyển đến trang giỏ hàng và hiện thông tin giỏ hàng.</w:t>
            </w:r>
          </w:p>
          <w:p w14:paraId="1C22A392" w14:textId="77777777" w:rsidR="00314B16" w:rsidRPr="002B78EE" w:rsidRDefault="00314B16" w:rsidP="00314B16">
            <w:pPr>
              <w:pStyle w:val="normal1"/>
              <w:numPr>
                <w:ilvl w:val="0"/>
                <w:numId w:val="2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chỉnh sửa sản phẩm của giỏ hàng (sửa số lượng hoặc xóa sản phẩm).</w:t>
            </w:r>
          </w:p>
          <w:p w14:paraId="77E9CCDC" w14:textId="77777777" w:rsidR="00314B16" w:rsidRPr="002B78EE" w:rsidRDefault="00314B16" w:rsidP="00314B16">
            <w:pPr>
              <w:pStyle w:val="normal1"/>
              <w:numPr>
                <w:ilvl w:val="0"/>
                <w:numId w:val="23"/>
              </w:numPr>
              <w:tabs>
                <w:tab w:val="left" w:pos="1189"/>
              </w:tabs>
              <w:spacing w:before="1"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chỉnh sửa sản phẩm thành công.</w:t>
            </w:r>
          </w:p>
        </w:tc>
      </w:tr>
      <w:tr w:rsidR="00314B16" w:rsidRPr="002B78EE" w14:paraId="012B029A"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44153D8C"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7DE6F8D3" w14:textId="77777777" w:rsidR="00314B16" w:rsidRPr="002B78EE" w:rsidRDefault="00314B16" w:rsidP="00314B16">
            <w:pPr>
              <w:pStyle w:val="normal1"/>
              <w:numPr>
                <w:ilvl w:val="0"/>
                <w:numId w:val="24"/>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số lượng sản phẩm không phù hợp.</w:t>
            </w:r>
          </w:p>
          <w:p w14:paraId="20E4B61C" w14:textId="77777777" w:rsidR="00314B16" w:rsidRPr="002B78EE" w:rsidRDefault="00314B16" w:rsidP="00314B16">
            <w:pPr>
              <w:pStyle w:val="normal1"/>
              <w:numPr>
                <w:ilvl w:val="1"/>
                <w:numId w:val="24"/>
              </w:numPr>
              <w:tabs>
                <w:tab w:val="left" w:pos="1549"/>
              </w:tabs>
              <w:spacing w:line="290" w:lineRule="auto"/>
              <w:ind w:left="1549" w:hanging="719"/>
              <w:rPr>
                <w:rFonts w:ascii="Times New Roman" w:hAnsi="Times New Roman" w:cs="Times New Roman"/>
              </w:rPr>
            </w:pPr>
            <w:r w:rsidRPr="002B78EE">
              <w:rPr>
                <w:rFonts w:ascii="Times New Roman" w:hAnsi="Times New Roman" w:cs="Times New Roman"/>
                <w:sz w:val="28"/>
                <w:szCs w:val="28"/>
              </w:rPr>
              <w:t>quay lại bước 1 trong chuỗi sự kiện chính.</w:t>
            </w:r>
            <w:bookmarkStart w:id="72" w:name="1egqt2p"/>
            <w:bookmarkEnd w:id="72"/>
          </w:p>
        </w:tc>
      </w:tr>
    </w:tbl>
    <w:p w14:paraId="6A0F8AC9" w14:textId="77777777" w:rsidR="00314B16" w:rsidRPr="002B78EE" w:rsidRDefault="00314B16" w:rsidP="00314B16">
      <w:pPr>
        <w:pStyle w:val="Heading2"/>
        <w:tabs>
          <w:tab w:val="left" w:pos="837"/>
        </w:tabs>
        <w:spacing w:before="201"/>
        <w:rPr>
          <w:rFonts w:cs="Times New Roman"/>
        </w:rPr>
      </w:pPr>
      <w:bookmarkStart w:id="73" w:name="__RefHeading___Toc26606_1225579473"/>
      <w:bookmarkStart w:id="74" w:name="_3ygebqi"/>
      <w:bookmarkStart w:id="75" w:name="_Toc185447752"/>
      <w:bookmarkEnd w:id="73"/>
      <w:bookmarkEnd w:id="74"/>
      <w:r w:rsidRPr="002B78EE">
        <w:rPr>
          <w:rFonts w:cs="Times New Roman"/>
          <w:szCs w:val="28"/>
        </w:rPr>
        <w:t>Biểu đồ phân rã và kịch bản UC thanh toán</w:t>
      </w:r>
      <w:bookmarkEnd w:id="75"/>
    </w:p>
    <w:p w14:paraId="714C2DBD" w14:textId="77777777" w:rsidR="00314B16" w:rsidRPr="002B78EE" w:rsidRDefault="00314B16" w:rsidP="00314B16">
      <w:pPr>
        <w:pStyle w:val="normal1"/>
        <w:spacing w:before="10"/>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5408" behindDoc="0" locked="0" layoutInCell="0" allowOverlap="1" wp14:anchorId="480CE6D4" wp14:editId="28E0111A">
            <wp:simplePos x="0" y="0"/>
            <wp:positionH relativeFrom="column">
              <wp:posOffset>175260</wp:posOffset>
            </wp:positionH>
            <wp:positionV relativeFrom="paragraph">
              <wp:posOffset>131445</wp:posOffset>
            </wp:positionV>
            <wp:extent cx="5888355" cy="800735"/>
            <wp:effectExtent l="0" t="0" r="0" b="0"/>
            <wp:wrapTopAndBottom/>
            <wp:docPr id="15" name="image8.jpg"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A blue oval with black text&#10;&#10;Description automatically generated"/>
                    <pic:cNvPicPr>
                      <a:picLocks noChangeAspect="1" noChangeArrowheads="1"/>
                    </pic:cNvPicPr>
                  </pic:nvPicPr>
                  <pic:blipFill>
                    <a:blip r:embed="rId29"/>
                    <a:stretch>
                      <a:fillRect/>
                    </a:stretch>
                  </pic:blipFill>
                  <pic:spPr bwMode="auto">
                    <a:xfrm>
                      <a:off x="0" y="0"/>
                      <a:ext cx="5888355" cy="800735"/>
                    </a:xfrm>
                    <a:prstGeom prst="rect">
                      <a:avLst/>
                    </a:prstGeom>
                    <a:noFill/>
                  </pic:spPr>
                </pic:pic>
              </a:graphicData>
            </a:graphic>
          </wp:anchor>
        </w:drawing>
      </w:r>
    </w:p>
    <w:p w14:paraId="1283A679" w14:textId="77777777" w:rsidR="00314B16" w:rsidRPr="002B78EE" w:rsidRDefault="00314B16" w:rsidP="00314B16">
      <w:pPr>
        <w:pStyle w:val="normal1"/>
        <w:spacing w:before="4" w:after="1"/>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14FB1A3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5F961857"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C30BE24"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Thanh toán</w:t>
            </w:r>
          </w:p>
        </w:tc>
      </w:tr>
      <w:tr w:rsidR="00314B16" w:rsidRPr="002B78EE" w14:paraId="06B3989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2946C3"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A8C62B5"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hàng (Customer)</w:t>
            </w:r>
          </w:p>
        </w:tc>
      </w:tr>
      <w:tr w:rsidR="00314B16" w:rsidRPr="002B78EE" w14:paraId="0DA67A73"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32F2A59D"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lastRenderedPageBreak/>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1C84510" w14:textId="77777777" w:rsidR="00314B16" w:rsidRPr="002B78EE" w:rsidRDefault="00314B16" w:rsidP="00314B16">
            <w:pPr>
              <w:pStyle w:val="normal1"/>
              <w:numPr>
                <w:ilvl w:val="0"/>
                <w:numId w:val="25"/>
              </w:numPr>
              <w:tabs>
                <w:tab w:val="left" w:pos="829"/>
              </w:tabs>
              <w:spacing w:line="307" w:lineRule="auto"/>
              <w:ind w:left="829" w:hanging="359"/>
              <w:rPr>
                <w:rFonts w:ascii="Times New Roman" w:hAnsi="Times New Roman" w:cs="Times New Roman"/>
              </w:rPr>
            </w:pPr>
            <w:r w:rsidRPr="002B78EE">
              <w:rPr>
                <w:rFonts w:ascii="Times New Roman" w:hAnsi="Times New Roman" w:cs="Times New Roman"/>
                <w:sz w:val="28"/>
                <w:szCs w:val="28"/>
              </w:rPr>
              <w:t>Đăng nhập thành công</w:t>
            </w:r>
          </w:p>
          <w:p w14:paraId="1B0E462A" w14:textId="77777777" w:rsidR="00314B16" w:rsidRPr="002B78EE" w:rsidRDefault="00314B16" w:rsidP="00314B16">
            <w:pPr>
              <w:pStyle w:val="normal1"/>
              <w:numPr>
                <w:ilvl w:val="0"/>
                <w:numId w:val="25"/>
              </w:numPr>
              <w:tabs>
                <w:tab w:val="left" w:pos="829"/>
              </w:tabs>
              <w:spacing w:line="264" w:lineRule="auto"/>
              <w:ind w:left="829" w:hanging="359"/>
              <w:rPr>
                <w:rFonts w:ascii="Times New Roman" w:hAnsi="Times New Roman" w:cs="Times New Roman"/>
              </w:rPr>
            </w:pPr>
            <w:r w:rsidRPr="002B78EE">
              <w:rPr>
                <w:rFonts w:ascii="Times New Roman" w:hAnsi="Times New Roman" w:cs="Times New Roman"/>
                <w:sz w:val="28"/>
                <w:szCs w:val="28"/>
              </w:rPr>
              <w:t>Chuyển đến trang giỏ hàng</w:t>
            </w:r>
          </w:p>
        </w:tc>
      </w:tr>
      <w:tr w:rsidR="00314B16" w:rsidRPr="002B78EE" w14:paraId="69E1906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6B4424D"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C606A7A" w14:textId="77777777" w:rsidR="00314B16" w:rsidRPr="002B78EE" w:rsidRDefault="00314B16" w:rsidP="00314B16">
            <w:pPr>
              <w:pStyle w:val="normal1"/>
              <w:numPr>
                <w:ilvl w:val="0"/>
                <w:numId w:val="26"/>
              </w:numPr>
              <w:tabs>
                <w:tab w:val="left" w:pos="829"/>
              </w:tabs>
              <w:spacing w:line="276" w:lineRule="auto"/>
              <w:ind w:left="829" w:hanging="359"/>
              <w:rPr>
                <w:rFonts w:ascii="Times New Roman" w:hAnsi="Times New Roman" w:cs="Times New Roman"/>
              </w:rPr>
            </w:pPr>
            <w:r w:rsidRPr="002B78EE">
              <w:rPr>
                <w:rFonts w:ascii="Times New Roman" w:hAnsi="Times New Roman" w:cs="Times New Roman"/>
                <w:sz w:val="28"/>
                <w:szCs w:val="28"/>
              </w:rPr>
              <w:t>Khách hàng thanh toán thành công</w:t>
            </w:r>
          </w:p>
        </w:tc>
      </w:tr>
    </w:tbl>
    <w:p w14:paraId="0D6CACB6" w14:textId="77777777" w:rsidR="00314B16" w:rsidRPr="002B78EE" w:rsidRDefault="00314B16" w:rsidP="00314B16">
      <w:pPr>
        <w:rPr>
          <w:rFonts w:cs="Times New Roman"/>
        </w:rPr>
        <w:sectPr w:rsidR="00314B16" w:rsidRPr="002B78EE" w:rsidSect="00314B16">
          <w:footerReference w:type="even" r:id="rId30"/>
          <w:footerReference w:type="default" r:id="rId31"/>
          <w:footerReference w:type="first" r:id="rId32"/>
          <w:pgSz w:w="12240" w:h="15840"/>
          <w:pgMar w:top="1320" w:right="640" w:bottom="1280" w:left="1580" w:header="0" w:footer="1084" w:gutter="0"/>
          <w:cols w:space="720"/>
          <w:formProt w:val="0"/>
          <w:docGrid w:linePitch="100" w:charSpace="-8193"/>
        </w:sectPr>
      </w:pPr>
      <w:r w:rsidRPr="002B78EE">
        <w:rPr>
          <w:rFonts w:cs="Times New Roman"/>
        </w:rPr>
        <w:br w:type="page"/>
      </w:r>
    </w:p>
    <w:p w14:paraId="1D2A82EF" w14:textId="77777777" w:rsidR="00314B16" w:rsidRPr="002B78EE" w:rsidRDefault="00314B16" w:rsidP="00314B16">
      <w:pPr>
        <w:pStyle w:val="normal1"/>
        <w:rPr>
          <w:rFonts w:ascii="Times New Roman" w:hAnsi="Times New Roman" w:cs="Times New Roman"/>
          <w:i/>
          <w:sz w:val="28"/>
          <w:szCs w:val="28"/>
        </w:rPr>
      </w:pPr>
    </w:p>
    <w:p w14:paraId="02EDC2E0" w14:textId="77777777" w:rsidR="00314B16" w:rsidRPr="002B78EE" w:rsidRDefault="00314B16" w:rsidP="00314B16">
      <w:pPr>
        <w:pStyle w:val="normal1"/>
        <w:ind w:left="115"/>
        <w:rPr>
          <w:rFonts w:ascii="Times New Roman" w:hAnsi="Times New Roman" w:cs="Times New Roman"/>
        </w:rPr>
      </w:pPr>
      <w:r w:rsidRPr="002B78EE">
        <w:rPr>
          <w:rFonts w:ascii="Times New Roman" w:hAnsi="Times New Roman" w:cs="Times New Roman"/>
          <w:noProof/>
        </w:rPr>
        <mc:AlternateContent>
          <mc:Choice Requires="wpg">
            <w:drawing>
              <wp:inline distT="0" distB="0" distL="0" distR="0" wp14:anchorId="49F9B3EC" wp14:editId="0B784552">
                <wp:extent cx="5943600" cy="2486660"/>
                <wp:effectExtent l="0" t="0" r="0" b="0"/>
                <wp:docPr id="16" name="Shape2"/>
                <wp:cNvGraphicFramePr/>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Pr id="1137268277" name="Group 1137268277"/>
                        <wpg:cNvGrpSpPr/>
                        <wpg:grpSpPr>
                          <a:xfrm>
                            <a:off x="0" y="0"/>
                            <a:ext cx="5943600" cy="2486520"/>
                            <a:chOff x="0" y="0"/>
                            <a:chExt cx="0" cy="0"/>
                          </a:xfrm>
                        </wpg:grpSpPr>
                        <wps:wsp>
                          <wps:cNvPr id="17" name="Shape 1"/>
                          <wps:cNvSpPr/>
                          <wps:spPr>
                            <a:xfrm>
                              <a:off x="0" y="0"/>
                              <a:ext cx="5943600" cy="2486520"/>
                            </a:xfrm>
                            <a:prstGeom prst="rect">
                              <a:avLst/>
                            </a:prstGeom>
                            <a:noFill/>
                            <a:ln w="0">
                              <a:noFill/>
                            </a:ln>
                          </wps:spPr>
                          <wps:style>
                            <a:lnRef idx="0">
                              <a:scrgbClr r="0" g="0" b="0"/>
                            </a:lnRef>
                            <a:fillRef idx="0">
                              <a:scrgbClr r="0" g="0" b="0"/>
                            </a:fillRef>
                            <a:effectRef idx="0">
                              <a:scrgbClr r="0" g="0" b="0"/>
                            </a:effectRef>
                            <a:fontRef idx="minor"/>
                          </wps:style>
                          <wps:txbx>
                            <w:txbxContent>
                              <w:p w14:paraId="0C76B656" w14:textId="77777777" w:rsidR="00314B16" w:rsidRDefault="00314B16" w:rsidP="00314B16">
                                <w:pPr>
                                  <w:pStyle w:val="normal1"/>
                                  <w:spacing w:line="240" w:lineRule="exact"/>
                                </w:pPr>
                              </w:p>
                            </w:txbxContent>
                          </wps:txbx>
                          <wps:bodyPr lIns="0" tIns="0" rIns="0" bIns="0" anchor="ctr">
                            <a:noAutofit/>
                          </wps:bodyPr>
                        </wps:wsp>
                        <wps:wsp>
                          <wps:cNvPr id="18" name="Shape 2"/>
                          <wps:cNvSpPr/>
                          <wps:spPr>
                            <a:xfrm>
                              <a:off x="3240" y="1343520"/>
                              <a:ext cx="5937120" cy="11404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wps:txbx>
                          <wps:bodyPr lIns="0" tIns="0" r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wps:txbx>
                          <wps:bodyPr lIns="0" tIns="0" rIns="0" bIns="0" anchor="t">
                            <a:noAutofit/>
                          </wps:bodyPr>
                        </wps:wsp>
                      </wpg:grpSp>
                    </wpg:wgp>
                  </a:graphicData>
                </a:graphic>
              </wp:inline>
            </w:drawing>
          </mc:Choice>
          <mc:Fallback>
            <w:pict>
              <v:group w14:anchorId="49F9B3EC" id="Shape2" o:spid="_x0000_s1031" style="width:468pt;height:195.8pt;mso-position-horizontal-relative:char;mso-position-vertical-relative:line" coordsize="59436,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">
                <v:group id="Group 1137268277" o:spid="_x0000_s1032" style="position:absolute;width:59436;height:2486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">
                  <v:rect id="Shape 1" o:spid="_x0000_s1033" style="position:absolute;width:5943600;height:2486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" filled="f" stroked="f" strokeweight="0">
                    <v:textbox inset="0,0,0,0">
                      <w:txbxContent>
                        <w:p w14:paraId="0C76B656" w14:textId="77777777" w:rsidR="00314B16" w:rsidRDefault="00314B16" w:rsidP="00314B16">
                          <w:pPr>
                            <w:pStyle w:val="normal1"/>
                            <w:spacing w:line="240" w:lineRule="exact"/>
                          </w:pPr>
                        </w:p>
                      </w:txbxContent>
                    </v:textbox>
                  </v:rect>
                  <v:rect id="Shape 2" o:spid="_x0000_s1034" style="position:absolute;left:3240;top:1343520;width:5937120;height:114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" filled="f">
                    <v:stroke joinstyle="round"/>
                    <v:textbox inset="0,0,0,0">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v:textbox>
                  </v:rect>
                  <v:rect id="Shape 3" o:spid="_x0000_s1035" style="position:absolute;left:3240;top:3240;width:5937120;height:1334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" filled="f">
                    <v:stroke joinstyle="round"/>
                    <v:textbox inset="0,0,0,0">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v:textbox>
                  </v:rect>
                </v:group>
                <w10:anchorlock/>
              </v:group>
            </w:pict>
          </mc:Fallback>
        </mc:AlternateContent>
      </w:r>
    </w:p>
    <w:p w14:paraId="7659B9C1" w14:textId="77777777" w:rsidR="00314B16" w:rsidRPr="002B78EE" w:rsidRDefault="00314B16" w:rsidP="00314B16">
      <w:pPr>
        <w:pStyle w:val="normal1"/>
        <w:ind w:left="115"/>
        <w:rPr>
          <w:rFonts w:ascii="Times New Roman" w:hAnsi="Times New Roman" w:cs="Times New Roman"/>
          <w:sz w:val="28"/>
          <w:szCs w:val="28"/>
        </w:rPr>
      </w:pPr>
      <w:bookmarkStart w:id="76" w:name="1664s55"/>
      <w:bookmarkEnd w:id="76"/>
    </w:p>
    <w:p w14:paraId="6B380BA9" w14:textId="77777777" w:rsidR="00314B16" w:rsidRPr="002B78EE" w:rsidRDefault="00314B16" w:rsidP="00314B16">
      <w:pPr>
        <w:pStyle w:val="Heading2"/>
        <w:tabs>
          <w:tab w:val="left" w:pos="837"/>
        </w:tabs>
        <w:spacing w:before="191"/>
        <w:rPr>
          <w:rFonts w:cs="Times New Roman"/>
        </w:rPr>
      </w:pPr>
      <w:bookmarkStart w:id="77" w:name="__RefHeading___Toc26608_1225579473"/>
      <w:bookmarkStart w:id="78" w:name="1664s55_Copy_1"/>
      <w:bookmarkStart w:id="79" w:name="_3q5sasy"/>
      <w:bookmarkStart w:id="80" w:name="_Toc185447753"/>
      <w:bookmarkEnd w:id="77"/>
      <w:bookmarkEnd w:id="78"/>
      <w:bookmarkEnd w:id="79"/>
      <w:r w:rsidRPr="002B78EE">
        <w:rPr>
          <w:rFonts w:cs="Times New Roman"/>
          <w:szCs w:val="28"/>
        </w:rPr>
        <w:t>Biểu đồ phân rã và kịch bản UC Quản lý thông tin tài khoản</w:t>
      </w:r>
      <w:bookmarkEnd w:id="80"/>
    </w:p>
    <w:p w14:paraId="60244E8D" w14:textId="77777777" w:rsidR="00314B16" w:rsidRPr="002B78EE" w:rsidRDefault="00314B16" w:rsidP="00314B16">
      <w:pPr>
        <w:pStyle w:val="normal1"/>
        <w:spacing w:before="113"/>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6432" behindDoc="0" locked="0" layoutInCell="0" allowOverlap="1" wp14:anchorId="20081370" wp14:editId="36FCD788">
            <wp:simplePos x="0" y="0"/>
            <wp:positionH relativeFrom="column">
              <wp:posOffset>162560</wp:posOffset>
            </wp:positionH>
            <wp:positionV relativeFrom="paragraph">
              <wp:posOffset>233680</wp:posOffset>
            </wp:positionV>
            <wp:extent cx="5928995" cy="2938145"/>
            <wp:effectExtent l="0" t="0" r="0" b="0"/>
            <wp:wrapTopAndBottom/>
            <wp:docPr id="20" name="image14.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descr="A diagram of a diagram&#10;&#10;Description automatically generated"/>
                    <pic:cNvPicPr>
                      <a:picLocks noChangeAspect="1" noChangeArrowheads="1"/>
                    </pic:cNvPicPr>
                  </pic:nvPicPr>
                  <pic:blipFill>
                    <a:blip r:embed="rId33"/>
                    <a:stretch>
                      <a:fillRect/>
                    </a:stretch>
                  </pic:blipFill>
                  <pic:spPr bwMode="auto">
                    <a:xfrm>
                      <a:off x="0" y="0"/>
                      <a:ext cx="5928995" cy="2938145"/>
                    </a:xfrm>
                    <a:prstGeom prst="rect">
                      <a:avLst/>
                    </a:prstGeom>
                    <a:noFill/>
                  </pic:spPr>
                </pic:pic>
              </a:graphicData>
            </a:graphic>
          </wp:anchor>
        </w:drawing>
      </w:r>
    </w:p>
    <w:p w14:paraId="6BE6504F" w14:textId="77777777" w:rsidR="00314B16" w:rsidRPr="002B78EE" w:rsidRDefault="00314B16" w:rsidP="00314B16">
      <w:pPr>
        <w:pStyle w:val="normal1"/>
        <w:spacing w:before="4" w:after="1"/>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50362EF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DA3E5C6"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13B2DF88"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Người dùng (User)</w:t>
            </w:r>
          </w:p>
        </w:tc>
      </w:tr>
      <w:tr w:rsidR="00314B16" w:rsidRPr="002B78EE" w14:paraId="76DCD9DA"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9B462F1"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8448DA5" w14:textId="77777777" w:rsidR="00314B16" w:rsidRPr="002B78EE" w:rsidRDefault="00314B16" w:rsidP="00314B16">
            <w:pPr>
              <w:pStyle w:val="normal1"/>
              <w:numPr>
                <w:ilvl w:val="0"/>
                <w:numId w:val="27"/>
              </w:numPr>
              <w:tabs>
                <w:tab w:val="left" w:pos="829"/>
              </w:tabs>
              <w:spacing w:before="1" w:line="312" w:lineRule="auto"/>
              <w:ind w:left="829" w:hanging="359"/>
              <w:rPr>
                <w:rFonts w:ascii="Times New Roman" w:hAnsi="Times New Roman" w:cs="Times New Roman"/>
              </w:rPr>
            </w:pPr>
            <w:r w:rsidRPr="002B78EE">
              <w:rPr>
                <w:rFonts w:ascii="Times New Roman" w:hAnsi="Times New Roman" w:cs="Times New Roman"/>
                <w:sz w:val="28"/>
                <w:szCs w:val="28"/>
              </w:rPr>
              <w:t>Đăng nhập thành công</w:t>
            </w:r>
          </w:p>
          <w:p w14:paraId="68FAC177" w14:textId="77777777" w:rsidR="00314B16" w:rsidRPr="002B78EE" w:rsidRDefault="00314B16" w:rsidP="00314B16">
            <w:pPr>
              <w:pStyle w:val="normal1"/>
              <w:numPr>
                <w:ilvl w:val="0"/>
                <w:numId w:val="27"/>
              </w:numPr>
              <w:tabs>
                <w:tab w:val="left" w:pos="829"/>
              </w:tabs>
              <w:spacing w:line="264"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11A0AD01" w14:textId="77777777" w:rsidTr="00B52E04">
        <w:trPr>
          <w:trHeight w:val="599"/>
        </w:trPr>
        <w:tc>
          <w:tcPr>
            <w:tcW w:w="4674" w:type="dxa"/>
            <w:tcBorders>
              <w:top w:val="single" w:sz="4" w:space="0" w:color="000000"/>
              <w:left w:val="single" w:sz="4" w:space="0" w:color="000000"/>
              <w:bottom w:val="single" w:sz="4" w:space="0" w:color="000000"/>
              <w:right w:val="single" w:sz="4" w:space="0" w:color="000000"/>
            </w:tcBorders>
          </w:tcPr>
          <w:p w14:paraId="119E886B"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9E42D0B" w14:textId="77777777" w:rsidR="00314B16" w:rsidRPr="002B78EE" w:rsidRDefault="00314B16" w:rsidP="00314B16">
            <w:pPr>
              <w:pStyle w:val="normal1"/>
              <w:numPr>
                <w:ilvl w:val="0"/>
                <w:numId w:val="28"/>
              </w:numPr>
              <w:tabs>
                <w:tab w:val="left" w:pos="830"/>
              </w:tabs>
              <w:spacing w:line="300" w:lineRule="auto"/>
              <w:ind w:right="197"/>
              <w:rPr>
                <w:rFonts w:ascii="Times New Roman" w:hAnsi="Times New Roman" w:cs="Times New Roman"/>
              </w:rPr>
            </w:pPr>
            <w:r w:rsidRPr="002B78EE">
              <w:rPr>
                <w:rFonts w:ascii="Times New Roman" w:hAnsi="Times New Roman" w:cs="Times New Roman"/>
                <w:sz w:val="28"/>
                <w:szCs w:val="28"/>
              </w:rPr>
              <w:t>Người dùng chỉnh sửa thông tin tài khoản thành công</w:t>
            </w:r>
          </w:p>
        </w:tc>
      </w:tr>
      <w:tr w:rsidR="00314B16" w:rsidRPr="002B78EE" w14:paraId="0178FACA" w14:textId="77777777" w:rsidTr="00B52E04">
        <w:trPr>
          <w:trHeight w:val="1794"/>
        </w:trPr>
        <w:tc>
          <w:tcPr>
            <w:tcW w:w="9349" w:type="dxa"/>
            <w:gridSpan w:val="2"/>
            <w:tcBorders>
              <w:top w:val="single" w:sz="4" w:space="0" w:color="000000"/>
              <w:left w:val="single" w:sz="4" w:space="0" w:color="000000"/>
              <w:bottom w:val="single" w:sz="4" w:space="0" w:color="000000"/>
              <w:right w:val="single" w:sz="4" w:space="0" w:color="000000"/>
            </w:tcBorders>
          </w:tcPr>
          <w:p w14:paraId="5C19C711"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lastRenderedPageBreak/>
              <w:t>Chuỗi sự kiện chính</w:t>
            </w:r>
          </w:p>
          <w:p w14:paraId="63F6D0DC" w14:textId="77777777" w:rsidR="00314B16" w:rsidRPr="002B78EE" w:rsidRDefault="00314B16" w:rsidP="00314B16">
            <w:pPr>
              <w:pStyle w:val="normal1"/>
              <w:numPr>
                <w:ilvl w:val="0"/>
                <w:numId w:val="29"/>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hàng ấn vào nút thông tin tài khoản.</w:t>
            </w:r>
          </w:p>
          <w:p w14:paraId="0EB7612A" w14:textId="77777777" w:rsidR="00314B16" w:rsidRPr="002B78EE" w:rsidRDefault="00314B16" w:rsidP="00314B16">
            <w:pPr>
              <w:pStyle w:val="normal1"/>
              <w:numPr>
                <w:ilvl w:val="0"/>
                <w:numId w:val="29"/>
              </w:numPr>
              <w:tabs>
                <w:tab w:val="left" w:pos="1190"/>
              </w:tabs>
              <w:ind w:right="301"/>
              <w:rPr>
                <w:rFonts w:ascii="Times New Roman" w:hAnsi="Times New Roman" w:cs="Times New Roman"/>
              </w:rPr>
            </w:pPr>
            <w:r w:rsidRPr="002B78EE">
              <w:rPr>
                <w:rFonts w:ascii="Times New Roman" w:hAnsi="Times New Roman" w:cs="Times New Roman"/>
                <w:sz w:val="28"/>
                <w:szCs w:val="28"/>
              </w:rPr>
              <w:t>Hệ thống hiển thị thông tin của người dùng, gồm có thông tin, hình ảnh của người dùng, thông tin mật khẩu của người dùng</w:t>
            </w:r>
          </w:p>
          <w:p w14:paraId="2C17488C" w14:textId="77777777" w:rsidR="00314B16" w:rsidRPr="002B78EE" w:rsidRDefault="00314B16" w:rsidP="00314B16">
            <w:pPr>
              <w:pStyle w:val="normal1"/>
              <w:numPr>
                <w:ilvl w:val="0"/>
                <w:numId w:val="29"/>
              </w:numPr>
              <w:tabs>
                <w:tab w:val="left" w:pos="1189"/>
              </w:tabs>
              <w:ind w:left="1189" w:hanging="359"/>
              <w:rPr>
                <w:rFonts w:ascii="Times New Roman" w:hAnsi="Times New Roman" w:cs="Times New Roman"/>
              </w:rPr>
            </w:pPr>
            <w:r w:rsidRPr="002B78EE">
              <w:rPr>
                <w:rFonts w:ascii="Times New Roman" w:hAnsi="Times New Roman" w:cs="Times New Roman"/>
                <w:sz w:val="28"/>
                <w:szCs w:val="28"/>
              </w:rPr>
              <w:t>Người dùng chỉnh sửa thông tin và lưu</w:t>
            </w:r>
          </w:p>
          <w:p w14:paraId="1446F6DB" w14:textId="77777777" w:rsidR="00314B16" w:rsidRPr="002B78EE" w:rsidRDefault="00314B16" w:rsidP="00314B16">
            <w:pPr>
              <w:pStyle w:val="normal1"/>
              <w:numPr>
                <w:ilvl w:val="0"/>
                <w:numId w:val="29"/>
              </w:numPr>
              <w:tabs>
                <w:tab w:val="left" w:pos="1189"/>
              </w:tabs>
              <w:spacing w:line="276" w:lineRule="auto"/>
              <w:ind w:left="1189" w:hanging="359"/>
              <w:rPr>
                <w:rFonts w:ascii="Times New Roman" w:hAnsi="Times New Roman" w:cs="Times New Roman"/>
              </w:rPr>
            </w:pPr>
            <w:r w:rsidRPr="002B78EE">
              <w:rPr>
                <w:rFonts w:ascii="Times New Roman" w:hAnsi="Times New Roman" w:cs="Times New Roman"/>
                <w:sz w:val="28"/>
                <w:szCs w:val="28"/>
              </w:rPr>
              <w:t>Hệ thống lưu các thông tin đã chỉnh sửa.</w:t>
            </w:r>
          </w:p>
        </w:tc>
      </w:tr>
      <w:tr w:rsidR="00314B16" w:rsidRPr="002B78EE" w14:paraId="5FF987D4"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1939D8F3"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5B449348" w14:textId="77777777" w:rsidR="00314B16" w:rsidRPr="002B78EE" w:rsidRDefault="00314B16" w:rsidP="00314B16">
            <w:pPr>
              <w:pStyle w:val="normal1"/>
              <w:numPr>
                <w:ilvl w:val="0"/>
                <w:numId w:val="30"/>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nhập đầy đủ các trường cần thiết.</w:t>
            </w:r>
          </w:p>
          <w:p w14:paraId="70D30E8D" w14:textId="77777777" w:rsidR="00314B16" w:rsidRPr="002B78EE" w:rsidRDefault="00314B16" w:rsidP="00314B16">
            <w:pPr>
              <w:pStyle w:val="normal1"/>
              <w:numPr>
                <w:ilvl w:val="1"/>
                <w:numId w:val="30"/>
              </w:numPr>
              <w:tabs>
                <w:tab w:val="left" w:pos="1549"/>
              </w:tabs>
              <w:spacing w:line="290" w:lineRule="auto"/>
              <w:ind w:left="1549" w:hanging="719"/>
              <w:rPr>
                <w:rFonts w:ascii="Times New Roman" w:hAnsi="Times New Roman" w:cs="Times New Roman"/>
              </w:rPr>
            </w:pPr>
            <w:r w:rsidRPr="002B78EE">
              <w:rPr>
                <w:rFonts w:ascii="Times New Roman" w:hAnsi="Times New Roman" w:cs="Times New Roman"/>
                <w:sz w:val="28"/>
                <w:szCs w:val="28"/>
              </w:rPr>
              <w:t>Quay lại bước 3 của chuỗi sự kiện chính</w:t>
            </w:r>
          </w:p>
          <w:p w14:paraId="6BE23433" w14:textId="77777777" w:rsidR="00314B16" w:rsidRPr="002B78EE" w:rsidRDefault="00314B16" w:rsidP="00B52E04">
            <w:pPr>
              <w:pStyle w:val="normal1"/>
              <w:spacing w:before="1" w:line="276" w:lineRule="auto"/>
              <w:ind w:left="830"/>
              <w:rPr>
                <w:rFonts w:ascii="Times New Roman" w:hAnsi="Times New Roman" w:cs="Times New Roman"/>
              </w:rPr>
            </w:pPr>
            <w:r w:rsidRPr="002B78EE">
              <w:rPr>
                <w:rFonts w:ascii="Times New Roman" w:hAnsi="Times New Roman" w:cs="Times New Roman"/>
                <w:sz w:val="28"/>
                <w:szCs w:val="28"/>
              </w:rPr>
              <w:t>4. Hệ thống thông báo mật khẩu hiện tại không đúng.</w:t>
            </w:r>
          </w:p>
        </w:tc>
      </w:tr>
    </w:tbl>
    <w:p w14:paraId="02DCC13D" w14:textId="77777777" w:rsidR="00314B16" w:rsidRPr="002B78EE" w:rsidRDefault="00314B16" w:rsidP="00314B16">
      <w:pPr>
        <w:rPr>
          <w:rFonts w:cs="Times New Roman"/>
        </w:rPr>
        <w:sectPr w:rsidR="00314B16" w:rsidRPr="002B78EE" w:rsidSect="00314B16">
          <w:footerReference w:type="even" r:id="rId34"/>
          <w:footerReference w:type="default" r:id="rId35"/>
          <w:footerReference w:type="first" r:id="rId36"/>
          <w:pgSz w:w="12240" w:h="15840"/>
          <w:pgMar w:top="1320" w:right="640" w:bottom="1280" w:left="1580" w:header="0" w:footer="1084" w:gutter="0"/>
          <w:cols w:space="720"/>
          <w:formProt w:val="0"/>
          <w:docGrid w:linePitch="100" w:charSpace="-8193"/>
        </w:sectPr>
      </w:pPr>
      <w:r w:rsidRPr="002B78EE">
        <w:rPr>
          <w:rFonts w:cs="Times New Roman"/>
        </w:rPr>
        <w:br w:type="page"/>
      </w:r>
    </w:p>
    <w:p w14:paraId="69EDDFE1" w14:textId="77777777" w:rsidR="00314B16" w:rsidRPr="002B78EE" w:rsidRDefault="00314B16" w:rsidP="00314B16">
      <w:pPr>
        <w:pStyle w:val="normal1"/>
        <w:rPr>
          <w:rFonts w:ascii="Times New Roman" w:hAnsi="Times New Roman" w:cs="Times New Roman"/>
          <w:i/>
          <w:sz w:val="28"/>
          <w:szCs w:val="28"/>
        </w:rPr>
      </w:pPr>
    </w:p>
    <w:p w14:paraId="65B2A6B6" w14:textId="77777777" w:rsidR="00314B16" w:rsidRPr="002B78EE" w:rsidRDefault="00314B16" w:rsidP="00314B16">
      <w:pPr>
        <w:pStyle w:val="normal1"/>
        <w:ind w:left="115"/>
        <w:rPr>
          <w:rFonts w:ascii="Times New Roman" w:hAnsi="Times New Roman" w:cs="Times New Roman"/>
        </w:rPr>
      </w:pPr>
      <w:r w:rsidRPr="002B78EE">
        <w:rPr>
          <w:rFonts w:ascii="Times New Roman" w:hAnsi="Times New Roman" w:cs="Times New Roman"/>
          <w:noProof/>
        </w:rPr>
        <mc:AlternateContent>
          <mc:Choice Requires="wps">
            <w:drawing>
              <wp:inline distT="0" distB="0" distL="0" distR="0" wp14:anchorId="20667EB9" wp14:editId="17184112">
                <wp:extent cx="5946775" cy="205105"/>
                <wp:effectExtent l="0" t="0" r="0" b="0"/>
                <wp:docPr id="21" name="Shape 15"/>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wps:txbx>
                      <wps:bodyPr lIns="0" tIns="0" rIns="0" bIns="0" anchor="t">
                        <a:noAutofit/>
                      </wps:bodyPr>
                    </wps:wsp>
                  </a:graphicData>
                </a:graphic>
              </wp:inline>
            </w:drawing>
          </mc:Choice>
          <mc:Fallback>
            <w:pict>
              <v:rect w14:anchorId="20667EB9" id="Shape 15" o:spid="_x0000_s1036"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DDWNPH5QEAADkEAAAOAAAAAAAAAAAAAAAAAC4CAABkcnMvZTJvRG9jLnhtbFBLAQItABQA&#10;BgAIAAAAIQBD7a2r2QAAAAQBAAAPAAAAAAAAAAAAAAAAAD8EAABkcnMvZG93bnJldi54bWxQSwUG&#10;AAAAAAQABADzAAAARQUAAAAA&#10;" filled="f">
                <v:stroke joinstyle="round"/>
                <v:textbox inset="0,0,0,0">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v:textbox>
                <w10:anchorlock/>
              </v:rect>
            </w:pict>
          </mc:Fallback>
        </mc:AlternateContent>
      </w:r>
      <w:bookmarkStart w:id="81" w:name="34g0dwd"/>
    </w:p>
    <w:p w14:paraId="11B27B26" w14:textId="77777777" w:rsidR="00314B16" w:rsidRPr="002B78EE" w:rsidRDefault="00314B16" w:rsidP="00314B16">
      <w:pPr>
        <w:pStyle w:val="Heading2"/>
        <w:tabs>
          <w:tab w:val="left" w:pos="837"/>
        </w:tabs>
        <w:spacing w:before="164"/>
        <w:rPr>
          <w:rFonts w:cs="Times New Roman"/>
        </w:rPr>
      </w:pPr>
      <w:bookmarkStart w:id="82" w:name="__RefHeading___Toc26610_1225579473"/>
      <w:bookmarkStart w:id="83" w:name="_1jlao46"/>
      <w:bookmarkStart w:id="84" w:name="_Toc185447754"/>
      <w:bookmarkEnd w:id="81"/>
      <w:bookmarkEnd w:id="82"/>
      <w:bookmarkEnd w:id="83"/>
      <w:r w:rsidRPr="002B78EE">
        <w:rPr>
          <w:rFonts w:cs="Times New Roman"/>
          <w:szCs w:val="28"/>
        </w:rPr>
        <w:t>Biểu đồ phân rã và kịch bản UC Khách hàng quản lý đơn hàng</w:t>
      </w:r>
      <w:bookmarkEnd w:id="84"/>
    </w:p>
    <w:p w14:paraId="072B0AEB" w14:textId="77777777" w:rsidR="00314B16" w:rsidRPr="002B78EE" w:rsidRDefault="00314B16" w:rsidP="00314B16">
      <w:pPr>
        <w:pStyle w:val="normal1"/>
        <w:spacing w:before="113"/>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7456" behindDoc="0" locked="0" layoutInCell="0" allowOverlap="1" wp14:anchorId="18851C6B" wp14:editId="1CE54204">
            <wp:simplePos x="0" y="0"/>
            <wp:positionH relativeFrom="column">
              <wp:posOffset>200025</wp:posOffset>
            </wp:positionH>
            <wp:positionV relativeFrom="paragraph">
              <wp:posOffset>233680</wp:posOffset>
            </wp:positionV>
            <wp:extent cx="5897245" cy="2824480"/>
            <wp:effectExtent l="0" t="0" r="0" b="0"/>
            <wp:wrapTopAndBottom/>
            <wp:docPr id="22" name="image3.jpg"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A diagram of a customer service&#10;&#10;Description automatically generated"/>
                    <pic:cNvPicPr>
                      <a:picLocks noChangeAspect="1" noChangeArrowheads="1"/>
                    </pic:cNvPicPr>
                  </pic:nvPicPr>
                  <pic:blipFill>
                    <a:blip r:embed="rId37"/>
                    <a:stretch>
                      <a:fillRect/>
                    </a:stretch>
                  </pic:blipFill>
                  <pic:spPr bwMode="auto">
                    <a:xfrm>
                      <a:off x="0" y="0"/>
                      <a:ext cx="5897245" cy="2824480"/>
                    </a:xfrm>
                    <a:prstGeom prst="rect">
                      <a:avLst/>
                    </a:prstGeom>
                    <a:noFill/>
                  </pic:spPr>
                </pic:pic>
              </a:graphicData>
            </a:graphic>
          </wp:anchor>
        </w:drawing>
      </w:r>
    </w:p>
    <w:p w14:paraId="194E8FFF" w14:textId="77777777" w:rsidR="00314B16" w:rsidRPr="002B78EE" w:rsidRDefault="00314B16" w:rsidP="00314B16">
      <w:pPr>
        <w:pStyle w:val="normal1"/>
        <w:spacing w:before="269"/>
        <w:ind w:left="1592" w:right="1967"/>
        <w:jc w:val="center"/>
        <w:rPr>
          <w:rFonts w:ascii="Times New Roman" w:hAnsi="Times New Roman" w:cs="Times New Roman"/>
          <w:i/>
          <w:sz w:val="28"/>
          <w:szCs w:val="28"/>
        </w:rPr>
      </w:pPr>
      <w:bookmarkStart w:id="85" w:name="_43ky6rz"/>
      <w:bookmarkEnd w:id="85"/>
    </w:p>
    <w:p w14:paraId="75F6ED12" w14:textId="77777777" w:rsidR="00314B16" w:rsidRPr="002B78EE" w:rsidRDefault="00314B16" w:rsidP="00314B16">
      <w:pPr>
        <w:pStyle w:val="Heading2"/>
        <w:tabs>
          <w:tab w:val="left" w:pos="1201"/>
        </w:tabs>
        <w:spacing w:before="201"/>
        <w:rPr>
          <w:rFonts w:cs="Times New Roman"/>
        </w:rPr>
      </w:pPr>
      <w:bookmarkStart w:id="86" w:name="__RefHeading___Toc26612_1225579473"/>
      <w:bookmarkStart w:id="87" w:name="_Toc185447755"/>
      <w:bookmarkEnd w:id="86"/>
      <w:r w:rsidRPr="002B78EE">
        <w:rPr>
          <w:rFonts w:cs="Times New Roman"/>
          <w:szCs w:val="28"/>
        </w:rPr>
        <w:t>Kịch bản UC tiếp tục thanh toán.</w:t>
      </w:r>
      <w:bookmarkEnd w:id="87"/>
    </w:p>
    <w:p w14:paraId="1CF1B7AA" w14:textId="77777777" w:rsidR="00314B16" w:rsidRPr="002B78EE" w:rsidRDefault="00314B16" w:rsidP="00314B16">
      <w:pPr>
        <w:pStyle w:val="normal1"/>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1E0F19D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1FAC6F"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A26D03A"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hàng(Customer)</w:t>
            </w:r>
          </w:p>
        </w:tc>
      </w:tr>
      <w:tr w:rsidR="00314B16" w:rsidRPr="002B78EE" w14:paraId="048D65B1"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45FFE83"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1B3CF84" w14:textId="77777777" w:rsidR="00314B16" w:rsidRPr="002B78EE" w:rsidRDefault="00314B16" w:rsidP="00314B16">
            <w:pPr>
              <w:pStyle w:val="normal1"/>
              <w:numPr>
                <w:ilvl w:val="0"/>
                <w:numId w:val="31"/>
              </w:numPr>
              <w:tabs>
                <w:tab w:val="left" w:pos="829"/>
              </w:tabs>
              <w:spacing w:line="307" w:lineRule="auto"/>
              <w:ind w:left="829" w:hanging="359"/>
              <w:rPr>
                <w:rFonts w:ascii="Times New Roman" w:hAnsi="Times New Roman" w:cs="Times New Roman"/>
              </w:rPr>
            </w:pPr>
            <w:r w:rsidRPr="002B78EE">
              <w:rPr>
                <w:rFonts w:ascii="Times New Roman" w:hAnsi="Times New Roman" w:cs="Times New Roman"/>
                <w:sz w:val="28"/>
                <w:szCs w:val="28"/>
              </w:rPr>
              <w:t>Đăng nhập thành công</w:t>
            </w:r>
          </w:p>
          <w:p w14:paraId="5A2CD251" w14:textId="77777777" w:rsidR="00314B16" w:rsidRPr="002B78EE" w:rsidRDefault="00314B16" w:rsidP="00314B16">
            <w:pPr>
              <w:pStyle w:val="normal1"/>
              <w:numPr>
                <w:ilvl w:val="0"/>
                <w:numId w:val="31"/>
              </w:numPr>
              <w:tabs>
                <w:tab w:val="left" w:pos="829"/>
              </w:tabs>
              <w:spacing w:line="264"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74AFF24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82D8DE"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19C6A4E0" w14:textId="77777777" w:rsidR="00314B16" w:rsidRPr="002B78EE" w:rsidRDefault="00314B16" w:rsidP="00314B16">
            <w:pPr>
              <w:pStyle w:val="normal1"/>
              <w:numPr>
                <w:ilvl w:val="0"/>
                <w:numId w:val="32"/>
              </w:numPr>
              <w:tabs>
                <w:tab w:val="left" w:pos="829"/>
              </w:tabs>
              <w:spacing w:line="276" w:lineRule="auto"/>
              <w:ind w:left="829" w:hanging="359"/>
              <w:rPr>
                <w:rFonts w:ascii="Times New Roman" w:hAnsi="Times New Roman" w:cs="Times New Roman"/>
              </w:rPr>
            </w:pPr>
            <w:r w:rsidRPr="002B78EE">
              <w:rPr>
                <w:rFonts w:ascii="Times New Roman" w:hAnsi="Times New Roman" w:cs="Times New Roman"/>
                <w:sz w:val="28"/>
                <w:szCs w:val="28"/>
              </w:rPr>
              <w:t>Khách hàng thanh toán thành công</w:t>
            </w:r>
          </w:p>
        </w:tc>
      </w:tr>
      <w:tr w:rsidR="00314B16" w:rsidRPr="002B78EE" w14:paraId="3C65ED22" w14:textId="77777777" w:rsidTr="00B52E04">
        <w:trPr>
          <w:trHeight w:val="3288"/>
        </w:trPr>
        <w:tc>
          <w:tcPr>
            <w:tcW w:w="9349" w:type="dxa"/>
            <w:gridSpan w:val="2"/>
            <w:tcBorders>
              <w:top w:val="single" w:sz="4" w:space="0" w:color="000000"/>
              <w:left w:val="single" w:sz="4" w:space="0" w:color="000000"/>
              <w:bottom w:val="single" w:sz="4" w:space="0" w:color="000000"/>
              <w:right w:val="single" w:sz="4" w:space="0" w:color="000000"/>
            </w:tcBorders>
          </w:tcPr>
          <w:p w14:paraId="1CED6907"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5AE2FB0C" w14:textId="77777777" w:rsidR="00314B16" w:rsidRPr="002B78EE"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nút quản lý đơn hàng trên trang chủ</w:t>
            </w:r>
          </w:p>
          <w:p w14:paraId="50C5DC77" w14:textId="77777777" w:rsidR="00314B16" w:rsidRPr="002B78EE" w:rsidRDefault="00314B16" w:rsidP="00314B16">
            <w:pPr>
              <w:pStyle w:val="normal1"/>
              <w:numPr>
                <w:ilvl w:val="0"/>
                <w:numId w:val="3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hiện giao diện quản lý đơn hàng với danh sách đơn hàng</w:t>
            </w:r>
          </w:p>
          <w:p w14:paraId="51A7AAA7" w14:textId="77777777" w:rsidR="00314B16" w:rsidRPr="002B78EE"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1 đơn hàng chưa thanh toán và ấn nút xem chi tiết.</w:t>
            </w:r>
          </w:p>
          <w:p w14:paraId="284AB850" w14:textId="77777777" w:rsidR="00314B16" w:rsidRPr="002B78EE" w:rsidRDefault="00314B16" w:rsidP="00314B16">
            <w:pPr>
              <w:pStyle w:val="normal1"/>
              <w:numPr>
                <w:ilvl w:val="0"/>
                <w:numId w:val="33"/>
              </w:numPr>
              <w:tabs>
                <w:tab w:val="left" w:pos="1190"/>
              </w:tabs>
              <w:ind w:right="237"/>
              <w:rPr>
                <w:rFonts w:ascii="Times New Roman" w:hAnsi="Times New Roman" w:cs="Times New Roman"/>
              </w:rPr>
            </w:pPr>
            <w:r w:rsidRPr="002B78EE">
              <w:rPr>
                <w:rFonts w:ascii="Times New Roman" w:hAnsi="Times New Roman" w:cs="Times New Roman"/>
                <w:sz w:val="28"/>
                <w:szCs w:val="28"/>
              </w:rPr>
              <w:t>Hệ thống hiện trang chi tiết đơn hàng với các sản phẩm của đơn hàng và nút tiếp tục thanh toán.</w:t>
            </w:r>
          </w:p>
          <w:p w14:paraId="558DA143" w14:textId="77777777" w:rsidR="00314B16" w:rsidRPr="002B78EE" w:rsidRDefault="00314B16" w:rsidP="00314B16">
            <w:pPr>
              <w:pStyle w:val="normal1"/>
              <w:numPr>
                <w:ilvl w:val="0"/>
                <w:numId w:val="33"/>
              </w:numPr>
              <w:tabs>
                <w:tab w:val="left" w:pos="1189"/>
              </w:tabs>
              <w:ind w:left="1189" w:hanging="359"/>
              <w:rPr>
                <w:rFonts w:ascii="Times New Roman" w:hAnsi="Times New Roman" w:cs="Times New Roman"/>
              </w:rPr>
            </w:pPr>
            <w:r w:rsidRPr="002B78EE">
              <w:rPr>
                <w:rFonts w:ascii="Times New Roman" w:hAnsi="Times New Roman" w:cs="Times New Roman"/>
                <w:sz w:val="28"/>
                <w:szCs w:val="28"/>
              </w:rPr>
              <w:t>Khách hàng ấn nút tiếp tục thanh toán.</w:t>
            </w:r>
          </w:p>
          <w:p w14:paraId="35707D21" w14:textId="77777777" w:rsidR="00314B16" w:rsidRPr="002B78EE" w:rsidRDefault="00314B16" w:rsidP="00314B16">
            <w:pPr>
              <w:pStyle w:val="normal1"/>
              <w:numPr>
                <w:ilvl w:val="0"/>
                <w:numId w:val="3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chuyển đến trang thanh toán của ZaloPay.</w:t>
            </w:r>
          </w:p>
          <w:p w14:paraId="377D2325" w14:textId="77777777" w:rsidR="00314B16" w:rsidRPr="002B78EE" w:rsidRDefault="00314B16" w:rsidP="00314B16">
            <w:pPr>
              <w:pStyle w:val="normal1"/>
              <w:numPr>
                <w:ilvl w:val="0"/>
                <w:numId w:val="3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tiến hành thanh toán.</w:t>
            </w:r>
          </w:p>
          <w:p w14:paraId="56BA1935" w14:textId="77777777" w:rsidR="00314B16" w:rsidRPr="002B78EE" w:rsidRDefault="00314B16" w:rsidP="00314B16">
            <w:pPr>
              <w:pStyle w:val="normal1"/>
              <w:numPr>
                <w:ilvl w:val="0"/>
                <w:numId w:val="33"/>
              </w:numPr>
              <w:tabs>
                <w:tab w:val="left" w:pos="1190"/>
              </w:tabs>
              <w:spacing w:line="290" w:lineRule="auto"/>
              <w:ind w:right="497"/>
              <w:rPr>
                <w:rFonts w:ascii="Times New Roman" w:hAnsi="Times New Roman" w:cs="Times New Roman"/>
              </w:rPr>
            </w:pPr>
            <w:r w:rsidRPr="002B78EE">
              <w:rPr>
                <w:rFonts w:ascii="Times New Roman" w:hAnsi="Times New Roman" w:cs="Times New Roman"/>
                <w:sz w:val="28"/>
                <w:szCs w:val="28"/>
              </w:rPr>
              <w:lastRenderedPageBreak/>
              <w:t>Hệ thống cập nhật trạng thái đơn hàng thành đã thanh toán và quay trở lại trang quản lý đơn hàng.</w:t>
            </w:r>
          </w:p>
        </w:tc>
      </w:tr>
      <w:tr w:rsidR="00314B16" w:rsidRPr="002B78EE" w14:paraId="2CE3DF5A" w14:textId="77777777" w:rsidTr="00B52E04">
        <w:trPr>
          <w:trHeight w:val="973"/>
        </w:trPr>
        <w:tc>
          <w:tcPr>
            <w:tcW w:w="9349" w:type="dxa"/>
            <w:gridSpan w:val="2"/>
            <w:tcBorders>
              <w:top w:val="single" w:sz="4" w:space="0" w:color="000000"/>
              <w:left w:val="single" w:sz="4" w:space="0" w:color="000000"/>
              <w:bottom w:val="single" w:sz="4" w:space="0" w:color="000000"/>
              <w:right w:val="single" w:sz="4" w:space="0" w:color="000000"/>
            </w:tcBorders>
          </w:tcPr>
          <w:p w14:paraId="2D46F3E4" w14:textId="77777777" w:rsidR="00314B16" w:rsidRPr="002B78EE" w:rsidRDefault="00314B16" w:rsidP="00B52E04">
            <w:pPr>
              <w:pStyle w:val="normal1"/>
              <w:spacing w:before="1" w:line="290" w:lineRule="auto"/>
              <w:ind w:left="110"/>
              <w:rPr>
                <w:rFonts w:ascii="Times New Roman" w:hAnsi="Times New Roman" w:cs="Times New Roman"/>
              </w:rPr>
            </w:pPr>
            <w:r w:rsidRPr="002B78EE">
              <w:rPr>
                <w:rFonts w:ascii="Times New Roman" w:hAnsi="Times New Roman" w:cs="Times New Roman"/>
                <w:b/>
                <w:sz w:val="28"/>
                <w:szCs w:val="28"/>
              </w:rPr>
              <w:lastRenderedPageBreak/>
              <w:t>Ngoại lệ</w:t>
            </w:r>
          </w:p>
          <w:p w14:paraId="160730B2" w14:textId="77777777" w:rsidR="00314B16" w:rsidRPr="002B78EE" w:rsidRDefault="00314B16" w:rsidP="00B52E04">
            <w:pPr>
              <w:pStyle w:val="normal1"/>
              <w:ind w:left="1190" w:right="142" w:hanging="360"/>
              <w:rPr>
                <w:rFonts w:ascii="Times New Roman" w:hAnsi="Times New Roman" w:cs="Times New Roman"/>
              </w:rPr>
            </w:pPr>
            <w:r w:rsidRPr="002B78EE">
              <w:rPr>
                <w:rFonts w:ascii="Times New Roman" w:hAnsi="Times New Roman" w:cs="Times New Roman"/>
                <w:sz w:val="28"/>
                <w:szCs w:val="28"/>
              </w:rPr>
              <w:t>6. Hệ thống chuyển đến trang thanh toán của ZaloPay và hiện thông báo quá thời gian thanh toán</w:t>
            </w:r>
          </w:p>
        </w:tc>
      </w:tr>
    </w:tbl>
    <w:p w14:paraId="3CFC4C7F" w14:textId="77777777" w:rsidR="00314B16" w:rsidRPr="002B78EE" w:rsidRDefault="00314B16" w:rsidP="00314B16">
      <w:pPr>
        <w:rPr>
          <w:rFonts w:cs="Times New Roman"/>
        </w:rPr>
        <w:sectPr w:rsidR="00314B16" w:rsidRPr="002B78EE" w:rsidSect="00314B16">
          <w:footerReference w:type="even" r:id="rId38"/>
          <w:footerReference w:type="default" r:id="rId39"/>
          <w:footerReference w:type="first" r:id="rId40"/>
          <w:pgSz w:w="12240" w:h="15840"/>
          <w:pgMar w:top="1320" w:right="640" w:bottom="1280" w:left="1580" w:header="0" w:footer="1084" w:gutter="0"/>
          <w:cols w:space="720"/>
          <w:formProt w:val="0"/>
          <w:docGrid w:linePitch="100" w:charSpace="-8193"/>
        </w:sectPr>
      </w:pPr>
      <w:r w:rsidRPr="002B78EE">
        <w:rPr>
          <w:rFonts w:cs="Times New Roman"/>
        </w:rPr>
        <w:br w:type="page"/>
      </w:r>
    </w:p>
    <w:p w14:paraId="360F84F2" w14:textId="77777777" w:rsidR="00314B16" w:rsidRPr="002B78EE" w:rsidRDefault="00314B16" w:rsidP="00314B16">
      <w:pPr>
        <w:pStyle w:val="normal1"/>
        <w:rPr>
          <w:rFonts w:ascii="Times New Roman" w:hAnsi="Times New Roman" w:cs="Times New Roman"/>
          <w:b/>
          <w:sz w:val="28"/>
          <w:szCs w:val="28"/>
        </w:rPr>
      </w:pPr>
    </w:p>
    <w:p w14:paraId="0C6C0578" w14:textId="77777777" w:rsidR="00314B16" w:rsidRPr="002B78EE" w:rsidRDefault="00314B16" w:rsidP="00314B16">
      <w:pPr>
        <w:pStyle w:val="normal1"/>
        <w:ind w:left="115"/>
        <w:rPr>
          <w:rFonts w:ascii="Times New Roman" w:hAnsi="Times New Roman" w:cs="Times New Roman"/>
        </w:rPr>
      </w:pPr>
      <w:r w:rsidRPr="002B78EE">
        <w:rPr>
          <w:rFonts w:ascii="Times New Roman" w:hAnsi="Times New Roman" w:cs="Times New Roman"/>
          <w:noProof/>
        </w:rPr>
        <mc:AlternateContent>
          <mc:Choice Requires="wps">
            <w:drawing>
              <wp:inline distT="0" distB="0" distL="0" distR="0" wp14:anchorId="24B817F4" wp14:editId="457B9F6B">
                <wp:extent cx="5946775" cy="1457325"/>
                <wp:effectExtent l="0" t="0" r="0" b="0"/>
                <wp:docPr id="23" name="Shape 17"/>
                <wp:cNvGraphicFramePr/>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wps:txbx>
                      <wps:bodyPr lIns="0" tIns="0" rIns="0" bIns="0" anchor="t">
                        <a:noAutofit/>
                      </wps:bodyPr>
                    </wps:wsp>
                  </a:graphicData>
                </a:graphic>
              </wp:inline>
            </w:drawing>
          </mc:Choice>
          <mc:Fallback>
            <w:pict>
              <v:rect w14:anchorId="24B817F4" id="Shape 17" o:spid="_x0000_s1037" style="width:468.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" filled="f">
                <v:stroke joinstyle="round"/>
                <v:textbox inset="0,0,0,0">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v:textbox>
                <w10:anchorlock/>
              </v:rect>
            </w:pict>
          </mc:Fallback>
        </mc:AlternateContent>
      </w:r>
    </w:p>
    <w:p w14:paraId="271A7FFF" w14:textId="77777777" w:rsidR="00314B16" w:rsidRPr="002B78EE" w:rsidRDefault="00314B16" w:rsidP="00314B16">
      <w:pPr>
        <w:pStyle w:val="normal1"/>
        <w:ind w:left="1594" w:right="1967"/>
        <w:rPr>
          <w:rFonts w:ascii="Times New Roman" w:hAnsi="Times New Roman" w:cs="Times New Roman"/>
          <w:i/>
          <w:sz w:val="28"/>
          <w:szCs w:val="28"/>
        </w:rPr>
      </w:pPr>
      <w:bookmarkStart w:id="88" w:name="_2iq8gzs"/>
      <w:bookmarkEnd w:id="88"/>
    </w:p>
    <w:p w14:paraId="3EAD2457" w14:textId="77777777" w:rsidR="00314B16" w:rsidRPr="002B78EE" w:rsidRDefault="00314B16" w:rsidP="00314B16">
      <w:pPr>
        <w:pStyle w:val="Heading2"/>
        <w:tabs>
          <w:tab w:val="left" w:pos="1201"/>
        </w:tabs>
        <w:spacing w:before="171"/>
        <w:rPr>
          <w:rFonts w:cs="Times New Roman"/>
        </w:rPr>
      </w:pPr>
      <w:bookmarkStart w:id="89" w:name="__RefHeading___Toc26614_1225579473"/>
      <w:bookmarkStart w:id="90" w:name="_Toc185447756"/>
      <w:bookmarkEnd w:id="89"/>
      <w:r w:rsidRPr="002B78EE">
        <w:rPr>
          <w:rFonts w:cs="Times New Roman"/>
          <w:szCs w:val="28"/>
        </w:rPr>
        <w:t>Kịch bản UC đánh giá sản phẩm đã mua</w:t>
      </w:r>
      <w:bookmarkEnd w:id="90"/>
    </w:p>
    <w:p w14:paraId="1357FB1E" w14:textId="77777777" w:rsidR="00314B16" w:rsidRPr="002B78EE" w:rsidRDefault="00314B16" w:rsidP="00314B16">
      <w:pPr>
        <w:pStyle w:val="normal1"/>
        <w:spacing w:before="2"/>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5CC77AC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31497BC0"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1D4406"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Khách hàng</w:t>
            </w:r>
          </w:p>
        </w:tc>
      </w:tr>
      <w:tr w:rsidR="00314B16" w:rsidRPr="002B78EE" w14:paraId="563066BB" w14:textId="77777777" w:rsidTr="00B52E04">
        <w:trPr>
          <w:trHeight w:val="900"/>
        </w:trPr>
        <w:tc>
          <w:tcPr>
            <w:tcW w:w="4674" w:type="dxa"/>
            <w:tcBorders>
              <w:top w:val="single" w:sz="4" w:space="0" w:color="000000"/>
              <w:left w:val="single" w:sz="4" w:space="0" w:color="000000"/>
              <w:bottom w:val="single" w:sz="4" w:space="0" w:color="000000"/>
              <w:right w:val="single" w:sz="4" w:space="0" w:color="000000"/>
            </w:tcBorders>
          </w:tcPr>
          <w:p w14:paraId="6BBD69EC"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C956FD4" w14:textId="77777777" w:rsidR="00314B16" w:rsidRPr="002B78EE" w:rsidRDefault="00314B16" w:rsidP="00314B16">
            <w:pPr>
              <w:pStyle w:val="normal1"/>
              <w:numPr>
                <w:ilvl w:val="0"/>
                <w:numId w:val="34"/>
              </w:numPr>
              <w:tabs>
                <w:tab w:val="left" w:pos="829"/>
              </w:tabs>
              <w:spacing w:before="1" w:line="312" w:lineRule="auto"/>
              <w:ind w:left="829" w:hanging="359"/>
              <w:rPr>
                <w:rFonts w:ascii="Times New Roman" w:hAnsi="Times New Roman" w:cs="Times New Roman"/>
              </w:rPr>
            </w:pPr>
            <w:r w:rsidRPr="002B78EE">
              <w:rPr>
                <w:rFonts w:ascii="Times New Roman" w:hAnsi="Times New Roman" w:cs="Times New Roman"/>
                <w:sz w:val="28"/>
                <w:szCs w:val="28"/>
              </w:rPr>
              <w:t>Khách hàng đăng nhập thành công</w:t>
            </w:r>
          </w:p>
          <w:p w14:paraId="6BF003D6" w14:textId="77777777" w:rsidR="00314B16" w:rsidRPr="002B78EE" w:rsidRDefault="00314B16" w:rsidP="00314B16">
            <w:pPr>
              <w:pStyle w:val="normal1"/>
              <w:numPr>
                <w:ilvl w:val="0"/>
                <w:numId w:val="34"/>
              </w:numPr>
              <w:tabs>
                <w:tab w:val="left" w:pos="829"/>
              </w:tabs>
              <w:spacing w:line="300" w:lineRule="auto"/>
              <w:ind w:left="829" w:hanging="359"/>
              <w:rPr>
                <w:rFonts w:ascii="Times New Roman" w:hAnsi="Times New Roman" w:cs="Times New Roman"/>
              </w:rPr>
            </w:pPr>
            <w:r w:rsidRPr="002B78EE">
              <w:rPr>
                <w:rFonts w:ascii="Times New Roman" w:hAnsi="Times New Roman" w:cs="Times New Roman"/>
                <w:sz w:val="28"/>
                <w:szCs w:val="28"/>
              </w:rPr>
              <w:t>Chuyển đến trang quản lý đơn</w:t>
            </w:r>
          </w:p>
          <w:p w14:paraId="71D01131" w14:textId="77777777" w:rsidR="00314B16" w:rsidRPr="002B78EE" w:rsidRDefault="00314B16" w:rsidP="00B52E04">
            <w:pPr>
              <w:pStyle w:val="normal1"/>
              <w:spacing w:line="264" w:lineRule="auto"/>
              <w:ind w:left="830"/>
              <w:rPr>
                <w:rFonts w:ascii="Times New Roman" w:hAnsi="Times New Roman" w:cs="Times New Roman"/>
              </w:rPr>
            </w:pPr>
            <w:r w:rsidRPr="002B78EE">
              <w:rPr>
                <w:rFonts w:ascii="Times New Roman" w:hAnsi="Times New Roman" w:cs="Times New Roman"/>
                <w:sz w:val="28"/>
                <w:szCs w:val="28"/>
              </w:rPr>
              <w:t>hàng.</w:t>
            </w:r>
          </w:p>
        </w:tc>
      </w:tr>
      <w:tr w:rsidR="00314B16" w:rsidRPr="002B78EE" w14:paraId="52B37498"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19E1FD5C"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DC17BB5" w14:textId="77777777" w:rsidR="00314B16" w:rsidRPr="002B78EE" w:rsidRDefault="00314B16" w:rsidP="00314B16">
            <w:pPr>
              <w:pStyle w:val="normal1"/>
              <w:numPr>
                <w:ilvl w:val="0"/>
                <w:numId w:val="35"/>
              </w:numPr>
              <w:tabs>
                <w:tab w:val="left" w:pos="830"/>
              </w:tabs>
              <w:spacing w:line="300" w:lineRule="auto"/>
              <w:ind w:right="581"/>
              <w:rPr>
                <w:rFonts w:ascii="Times New Roman" w:hAnsi="Times New Roman" w:cs="Times New Roman"/>
              </w:rPr>
            </w:pPr>
            <w:r w:rsidRPr="002B78EE">
              <w:rPr>
                <w:rFonts w:ascii="Times New Roman" w:hAnsi="Times New Roman" w:cs="Times New Roman"/>
                <w:sz w:val="28"/>
                <w:szCs w:val="28"/>
              </w:rPr>
              <w:t>Khách hàng đánh giá sản phẩm thành công.</w:t>
            </w:r>
          </w:p>
        </w:tc>
      </w:tr>
      <w:tr w:rsidR="00314B16" w:rsidRPr="002B78EE" w14:paraId="03956488" w14:textId="77777777" w:rsidTr="00B52E04">
        <w:trPr>
          <w:trHeight w:val="2689"/>
        </w:trPr>
        <w:tc>
          <w:tcPr>
            <w:tcW w:w="9349" w:type="dxa"/>
            <w:gridSpan w:val="2"/>
            <w:tcBorders>
              <w:top w:val="single" w:sz="4" w:space="0" w:color="000000"/>
              <w:left w:val="single" w:sz="4" w:space="0" w:color="000000"/>
              <w:bottom w:val="single" w:sz="4" w:space="0" w:color="000000"/>
              <w:right w:val="single" w:sz="4" w:space="0" w:color="000000"/>
            </w:tcBorders>
          </w:tcPr>
          <w:p w14:paraId="498CBAA4"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36E11419" w14:textId="77777777" w:rsidR="00314B16" w:rsidRPr="002B78EE" w:rsidRDefault="00314B16" w:rsidP="00314B16">
            <w:pPr>
              <w:pStyle w:val="normal1"/>
              <w:numPr>
                <w:ilvl w:val="0"/>
                <w:numId w:val="36"/>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1 đơn hàng và ấn xem chi tiết.</w:t>
            </w:r>
          </w:p>
          <w:p w14:paraId="73CCD9D9" w14:textId="77777777" w:rsidR="00314B16" w:rsidRPr="002B78EE" w:rsidRDefault="00314B16" w:rsidP="00314B16">
            <w:pPr>
              <w:pStyle w:val="normal1"/>
              <w:numPr>
                <w:ilvl w:val="0"/>
                <w:numId w:val="36"/>
              </w:numPr>
              <w:tabs>
                <w:tab w:val="left" w:pos="1190"/>
              </w:tabs>
              <w:spacing w:before="1"/>
              <w:ind w:right="172"/>
              <w:rPr>
                <w:rFonts w:ascii="Times New Roman" w:hAnsi="Times New Roman" w:cs="Times New Roman"/>
              </w:rPr>
            </w:pPr>
            <w:r w:rsidRPr="002B78EE">
              <w:rPr>
                <w:rFonts w:ascii="Times New Roman" w:hAnsi="Times New Roman" w:cs="Times New Roman"/>
                <w:sz w:val="28"/>
                <w:szCs w:val="28"/>
              </w:rPr>
              <w:t>Hệ thống chuyển đến trang chi tiết đơn hàng, mỗi sản phẩm của đơn hàng có nút đánh giá.</w:t>
            </w:r>
          </w:p>
          <w:p w14:paraId="14CE40B6" w14:textId="77777777" w:rsidR="00314B16" w:rsidRPr="002B78EE" w:rsidRDefault="00314B16" w:rsidP="00314B16">
            <w:pPr>
              <w:pStyle w:val="normal1"/>
              <w:numPr>
                <w:ilvl w:val="0"/>
                <w:numId w:val="36"/>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1 sản phẩm và ấn nút đánh giá.</w:t>
            </w:r>
          </w:p>
          <w:p w14:paraId="479548BA" w14:textId="77777777" w:rsidR="00314B16" w:rsidRPr="002B78EE" w:rsidRDefault="00314B16" w:rsidP="00314B16">
            <w:pPr>
              <w:pStyle w:val="normal1"/>
              <w:numPr>
                <w:ilvl w:val="0"/>
                <w:numId w:val="36"/>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hiện phần đánh giá sản phẩm.</w:t>
            </w:r>
          </w:p>
          <w:p w14:paraId="4513F3C4" w14:textId="77777777" w:rsidR="00314B16" w:rsidRPr="002B78EE" w:rsidRDefault="00314B16" w:rsidP="00314B16">
            <w:pPr>
              <w:pStyle w:val="normal1"/>
              <w:numPr>
                <w:ilvl w:val="0"/>
                <w:numId w:val="36"/>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Khách hàng tiến hành đánh giá sản phẩm và ấn lưu đánh giá sản phẩm.</w:t>
            </w:r>
          </w:p>
          <w:p w14:paraId="297B8B22" w14:textId="77777777" w:rsidR="00314B16" w:rsidRPr="002B78EE" w:rsidRDefault="00314B16" w:rsidP="00314B16">
            <w:pPr>
              <w:pStyle w:val="normal1"/>
              <w:numPr>
                <w:ilvl w:val="0"/>
                <w:numId w:val="36"/>
              </w:numPr>
              <w:tabs>
                <w:tab w:val="left" w:pos="1190"/>
              </w:tabs>
              <w:spacing w:line="300" w:lineRule="auto"/>
              <w:ind w:right="328"/>
              <w:rPr>
                <w:rFonts w:ascii="Times New Roman" w:hAnsi="Times New Roman" w:cs="Times New Roman"/>
              </w:rPr>
            </w:pPr>
            <w:r w:rsidRPr="002B78EE">
              <w:rPr>
                <w:rFonts w:ascii="Times New Roman" w:hAnsi="Times New Roman" w:cs="Times New Roman"/>
                <w:sz w:val="28"/>
                <w:szCs w:val="28"/>
              </w:rPr>
              <w:t>Hệ thống lưu đánh giá sản phẩm của khách hàng và thông báo đánh giá sản phẩm thành công.</w:t>
            </w:r>
          </w:p>
        </w:tc>
      </w:tr>
      <w:tr w:rsidR="00314B16" w:rsidRPr="002B78EE" w14:paraId="24524158" w14:textId="77777777" w:rsidTr="00B52E04">
        <w:trPr>
          <w:trHeight w:val="1068"/>
        </w:trPr>
        <w:tc>
          <w:tcPr>
            <w:tcW w:w="9349" w:type="dxa"/>
            <w:gridSpan w:val="2"/>
            <w:tcBorders>
              <w:top w:val="single" w:sz="4" w:space="0" w:color="000000"/>
              <w:left w:val="single" w:sz="4" w:space="0" w:color="000000"/>
              <w:bottom w:val="single" w:sz="4" w:space="0" w:color="000000"/>
              <w:right w:val="single" w:sz="4" w:space="0" w:color="000000"/>
            </w:tcBorders>
          </w:tcPr>
          <w:p w14:paraId="153E6C55"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16CEB1D4" w14:textId="77777777" w:rsidR="00314B16" w:rsidRPr="002B78EE" w:rsidRDefault="00314B16" w:rsidP="00314B16">
            <w:pPr>
              <w:pStyle w:val="normal1"/>
              <w:numPr>
                <w:ilvl w:val="0"/>
                <w:numId w:val="37"/>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“chưa nhập đầy đủ các trường”.</w:t>
            </w:r>
          </w:p>
          <w:p w14:paraId="1288C74B" w14:textId="77777777" w:rsidR="00314B16" w:rsidRPr="002B78EE" w:rsidRDefault="00314B16" w:rsidP="00314B16">
            <w:pPr>
              <w:pStyle w:val="normal1"/>
              <w:numPr>
                <w:ilvl w:val="1"/>
                <w:numId w:val="37"/>
              </w:numPr>
              <w:tabs>
                <w:tab w:val="left" w:pos="1549"/>
              </w:tabs>
              <w:spacing w:line="290" w:lineRule="auto"/>
              <w:ind w:left="1549" w:hanging="719"/>
              <w:rPr>
                <w:rFonts w:ascii="Times New Roman" w:hAnsi="Times New Roman" w:cs="Times New Roman"/>
              </w:rPr>
            </w:pPr>
            <w:r w:rsidRPr="002B78EE">
              <w:rPr>
                <w:rFonts w:ascii="Times New Roman" w:hAnsi="Times New Roman" w:cs="Times New Roman"/>
                <w:sz w:val="28"/>
                <w:szCs w:val="28"/>
              </w:rPr>
              <w:t>Quay lại bước 5 của chuỗi sự kiện chính.</w:t>
            </w:r>
          </w:p>
        </w:tc>
      </w:tr>
    </w:tbl>
    <w:p w14:paraId="02A1902F" w14:textId="77777777" w:rsidR="00314B16" w:rsidRPr="002B78EE" w:rsidRDefault="00314B16" w:rsidP="00314B16">
      <w:pPr>
        <w:pStyle w:val="normal1"/>
        <w:spacing w:before="3"/>
        <w:ind w:right="374"/>
        <w:jc w:val="center"/>
        <w:rPr>
          <w:rFonts w:ascii="Times New Roman" w:hAnsi="Times New Roman" w:cs="Times New Roman"/>
          <w:i/>
          <w:sz w:val="28"/>
          <w:szCs w:val="28"/>
        </w:rPr>
      </w:pPr>
      <w:bookmarkStart w:id="91" w:name="_xvir7l"/>
      <w:bookmarkEnd w:id="91"/>
    </w:p>
    <w:p w14:paraId="0B250BEE" w14:textId="77777777" w:rsidR="00314B16" w:rsidRPr="002B78EE" w:rsidRDefault="00314B16" w:rsidP="00314B16">
      <w:pPr>
        <w:pStyle w:val="normal1"/>
        <w:rPr>
          <w:rFonts w:ascii="Times New Roman" w:hAnsi="Times New Roman" w:cs="Times New Roman"/>
          <w:i/>
          <w:sz w:val="28"/>
          <w:szCs w:val="28"/>
        </w:rPr>
      </w:pPr>
    </w:p>
    <w:p w14:paraId="27476D6D" w14:textId="77777777" w:rsidR="00314B16" w:rsidRPr="002B78EE" w:rsidRDefault="00314B16" w:rsidP="00314B16">
      <w:pPr>
        <w:pStyle w:val="normal1"/>
        <w:rPr>
          <w:rFonts w:ascii="Times New Roman" w:hAnsi="Times New Roman" w:cs="Times New Roman"/>
          <w:i/>
          <w:sz w:val="28"/>
          <w:szCs w:val="28"/>
        </w:rPr>
      </w:pPr>
    </w:p>
    <w:p w14:paraId="7A3DAF66" w14:textId="77777777" w:rsidR="00314B16" w:rsidRPr="002B78EE" w:rsidRDefault="00314B16" w:rsidP="00314B16">
      <w:pPr>
        <w:pStyle w:val="normal1"/>
        <w:rPr>
          <w:rFonts w:ascii="Times New Roman" w:hAnsi="Times New Roman" w:cs="Times New Roman"/>
          <w:i/>
          <w:sz w:val="28"/>
          <w:szCs w:val="28"/>
        </w:rPr>
      </w:pPr>
    </w:p>
    <w:p w14:paraId="2B7ED195" w14:textId="77777777" w:rsidR="00314B16" w:rsidRPr="002B78EE" w:rsidRDefault="00314B16" w:rsidP="00314B16">
      <w:pPr>
        <w:pStyle w:val="normal1"/>
        <w:rPr>
          <w:rFonts w:ascii="Times New Roman" w:hAnsi="Times New Roman" w:cs="Times New Roman"/>
          <w:i/>
          <w:sz w:val="28"/>
          <w:szCs w:val="28"/>
        </w:rPr>
      </w:pPr>
    </w:p>
    <w:p w14:paraId="3B3B0431" w14:textId="77777777" w:rsidR="00314B16" w:rsidRPr="002B78EE" w:rsidRDefault="00314B16" w:rsidP="00314B16">
      <w:pPr>
        <w:pStyle w:val="normal1"/>
        <w:spacing w:before="228"/>
        <w:rPr>
          <w:rFonts w:ascii="Times New Roman" w:hAnsi="Times New Roman" w:cs="Times New Roman"/>
          <w:i/>
          <w:sz w:val="28"/>
          <w:szCs w:val="28"/>
        </w:rPr>
      </w:pPr>
      <w:bookmarkStart w:id="92" w:name="3hv69ve"/>
      <w:bookmarkEnd w:id="92"/>
    </w:p>
    <w:p w14:paraId="621C9514" w14:textId="77777777" w:rsidR="00314B16" w:rsidRPr="002B78EE" w:rsidRDefault="00314B16" w:rsidP="00314B16">
      <w:pPr>
        <w:pStyle w:val="Heading2"/>
        <w:tabs>
          <w:tab w:val="left" w:pos="837"/>
        </w:tabs>
        <w:rPr>
          <w:rFonts w:cs="Times New Roman"/>
        </w:rPr>
        <w:sectPr w:rsidR="00314B16" w:rsidRPr="002B78EE" w:rsidSect="00314B16">
          <w:footerReference w:type="even" r:id="rId41"/>
          <w:footerReference w:type="default" r:id="rId42"/>
          <w:footerReference w:type="first" r:id="rId43"/>
          <w:pgSz w:w="12240" w:h="15840"/>
          <w:pgMar w:top="1320" w:right="640" w:bottom="1280" w:left="1580" w:header="0" w:footer="1084" w:gutter="0"/>
          <w:cols w:space="720"/>
          <w:formProt w:val="0"/>
          <w:docGrid w:linePitch="100" w:charSpace="-8193"/>
        </w:sectPr>
      </w:pPr>
      <w:bookmarkStart w:id="93" w:name="__RefHeading___Toc26616_1225579473"/>
      <w:bookmarkStart w:id="94" w:name="3hv69ve_Copy_1"/>
      <w:bookmarkStart w:id="95" w:name="_1x0gk37"/>
      <w:bookmarkStart w:id="96" w:name="_Toc185447757"/>
      <w:bookmarkEnd w:id="93"/>
      <w:bookmarkEnd w:id="94"/>
      <w:bookmarkEnd w:id="95"/>
      <w:r w:rsidRPr="002B78EE">
        <w:rPr>
          <w:rFonts w:cs="Times New Roman"/>
          <w:szCs w:val="28"/>
        </w:rPr>
        <w:t>Biểu đồ phân rã và kịch bản UC Tìm kiếm</w:t>
      </w:r>
      <w:bookmarkEnd w:id="96"/>
      <w:r w:rsidRPr="002B78EE">
        <w:rPr>
          <w:rFonts w:cs="Times New Roman"/>
        </w:rPr>
        <w:br w:type="page"/>
      </w:r>
    </w:p>
    <w:p w14:paraId="7D9012D4" w14:textId="77777777" w:rsidR="00314B16" w:rsidRPr="002B78EE" w:rsidRDefault="00314B16" w:rsidP="00314B16">
      <w:pPr>
        <w:pStyle w:val="normal1"/>
        <w:rPr>
          <w:rFonts w:ascii="Times New Roman" w:hAnsi="Times New Roman" w:cs="Times New Roman"/>
          <w:b/>
          <w:sz w:val="28"/>
          <w:szCs w:val="28"/>
        </w:rPr>
      </w:pPr>
    </w:p>
    <w:p w14:paraId="1B2F44CE" w14:textId="77777777" w:rsidR="00314B16" w:rsidRPr="002B78EE" w:rsidRDefault="00314B16" w:rsidP="00314B16">
      <w:pPr>
        <w:pStyle w:val="normal1"/>
        <w:ind w:left="841"/>
        <w:rPr>
          <w:rFonts w:ascii="Times New Roman" w:hAnsi="Times New Roman" w:cs="Times New Roman"/>
        </w:rPr>
      </w:pPr>
      <w:r w:rsidRPr="002B78EE">
        <w:rPr>
          <w:rFonts w:ascii="Times New Roman" w:hAnsi="Times New Roman" w:cs="Times New Roman"/>
          <w:noProof/>
        </w:rPr>
        <w:drawing>
          <wp:inline distT="0" distB="0" distL="0" distR="0" wp14:anchorId="329F930E" wp14:editId="2222637B">
            <wp:extent cx="5739765" cy="1583690"/>
            <wp:effectExtent l="0" t="0" r="0" b="0"/>
            <wp:docPr id="24" name="image10.jpg" descr="A blue and black line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descr="A blue and black line with a blue oval&#10;&#10;Description automatically generated"/>
                    <pic:cNvPicPr>
                      <a:picLocks noChangeAspect="1" noChangeArrowheads="1"/>
                    </pic:cNvPicPr>
                  </pic:nvPicPr>
                  <pic:blipFill>
                    <a:blip r:embed="rId44"/>
                    <a:stretch>
                      <a:fillRect/>
                    </a:stretch>
                  </pic:blipFill>
                  <pic:spPr bwMode="auto">
                    <a:xfrm>
                      <a:off x="0" y="0"/>
                      <a:ext cx="5739765" cy="1583690"/>
                    </a:xfrm>
                    <a:prstGeom prst="rect">
                      <a:avLst/>
                    </a:prstGeom>
                    <a:noFill/>
                  </pic:spPr>
                </pic:pic>
              </a:graphicData>
            </a:graphic>
          </wp:inline>
        </w:drawing>
      </w:r>
    </w:p>
    <w:p w14:paraId="7F6F5AFD" w14:textId="77777777" w:rsidR="00314B16" w:rsidRPr="002B78EE" w:rsidRDefault="00314B16" w:rsidP="00314B16">
      <w:pPr>
        <w:pStyle w:val="normal1"/>
        <w:spacing w:before="4"/>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048452F2"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E02990A"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4B5FBA8"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(Guest)</w:t>
            </w:r>
          </w:p>
        </w:tc>
      </w:tr>
      <w:tr w:rsidR="00314B16" w:rsidRPr="002B78EE" w14:paraId="7F957984"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6ECB94"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C84D96A" w14:textId="77777777" w:rsidR="00314B16" w:rsidRPr="002B78EE" w:rsidRDefault="00314B16" w:rsidP="00314B16">
            <w:pPr>
              <w:pStyle w:val="normal1"/>
              <w:numPr>
                <w:ilvl w:val="0"/>
                <w:numId w:val="38"/>
              </w:numPr>
              <w:tabs>
                <w:tab w:val="left" w:pos="829"/>
              </w:tabs>
              <w:spacing w:line="276"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0D35F9DD"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2463BE22"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181D786" w14:textId="77777777" w:rsidR="00314B16" w:rsidRPr="002B78EE" w:rsidRDefault="00314B16" w:rsidP="00314B16">
            <w:pPr>
              <w:pStyle w:val="normal1"/>
              <w:numPr>
                <w:ilvl w:val="0"/>
                <w:numId w:val="39"/>
              </w:numPr>
              <w:tabs>
                <w:tab w:val="left" w:pos="830"/>
              </w:tabs>
              <w:spacing w:line="300" w:lineRule="auto"/>
              <w:ind w:right="465"/>
              <w:rPr>
                <w:rFonts w:ascii="Times New Roman" w:hAnsi="Times New Roman" w:cs="Times New Roman"/>
              </w:rPr>
            </w:pPr>
            <w:r w:rsidRPr="002B78EE">
              <w:rPr>
                <w:rFonts w:ascii="Times New Roman" w:hAnsi="Times New Roman" w:cs="Times New Roman"/>
                <w:sz w:val="28"/>
                <w:szCs w:val="28"/>
              </w:rPr>
              <w:t>Khách tìm kiếm sản phẩm thành công</w:t>
            </w:r>
          </w:p>
        </w:tc>
      </w:tr>
      <w:tr w:rsidR="00314B16" w:rsidRPr="002B78EE" w14:paraId="4FFE25F4" w14:textId="77777777" w:rsidTr="00B52E04">
        <w:trPr>
          <w:trHeight w:val="1791"/>
        </w:trPr>
        <w:tc>
          <w:tcPr>
            <w:tcW w:w="9349" w:type="dxa"/>
            <w:gridSpan w:val="2"/>
            <w:tcBorders>
              <w:top w:val="single" w:sz="4" w:space="0" w:color="000000"/>
              <w:left w:val="single" w:sz="4" w:space="0" w:color="000000"/>
              <w:bottom w:val="single" w:sz="4" w:space="0" w:color="000000"/>
              <w:right w:val="single" w:sz="4" w:space="0" w:color="000000"/>
            </w:tcBorders>
          </w:tcPr>
          <w:p w14:paraId="6ABF4004"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4607C427" w14:textId="77777777" w:rsidR="00314B16" w:rsidRPr="002B78EE" w:rsidRDefault="00314B16" w:rsidP="00314B16">
            <w:pPr>
              <w:pStyle w:val="normal1"/>
              <w:numPr>
                <w:ilvl w:val="0"/>
                <w:numId w:val="40"/>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tìm kiếm trên trang chủ.</w:t>
            </w:r>
          </w:p>
          <w:p w14:paraId="32FCD8D2" w14:textId="77777777" w:rsidR="00314B16" w:rsidRPr="002B78EE" w:rsidRDefault="00314B16" w:rsidP="00314B16">
            <w:pPr>
              <w:pStyle w:val="normal1"/>
              <w:numPr>
                <w:ilvl w:val="0"/>
                <w:numId w:val="40"/>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giao diện tìm kiếm.</w:t>
            </w:r>
          </w:p>
          <w:p w14:paraId="2916C329" w14:textId="77777777" w:rsidR="00314B16" w:rsidRPr="002B78EE" w:rsidRDefault="00314B16" w:rsidP="00314B16">
            <w:pPr>
              <w:pStyle w:val="normal1"/>
              <w:numPr>
                <w:ilvl w:val="0"/>
                <w:numId w:val="40"/>
              </w:numPr>
              <w:tabs>
                <w:tab w:val="left" w:pos="1190"/>
              </w:tabs>
              <w:ind w:right="263"/>
              <w:rPr>
                <w:rFonts w:ascii="Times New Roman" w:hAnsi="Times New Roman" w:cs="Times New Roman"/>
              </w:rPr>
            </w:pPr>
            <w:r w:rsidRPr="002B78EE">
              <w:rPr>
                <w:rFonts w:ascii="Times New Roman" w:hAnsi="Times New Roman" w:cs="Times New Roman"/>
                <w:sz w:val="28"/>
                <w:szCs w:val="28"/>
              </w:rPr>
              <w:t>Khách chọn thông tin sản phẩm muốn tìm kiếm. Gồm tên, loại sản phẩm, vị trí cửa hàng, khoảng giá, độ đánh giá của sản phẩm.</w:t>
            </w:r>
          </w:p>
          <w:p w14:paraId="6949D1AF" w14:textId="77777777" w:rsidR="00314B16" w:rsidRPr="002B78EE" w:rsidRDefault="00314B16" w:rsidP="00314B16">
            <w:pPr>
              <w:pStyle w:val="normal1"/>
              <w:numPr>
                <w:ilvl w:val="0"/>
                <w:numId w:val="40"/>
              </w:numPr>
              <w:tabs>
                <w:tab w:val="left" w:pos="1189"/>
              </w:tabs>
              <w:spacing w:line="276" w:lineRule="auto"/>
              <w:ind w:left="1189" w:hanging="359"/>
              <w:rPr>
                <w:rFonts w:ascii="Times New Roman" w:hAnsi="Times New Roman" w:cs="Times New Roman"/>
              </w:rPr>
            </w:pPr>
            <w:r w:rsidRPr="002B78EE">
              <w:rPr>
                <w:rFonts w:ascii="Times New Roman" w:hAnsi="Times New Roman" w:cs="Times New Roman"/>
                <w:sz w:val="28"/>
                <w:szCs w:val="28"/>
              </w:rPr>
              <w:t>Hệ thống hiện các sản phẩm theo thông tin khách đã chọn.</w:t>
            </w:r>
          </w:p>
        </w:tc>
      </w:tr>
      <w:tr w:rsidR="00314B16" w:rsidRPr="002B78EE" w14:paraId="5B745D52" w14:textId="77777777" w:rsidTr="00B52E04">
        <w:trPr>
          <w:trHeight w:val="597"/>
        </w:trPr>
        <w:tc>
          <w:tcPr>
            <w:tcW w:w="9349" w:type="dxa"/>
            <w:gridSpan w:val="2"/>
            <w:tcBorders>
              <w:top w:val="single" w:sz="4" w:space="0" w:color="000000"/>
              <w:left w:val="single" w:sz="4" w:space="0" w:color="000000"/>
              <w:bottom w:val="single" w:sz="4" w:space="0" w:color="000000"/>
              <w:right w:val="single" w:sz="4" w:space="0" w:color="000000"/>
            </w:tcBorders>
          </w:tcPr>
          <w:p w14:paraId="6402D363"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Ngoại lệ</w:t>
            </w:r>
          </w:p>
        </w:tc>
      </w:tr>
    </w:tbl>
    <w:p w14:paraId="1A2D0342" w14:textId="77777777" w:rsidR="00314B16" w:rsidRPr="002B78EE" w:rsidRDefault="00314B16" w:rsidP="00314B16">
      <w:pPr>
        <w:pStyle w:val="normal1"/>
        <w:rPr>
          <w:rFonts w:ascii="Times New Roman" w:hAnsi="Times New Roman" w:cs="Times New Roman"/>
          <w:i/>
          <w:sz w:val="28"/>
          <w:szCs w:val="28"/>
        </w:rPr>
      </w:pPr>
    </w:p>
    <w:p w14:paraId="4BE2C71A" w14:textId="77777777" w:rsidR="00314B16" w:rsidRPr="002B78EE" w:rsidRDefault="00314B16" w:rsidP="00314B16">
      <w:pPr>
        <w:pStyle w:val="normal1"/>
        <w:rPr>
          <w:rFonts w:ascii="Times New Roman" w:hAnsi="Times New Roman" w:cs="Times New Roman"/>
          <w:i/>
          <w:sz w:val="28"/>
          <w:szCs w:val="28"/>
        </w:rPr>
      </w:pPr>
    </w:p>
    <w:p w14:paraId="55FD1F43" w14:textId="77777777" w:rsidR="00314B16" w:rsidRPr="002B78EE" w:rsidRDefault="00314B16" w:rsidP="00314B16">
      <w:pPr>
        <w:pStyle w:val="normal1"/>
        <w:rPr>
          <w:rFonts w:ascii="Times New Roman" w:hAnsi="Times New Roman" w:cs="Times New Roman"/>
          <w:i/>
          <w:sz w:val="28"/>
          <w:szCs w:val="28"/>
        </w:rPr>
      </w:pPr>
    </w:p>
    <w:p w14:paraId="6AA53FFA" w14:textId="77777777" w:rsidR="00314B16" w:rsidRPr="002B78EE" w:rsidRDefault="00314B16" w:rsidP="00314B16">
      <w:pPr>
        <w:pStyle w:val="normal1"/>
        <w:rPr>
          <w:rFonts w:ascii="Times New Roman" w:hAnsi="Times New Roman" w:cs="Times New Roman"/>
          <w:i/>
          <w:sz w:val="28"/>
          <w:szCs w:val="28"/>
        </w:rPr>
      </w:pPr>
    </w:p>
    <w:p w14:paraId="60945693" w14:textId="77777777" w:rsidR="00314B16" w:rsidRPr="002B78EE" w:rsidRDefault="00314B16" w:rsidP="00314B16">
      <w:pPr>
        <w:pStyle w:val="normal1"/>
        <w:rPr>
          <w:rFonts w:ascii="Times New Roman" w:hAnsi="Times New Roman" w:cs="Times New Roman"/>
          <w:i/>
          <w:sz w:val="28"/>
          <w:szCs w:val="28"/>
        </w:rPr>
      </w:pPr>
    </w:p>
    <w:p w14:paraId="35CA2FCD" w14:textId="77777777" w:rsidR="00314B16" w:rsidRPr="002B78EE" w:rsidRDefault="00314B16" w:rsidP="00314B16">
      <w:pPr>
        <w:pStyle w:val="normal1"/>
        <w:rPr>
          <w:rFonts w:ascii="Times New Roman" w:hAnsi="Times New Roman" w:cs="Times New Roman"/>
          <w:i/>
          <w:sz w:val="28"/>
          <w:szCs w:val="28"/>
        </w:rPr>
      </w:pPr>
    </w:p>
    <w:p w14:paraId="2898A29E" w14:textId="77777777" w:rsidR="00314B16" w:rsidRPr="002B78EE" w:rsidRDefault="00314B16" w:rsidP="00314B16">
      <w:pPr>
        <w:pStyle w:val="normal1"/>
        <w:rPr>
          <w:rFonts w:ascii="Times New Roman" w:hAnsi="Times New Roman" w:cs="Times New Roman"/>
          <w:i/>
          <w:sz w:val="28"/>
          <w:szCs w:val="28"/>
        </w:rPr>
      </w:pPr>
    </w:p>
    <w:p w14:paraId="02A34465" w14:textId="77777777" w:rsidR="00314B16" w:rsidRPr="002B78EE" w:rsidRDefault="00314B16" w:rsidP="00314B16">
      <w:pPr>
        <w:pStyle w:val="normal1"/>
        <w:rPr>
          <w:rFonts w:ascii="Times New Roman" w:hAnsi="Times New Roman" w:cs="Times New Roman"/>
          <w:i/>
          <w:sz w:val="28"/>
          <w:szCs w:val="28"/>
        </w:rPr>
      </w:pPr>
    </w:p>
    <w:p w14:paraId="4C83849F" w14:textId="77777777" w:rsidR="00314B16" w:rsidRPr="002B78EE" w:rsidRDefault="00314B16" w:rsidP="00314B16">
      <w:pPr>
        <w:pStyle w:val="normal1"/>
        <w:rPr>
          <w:rFonts w:ascii="Times New Roman" w:hAnsi="Times New Roman" w:cs="Times New Roman"/>
          <w:i/>
          <w:sz w:val="28"/>
          <w:szCs w:val="28"/>
        </w:rPr>
      </w:pPr>
    </w:p>
    <w:p w14:paraId="6C83AEDD" w14:textId="77777777" w:rsidR="00314B16" w:rsidRPr="002B78EE" w:rsidRDefault="00314B16" w:rsidP="00314B16">
      <w:pPr>
        <w:pStyle w:val="normal1"/>
        <w:rPr>
          <w:rFonts w:ascii="Times New Roman" w:hAnsi="Times New Roman" w:cs="Times New Roman"/>
          <w:i/>
          <w:sz w:val="28"/>
          <w:szCs w:val="28"/>
        </w:rPr>
      </w:pPr>
    </w:p>
    <w:p w14:paraId="12D842BC" w14:textId="77777777" w:rsidR="00314B16" w:rsidRPr="002B78EE" w:rsidRDefault="00314B16" w:rsidP="00314B16">
      <w:pPr>
        <w:pStyle w:val="normal1"/>
        <w:rPr>
          <w:rFonts w:ascii="Times New Roman" w:hAnsi="Times New Roman" w:cs="Times New Roman"/>
          <w:i/>
          <w:sz w:val="28"/>
          <w:szCs w:val="28"/>
        </w:rPr>
      </w:pPr>
    </w:p>
    <w:p w14:paraId="0D84CFE3" w14:textId="77777777" w:rsidR="00314B16" w:rsidRPr="002B78EE" w:rsidRDefault="00314B16" w:rsidP="00314B16">
      <w:pPr>
        <w:pStyle w:val="normal1"/>
        <w:spacing w:before="167"/>
        <w:rPr>
          <w:rFonts w:ascii="Times New Roman" w:hAnsi="Times New Roman" w:cs="Times New Roman"/>
          <w:i/>
          <w:sz w:val="28"/>
          <w:szCs w:val="28"/>
        </w:rPr>
      </w:pPr>
      <w:bookmarkStart w:id="97" w:name="1baon6m"/>
      <w:bookmarkEnd w:id="97"/>
    </w:p>
    <w:p w14:paraId="3B27E3AC" w14:textId="77777777" w:rsidR="00314B16" w:rsidRPr="002B78EE" w:rsidRDefault="00314B16" w:rsidP="00314B16">
      <w:pPr>
        <w:pStyle w:val="Heading2"/>
        <w:tabs>
          <w:tab w:val="left" w:pos="837"/>
        </w:tabs>
        <w:rPr>
          <w:rFonts w:cs="Times New Roman"/>
        </w:rPr>
        <w:sectPr w:rsidR="00314B16" w:rsidRPr="002B78EE" w:rsidSect="00314B16">
          <w:footerReference w:type="even" r:id="rId45"/>
          <w:footerReference w:type="default" r:id="rId46"/>
          <w:footerReference w:type="first" r:id="rId47"/>
          <w:pgSz w:w="12240" w:h="15840"/>
          <w:pgMar w:top="1320" w:right="640" w:bottom="1280" w:left="1580" w:header="0" w:footer="1084" w:gutter="0"/>
          <w:cols w:space="720"/>
          <w:formProt w:val="0"/>
          <w:docGrid w:linePitch="100" w:charSpace="-8193"/>
        </w:sectPr>
      </w:pPr>
      <w:bookmarkStart w:id="98" w:name="__RefHeading___Toc26618_1225579473"/>
      <w:bookmarkStart w:id="99" w:name="1baon6m_Copy_1"/>
      <w:bookmarkStart w:id="100" w:name="_3vac5uf"/>
      <w:bookmarkStart w:id="101" w:name="_Toc185447758"/>
      <w:bookmarkEnd w:id="98"/>
      <w:bookmarkEnd w:id="99"/>
      <w:bookmarkEnd w:id="100"/>
      <w:r w:rsidRPr="002B78EE">
        <w:rPr>
          <w:rFonts w:cs="Times New Roman"/>
          <w:szCs w:val="28"/>
        </w:rPr>
        <w:t>Biểu đồ phân rã và kịch bản UC quản lý danh sách yêu thích</w:t>
      </w:r>
      <w:bookmarkEnd w:id="101"/>
      <w:r w:rsidRPr="002B78EE">
        <w:rPr>
          <w:rFonts w:cs="Times New Roman"/>
        </w:rPr>
        <w:br w:type="page"/>
      </w:r>
    </w:p>
    <w:p w14:paraId="04561DC5" w14:textId="77777777" w:rsidR="00314B16" w:rsidRPr="002B78EE" w:rsidRDefault="00314B16" w:rsidP="00314B16">
      <w:pPr>
        <w:pStyle w:val="normal1"/>
        <w:rPr>
          <w:rFonts w:ascii="Times New Roman" w:hAnsi="Times New Roman" w:cs="Times New Roman"/>
          <w:b/>
          <w:sz w:val="28"/>
          <w:szCs w:val="28"/>
        </w:rPr>
      </w:pPr>
    </w:p>
    <w:p w14:paraId="76C0D1B3" w14:textId="77777777" w:rsidR="00314B16" w:rsidRPr="002B78EE" w:rsidRDefault="00314B16" w:rsidP="00314B16">
      <w:pPr>
        <w:pStyle w:val="normal1"/>
        <w:ind w:left="315"/>
        <w:rPr>
          <w:rFonts w:ascii="Times New Roman" w:hAnsi="Times New Roman" w:cs="Times New Roman"/>
        </w:rPr>
      </w:pPr>
      <w:r w:rsidRPr="002B78EE">
        <w:rPr>
          <w:rFonts w:ascii="Times New Roman" w:hAnsi="Times New Roman" w:cs="Times New Roman"/>
          <w:noProof/>
        </w:rPr>
        <w:drawing>
          <wp:inline distT="0" distB="0" distL="0" distR="0" wp14:anchorId="60D207FF" wp14:editId="1C4F18DD">
            <wp:extent cx="5896610" cy="2711450"/>
            <wp:effectExtent l="0" t="0" r="0" b="0"/>
            <wp:docPr id="25" name="image1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A diagram of a diagram&#10;&#10;Description automatically generated"/>
                    <pic:cNvPicPr>
                      <a:picLocks noChangeAspect="1" noChangeArrowheads="1"/>
                    </pic:cNvPicPr>
                  </pic:nvPicPr>
                  <pic:blipFill>
                    <a:blip r:embed="rId48"/>
                    <a:stretch>
                      <a:fillRect/>
                    </a:stretch>
                  </pic:blipFill>
                  <pic:spPr bwMode="auto">
                    <a:xfrm>
                      <a:off x="0" y="0"/>
                      <a:ext cx="5896610" cy="2711450"/>
                    </a:xfrm>
                    <a:prstGeom prst="rect">
                      <a:avLst/>
                    </a:prstGeom>
                    <a:noFill/>
                  </pic:spPr>
                </pic:pic>
              </a:graphicData>
            </a:graphic>
          </wp:inline>
        </w:drawing>
      </w:r>
    </w:p>
    <w:p w14:paraId="5E39B6A3" w14:textId="77777777" w:rsidR="00314B16" w:rsidRPr="002B78EE" w:rsidRDefault="00314B16" w:rsidP="00314B16">
      <w:pPr>
        <w:pStyle w:val="Heading2"/>
        <w:tabs>
          <w:tab w:val="left" w:pos="1196"/>
        </w:tabs>
        <w:spacing w:before="201"/>
        <w:rPr>
          <w:rFonts w:cs="Times New Roman"/>
        </w:rPr>
      </w:pPr>
      <w:bookmarkStart w:id="102" w:name="__RefHeading___Toc26620_1225579473"/>
      <w:bookmarkStart w:id="103" w:name="_Toc185447759"/>
      <w:bookmarkEnd w:id="102"/>
      <w:r w:rsidRPr="002B78EE">
        <w:rPr>
          <w:rFonts w:cs="Times New Roman"/>
          <w:szCs w:val="28"/>
        </w:rPr>
        <w:t>Kịch bản UC thêm sản phẩm vào danh sách yêu thích</w:t>
      </w:r>
      <w:bookmarkEnd w:id="103"/>
    </w:p>
    <w:p w14:paraId="672079BB" w14:textId="77777777" w:rsidR="00314B16" w:rsidRPr="002B78EE" w:rsidRDefault="00314B16" w:rsidP="00314B16">
      <w:pPr>
        <w:pStyle w:val="normal1"/>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29929CD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EAF810"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83B64B0"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Thêm sản phẩm</w:t>
            </w:r>
          </w:p>
        </w:tc>
      </w:tr>
      <w:tr w:rsidR="00314B16" w:rsidRPr="002B78EE" w14:paraId="6ABD716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897A2F8"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C53ED24"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Khách hàng (Guest)</w:t>
            </w:r>
          </w:p>
        </w:tc>
      </w:tr>
      <w:tr w:rsidR="00314B16" w:rsidRPr="002B78EE" w14:paraId="22E17A0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0B3F827"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3439616" w14:textId="77777777" w:rsidR="00314B16" w:rsidRPr="002B78EE" w:rsidRDefault="00314B16" w:rsidP="00314B16">
            <w:pPr>
              <w:pStyle w:val="normal1"/>
              <w:numPr>
                <w:ilvl w:val="0"/>
                <w:numId w:val="41"/>
              </w:numPr>
              <w:tabs>
                <w:tab w:val="left" w:pos="830"/>
              </w:tabs>
              <w:spacing w:line="300" w:lineRule="auto"/>
              <w:ind w:right="212"/>
              <w:rPr>
                <w:rFonts w:ascii="Times New Roman" w:hAnsi="Times New Roman" w:cs="Times New Roman"/>
              </w:rPr>
            </w:pPr>
            <w:r w:rsidRPr="002B78EE">
              <w:rPr>
                <w:rFonts w:ascii="Times New Roman" w:hAnsi="Times New Roman" w:cs="Times New Roman"/>
                <w:sz w:val="28"/>
                <w:szCs w:val="28"/>
              </w:rPr>
              <w:t>Chuyển đến trang thông tin chi tiết sản phẩm</w:t>
            </w:r>
          </w:p>
        </w:tc>
      </w:tr>
      <w:tr w:rsidR="00314B16" w:rsidRPr="002B78EE" w14:paraId="400483DF"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3F1307B7"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81BDD45" w14:textId="77777777" w:rsidR="00314B16" w:rsidRPr="002B78EE" w:rsidRDefault="00314B16" w:rsidP="00314B16">
            <w:pPr>
              <w:pStyle w:val="normal1"/>
              <w:numPr>
                <w:ilvl w:val="0"/>
                <w:numId w:val="42"/>
              </w:numPr>
              <w:tabs>
                <w:tab w:val="left" w:pos="830"/>
              </w:tabs>
              <w:spacing w:line="300" w:lineRule="auto"/>
              <w:ind w:right="510"/>
              <w:rPr>
                <w:rFonts w:ascii="Times New Roman" w:hAnsi="Times New Roman" w:cs="Times New Roman"/>
              </w:rPr>
            </w:pPr>
            <w:r w:rsidRPr="002B78EE">
              <w:rPr>
                <w:rFonts w:ascii="Times New Roman" w:hAnsi="Times New Roman" w:cs="Times New Roman"/>
                <w:sz w:val="28"/>
                <w:szCs w:val="28"/>
              </w:rPr>
              <w:t>Khách hàng thêm sản phẩm vào danh sách yêu thích thành công</w:t>
            </w:r>
          </w:p>
        </w:tc>
      </w:tr>
      <w:tr w:rsidR="00314B16" w:rsidRPr="002B78EE" w14:paraId="1398112F"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0843D9C2"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2E058F7D" w14:textId="77777777" w:rsidR="00314B16" w:rsidRPr="002B78EE" w:rsidRDefault="00314B16" w:rsidP="00314B16">
            <w:pPr>
              <w:pStyle w:val="normal1"/>
              <w:numPr>
                <w:ilvl w:val="0"/>
                <w:numId w:val="4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bấm nút thêm vào danh sách yêu thích.</w:t>
            </w:r>
          </w:p>
          <w:p w14:paraId="265E881A" w14:textId="77777777" w:rsidR="00314B16" w:rsidRPr="002B78EE" w:rsidRDefault="00314B16" w:rsidP="00314B16">
            <w:pPr>
              <w:pStyle w:val="normal1"/>
              <w:numPr>
                <w:ilvl w:val="0"/>
                <w:numId w:val="43"/>
              </w:numPr>
              <w:tabs>
                <w:tab w:val="left" w:pos="1189"/>
              </w:tabs>
              <w:spacing w:before="1"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thêm sản phẩm thành công.</w:t>
            </w:r>
          </w:p>
        </w:tc>
      </w:tr>
      <w:tr w:rsidR="00314B16" w:rsidRPr="002B78EE" w14:paraId="369F4472" w14:textId="77777777" w:rsidTr="00B52E04">
        <w:trPr>
          <w:trHeight w:val="297"/>
        </w:trPr>
        <w:tc>
          <w:tcPr>
            <w:tcW w:w="9349" w:type="dxa"/>
            <w:gridSpan w:val="2"/>
            <w:tcBorders>
              <w:top w:val="single" w:sz="4" w:space="0" w:color="000000"/>
              <w:left w:val="single" w:sz="4" w:space="0" w:color="000000"/>
              <w:bottom w:val="single" w:sz="4" w:space="0" w:color="000000"/>
              <w:right w:val="single" w:sz="4" w:space="0" w:color="000000"/>
            </w:tcBorders>
          </w:tcPr>
          <w:p w14:paraId="4BD7F358"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Ngoại lệ</w:t>
            </w:r>
          </w:p>
        </w:tc>
      </w:tr>
    </w:tbl>
    <w:p w14:paraId="17119C36" w14:textId="77777777" w:rsidR="00314B16" w:rsidRPr="002B78EE" w:rsidRDefault="00314B16" w:rsidP="00314B16">
      <w:pPr>
        <w:pStyle w:val="Heading2"/>
        <w:tabs>
          <w:tab w:val="left" w:pos="1196"/>
        </w:tabs>
        <w:spacing w:before="199"/>
        <w:rPr>
          <w:rFonts w:cs="Times New Roman"/>
        </w:rPr>
      </w:pPr>
      <w:bookmarkStart w:id="104" w:name="__RefHeading___Toc26622_1225579473"/>
      <w:bookmarkStart w:id="105" w:name="_Toc185447760"/>
      <w:bookmarkEnd w:id="104"/>
      <w:r w:rsidRPr="002B78EE">
        <w:rPr>
          <w:rFonts w:cs="Times New Roman"/>
          <w:szCs w:val="28"/>
        </w:rPr>
        <w:t>Kịch bản UC xóa sản phẩm yêu thích</w:t>
      </w:r>
      <w:bookmarkEnd w:id="105"/>
    </w:p>
    <w:p w14:paraId="19A29272" w14:textId="77777777" w:rsidR="00314B16" w:rsidRPr="002B78EE" w:rsidRDefault="00314B16" w:rsidP="00314B16">
      <w:pPr>
        <w:pStyle w:val="normal1"/>
        <w:spacing w:before="3"/>
        <w:rPr>
          <w:rFonts w:ascii="Times New Roman" w:hAnsi="Times New Roman" w:cs="Times New Roman"/>
          <w:b/>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3FFAA914"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0CD8D631"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4675" w:type="dxa"/>
            <w:tcBorders>
              <w:top w:val="single" w:sz="4" w:space="0" w:color="000000"/>
              <w:left w:val="single" w:sz="4" w:space="0" w:color="000000"/>
              <w:bottom w:val="single" w:sz="4" w:space="0" w:color="000000"/>
              <w:right w:val="single" w:sz="4" w:space="0" w:color="000000"/>
            </w:tcBorders>
          </w:tcPr>
          <w:p w14:paraId="759DC0CF"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Xóa sản phẩm giỏ hàng</w:t>
            </w:r>
          </w:p>
        </w:tc>
      </w:tr>
      <w:tr w:rsidR="00314B16" w:rsidRPr="002B78EE" w14:paraId="17C88BD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E35430E"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C5A1AF2"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sz w:val="28"/>
                <w:szCs w:val="28"/>
              </w:rPr>
              <w:t>Khách hàng (Guest)</w:t>
            </w:r>
          </w:p>
        </w:tc>
      </w:tr>
      <w:tr w:rsidR="00314B16" w:rsidRPr="002B78EE" w14:paraId="59F987D3"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3AA3784"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4206618" w14:textId="77777777" w:rsidR="00314B16" w:rsidRPr="002B78EE" w:rsidRDefault="00314B16" w:rsidP="00314B16">
            <w:pPr>
              <w:pStyle w:val="normal1"/>
              <w:numPr>
                <w:ilvl w:val="0"/>
                <w:numId w:val="44"/>
              </w:numPr>
              <w:tabs>
                <w:tab w:val="left" w:pos="829"/>
              </w:tabs>
              <w:spacing w:line="276" w:lineRule="auto"/>
              <w:ind w:left="829" w:hanging="359"/>
              <w:rPr>
                <w:rFonts w:ascii="Times New Roman" w:hAnsi="Times New Roman" w:cs="Times New Roman"/>
              </w:rPr>
            </w:pPr>
            <w:r w:rsidRPr="002B78EE">
              <w:rPr>
                <w:rFonts w:ascii="Times New Roman" w:hAnsi="Times New Roman" w:cs="Times New Roman"/>
                <w:sz w:val="28"/>
                <w:szCs w:val="28"/>
              </w:rPr>
              <w:t>Chuyển đến trang chủ</w:t>
            </w:r>
          </w:p>
        </w:tc>
      </w:tr>
      <w:tr w:rsidR="00314B16" w:rsidRPr="002B78EE" w14:paraId="6E43DA0F"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54DC9313"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032F8C" w14:textId="77777777" w:rsidR="00314B16" w:rsidRPr="002B78EE" w:rsidRDefault="00314B16" w:rsidP="00314B16">
            <w:pPr>
              <w:pStyle w:val="normal1"/>
              <w:numPr>
                <w:ilvl w:val="0"/>
                <w:numId w:val="45"/>
              </w:numPr>
              <w:tabs>
                <w:tab w:val="left" w:pos="830"/>
              </w:tabs>
              <w:spacing w:line="300" w:lineRule="auto"/>
              <w:ind w:right="654"/>
              <w:rPr>
                <w:rFonts w:ascii="Times New Roman" w:hAnsi="Times New Roman" w:cs="Times New Roman"/>
              </w:rPr>
            </w:pPr>
            <w:r w:rsidRPr="002B78EE">
              <w:rPr>
                <w:rFonts w:ascii="Times New Roman" w:hAnsi="Times New Roman" w:cs="Times New Roman"/>
                <w:sz w:val="28"/>
                <w:szCs w:val="28"/>
              </w:rPr>
              <w:t>Khách hàng xóa sản phẩm yêu thích thành công</w:t>
            </w:r>
          </w:p>
        </w:tc>
      </w:tr>
      <w:tr w:rsidR="00314B16" w:rsidRPr="002B78EE" w14:paraId="2366F4EA"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3C11673D"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lastRenderedPageBreak/>
              <w:t>Chuỗi sự kiện chính</w:t>
            </w:r>
          </w:p>
          <w:p w14:paraId="02B25752" w14:textId="77777777" w:rsidR="00314B16" w:rsidRPr="002B78EE" w:rsidRDefault="00314B16" w:rsidP="00314B16">
            <w:pPr>
              <w:pStyle w:val="normal1"/>
              <w:numPr>
                <w:ilvl w:val="0"/>
                <w:numId w:val="46"/>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ấn nút Wishlist trên trang chủ.</w:t>
            </w:r>
          </w:p>
          <w:p w14:paraId="0ECC9532" w14:textId="77777777" w:rsidR="00314B16" w:rsidRPr="002B78EE" w:rsidRDefault="00314B16" w:rsidP="00314B16">
            <w:pPr>
              <w:pStyle w:val="normal1"/>
              <w:numPr>
                <w:ilvl w:val="0"/>
                <w:numId w:val="46"/>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trang sản phẩm yêu thích với các sản phẩm trong giỏ hàng.</w:t>
            </w:r>
          </w:p>
          <w:p w14:paraId="59845FAE" w14:textId="77777777" w:rsidR="00314B16" w:rsidRPr="002B78EE" w:rsidRDefault="00314B16" w:rsidP="00314B16">
            <w:pPr>
              <w:pStyle w:val="normal1"/>
              <w:numPr>
                <w:ilvl w:val="0"/>
                <w:numId w:val="46"/>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Khách hàng chọn 1 sản phẩm và ấn nút xóa sản phẩm.</w:t>
            </w:r>
          </w:p>
          <w:p w14:paraId="46576FC0" w14:textId="77777777" w:rsidR="00314B16" w:rsidRPr="002B78EE" w:rsidRDefault="00314B16" w:rsidP="00314B16">
            <w:pPr>
              <w:pStyle w:val="normal1"/>
              <w:numPr>
                <w:ilvl w:val="0"/>
                <w:numId w:val="46"/>
              </w:numPr>
              <w:tabs>
                <w:tab w:val="left" w:pos="1189"/>
              </w:tabs>
              <w:spacing w:before="1"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xóa sản phẩm thành công.</w:t>
            </w:r>
          </w:p>
        </w:tc>
      </w:tr>
    </w:tbl>
    <w:p w14:paraId="3FCE7885" w14:textId="77777777" w:rsidR="00314B16" w:rsidRPr="002B78EE" w:rsidRDefault="00314B16" w:rsidP="00314B16">
      <w:pPr>
        <w:rPr>
          <w:rFonts w:cs="Times New Roman"/>
        </w:rPr>
        <w:sectPr w:rsidR="00314B16" w:rsidRPr="002B78EE" w:rsidSect="00314B16">
          <w:footerReference w:type="even" r:id="rId49"/>
          <w:footerReference w:type="default" r:id="rId50"/>
          <w:footerReference w:type="first" r:id="rId51"/>
          <w:pgSz w:w="12240" w:h="15840"/>
          <w:pgMar w:top="1320" w:right="640" w:bottom="1280" w:left="1580" w:header="0" w:footer="1084" w:gutter="0"/>
          <w:cols w:space="720"/>
          <w:formProt w:val="0"/>
          <w:docGrid w:linePitch="100" w:charSpace="-8193"/>
        </w:sectPr>
      </w:pPr>
      <w:r w:rsidRPr="002B78EE">
        <w:rPr>
          <w:rFonts w:cs="Times New Roman"/>
        </w:rPr>
        <w:br w:type="page"/>
      </w:r>
    </w:p>
    <w:p w14:paraId="6EF2530A" w14:textId="77777777" w:rsidR="00314B16" w:rsidRPr="002B78EE" w:rsidRDefault="00314B16" w:rsidP="00314B16">
      <w:pPr>
        <w:pStyle w:val="normal1"/>
        <w:rPr>
          <w:rFonts w:ascii="Times New Roman" w:hAnsi="Times New Roman" w:cs="Times New Roman"/>
          <w:b/>
          <w:sz w:val="28"/>
          <w:szCs w:val="28"/>
        </w:rPr>
      </w:pPr>
    </w:p>
    <w:p w14:paraId="6168A6D5" w14:textId="77777777" w:rsidR="00314B16" w:rsidRPr="002B78EE" w:rsidRDefault="00314B16" w:rsidP="00314B16">
      <w:pPr>
        <w:pStyle w:val="normal1"/>
        <w:ind w:left="115"/>
        <w:rPr>
          <w:rFonts w:ascii="Times New Roman" w:hAnsi="Times New Roman" w:cs="Times New Roman"/>
        </w:rPr>
      </w:pPr>
      <w:r w:rsidRPr="002B78EE">
        <w:rPr>
          <w:rFonts w:ascii="Times New Roman" w:hAnsi="Times New Roman" w:cs="Times New Roman"/>
          <w:noProof/>
        </w:rPr>
        <mc:AlternateContent>
          <mc:Choice Requires="wps">
            <w:drawing>
              <wp:inline distT="0" distB="0" distL="0" distR="0" wp14:anchorId="5FA55767" wp14:editId="6516F2F1">
                <wp:extent cx="5946775" cy="205105"/>
                <wp:effectExtent l="0" t="0" r="0" b="0"/>
                <wp:docPr id="26" name="Shape 16"/>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wps:txbx>
                      <wps:bodyPr lIns="0" tIns="0" rIns="0" bIns="0" anchor="t">
                        <a:noAutofit/>
                      </wps:bodyPr>
                    </wps:wsp>
                  </a:graphicData>
                </a:graphic>
              </wp:inline>
            </w:drawing>
          </mc:Choice>
          <mc:Fallback>
            <w:pict>
              <v:rect w14:anchorId="5FA55767" id="Shape 16" o:spid="_x0000_s1038"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AgvS+/5QEAADkEAAAOAAAAAAAAAAAAAAAAAC4CAABkcnMvZTJvRG9jLnhtbFBLAQItABQA&#10;BgAIAAAAIQBD7a2r2QAAAAQBAAAPAAAAAAAAAAAAAAAAAD8EAABkcnMvZG93bnJldi54bWxQSwUG&#10;AAAAAAQABADzAAAARQUAAAAA&#10;" filled="f">
                <v:stroke joinstyle="round"/>
                <v:textbox inset="0,0,0,0">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v:textbox>
                <w10:anchorlock/>
              </v:rect>
            </w:pict>
          </mc:Fallback>
        </mc:AlternateContent>
      </w:r>
      <w:bookmarkStart w:id="106" w:name="1opuj5n"/>
    </w:p>
    <w:p w14:paraId="06D5317E" w14:textId="77777777" w:rsidR="00314B16" w:rsidRPr="002B78EE" w:rsidRDefault="00314B16" w:rsidP="00314B16">
      <w:pPr>
        <w:pStyle w:val="Heading2"/>
        <w:tabs>
          <w:tab w:val="left" w:pos="837"/>
        </w:tabs>
        <w:spacing w:before="164"/>
        <w:rPr>
          <w:rFonts w:cs="Times New Roman"/>
        </w:rPr>
      </w:pPr>
      <w:bookmarkStart w:id="107" w:name="__RefHeading___Toc26624_1225579473"/>
      <w:bookmarkStart w:id="108" w:name="_48pi1tg"/>
      <w:bookmarkStart w:id="109" w:name="_Toc185447761"/>
      <w:bookmarkEnd w:id="106"/>
      <w:bookmarkEnd w:id="107"/>
      <w:bookmarkEnd w:id="108"/>
      <w:r w:rsidRPr="002B78EE">
        <w:rPr>
          <w:rFonts w:cs="Times New Roman"/>
          <w:szCs w:val="28"/>
        </w:rPr>
        <w:t>Biểu đồ phân rã và kịch bản UC quản lý sản phẩm</w:t>
      </w:r>
      <w:bookmarkEnd w:id="109"/>
    </w:p>
    <w:p w14:paraId="3BD868C5" w14:textId="77777777" w:rsidR="00314B16" w:rsidRPr="002B78EE" w:rsidRDefault="00314B16" w:rsidP="00314B16">
      <w:pPr>
        <w:pStyle w:val="normal1"/>
        <w:spacing w:before="113"/>
        <w:rPr>
          <w:rFonts w:ascii="Times New Roman" w:hAnsi="Times New Roman" w:cs="Times New Roman"/>
          <w:b/>
          <w:sz w:val="28"/>
          <w:szCs w:val="28"/>
        </w:rPr>
      </w:pPr>
      <w:r w:rsidRPr="002B78EE">
        <w:rPr>
          <w:rFonts w:ascii="Times New Roman" w:hAnsi="Times New Roman" w:cs="Times New Roman"/>
          <w:b/>
          <w:noProof/>
          <w:sz w:val="28"/>
          <w:szCs w:val="28"/>
        </w:rPr>
        <w:drawing>
          <wp:anchor distT="0" distB="0" distL="0" distR="0" simplePos="0" relativeHeight="251668480" behindDoc="0" locked="0" layoutInCell="0" allowOverlap="1" wp14:anchorId="3C72F04D" wp14:editId="21798C16">
            <wp:simplePos x="0" y="0"/>
            <wp:positionH relativeFrom="column">
              <wp:posOffset>215900</wp:posOffset>
            </wp:positionH>
            <wp:positionV relativeFrom="paragraph">
              <wp:posOffset>233680</wp:posOffset>
            </wp:positionV>
            <wp:extent cx="5827395" cy="2379345"/>
            <wp:effectExtent l="0" t="0" r="0" b="0"/>
            <wp:wrapTopAndBottom/>
            <wp:docPr id="27" name="image4.jpg" descr="A white rectangular object with blue oval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descr="A white rectangular object with blue oval object in the middle&#10;&#10;Description automatically generated"/>
                    <pic:cNvPicPr>
                      <a:picLocks noChangeAspect="1" noChangeArrowheads="1"/>
                    </pic:cNvPicPr>
                  </pic:nvPicPr>
                  <pic:blipFill>
                    <a:blip r:embed="rId52"/>
                    <a:stretch>
                      <a:fillRect/>
                    </a:stretch>
                  </pic:blipFill>
                  <pic:spPr bwMode="auto">
                    <a:xfrm>
                      <a:off x="0" y="0"/>
                      <a:ext cx="5827395" cy="2379345"/>
                    </a:xfrm>
                    <a:prstGeom prst="rect">
                      <a:avLst/>
                    </a:prstGeom>
                    <a:noFill/>
                  </pic:spPr>
                </pic:pic>
              </a:graphicData>
            </a:graphic>
          </wp:anchor>
        </w:drawing>
      </w:r>
    </w:p>
    <w:p w14:paraId="783817AB" w14:textId="77777777" w:rsidR="00314B16" w:rsidRPr="002B78EE" w:rsidRDefault="00314B16" w:rsidP="00314B16">
      <w:pPr>
        <w:pStyle w:val="normal1"/>
        <w:spacing w:before="4" w:after="1"/>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3964"/>
        <w:gridCol w:w="5386"/>
      </w:tblGrid>
      <w:tr w:rsidR="00314B16" w:rsidRPr="002B78EE" w14:paraId="342D760D" w14:textId="77777777" w:rsidTr="00B52E04">
        <w:trPr>
          <w:trHeight w:val="300"/>
        </w:trPr>
        <w:tc>
          <w:tcPr>
            <w:tcW w:w="3964" w:type="dxa"/>
            <w:tcBorders>
              <w:top w:val="single" w:sz="4" w:space="0" w:color="000000"/>
              <w:left w:val="single" w:sz="4" w:space="0" w:color="000000"/>
              <w:bottom w:val="single" w:sz="4" w:space="0" w:color="000000"/>
              <w:right w:val="single" w:sz="4" w:space="0" w:color="000000"/>
            </w:tcBorders>
          </w:tcPr>
          <w:p w14:paraId="1AF0ED9D"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Tên Use Case</w:t>
            </w:r>
          </w:p>
        </w:tc>
        <w:tc>
          <w:tcPr>
            <w:tcW w:w="5385" w:type="dxa"/>
            <w:tcBorders>
              <w:top w:val="single" w:sz="4" w:space="0" w:color="000000"/>
              <w:left w:val="single" w:sz="4" w:space="0" w:color="000000"/>
              <w:bottom w:val="single" w:sz="4" w:space="0" w:color="000000"/>
              <w:right w:val="single" w:sz="4" w:space="0" w:color="000000"/>
            </w:tcBorders>
          </w:tcPr>
          <w:p w14:paraId="27D8687E" w14:textId="77777777" w:rsidR="00314B16" w:rsidRPr="002B78EE" w:rsidRDefault="00314B16" w:rsidP="00B52E04">
            <w:pPr>
              <w:pStyle w:val="normal1"/>
              <w:spacing w:before="1" w:line="276" w:lineRule="auto"/>
              <w:ind w:left="110"/>
              <w:rPr>
                <w:rFonts w:ascii="Times New Roman" w:hAnsi="Times New Roman" w:cs="Times New Roman"/>
              </w:rPr>
            </w:pPr>
            <w:r w:rsidRPr="002B78EE">
              <w:rPr>
                <w:rFonts w:ascii="Times New Roman" w:hAnsi="Times New Roman" w:cs="Times New Roman"/>
                <w:b/>
                <w:sz w:val="28"/>
                <w:szCs w:val="28"/>
              </w:rPr>
              <w:t>Quản lý loại sản phẩm</w:t>
            </w:r>
          </w:p>
        </w:tc>
      </w:tr>
      <w:tr w:rsidR="00314B16" w:rsidRPr="002B78EE" w14:paraId="6B55C0F7" w14:textId="77777777" w:rsidTr="00B52E04">
        <w:trPr>
          <w:trHeight w:val="297"/>
        </w:trPr>
        <w:tc>
          <w:tcPr>
            <w:tcW w:w="3964" w:type="dxa"/>
            <w:tcBorders>
              <w:top w:val="single" w:sz="4" w:space="0" w:color="000000"/>
              <w:left w:val="single" w:sz="4" w:space="0" w:color="000000"/>
              <w:bottom w:val="single" w:sz="4" w:space="0" w:color="000000"/>
              <w:right w:val="single" w:sz="4" w:space="0" w:color="000000"/>
            </w:tcBorders>
          </w:tcPr>
          <w:p w14:paraId="4F16A71D"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5385" w:type="dxa"/>
            <w:tcBorders>
              <w:top w:val="single" w:sz="4" w:space="0" w:color="000000"/>
              <w:left w:val="single" w:sz="4" w:space="0" w:color="000000"/>
              <w:bottom w:val="single" w:sz="4" w:space="0" w:color="000000"/>
              <w:right w:val="single" w:sz="4" w:space="0" w:color="000000"/>
            </w:tcBorders>
          </w:tcPr>
          <w:p w14:paraId="3315EDEF"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Quản trị viên (Admin)</w:t>
            </w:r>
          </w:p>
        </w:tc>
      </w:tr>
      <w:tr w:rsidR="00314B16" w:rsidRPr="002B78EE" w14:paraId="6B40FCFB"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53D8A716"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5385" w:type="dxa"/>
            <w:tcBorders>
              <w:top w:val="single" w:sz="4" w:space="0" w:color="000000"/>
              <w:left w:val="single" w:sz="4" w:space="0" w:color="000000"/>
              <w:bottom w:val="single" w:sz="4" w:space="0" w:color="000000"/>
              <w:right w:val="single" w:sz="4" w:space="0" w:color="000000"/>
            </w:tcBorders>
          </w:tcPr>
          <w:p w14:paraId="398ECB70" w14:textId="77777777" w:rsidR="00314B16" w:rsidRPr="002B78EE" w:rsidRDefault="00314B16" w:rsidP="00314B16">
            <w:pPr>
              <w:pStyle w:val="normal1"/>
              <w:numPr>
                <w:ilvl w:val="0"/>
                <w:numId w:val="47"/>
              </w:numPr>
              <w:tabs>
                <w:tab w:val="left" w:pos="829"/>
              </w:tabs>
              <w:spacing w:before="1" w:line="312" w:lineRule="auto"/>
              <w:ind w:left="829" w:hanging="359"/>
              <w:rPr>
                <w:rFonts w:ascii="Times New Roman" w:hAnsi="Times New Roman" w:cs="Times New Roman"/>
              </w:rPr>
            </w:pPr>
            <w:r w:rsidRPr="002B78EE">
              <w:rPr>
                <w:rFonts w:ascii="Times New Roman" w:hAnsi="Times New Roman" w:cs="Times New Roman"/>
                <w:sz w:val="28"/>
                <w:szCs w:val="28"/>
              </w:rPr>
              <w:t>Đăng nhập tài khoản admin thành công</w:t>
            </w:r>
          </w:p>
          <w:p w14:paraId="361F565D" w14:textId="77777777" w:rsidR="00314B16" w:rsidRPr="002B78EE" w:rsidRDefault="00314B16" w:rsidP="00314B16">
            <w:pPr>
              <w:pStyle w:val="normal1"/>
              <w:numPr>
                <w:ilvl w:val="0"/>
                <w:numId w:val="47"/>
              </w:numPr>
              <w:tabs>
                <w:tab w:val="left" w:pos="829"/>
              </w:tabs>
              <w:spacing w:line="264" w:lineRule="auto"/>
              <w:ind w:left="829" w:hanging="359"/>
              <w:rPr>
                <w:rFonts w:ascii="Times New Roman" w:hAnsi="Times New Roman" w:cs="Times New Roman"/>
              </w:rPr>
            </w:pPr>
            <w:r w:rsidRPr="002B78EE">
              <w:rPr>
                <w:rFonts w:ascii="Times New Roman" w:hAnsi="Times New Roman" w:cs="Times New Roman"/>
                <w:sz w:val="28"/>
                <w:szCs w:val="28"/>
              </w:rPr>
              <w:t>Vào được trang quản lý loại sản phẩm</w:t>
            </w:r>
          </w:p>
        </w:tc>
      </w:tr>
      <w:tr w:rsidR="00314B16" w:rsidRPr="002B78EE" w14:paraId="30F2E4EF"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37362929"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5385" w:type="dxa"/>
            <w:tcBorders>
              <w:top w:val="single" w:sz="4" w:space="0" w:color="000000"/>
              <w:left w:val="single" w:sz="4" w:space="0" w:color="000000"/>
              <w:bottom w:val="single" w:sz="4" w:space="0" w:color="000000"/>
              <w:right w:val="single" w:sz="4" w:space="0" w:color="000000"/>
            </w:tcBorders>
          </w:tcPr>
          <w:p w14:paraId="33D5ED07" w14:textId="77777777" w:rsidR="00314B16" w:rsidRPr="002B78EE" w:rsidRDefault="00314B16" w:rsidP="00314B16">
            <w:pPr>
              <w:pStyle w:val="normal1"/>
              <w:numPr>
                <w:ilvl w:val="0"/>
                <w:numId w:val="48"/>
              </w:numPr>
              <w:tabs>
                <w:tab w:val="left" w:pos="830"/>
              </w:tabs>
              <w:spacing w:line="300" w:lineRule="auto"/>
              <w:ind w:right="340"/>
              <w:rPr>
                <w:rFonts w:ascii="Times New Roman" w:hAnsi="Times New Roman" w:cs="Times New Roman"/>
              </w:rPr>
            </w:pPr>
            <w:r w:rsidRPr="002B78EE">
              <w:rPr>
                <w:rFonts w:ascii="Times New Roman" w:hAnsi="Times New Roman" w:cs="Times New Roman"/>
                <w:sz w:val="28"/>
                <w:szCs w:val="28"/>
              </w:rPr>
              <w:t>Nhân viên thêm/ sửa/ xóa loại sản phẩm thành công</w:t>
            </w:r>
          </w:p>
        </w:tc>
      </w:tr>
      <w:tr w:rsidR="00314B16" w:rsidRPr="002B78EE" w14:paraId="715AA24A" w14:textId="77777777" w:rsidTr="00B52E04">
        <w:trPr>
          <w:trHeight w:val="1793"/>
        </w:trPr>
        <w:tc>
          <w:tcPr>
            <w:tcW w:w="9349" w:type="dxa"/>
            <w:gridSpan w:val="2"/>
            <w:tcBorders>
              <w:top w:val="single" w:sz="4" w:space="0" w:color="000000"/>
              <w:left w:val="single" w:sz="4" w:space="0" w:color="000000"/>
              <w:bottom w:val="single" w:sz="4" w:space="0" w:color="000000"/>
              <w:right w:val="single" w:sz="4" w:space="0" w:color="000000"/>
            </w:tcBorders>
          </w:tcPr>
          <w:p w14:paraId="714571EC"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1030676B" w14:textId="77777777" w:rsidR="00314B16" w:rsidRPr="002B78EE" w:rsidRDefault="00314B16" w:rsidP="00314B16">
            <w:pPr>
              <w:pStyle w:val="normal1"/>
              <w:numPr>
                <w:ilvl w:val="0"/>
                <w:numId w:val="49"/>
              </w:numPr>
              <w:tabs>
                <w:tab w:val="left" w:pos="1190"/>
              </w:tabs>
              <w:spacing w:before="1"/>
              <w:ind w:right="205"/>
              <w:rPr>
                <w:rFonts w:ascii="Times New Roman" w:hAnsi="Times New Roman" w:cs="Times New Roman"/>
              </w:rPr>
            </w:pPr>
            <w:r w:rsidRPr="002B78EE">
              <w:rPr>
                <w:rFonts w:ascii="Times New Roman" w:hAnsi="Times New Roman" w:cs="Times New Roman"/>
                <w:sz w:val="28"/>
                <w:szCs w:val="28"/>
              </w:rPr>
              <w:t>Quản trị viên ấn nút thêm/ sửa/ xóa loại sản phẩm trên trang quản lý loại sản phẩm.</w:t>
            </w:r>
          </w:p>
          <w:p w14:paraId="2BFC30F0" w14:textId="77777777" w:rsidR="00314B16" w:rsidRPr="002B78EE" w:rsidRDefault="00314B16" w:rsidP="00314B16">
            <w:pPr>
              <w:pStyle w:val="normal1"/>
              <w:numPr>
                <w:ilvl w:val="0"/>
                <w:numId w:val="49"/>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trang thông tin loại sản phẩm.</w:t>
            </w:r>
          </w:p>
          <w:p w14:paraId="04EE4274" w14:textId="77777777" w:rsidR="00314B16" w:rsidRPr="002B78EE" w:rsidRDefault="00314B16" w:rsidP="00314B16">
            <w:pPr>
              <w:pStyle w:val="normal1"/>
              <w:numPr>
                <w:ilvl w:val="0"/>
                <w:numId w:val="49"/>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Nhân viên thêm/ sửa/ xóa loại sản phẩm và lưu</w:t>
            </w:r>
          </w:p>
          <w:p w14:paraId="437818C2" w14:textId="77777777" w:rsidR="00314B16" w:rsidRPr="002B78EE" w:rsidRDefault="00314B16" w:rsidP="00314B16">
            <w:pPr>
              <w:pStyle w:val="normal1"/>
              <w:numPr>
                <w:ilvl w:val="0"/>
                <w:numId w:val="49"/>
              </w:numPr>
              <w:tabs>
                <w:tab w:val="left" w:pos="1189"/>
              </w:tabs>
              <w:spacing w:before="1" w:line="276" w:lineRule="auto"/>
              <w:ind w:left="1189" w:hanging="359"/>
              <w:rPr>
                <w:rFonts w:ascii="Times New Roman" w:hAnsi="Times New Roman" w:cs="Times New Roman"/>
              </w:rPr>
            </w:pPr>
            <w:r w:rsidRPr="002B78EE">
              <w:rPr>
                <w:rFonts w:ascii="Times New Roman" w:hAnsi="Times New Roman" w:cs="Times New Roman"/>
                <w:sz w:val="28"/>
                <w:szCs w:val="28"/>
              </w:rPr>
              <w:t>Hệ thống thông báo thêm/ sửa/ xóa loại sản phẩm thành công.</w:t>
            </w:r>
          </w:p>
        </w:tc>
      </w:tr>
      <w:tr w:rsidR="00314B16" w:rsidRPr="002B78EE" w14:paraId="2960BEC2" w14:textId="77777777" w:rsidTr="00B52E04">
        <w:trPr>
          <w:trHeight w:val="1196"/>
        </w:trPr>
        <w:tc>
          <w:tcPr>
            <w:tcW w:w="9349" w:type="dxa"/>
            <w:gridSpan w:val="2"/>
            <w:tcBorders>
              <w:top w:val="single" w:sz="4" w:space="0" w:color="000000"/>
              <w:left w:val="single" w:sz="4" w:space="0" w:color="000000"/>
              <w:bottom w:val="single" w:sz="4" w:space="0" w:color="000000"/>
              <w:right w:val="single" w:sz="4" w:space="0" w:color="000000"/>
            </w:tcBorders>
          </w:tcPr>
          <w:p w14:paraId="3D10EC97"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p>
          <w:p w14:paraId="4D51327F" w14:textId="77777777" w:rsidR="00314B16" w:rsidRPr="002B78EE" w:rsidRDefault="00314B16" w:rsidP="00314B16">
            <w:pPr>
              <w:pStyle w:val="normal1"/>
              <w:numPr>
                <w:ilvl w:val="0"/>
                <w:numId w:val="50"/>
              </w:numPr>
              <w:tabs>
                <w:tab w:val="left" w:pos="1190"/>
              </w:tabs>
              <w:spacing w:before="1"/>
              <w:ind w:right="434"/>
              <w:rPr>
                <w:rFonts w:ascii="Times New Roman" w:hAnsi="Times New Roman" w:cs="Times New Roman"/>
              </w:rPr>
            </w:pPr>
            <w:r w:rsidRPr="002B78EE">
              <w:rPr>
                <w:rFonts w:ascii="Times New Roman" w:hAnsi="Times New Roman" w:cs="Times New Roman"/>
                <w:sz w:val="28"/>
                <w:szCs w:val="28"/>
              </w:rPr>
              <w:t>Hệ thống thông báo nhập đầy đủ các trường hoặc tên loại sản phẩm đã tồn tại, sau đó quay lại trang điền thông tin.</w:t>
            </w:r>
          </w:p>
          <w:p w14:paraId="3F0B2394" w14:textId="77777777" w:rsidR="00314B16" w:rsidRPr="002B78EE" w:rsidRDefault="00314B16" w:rsidP="00314B16">
            <w:pPr>
              <w:pStyle w:val="normal1"/>
              <w:numPr>
                <w:ilvl w:val="1"/>
                <w:numId w:val="50"/>
              </w:numPr>
              <w:tabs>
                <w:tab w:val="left" w:pos="1549"/>
              </w:tabs>
              <w:spacing w:line="276" w:lineRule="auto"/>
              <w:ind w:left="1549" w:hanging="719"/>
              <w:rPr>
                <w:rFonts w:ascii="Times New Roman" w:hAnsi="Times New Roman" w:cs="Times New Roman"/>
              </w:rPr>
            </w:pPr>
            <w:r w:rsidRPr="002B78EE">
              <w:rPr>
                <w:rFonts w:ascii="Times New Roman" w:hAnsi="Times New Roman" w:cs="Times New Roman"/>
                <w:sz w:val="28"/>
                <w:szCs w:val="28"/>
              </w:rPr>
              <w:t>Quay lại bước 3 của chuỗi sự kiện chính.</w:t>
            </w:r>
            <w:bookmarkStart w:id="110" w:name="3mzq4wv"/>
            <w:bookmarkEnd w:id="110"/>
          </w:p>
        </w:tc>
      </w:tr>
    </w:tbl>
    <w:p w14:paraId="7F82D1B8" w14:textId="77777777" w:rsidR="00314B16" w:rsidRPr="002B78EE" w:rsidRDefault="00314B16" w:rsidP="00314B16">
      <w:pPr>
        <w:pStyle w:val="Heading2"/>
        <w:tabs>
          <w:tab w:val="left" w:pos="837"/>
        </w:tabs>
        <w:spacing w:before="201"/>
        <w:rPr>
          <w:rFonts w:cs="Times New Roman"/>
        </w:rPr>
        <w:sectPr w:rsidR="00314B16" w:rsidRPr="002B78EE" w:rsidSect="00314B16">
          <w:footerReference w:type="even" r:id="rId53"/>
          <w:footerReference w:type="default" r:id="rId54"/>
          <w:footerReference w:type="first" r:id="rId55"/>
          <w:pgSz w:w="12240" w:h="15840"/>
          <w:pgMar w:top="1320" w:right="640" w:bottom="1280" w:left="1580" w:header="0" w:footer="1084" w:gutter="0"/>
          <w:cols w:space="720"/>
          <w:formProt w:val="0"/>
          <w:docGrid w:linePitch="100" w:charSpace="-8193"/>
        </w:sectPr>
      </w:pPr>
      <w:bookmarkStart w:id="111" w:name="__RefHeading___Toc26626_1225579473"/>
      <w:bookmarkStart w:id="112" w:name="_2250f4o"/>
      <w:bookmarkStart w:id="113" w:name="_Toc185447762"/>
      <w:bookmarkEnd w:id="111"/>
      <w:bookmarkEnd w:id="112"/>
      <w:r w:rsidRPr="002B78EE">
        <w:rPr>
          <w:rFonts w:cs="Times New Roman"/>
          <w:szCs w:val="28"/>
        </w:rPr>
        <w:t>Biểu đồ phân rã và kịch bản UC admin thống kê</w:t>
      </w:r>
      <w:bookmarkEnd w:id="113"/>
      <w:r w:rsidRPr="002B78EE">
        <w:rPr>
          <w:rFonts w:cs="Times New Roman"/>
        </w:rPr>
        <w:br w:type="page"/>
      </w:r>
    </w:p>
    <w:p w14:paraId="58B4775A" w14:textId="77777777" w:rsidR="00314B16" w:rsidRPr="002B78EE" w:rsidRDefault="00314B16" w:rsidP="00314B16">
      <w:pPr>
        <w:pStyle w:val="normal1"/>
        <w:rPr>
          <w:rFonts w:ascii="Times New Roman" w:hAnsi="Times New Roman" w:cs="Times New Roman"/>
          <w:b/>
          <w:sz w:val="28"/>
          <w:szCs w:val="28"/>
        </w:rPr>
      </w:pPr>
    </w:p>
    <w:p w14:paraId="1E53AD1C" w14:textId="77777777" w:rsidR="00314B16" w:rsidRPr="002B78EE" w:rsidRDefault="00314B16" w:rsidP="00314B16">
      <w:pPr>
        <w:pStyle w:val="normal1"/>
        <w:ind w:left="308"/>
        <w:rPr>
          <w:rFonts w:ascii="Times New Roman" w:hAnsi="Times New Roman" w:cs="Times New Roman"/>
        </w:rPr>
      </w:pPr>
      <w:r w:rsidRPr="002B78EE">
        <w:rPr>
          <w:rFonts w:ascii="Times New Roman" w:hAnsi="Times New Roman" w:cs="Times New Roman"/>
          <w:noProof/>
        </w:rPr>
        <w:drawing>
          <wp:inline distT="0" distB="0" distL="0" distR="0" wp14:anchorId="72C6A8A1" wp14:editId="4EFFEB81">
            <wp:extent cx="5901055" cy="2581275"/>
            <wp:effectExtent l="0" t="0" r="0" b="0"/>
            <wp:docPr id="28" name="image12.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descr="A diagram of a diagram&#10;&#10;Description automatically generated"/>
                    <pic:cNvPicPr>
                      <a:picLocks noChangeAspect="1" noChangeArrowheads="1"/>
                    </pic:cNvPicPr>
                  </pic:nvPicPr>
                  <pic:blipFill>
                    <a:blip r:embed="rId56"/>
                    <a:stretch>
                      <a:fillRect/>
                    </a:stretch>
                  </pic:blipFill>
                  <pic:spPr bwMode="auto">
                    <a:xfrm>
                      <a:off x="0" y="0"/>
                      <a:ext cx="5901055" cy="2581275"/>
                    </a:xfrm>
                    <a:prstGeom prst="rect">
                      <a:avLst/>
                    </a:prstGeom>
                    <a:noFill/>
                  </pic:spPr>
                </pic:pic>
              </a:graphicData>
            </a:graphic>
          </wp:inline>
        </w:drawing>
      </w:r>
    </w:p>
    <w:p w14:paraId="0B24D6DA" w14:textId="77777777" w:rsidR="00314B16" w:rsidRPr="002B78EE" w:rsidRDefault="00314B16" w:rsidP="00314B16">
      <w:pPr>
        <w:pStyle w:val="normal1"/>
        <w:spacing w:before="4"/>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56F1D656"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F532E35"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52065E5"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Quản trị viên</w:t>
            </w:r>
          </w:p>
        </w:tc>
      </w:tr>
      <w:tr w:rsidR="00314B16" w:rsidRPr="002B78EE" w14:paraId="38903930"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16B87A69"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E3CC777" w14:textId="77777777" w:rsidR="00314B16" w:rsidRPr="002B78EE" w:rsidRDefault="00314B16" w:rsidP="00314B16">
            <w:pPr>
              <w:pStyle w:val="normal1"/>
              <w:numPr>
                <w:ilvl w:val="0"/>
                <w:numId w:val="51"/>
              </w:numPr>
              <w:tabs>
                <w:tab w:val="left" w:pos="830"/>
              </w:tabs>
              <w:spacing w:before="18" w:line="218" w:lineRule="auto"/>
              <w:ind w:right="300"/>
              <w:rPr>
                <w:rFonts w:ascii="Times New Roman" w:hAnsi="Times New Roman" w:cs="Times New Roman"/>
              </w:rPr>
            </w:pPr>
            <w:r w:rsidRPr="002B78EE">
              <w:rPr>
                <w:rFonts w:ascii="Times New Roman" w:hAnsi="Times New Roman" w:cs="Times New Roman"/>
                <w:sz w:val="28"/>
                <w:szCs w:val="28"/>
              </w:rPr>
              <w:t>Đăng nhập tài khoản quản trị viên thành công</w:t>
            </w:r>
          </w:p>
          <w:p w14:paraId="3CBCF859" w14:textId="77777777" w:rsidR="00314B16" w:rsidRPr="002B78EE" w:rsidRDefault="00314B16" w:rsidP="00314B16">
            <w:pPr>
              <w:pStyle w:val="normal1"/>
              <w:numPr>
                <w:ilvl w:val="0"/>
                <w:numId w:val="51"/>
              </w:numPr>
              <w:tabs>
                <w:tab w:val="left" w:pos="830"/>
              </w:tabs>
              <w:spacing w:line="300" w:lineRule="auto"/>
              <w:ind w:right="156"/>
              <w:rPr>
                <w:rFonts w:ascii="Times New Roman" w:hAnsi="Times New Roman" w:cs="Times New Roman"/>
              </w:rPr>
            </w:pPr>
            <w:r w:rsidRPr="002B78EE">
              <w:rPr>
                <w:rFonts w:ascii="Times New Roman" w:hAnsi="Times New Roman" w:cs="Times New Roman"/>
                <w:sz w:val="28"/>
                <w:szCs w:val="28"/>
              </w:rPr>
              <w:t>Chuyển đến trang quản lý của quản trị viên.</w:t>
            </w:r>
          </w:p>
        </w:tc>
      </w:tr>
      <w:tr w:rsidR="00314B16" w:rsidRPr="002B78EE" w14:paraId="22065BE9"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FEEAB86"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236F94A" w14:textId="77777777" w:rsidR="00314B16" w:rsidRPr="002B78EE" w:rsidRDefault="00314B16" w:rsidP="00314B16">
            <w:pPr>
              <w:pStyle w:val="normal1"/>
              <w:numPr>
                <w:ilvl w:val="0"/>
                <w:numId w:val="52"/>
              </w:numPr>
              <w:tabs>
                <w:tab w:val="left" w:pos="830"/>
              </w:tabs>
              <w:spacing w:line="300" w:lineRule="auto"/>
              <w:ind w:right="397"/>
              <w:rPr>
                <w:rFonts w:ascii="Times New Roman" w:hAnsi="Times New Roman" w:cs="Times New Roman"/>
              </w:rPr>
            </w:pPr>
            <w:r w:rsidRPr="002B78EE">
              <w:rPr>
                <w:rFonts w:ascii="Times New Roman" w:hAnsi="Times New Roman" w:cs="Times New Roman"/>
                <w:sz w:val="28"/>
                <w:szCs w:val="28"/>
              </w:rPr>
              <w:t>Quản trị viên xem được thống kê báo cáo.</w:t>
            </w:r>
          </w:p>
        </w:tc>
      </w:tr>
      <w:tr w:rsidR="00314B16" w:rsidRPr="002B78EE" w14:paraId="325536A9" w14:textId="77777777" w:rsidTr="00B52E04">
        <w:trPr>
          <w:trHeight w:val="3134"/>
        </w:trPr>
        <w:tc>
          <w:tcPr>
            <w:tcW w:w="9349" w:type="dxa"/>
            <w:gridSpan w:val="2"/>
            <w:tcBorders>
              <w:top w:val="single" w:sz="4" w:space="0" w:color="000000"/>
              <w:left w:val="single" w:sz="4" w:space="0" w:color="000000"/>
              <w:bottom w:val="single" w:sz="4" w:space="0" w:color="000000"/>
              <w:right w:val="single" w:sz="4" w:space="0" w:color="000000"/>
            </w:tcBorders>
          </w:tcPr>
          <w:p w14:paraId="6900ACD2"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59F2D073" w14:textId="77777777" w:rsidR="00314B16" w:rsidRPr="002B78EE" w:rsidRDefault="00314B16" w:rsidP="00314B16">
            <w:pPr>
              <w:pStyle w:val="normal1"/>
              <w:numPr>
                <w:ilvl w:val="0"/>
                <w:numId w:val="53"/>
              </w:numPr>
              <w:tabs>
                <w:tab w:val="left" w:pos="1189"/>
              </w:tabs>
              <w:spacing w:before="1"/>
              <w:ind w:left="1189" w:hanging="359"/>
              <w:rPr>
                <w:rFonts w:ascii="Times New Roman" w:hAnsi="Times New Roman" w:cs="Times New Roman"/>
              </w:rPr>
            </w:pPr>
            <w:r w:rsidRPr="002B78EE">
              <w:rPr>
                <w:rFonts w:ascii="Times New Roman" w:hAnsi="Times New Roman" w:cs="Times New Roman"/>
                <w:sz w:val="28"/>
                <w:szCs w:val="28"/>
              </w:rPr>
              <w:t>Quản trị viên chọn chức năng thống kê trên trang quản lý.</w:t>
            </w:r>
          </w:p>
          <w:p w14:paraId="5333B5A6" w14:textId="77777777" w:rsidR="00314B16" w:rsidRPr="002B78EE" w:rsidRDefault="00314B16" w:rsidP="00314B16">
            <w:pPr>
              <w:pStyle w:val="normal1"/>
              <w:numPr>
                <w:ilvl w:val="0"/>
                <w:numId w:val="53"/>
              </w:numPr>
              <w:tabs>
                <w:tab w:val="left" w:pos="1190"/>
              </w:tabs>
              <w:spacing w:before="89" w:line="312" w:lineRule="auto"/>
              <w:ind w:right="431"/>
              <w:rPr>
                <w:rFonts w:ascii="Times New Roman" w:hAnsi="Times New Roman" w:cs="Times New Roman"/>
              </w:rPr>
            </w:pPr>
            <w:r w:rsidRPr="002B78EE">
              <w:rPr>
                <w:rFonts w:ascii="Times New Roman" w:hAnsi="Times New Roman" w:cs="Times New Roman"/>
                <w:sz w:val="28"/>
                <w:szCs w:val="28"/>
              </w:rPr>
              <w:t>Hệ thống hiện trang thống kê của quản trị viên. Gồm có nút chọn ngày bắt đầu và kết thúc.</w:t>
            </w:r>
          </w:p>
          <w:p w14:paraId="01CC9466" w14:textId="77777777" w:rsidR="00314B16" w:rsidRPr="002B78EE" w:rsidRDefault="00314B16" w:rsidP="00314B16">
            <w:pPr>
              <w:pStyle w:val="normal1"/>
              <w:numPr>
                <w:ilvl w:val="0"/>
                <w:numId w:val="5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Quản trị viên chọn thời gian muốn thống kê và ấn thống kê.</w:t>
            </w:r>
          </w:p>
          <w:p w14:paraId="2065C088" w14:textId="77777777" w:rsidR="00314B16" w:rsidRPr="002B78EE" w:rsidRDefault="00314B16" w:rsidP="00314B16">
            <w:pPr>
              <w:pStyle w:val="normal1"/>
              <w:numPr>
                <w:ilvl w:val="0"/>
                <w:numId w:val="53"/>
              </w:numPr>
              <w:tabs>
                <w:tab w:val="left" w:pos="1190"/>
              </w:tabs>
              <w:spacing w:before="89" w:line="312" w:lineRule="auto"/>
              <w:ind w:right="242"/>
              <w:rPr>
                <w:rFonts w:ascii="Times New Roman" w:hAnsi="Times New Roman" w:cs="Times New Roman"/>
              </w:rPr>
            </w:pPr>
            <w:r w:rsidRPr="002B78EE">
              <w:rPr>
                <w:rFonts w:ascii="Times New Roman" w:hAnsi="Times New Roman" w:cs="Times New Roman"/>
                <w:sz w:val="28"/>
                <w:szCs w:val="28"/>
              </w:rPr>
              <w:t>Hệ thống thống kê dữ liệu doanh thu, thống kê theo cửa hàng, thống kê theo người dùng.</w:t>
            </w:r>
          </w:p>
          <w:p w14:paraId="7A97F314" w14:textId="77777777" w:rsidR="00314B16" w:rsidRPr="002B78EE" w:rsidRDefault="00314B16" w:rsidP="00314B16">
            <w:pPr>
              <w:pStyle w:val="normal1"/>
              <w:numPr>
                <w:ilvl w:val="0"/>
                <w:numId w:val="53"/>
              </w:numPr>
              <w:tabs>
                <w:tab w:val="left" w:pos="1189"/>
              </w:tabs>
              <w:spacing w:line="290" w:lineRule="auto"/>
              <w:ind w:left="1189" w:hanging="359"/>
              <w:rPr>
                <w:rFonts w:ascii="Times New Roman" w:hAnsi="Times New Roman" w:cs="Times New Roman"/>
              </w:rPr>
            </w:pPr>
            <w:r w:rsidRPr="002B78EE">
              <w:rPr>
                <w:rFonts w:ascii="Times New Roman" w:hAnsi="Times New Roman" w:cs="Times New Roman"/>
                <w:sz w:val="28"/>
                <w:szCs w:val="28"/>
              </w:rPr>
              <w:t>Hệ thống hiện dữ liệu cho quản trị viên.</w:t>
            </w:r>
          </w:p>
        </w:tc>
      </w:tr>
      <w:tr w:rsidR="00314B16" w:rsidRPr="002B78EE" w14:paraId="574E3229"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0A1EB68F"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Ngoại lệ</w:t>
            </w:r>
          </w:p>
        </w:tc>
      </w:tr>
    </w:tbl>
    <w:p w14:paraId="6DE74128" w14:textId="77777777" w:rsidR="00314B16" w:rsidRPr="002B78EE" w:rsidRDefault="00314B16" w:rsidP="00314B16">
      <w:pPr>
        <w:pStyle w:val="normal1"/>
        <w:rPr>
          <w:rFonts w:ascii="Times New Roman" w:hAnsi="Times New Roman" w:cs="Times New Roman"/>
          <w:i/>
          <w:sz w:val="28"/>
          <w:szCs w:val="28"/>
        </w:rPr>
      </w:pPr>
    </w:p>
    <w:p w14:paraId="5BBB9BCF" w14:textId="77777777" w:rsidR="00314B16" w:rsidRPr="002B78EE" w:rsidRDefault="00314B16" w:rsidP="00314B16">
      <w:pPr>
        <w:pStyle w:val="normal1"/>
        <w:spacing w:before="109"/>
        <w:rPr>
          <w:rFonts w:ascii="Times New Roman" w:hAnsi="Times New Roman" w:cs="Times New Roman"/>
          <w:i/>
          <w:sz w:val="28"/>
          <w:szCs w:val="28"/>
        </w:rPr>
      </w:pPr>
      <w:bookmarkStart w:id="114" w:name="1gf8i83"/>
      <w:bookmarkStart w:id="115" w:name="184mhaj"/>
      <w:bookmarkEnd w:id="114"/>
      <w:bookmarkEnd w:id="115"/>
    </w:p>
    <w:p w14:paraId="47552CD7" w14:textId="77777777" w:rsidR="00314B16" w:rsidRPr="002B78EE" w:rsidRDefault="00314B16" w:rsidP="00314B16">
      <w:pPr>
        <w:pStyle w:val="Heading2"/>
        <w:tabs>
          <w:tab w:val="left" w:pos="837"/>
        </w:tabs>
        <w:rPr>
          <w:rFonts w:cs="Times New Roman"/>
        </w:rPr>
        <w:sectPr w:rsidR="00314B16" w:rsidRPr="002B78EE" w:rsidSect="00314B16">
          <w:footerReference w:type="even" r:id="rId57"/>
          <w:footerReference w:type="default" r:id="rId58"/>
          <w:footerReference w:type="first" r:id="rId59"/>
          <w:pgSz w:w="12240" w:h="15840"/>
          <w:pgMar w:top="1320" w:right="640" w:bottom="1280" w:left="1580" w:header="0" w:footer="1084" w:gutter="0"/>
          <w:cols w:space="720"/>
          <w:formProt w:val="0"/>
          <w:docGrid w:linePitch="100" w:charSpace="-8193"/>
        </w:sectPr>
      </w:pPr>
      <w:bookmarkStart w:id="116" w:name="__RefHeading___Toc26628_1225579473"/>
      <w:bookmarkStart w:id="117" w:name="184mhaj_Copy_1"/>
      <w:bookmarkStart w:id="118" w:name="_3s49zyc"/>
      <w:bookmarkStart w:id="119" w:name="_Toc185447763"/>
      <w:bookmarkEnd w:id="116"/>
      <w:bookmarkEnd w:id="117"/>
      <w:bookmarkEnd w:id="118"/>
      <w:r w:rsidRPr="002B78EE">
        <w:rPr>
          <w:rFonts w:cs="Times New Roman"/>
          <w:szCs w:val="28"/>
        </w:rPr>
        <w:t>Biểu đồ phân rã và kịch bản UC staff thống kê</w:t>
      </w:r>
      <w:bookmarkEnd w:id="119"/>
      <w:r w:rsidRPr="002B78EE">
        <w:rPr>
          <w:rFonts w:cs="Times New Roman"/>
        </w:rPr>
        <w:br w:type="page"/>
      </w:r>
    </w:p>
    <w:p w14:paraId="29A60960" w14:textId="77777777" w:rsidR="00314B16" w:rsidRPr="002B78EE" w:rsidRDefault="00314B16" w:rsidP="00314B16">
      <w:pPr>
        <w:pStyle w:val="normal1"/>
        <w:rPr>
          <w:rFonts w:ascii="Times New Roman" w:hAnsi="Times New Roman" w:cs="Times New Roman"/>
          <w:b/>
          <w:sz w:val="28"/>
          <w:szCs w:val="28"/>
        </w:rPr>
      </w:pPr>
    </w:p>
    <w:p w14:paraId="61C27679" w14:textId="77777777" w:rsidR="00314B16" w:rsidRPr="002B78EE" w:rsidRDefault="00314B16" w:rsidP="00314B16">
      <w:pPr>
        <w:pStyle w:val="normal1"/>
        <w:ind w:left="276"/>
        <w:rPr>
          <w:rFonts w:ascii="Times New Roman" w:hAnsi="Times New Roman" w:cs="Times New Roman"/>
        </w:rPr>
      </w:pPr>
      <w:r w:rsidRPr="002B78EE">
        <w:rPr>
          <w:rFonts w:ascii="Times New Roman" w:hAnsi="Times New Roman" w:cs="Times New Roman"/>
          <w:noProof/>
        </w:rPr>
        <w:drawing>
          <wp:inline distT="0" distB="0" distL="0" distR="0" wp14:anchorId="1854F7D9" wp14:editId="28961001">
            <wp:extent cx="5917565" cy="3398520"/>
            <wp:effectExtent l="0" t="0" r="0" b="0"/>
            <wp:docPr id="29" name="image13.jpg"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descr="A diagram of a product&#10;&#10;Description automatically generated"/>
                    <pic:cNvPicPr>
                      <a:picLocks noChangeAspect="1" noChangeArrowheads="1"/>
                    </pic:cNvPicPr>
                  </pic:nvPicPr>
                  <pic:blipFill>
                    <a:blip r:embed="rId60"/>
                    <a:stretch>
                      <a:fillRect/>
                    </a:stretch>
                  </pic:blipFill>
                  <pic:spPr bwMode="auto">
                    <a:xfrm>
                      <a:off x="0" y="0"/>
                      <a:ext cx="5917565" cy="3398520"/>
                    </a:xfrm>
                    <a:prstGeom prst="rect">
                      <a:avLst/>
                    </a:prstGeom>
                    <a:noFill/>
                  </pic:spPr>
                </pic:pic>
              </a:graphicData>
            </a:graphic>
          </wp:inline>
        </w:drawing>
      </w:r>
    </w:p>
    <w:p w14:paraId="7C47EE8C" w14:textId="77777777" w:rsidR="00314B16" w:rsidRPr="002B78EE" w:rsidRDefault="00314B16" w:rsidP="00314B16">
      <w:pPr>
        <w:pStyle w:val="normal1"/>
        <w:spacing w:before="4"/>
        <w:rPr>
          <w:rFonts w:ascii="Times New Roman" w:hAnsi="Times New Roman" w:cs="Times New Roman"/>
          <w:i/>
          <w:sz w:val="28"/>
          <w:szCs w:val="28"/>
        </w:rPr>
      </w:pPr>
    </w:p>
    <w:tbl>
      <w:tblPr>
        <w:tblW w:w="9350" w:type="dxa"/>
        <w:tblInd w:w="125" w:type="dxa"/>
        <w:tblLayout w:type="fixed"/>
        <w:tblLook w:val="0000" w:firstRow="0" w:lastRow="0" w:firstColumn="0" w:lastColumn="0" w:noHBand="0" w:noVBand="0"/>
      </w:tblPr>
      <w:tblGrid>
        <w:gridCol w:w="4674"/>
        <w:gridCol w:w="4676"/>
      </w:tblGrid>
      <w:tr w:rsidR="00314B16" w:rsidRPr="002B78EE" w14:paraId="0A7584B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6E9774F5"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b/>
                <w:sz w:val="28"/>
                <w:szCs w:val="28"/>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6EBDD6" w14:textId="77777777" w:rsidR="00314B16" w:rsidRPr="002B78EE" w:rsidRDefault="00314B16" w:rsidP="00B52E04">
            <w:pPr>
              <w:pStyle w:val="normal1"/>
              <w:spacing w:line="276" w:lineRule="auto"/>
              <w:ind w:left="110"/>
              <w:rPr>
                <w:rFonts w:ascii="Times New Roman" w:hAnsi="Times New Roman" w:cs="Times New Roman"/>
              </w:rPr>
            </w:pPr>
            <w:r w:rsidRPr="002B78EE">
              <w:rPr>
                <w:rFonts w:ascii="Times New Roman" w:hAnsi="Times New Roman" w:cs="Times New Roman"/>
                <w:sz w:val="28"/>
                <w:szCs w:val="28"/>
              </w:rPr>
              <w:t>staff</w:t>
            </w:r>
          </w:p>
        </w:tc>
      </w:tr>
      <w:tr w:rsidR="00314B16" w:rsidRPr="002B78EE" w14:paraId="5108351D"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59708537"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4CB3860B" w14:textId="77777777" w:rsidR="00314B16" w:rsidRPr="002B78EE" w:rsidRDefault="00314B16" w:rsidP="00314B16">
            <w:pPr>
              <w:pStyle w:val="normal1"/>
              <w:numPr>
                <w:ilvl w:val="0"/>
                <w:numId w:val="54"/>
              </w:numPr>
              <w:tabs>
                <w:tab w:val="left" w:pos="830"/>
              </w:tabs>
              <w:spacing w:before="18" w:line="218" w:lineRule="auto"/>
              <w:ind w:right="139"/>
              <w:rPr>
                <w:rFonts w:ascii="Times New Roman" w:hAnsi="Times New Roman" w:cs="Times New Roman"/>
              </w:rPr>
            </w:pPr>
            <w:r w:rsidRPr="002B78EE">
              <w:rPr>
                <w:rFonts w:ascii="Times New Roman" w:hAnsi="Times New Roman" w:cs="Times New Roman"/>
                <w:sz w:val="28"/>
                <w:szCs w:val="28"/>
              </w:rPr>
              <w:t>Đăng nhập tài khoản của nhân viên thành công</w:t>
            </w:r>
          </w:p>
          <w:p w14:paraId="1E2A1F87" w14:textId="77777777" w:rsidR="00314B16" w:rsidRPr="002B78EE" w:rsidRDefault="00314B16" w:rsidP="00314B16">
            <w:pPr>
              <w:pStyle w:val="normal1"/>
              <w:numPr>
                <w:ilvl w:val="0"/>
                <w:numId w:val="54"/>
              </w:numPr>
              <w:tabs>
                <w:tab w:val="left" w:pos="830"/>
              </w:tabs>
              <w:spacing w:line="300" w:lineRule="auto"/>
              <w:ind w:right="726"/>
              <w:rPr>
                <w:rFonts w:ascii="Times New Roman" w:hAnsi="Times New Roman" w:cs="Times New Roman"/>
              </w:rPr>
            </w:pPr>
            <w:r w:rsidRPr="002B78EE">
              <w:rPr>
                <w:rFonts w:ascii="Times New Roman" w:hAnsi="Times New Roman" w:cs="Times New Roman"/>
                <w:sz w:val="28"/>
                <w:szCs w:val="28"/>
              </w:rPr>
              <w:t>Chuyển đến trang quản lý của nhân viên.</w:t>
            </w:r>
          </w:p>
        </w:tc>
      </w:tr>
      <w:tr w:rsidR="00314B16" w:rsidRPr="002B78EE" w14:paraId="7CF424E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2EA86C8" w14:textId="77777777" w:rsidR="00314B16" w:rsidRPr="002B78EE" w:rsidRDefault="00314B16" w:rsidP="00B52E04">
            <w:pPr>
              <w:pStyle w:val="normal1"/>
              <w:spacing w:before="1"/>
              <w:ind w:left="110"/>
              <w:rPr>
                <w:rFonts w:ascii="Times New Roman" w:hAnsi="Times New Roman" w:cs="Times New Roman"/>
              </w:rPr>
            </w:pPr>
            <w:r w:rsidRPr="002B78EE">
              <w:rPr>
                <w:rFonts w:ascii="Times New Roman" w:hAnsi="Times New Roman" w:cs="Times New Roman"/>
                <w:b/>
                <w:sz w:val="28"/>
                <w:szCs w:val="28"/>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3A417A0D" w14:textId="77777777" w:rsidR="00314B16" w:rsidRPr="002B78EE" w:rsidRDefault="00314B16" w:rsidP="00314B16">
            <w:pPr>
              <w:pStyle w:val="normal1"/>
              <w:numPr>
                <w:ilvl w:val="0"/>
                <w:numId w:val="55"/>
              </w:numPr>
              <w:tabs>
                <w:tab w:val="left" w:pos="830"/>
              </w:tabs>
              <w:spacing w:line="300" w:lineRule="auto"/>
              <w:ind w:right="220"/>
              <w:rPr>
                <w:rFonts w:ascii="Times New Roman" w:hAnsi="Times New Roman" w:cs="Times New Roman"/>
              </w:rPr>
            </w:pPr>
            <w:r w:rsidRPr="002B78EE">
              <w:rPr>
                <w:rFonts w:ascii="Times New Roman" w:hAnsi="Times New Roman" w:cs="Times New Roman"/>
                <w:sz w:val="28"/>
                <w:szCs w:val="28"/>
              </w:rPr>
              <w:t>Nhân viên xem được thống kê báo cáo.</w:t>
            </w:r>
          </w:p>
        </w:tc>
      </w:tr>
      <w:tr w:rsidR="00314B16" w:rsidRPr="002B78EE" w14:paraId="7BFFCC96" w14:textId="77777777" w:rsidTr="00B52E04">
        <w:trPr>
          <w:trHeight w:val="2392"/>
        </w:trPr>
        <w:tc>
          <w:tcPr>
            <w:tcW w:w="9349" w:type="dxa"/>
            <w:gridSpan w:val="2"/>
            <w:tcBorders>
              <w:top w:val="single" w:sz="4" w:space="0" w:color="000000"/>
              <w:left w:val="single" w:sz="4" w:space="0" w:color="000000"/>
              <w:bottom w:val="single" w:sz="4" w:space="0" w:color="000000"/>
              <w:right w:val="single" w:sz="4" w:space="0" w:color="000000"/>
            </w:tcBorders>
          </w:tcPr>
          <w:p w14:paraId="3D39A0FE"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Chuỗi sự kiện chính</w:t>
            </w:r>
          </w:p>
          <w:p w14:paraId="66E204B7" w14:textId="77777777" w:rsidR="00314B16" w:rsidRPr="002B78EE" w:rsidRDefault="00314B16" w:rsidP="00314B16">
            <w:pPr>
              <w:pStyle w:val="normal1"/>
              <w:numPr>
                <w:ilvl w:val="0"/>
                <w:numId w:val="56"/>
              </w:numPr>
              <w:tabs>
                <w:tab w:val="left" w:pos="1189"/>
              </w:tabs>
              <w:spacing w:before="1" w:line="290" w:lineRule="auto"/>
              <w:ind w:left="1189" w:hanging="359"/>
              <w:rPr>
                <w:rFonts w:ascii="Times New Roman" w:hAnsi="Times New Roman" w:cs="Times New Roman"/>
              </w:rPr>
            </w:pPr>
            <w:r w:rsidRPr="002B78EE">
              <w:rPr>
                <w:rFonts w:ascii="Times New Roman" w:hAnsi="Times New Roman" w:cs="Times New Roman"/>
                <w:sz w:val="28"/>
                <w:szCs w:val="28"/>
              </w:rPr>
              <w:t>Nhân viên chọn chức năng thống kê.</w:t>
            </w:r>
          </w:p>
          <w:p w14:paraId="07DBD586" w14:textId="77777777" w:rsidR="00314B16" w:rsidRPr="002B78EE" w:rsidRDefault="00314B16" w:rsidP="00314B16">
            <w:pPr>
              <w:pStyle w:val="normal1"/>
              <w:numPr>
                <w:ilvl w:val="0"/>
                <w:numId w:val="56"/>
              </w:numPr>
              <w:tabs>
                <w:tab w:val="left" w:pos="1190"/>
              </w:tabs>
              <w:ind w:right="116"/>
              <w:rPr>
                <w:rFonts w:ascii="Times New Roman" w:hAnsi="Times New Roman" w:cs="Times New Roman"/>
              </w:rPr>
            </w:pPr>
            <w:r w:rsidRPr="002B78EE">
              <w:rPr>
                <w:rFonts w:ascii="Times New Roman" w:hAnsi="Times New Roman" w:cs="Times New Roman"/>
                <w:sz w:val="28"/>
                <w:szCs w:val="28"/>
              </w:rPr>
              <w:t>Hệ thống chuyển đến trang thống kê của nhân viên. Gồm có ô chọn thời gian bắt đầu và kết thúc.</w:t>
            </w:r>
          </w:p>
          <w:p w14:paraId="179B1E85" w14:textId="77777777" w:rsidR="00314B16" w:rsidRPr="002B78EE" w:rsidRDefault="00314B16" w:rsidP="00314B16">
            <w:pPr>
              <w:pStyle w:val="normal1"/>
              <w:numPr>
                <w:ilvl w:val="0"/>
                <w:numId w:val="56"/>
              </w:numPr>
              <w:tabs>
                <w:tab w:val="left" w:pos="1189"/>
              </w:tabs>
              <w:ind w:left="1189" w:hanging="359"/>
              <w:rPr>
                <w:rFonts w:ascii="Times New Roman" w:hAnsi="Times New Roman" w:cs="Times New Roman"/>
              </w:rPr>
            </w:pPr>
            <w:r w:rsidRPr="002B78EE">
              <w:rPr>
                <w:rFonts w:ascii="Times New Roman" w:hAnsi="Times New Roman" w:cs="Times New Roman"/>
                <w:sz w:val="28"/>
                <w:szCs w:val="28"/>
              </w:rPr>
              <w:t>Nhân viên nhập thời gian thống kê và ấn thống kê.</w:t>
            </w:r>
          </w:p>
          <w:p w14:paraId="34EE8792" w14:textId="77777777" w:rsidR="00314B16" w:rsidRPr="002B78EE" w:rsidRDefault="00314B16" w:rsidP="00314B16">
            <w:pPr>
              <w:pStyle w:val="normal1"/>
              <w:numPr>
                <w:ilvl w:val="0"/>
                <w:numId w:val="56"/>
              </w:numPr>
              <w:tabs>
                <w:tab w:val="left" w:pos="1190"/>
              </w:tabs>
              <w:ind w:right="545"/>
              <w:rPr>
                <w:rFonts w:ascii="Times New Roman" w:hAnsi="Times New Roman" w:cs="Times New Roman"/>
              </w:rPr>
            </w:pPr>
            <w:r w:rsidRPr="002B78EE">
              <w:rPr>
                <w:rFonts w:ascii="Times New Roman" w:hAnsi="Times New Roman" w:cs="Times New Roman"/>
                <w:sz w:val="28"/>
                <w:szCs w:val="28"/>
              </w:rPr>
              <w:t>Hệ thống thống kê doanh thu, thống kê số lượng đơn hàng, thống kê theo khách hàng của của hàng.</w:t>
            </w:r>
          </w:p>
          <w:p w14:paraId="3DD3A8CE" w14:textId="77777777" w:rsidR="00314B16" w:rsidRPr="002B78EE" w:rsidRDefault="00314B16" w:rsidP="00314B16">
            <w:pPr>
              <w:pStyle w:val="normal1"/>
              <w:numPr>
                <w:ilvl w:val="0"/>
                <w:numId w:val="56"/>
              </w:numPr>
              <w:tabs>
                <w:tab w:val="left" w:pos="1189"/>
              </w:tabs>
              <w:spacing w:line="276" w:lineRule="auto"/>
              <w:ind w:left="1189" w:hanging="359"/>
              <w:rPr>
                <w:rFonts w:ascii="Times New Roman" w:hAnsi="Times New Roman" w:cs="Times New Roman"/>
              </w:rPr>
            </w:pPr>
            <w:r w:rsidRPr="002B78EE">
              <w:rPr>
                <w:rFonts w:ascii="Times New Roman" w:hAnsi="Times New Roman" w:cs="Times New Roman"/>
                <w:sz w:val="28"/>
                <w:szCs w:val="28"/>
              </w:rPr>
              <w:t>Hệ thống hiển thị thông tin thống kê.</w:t>
            </w:r>
          </w:p>
        </w:tc>
      </w:tr>
      <w:tr w:rsidR="00314B16" w:rsidRPr="002B78EE" w14:paraId="22B15266"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1F5889F6" w14:textId="77777777" w:rsidR="00314B16" w:rsidRPr="002B78EE" w:rsidRDefault="00314B16" w:rsidP="00B52E04">
            <w:pPr>
              <w:pStyle w:val="normal1"/>
              <w:spacing w:line="290" w:lineRule="auto"/>
              <w:ind w:left="110"/>
              <w:rPr>
                <w:rFonts w:ascii="Times New Roman" w:hAnsi="Times New Roman" w:cs="Times New Roman"/>
              </w:rPr>
            </w:pPr>
            <w:r w:rsidRPr="002B78EE">
              <w:rPr>
                <w:rFonts w:ascii="Times New Roman" w:hAnsi="Times New Roman" w:cs="Times New Roman"/>
                <w:b/>
                <w:sz w:val="28"/>
                <w:szCs w:val="28"/>
              </w:rPr>
              <w:t>Ngoại lệ</w:t>
            </w:r>
            <w:bookmarkStart w:id="120" w:name="36ei31r"/>
            <w:bookmarkEnd w:id="120"/>
          </w:p>
        </w:tc>
      </w:tr>
    </w:tbl>
    <w:p w14:paraId="07B2D718" w14:textId="77777777" w:rsidR="00314B16" w:rsidRPr="002B78EE" w:rsidRDefault="00314B16" w:rsidP="00314B16">
      <w:pPr>
        <w:pStyle w:val="Heading2"/>
        <w:tabs>
          <w:tab w:val="left" w:pos="841"/>
        </w:tabs>
        <w:spacing w:before="201"/>
        <w:rPr>
          <w:rFonts w:cs="Times New Roman"/>
        </w:rPr>
        <w:sectPr w:rsidR="00314B16" w:rsidRPr="002B78EE" w:rsidSect="00314B16">
          <w:footerReference w:type="even" r:id="rId61"/>
          <w:footerReference w:type="default" r:id="rId62"/>
          <w:footerReference w:type="first" r:id="rId63"/>
          <w:pgSz w:w="12240" w:h="15840"/>
          <w:pgMar w:top="1320" w:right="640" w:bottom="1280" w:left="1580" w:header="0" w:footer="1084" w:gutter="0"/>
          <w:cols w:space="720"/>
          <w:formProt w:val="0"/>
          <w:docGrid w:linePitch="100" w:charSpace="-8193"/>
        </w:sectPr>
      </w:pPr>
      <w:bookmarkStart w:id="121" w:name="__RefHeading___Toc26630_1225579473"/>
      <w:bookmarkStart w:id="122" w:name="_1ljsd9k"/>
      <w:bookmarkStart w:id="123" w:name="_Toc185447764"/>
      <w:bookmarkEnd w:id="121"/>
      <w:bookmarkEnd w:id="122"/>
      <w:r w:rsidRPr="002B78EE">
        <w:rPr>
          <w:rFonts w:cs="Times New Roman"/>
          <w:szCs w:val="28"/>
        </w:rPr>
        <w:t>Xây dựng biểu đồ lớp</w:t>
      </w:r>
      <w:bookmarkEnd w:id="123"/>
      <w:r w:rsidRPr="002B78EE">
        <w:rPr>
          <w:rFonts w:cs="Times New Roman"/>
        </w:rPr>
        <w:br w:type="page"/>
      </w:r>
    </w:p>
    <w:p w14:paraId="72F2647F" w14:textId="77777777" w:rsidR="00314B16" w:rsidRPr="002B78EE" w:rsidRDefault="00314B16" w:rsidP="00314B16">
      <w:pPr>
        <w:pStyle w:val="normal1"/>
        <w:numPr>
          <w:ilvl w:val="0"/>
          <w:numId w:val="57"/>
        </w:numPr>
        <w:tabs>
          <w:tab w:val="left" w:pos="314"/>
        </w:tabs>
        <w:ind w:left="314" w:hanging="193"/>
        <w:rPr>
          <w:rFonts w:ascii="Times New Roman" w:hAnsi="Times New Roman" w:cs="Times New Roman"/>
        </w:rPr>
      </w:pPr>
      <w:r w:rsidRPr="002B78EE">
        <w:rPr>
          <w:rFonts w:ascii="Times New Roman" w:hAnsi="Times New Roman" w:cs="Times New Roman"/>
          <w:sz w:val="28"/>
          <w:szCs w:val="28"/>
        </w:rPr>
        <w:lastRenderedPageBreak/>
        <w:t>Trích xuất danh từ</w:t>
      </w:r>
    </w:p>
    <w:p w14:paraId="58063F7E" w14:textId="77777777" w:rsidR="00314B16" w:rsidRPr="002B78EE" w:rsidRDefault="00314B16" w:rsidP="00314B16">
      <w:pPr>
        <w:pStyle w:val="normal1"/>
        <w:numPr>
          <w:ilvl w:val="1"/>
          <w:numId w:val="57"/>
        </w:numPr>
        <w:tabs>
          <w:tab w:val="left" w:pos="841"/>
        </w:tabs>
        <w:spacing w:before="223" w:line="300" w:lineRule="auto"/>
        <w:ind w:left="841" w:right="1061"/>
        <w:rPr>
          <w:rFonts w:ascii="Times New Roman" w:hAnsi="Times New Roman" w:cs="Times New Roman"/>
        </w:rPr>
      </w:pPr>
      <w:r w:rsidRPr="002B78EE">
        <w:rPr>
          <w:rFonts w:ascii="Times New Roman" w:hAnsi="Times New Roman" w:cs="Times New Roman"/>
          <w:sz w:val="28"/>
          <w:szCs w:val="28"/>
        </w:rPr>
        <w:t>Danh từ liên quan đến người: Khách, Người dùng, Khách hàng, Quản trị viên.</w:t>
      </w:r>
    </w:p>
    <w:p w14:paraId="02BE9939" w14:textId="77777777" w:rsidR="00314B16" w:rsidRPr="002B78EE" w:rsidRDefault="00314B16" w:rsidP="00314B16">
      <w:pPr>
        <w:pStyle w:val="normal1"/>
        <w:numPr>
          <w:ilvl w:val="1"/>
          <w:numId w:val="57"/>
        </w:numPr>
        <w:tabs>
          <w:tab w:val="left" w:pos="841"/>
        </w:tabs>
        <w:spacing w:before="30" w:line="312" w:lineRule="auto"/>
        <w:ind w:left="841" w:right="510"/>
        <w:rPr>
          <w:rFonts w:ascii="Times New Roman" w:hAnsi="Times New Roman" w:cs="Times New Roman"/>
        </w:rPr>
      </w:pPr>
      <w:r w:rsidRPr="002B78EE">
        <w:rPr>
          <w:rFonts w:ascii="Times New Roman" w:hAnsi="Times New Roman" w:cs="Times New Roman"/>
          <w:sz w:val="28"/>
          <w:szCs w:val="28"/>
        </w:rPr>
        <w:t>Danh từ liên quan đến thông tin: hệ thống, web sàn thương mại điện tử, tài khoản, quyền, sản phẩm, giỏ hàng, loại sản phẩm, giá, cửa hàng, vị trí cửa hàng, danh sách yêu thích, đơn hàng.</w:t>
      </w:r>
    </w:p>
    <w:p w14:paraId="6508C804" w14:textId="77777777" w:rsidR="00314B16" w:rsidRPr="002B78EE" w:rsidRDefault="00314B16" w:rsidP="00314B16">
      <w:pPr>
        <w:pStyle w:val="normal1"/>
        <w:numPr>
          <w:ilvl w:val="0"/>
          <w:numId w:val="57"/>
        </w:numPr>
        <w:tabs>
          <w:tab w:val="left" w:pos="314"/>
        </w:tabs>
        <w:spacing w:before="131"/>
        <w:ind w:left="314" w:hanging="193"/>
        <w:rPr>
          <w:rFonts w:ascii="Times New Roman" w:hAnsi="Times New Roman" w:cs="Times New Roman"/>
        </w:rPr>
      </w:pPr>
      <w:r w:rsidRPr="002B78EE">
        <w:rPr>
          <w:rFonts w:ascii="Times New Roman" w:hAnsi="Times New Roman" w:cs="Times New Roman"/>
          <w:sz w:val="28"/>
          <w:szCs w:val="28"/>
        </w:rPr>
        <w:t>Đánh giá, lựa chọn danh từ, xác định lớp thực thể hoặc thuộc tính</w:t>
      </w:r>
    </w:p>
    <w:p w14:paraId="1CEE3705" w14:textId="77777777" w:rsidR="00314B16" w:rsidRPr="002B78EE" w:rsidRDefault="00314B16" w:rsidP="00314B16">
      <w:pPr>
        <w:pStyle w:val="normal1"/>
        <w:numPr>
          <w:ilvl w:val="1"/>
          <w:numId w:val="57"/>
        </w:numPr>
        <w:tabs>
          <w:tab w:val="left" w:pos="840"/>
        </w:tabs>
        <w:spacing w:before="223"/>
        <w:ind w:left="840" w:hanging="359"/>
        <w:rPr>
          <w:rFonts w:ascii="Times New Roman" w:hAnsi="Times New Roman" w:cs="Times New Roman"/>
        </w:rPr>
      </w:pPr>
      <w:r w:rsidRPr="002B78EE">
        <w:rPr>
          <w:rFonts w:ascii="Times New Roman" w:hAnsi="Times New Roman" w:cs="Times New Roman"/>
          <w:sz w:val="28"/>
          <w:szCs w:val="28"/>
        </w:rPr>
        <w:t>Danh từ trừu tượng: hệ thống, web sàn thương mại điện tử</w:t>
      </w:r>
    </w:p>
    <w:p w14:paraId="79C18511" w14:textId="77777777" w:rsidR="00314B16" w:rsidRPr="002B78EE" w:rsidRDefault="00314B16" w:rsidP="00314B16">
      <w:pPr>
        <w:pStyle w:val="normal1"/>
        <w:numPr>
          <w:ilvl w:val="1"/>
          <w:numId w:val="57"/>
        </w:numPr>
        <w:tabs>
          <w:tab w:val="left" w:pos="840"/>
        </w:tabs>
        <w:spacing w:before="82"/>
        <w:ind w:left="840" w:hanging="359"/>
        <w:rPr>
          <w:rFonts w:ascii="Times New Roman" w:hAnsi="Times New Roman" w:cs="Times New Roman"/>
        </w:rPr>
      </w:pPr>
      <w:r w:rsidRPr="002B78EE">
        <w:rPr>
          <w:rFonts w:ascii="Times New Roman" w:hAnsi="Times New Roman" w:cs="Times New Roman"/>
          <w:sz w:val="28"/>
          <w:szCs w:val="28"/>
        </w:rPr>
        <w:t>Danh từ liên quan đến người:</w:t>
      </w:r>
    </w:p>
    <w:p w14:paraId="101ADD9B" w14:textId="77777777" w:rsidR="00314B16" w:rsidRPr="002B78EE" w:rsidRDefault="00314B16" w:rsidP="00314B16">
      <w:pPr>
        <w:pStyle w:val="normal1"/>
        <w:numPr>
          <w:ilvl w:val="2"/>
          <w:numId w:val="57"/>
        </w:numPr>
        <w:tabs>
          <w:tab w:val="left" w:pos="1560"/>
        </w:tabs>
        <w:spacing w:before="80"/>
        <w:ind w:left="1560" w:hanging="359"/>
        <w:rPr>
          <w:rFonts w:ascii="Times New Roman" w:hAnsi="Times New Roman" w:cs="Times New Roman"/>
        </w:rPr>
      </w:pPr>
      <w:r w:rsidRPr="002B78EE">
        <w:rPr>
          <w:rFonts w:ascii="Times New Roman" w:hAnsi="Times New Roman" w:cs="Times New Roman"/>
          <w:sz w:val="28"/>
          <w:szCs w:val="28"/>
        </w:rPr>
        <w:t>Khách: không cần quản lý -&gt; bỏ.</w:t>
      </w:r>
    </w:p>
    <w:p w14:paraId="71B443AB" w14:textId="77777777" w:rsidR="00314B16" w:rsidRPr="002B78EE" w:rsidRDefault="00314B16" w:rsidP="00314B16">
      <w:pPr>
        <w:pStyle w:val="normal1"/>
        <w:numPr>
          <w:ilvl w:val="2"/>
          <w:numId w:val="57"/>
        </w:numPr>
        <w:tabs>
          <w:tab w:val="left" w:pos="1560"/>
        </w:tabs>
        <w:spacing w:before="113"/>
        <w:ind w:left="1560" w:hanging="359"/>
        <w:rPr>
          <w:rFonts w:ascii="Times New Roman" w:hAnsi="Times New Roman" w:cs="Times New Roman"/>
        </w:rPr>
      </w:pPr>
      <w:r w:rsidRPr="002B78EE">
        <w:rPr>
          <w:rFonts w:ascii="Times New Roman" w:hAnsi="Times New Roman" w:cs="Times New Roman"/>
          <w:sz w:val="28"/>
          <w:szCs w:val="28"/>
        </w:rPr>
        <w:t>Người dùng -&gt; lớp User.</w:t>
      </w:r>
    </w:p>
    <w:p w14:paraId="2B94F873" w14:textId="77777777" w:rsidR="00314B16" w:rsidRPr="002B78EE" w:rsidRDefault="00314B16" w:rsidP="00314B16">
      <w:pPr>
        <w:pStyle w:val="normal1"/>
        <w:numPr>
          <w:ilvl w:val="2"/>
          <w:numId w:val="57"/>
        </w:numPr>
        <w:tabs>
          <w:tab w:val="left" w:pos="1560"/>
        </w:tabs>
        <w:spacing w:before="112"/>
        <w:ind w:left="1560" w:hanging="359"/>
        <w:rPr>
          <w:rFonts w:ascii="Times New Roman" w:hAnsi="Times New Roman" w:cs="Times New Roman"/>
        </w:rPr>
      </w:pPr>
      <w:r w:rsidRPr="002B78EE">
        <w:rPr>
          <w:rFonts w:ascii="Times New Roman" w:hAnsi="Times New Roman" w:cs="Times New Roman"/>
          <w:sz w:val="28"/>
          <w:szCs w:val="28"/>
        </w:rPr>
        <w:t>Khách hàng, quản trị hệ thống: là 1 loại của User</w:t>
      </w:r>
    </w:p>
    <w:p w14:paraId="0D0C1B0A" w14:textId="77777777" w:rsidR="00314B16" w:rsidRPr="002B78EE" w:rsidRDefault="00314B16" w:rsidP="00314B16">
      <w:pPr>
        <w:pStyle w:val="normal1"/>
        <w:numPr>
          <w:ilvl w:val="1"/>
          <w:numId w:val="57"/>
        </w:numPr>
        <w:tabs>
          <w:tab w:val="left" w:pos="840"/>
        </w:tabs>
        <w:spacing w:before="113"/>
        <w:ind w:left="840" w:hanging="359"/>
        <w:rPr>
          <w:rFonts w:ascii="Times New Roman" w:hAnsi="Times New Roman" w:cs="Times New Roman"/>
        </w:rPr>
      </w:pPr>
      <w:r w:rsidRPr="002B78EE">
        <w:rPr>
          <w:rFonts w:ascii="Times New Roman" w:hAnsi="Times New Roman" w:cs="Times New Roman"/>
          <w:sz w:val="28"/>
          <w:szCs w:val="28"/>
        </w:rPr>
        <w:t>Danh từ thông tin:</w:t>
      </w:r>
    </w:p>
    <w:p w14:paraId="2475F825" w14:textId="77777777" w:rsidR="00314B16" w:rsidRPr="002B78EE" w:rsidRDefault="00314B16" w:rsidP="00314B16">
      <w:pPr>
        <w:pStyle w:val="normal1"/>
        <w:numPr>
          <w:ilvl w:val="2"/>
          <w:numId w:val="57"/>
        </w:numPr>
        <w:tabs>
          <w:tab w:val="left" w:pos="1560"/>
        </w:tabs>
        <w:spacing w:before="80"/>
        <w:ind w:left="1560" w:hanging="359"/>
        <w:rPr>
          <w:rFonts w:ascii="Times New Roman" w:hAnsi="Times New Roman" w:cs="Times New Roman"/>
        </w:rPr>
      </w:pPr>
      <w:r w:rsidRPr="002B78EE">
        <w:rPr>
          <w:rFonts w:ascii="Times New Roman" w:hAnsi="Times New Roman" w:cs="Times New Roman"/>
          <w:sz w:val="28"/>
          <w:szCs w:val="28"/>
        </w:rPr>
        <w:t>Tài khoản: là thông tin của lớp User.</w:t>
      </w:r>
    </w:p>
    <w:p w14:paraId="5CBD6F0B" w14:textId="77777777" w:rsidR="00314B16" w:rsidRPr="002B78EE" w:rsidRDefault="00314B16" w:rsidP="00314B16">
      <w:pPr>
        <w:pStyle w:val="normal1"/>
        <w:numPr>
          <w:ilvl w:val="2"/>
          <w:numId w:val="57"/>
        </w:numPr>
        <w:tabs>
          <w:tab w:val="left" w:pos="1560"/>
        </w:tabs>
        <w:spacing w:before="113"/>
        <w:ind w:left="1560" w:hanging="359"/>
        <w:rPr>
          <w:rFonts w:ascii="Times New Roman" w:hAnsi="Times New Roman" w:cs="Times New Roman"/>
        </w:rPr>
      </w:pPr>
      <w:r w:rsidRPr="002B78EE">
        <w:rPr>
          <w:rFonts w:ascii="Times New Roman" w:hAnsi="Times New Roman" w:cs="Times New Roman"/>
          <w:sz w:val="28"/>
          <w:szCs w:val="28"/>
        </w:rPr>
        <w:t>Quyền -&gt; lớp Role.</w:t>
      </w:r>
    </w:p>
    <w:p w14:paraId="6A59DD66" w14:textId="77777777" w:rsidR="00314B16" w:rsidRPr="002B78EE" w:rsidRDefault="00314B16" w:rsidP="00314B16">
      <w:pPr>
        <w:pStyle w:val="normal1"/>
        <w:numPr>
          <w:ilvl w:val="2"/>
          <w:numId w:val="57"/>
        </w:numPr>
        <w:tabs>
          <w:tab w:val="left" w:pos="1560"/>
        </w:tabs>
        <w:spacing w:before="111"/>
        <w:ind w:left="1560" w:hanging="359"/>
        <w:rPr>
          <w:rFonts w:ascii="Times New Roman" w:hAnsi="Times New Roman" w:cs="Times New Roman"/>
        </w:rPr>
      </w:pPr>
      <w:r w:rsidRPr="002B78EE">
        <w:rPr>
          <w:rFonts w:ascii="Times New Roman" w:hAnsi="Times New Roman" w:cs="Times New Roman"/>
          <w:sz w:val="28"/>
          <w:szCs w:val="28"/>
        </w:rPr>
        <w:t>Sản phẩm -&gt; lớp Product.</w:t>
      </w:r>
    </w:p>
    <w:p w14:paraId="148F7B2F" w14:textId="77777777" w:rsidR="00314B16" w:rsidRPr="002B78EE" w:rsidRDefault="00314B16" w:rsidP="00314B16">
      <w:pPr>
        <w:pStyle w:val="normal1"/>
        <w:numPr>
          <w:ilvl w:val="2"/>
          <w:numId w:val="57"/>
        </w:numPr>
        <w:tabs>
          <w:tab w:val="left" w:pos="1560"/>
        </w:tabs>
        <w:spacing w:before="113"/>
        <w:ind w:left="1560" w:hanging="359"/>
        <w:rPr>
          <w:rFonts w:ascii="Times New Roman" w:hAnsi="Times New Roman" w:cs="Times New Roman"/>
        </w:rPr>
      </w:pPr>
      <w:r w:rsidRPr="002B78EE">
        <w:rPr>
          <w:rFonts w:ascii="Times New Roman" w:hAnsi="Times New Roman" w:cs="Times New Roman"/>
          <w:sz w:val="28"/>
          <w:szCs w:val="28"/>
        </w:rPr>
        <w:t>Giỏ hàng -&gt; lớp Cart.</w:t>
      </w:r>
    </w:p>
    <w:p w14:paraId="5F75677B" w14:textId="77777777" w:rsidR="00314B16" w:rsidRPr="002B78EE" w:rsidRDefault="00314B16" w:rsidP="00314B16">
      <w:pPr>
        <w:pStyle w:val="normal1"/>
        <w:numPr>
          <w:ilvl w:val="2"/>
          <w:numId w:val="57"/>
        </w:numPr>
        <w:tabs>
          <w:tab w:val="left" w:pos="1560"/>
        </w:tabs>
        <w:spacing w:before="111"/>
        <w:ind w:left="1560" w:hanging="359"/>
        <w:rPr>
          <w:rFonts w:ascii="Times New Roman" w:hAnsi="Times New Roman" w:cs="Times New Roman"/>
        </w:rPr>
        <w:sectPr w:rsidR="00314B16" w:rsidRPr="002B78EE" w:rsidSect="00314B16">
          <w:footerReference w:type="even" r:id="rId64"/>
          <w:footerReference w:type="default" r:id="rId65"/>
          <w:footerReference w:type="first" r:id="rId66"/>
          <w:pgSz w:w="12240" w:h="15840"/>
          <w:pgMar w:top="1320" w:right="640" w:bottom="1280" w:left="1580" w:header="0" w:footer="1084" w:gutter="0"/>
          <w:cols w:space="720"/>
          <w:formProt w:val="0"/>
          <w:docGrid w:linePitch="100" w:charSpace="-8193"/>
        </w:sectPr>
      </w:pPr>
      <w:r w:rsidRPr="002B78EE">
        <w:rPr>
          <w:rFonts w:ascii="Times New Roman" w:hAnsi="Times New Roman" w:cs="Times New Roman"/>
          <w:sz w:val="28"/>
          <w:szCs w:val="28"/>
        </w:rPr>
        <w:t>Sản phẩm giỏ hàng -&gt; lớp CartDetail</w:t>
      </w:r>
      <w:r w:rsidRPr="002B78EE">
        <w:rPr>
          <w:rFonts w:ascii="Times New Roman" w:hAnsi="Times New Roman" w:cs="Times New Roman"/>
        </w:rPr>
        <w:br w:type="page"/>
      </w:r>
    </w:p>
    <w:p w14:paraId="360FB65F" w14:textId="77777777" w:rsidR="00314B16" w:rsidRPr="002B78EE" w:rsidRDefault="00314B16" w:rsidP="00314B16">
      <w:pPr>
        <w:pStyle w:val="normal1"/>
        <w:numPr>
          <w:ilvl w:val="2"/>
          <w:numId w:val="57"/>
        </w:numPr>
        <w:tabs>
          <w:tab w:val="left" w:pos="1560"/>
        </w:tabs>
        <w:ind w:left="1560" w:hanging="359"/>
        <w:rPr>
          <w:rFonts w:ascii="Times New Roman" w:hAnsi="Times New Roman" w:cs="Times New Roman"/>
        </w:rPr>
      </w:pPr>
      <w:r w:rsidRPr="002B78EE">
        <w:rPr>
          <w:rFonts w:ascii="Times New Roman" w:hAnsi="Times New Roman" w:cs="Times New Roman"/>
          <w:sz w:val="28"/>
          <w:szCs w:val="28"/>
        </w:rPr>
        <w:lastRenderedPageBreak/>
        <w:t>Loại sản phẩm -&gt; lớp Category</w:t>
      </w:r>
    </w:p>
    <w:p w14:paraId="13D42871" w14:textId="77777777" w:rsidR="00314B16" w:rsidRPr="002B78EE" w:rsidRDefault="00314B16" w:rsidP="00314B16">
      <w:pPr>
        <w:pStyle w:val="normal1"/>
        <w:numPr>
          <w:ilvl w:val="2"/>
          <w:numId w:val="57"/>
        </w:numPr>
        <w:tabs>
          <w:tab w:val="left" w:pos="1560"/>
        </w:tabs>
        <w:spacing w:before="113"/>
        <w:ind w:left="1560" w:hanging="359"/>
        <w:rPr>
          <w:rFonts w:ascii="Times New Roman" w:hAnsi="Times New Roman" w:cs="Times New Roman"/>
        </w:rPr>
      </w:pPr>
      <w:r w:rsidRPr="002B78EE">
        <w:rPr>
          <w:rFonts w:ascii="Times New Roman" w:hAnsi="Times New Roman" w:cs="Times New Roman"/>
          <w:sz w:val="28"/>
          <w:szCs w:val="28"/>
        </w:rPr>
        <w:t>Giá: là thông tin của lớp Product.</w:t>
      </w:r>
    </w:p>
    <w:p w14:paraId="4D2026EE" w14:textId="77777777" w:rsidR="00314B16" w:rsidRPr="002B78EE" w:rsidRDefault="00314B16" w:rsidP="00314B16">
      <w:pPr>
        <w:pStyle w:val="normal1"/>
        <w:numPr>
          <w:ilvl w:val="2"/>
          <w:numId w:val="57"/>
        </w:numPr>
        <w:tabs>
          <w:tab w:val="left" w:pos="1560"/>
        </w:tabs>
        <w:spacing w:before="111"/>
        <w:ind w:left="1560" w:hanging="359"/>
        <w:rPr>
          <w:rFonts w:ascii="Times New Roman" w:hAnsi="Times New Roman" w:cs="Times New Roman"/>
        </w:rPr>
      </w:pPr>
      <w:r w:rsidRPr="002B78EE">
        <w:rPr>
          <w:rFonts w:ascii="Times New Roman" w:hAnsi="Times New Roman" w:cs="Times New Roman"/>
          <w:sz w:val="28"/>
          <w:szCs w:val="28"/>
        </w:rPr>
        <w:t>Danh sách yêu thích -&gt; lớp WishList.</w:t>
      </w:r>
    </w:p>
    <w:p w14:paraId="658254EC" w14:textId="77777777" w:rsidR="00314B16" w:rsidRPr="002B78EE" w:rsidRDefault="00314B16" w:rsidP="00314B16">
      <w:pPr>
        <w:pStyle w:val="normal1"/>
        <w:numPr>
          <w:ilvl w:val="2"/>
          <w:numId w:val="57"/>
        </w:numPr>
        <w:tabs>
          <w:tab w:val="left" w:pos="1560"/>
        </w:tabs>
        <w:spacing w:before="114"/>
        <w:ind w:left="1560" w:hanging="359"/>
        <w:rPr>
          <w:rFonts w:ascii="Times New Roman" w:hAnsi="Times New Roman" w:cs="Times New Roman"/>
        </w:rPr>
      </w:pPr>
      <w:r w:rsidRPr="002B78EE">
        <w:rPr>
          <w:rFonts w:ascii="Times New Roman" w:hAnsi="Times New Roman" w:cs="Times New Roman"/>
          <w:sz w:val="28"/>
          <w:szCs w:val="28"/>
        </w:rPr>
        <w:t>Đơn hàng-&gt; lớp Order.</w:t>
      </w:r>
    </w:p>
    <w:p w14:paraId="5400C11E" w14:textId="77777777" w:rsidR="00314B16" w:rsidRPr="002B78EE" w:rsidRDefault="00314B16" w:rsidP="00314B16">
      <w:pPr>
        <w:pStyle w:val="normal1"/>
        <w:numPr>
          <w:ilvl w:val="2"/>
          <w:numId w:val="57"/>
        </w:numPr>
        <w:tabs>
          <w:tab w:val="left" w:pos="1560"/>
        </w:tabs>
        <w:spacing w:before="111"/>
        <w:ind w:left="1560" w:hanging="359"/>
        <w:rPr>
          <w:rFonts w:ascii="Times New Roman" w:hAnsi="Times New Roman" w:cs="Times New Roman"/>
        </w:rPr>
      </w:pPr>
      <w:r w:rsidRPr="002B78EE">
        <w:rPr>
          <w:rFonts w:ascii="Times New Roman" w:hAnsi="Times New Roman" w:cs="Times New Roman"/>
          <w:sz w:val="28"/>
          <w:szCs w:val="28"/>
        </w:rPr>
        <w:t>Sản phẩm của đơn hàng -&gt; lớp OrderDetail.</w:t>
      </w:r>
    </w:p>
    <w:p w14:paraId="3BFD7E81" w14:textId="77777777" w:rsidR="00314B16" w:rsidRPr="002B78EE" w:rsidRDefault="00314B16" w:rsidP="00314B16">
      <w:pPr>
        <w:pStyle w:val="normal1"/>
        <w:numPr>
          <w:ilvl w:val="2"/>
          <w:numId w:val="57"/>
        </w:numPr>
        <w:tabs>
          <w:tab w:val="left" w:pos="1560"/>
        </w:tabs>
        <w:spacing w:before="113"/>
        <w:ind w:left="1560" w:hanging="359"/>
        <w:rPr>
          <w:rFonts w:ascii="Times New Roman" w:hAnsi="Times New Roman" w:cs="Times New Roman"/>
        </w:rPr>
      </w:pPr>
      <w:r w:rsidRPr="002B78EE">
        <w:rPr>
          <w:rFonts w:ascii="Times New Roman" w:hAnsi="Times New Roman" w:cs="Times New Roman"/>
          <w:sz w:val="28"/>
          <w:szCs w:val="28"/>
        </w:rPr>
        <w:t>Thống kê chi tiêu của khách hàng -&gt; lớp CustomerStat.</w:t>
      </w:r>
    </w:p>
    <w:p w14:paraId="06EAF634" w14:textId="77777777" w:rsidR="00314B16" w:rsidRPr="002B78EE" w:rsidRDefault="00314B16" w:rsidP="00314B16">
      <w:pPr>
        <w:pStyle w:val="normal1"/>
        <w:numPr>
          <w:ilvl w:val="0"/>
          <w:numId w:val="57"/>
        </w:numPr>
        <w:tabs>
          <w:tab w:val="left" w:pos="314"/>
        </w:tabs>
        <w:spacing w:before="131"/>
        <w:ind w:left="314" w:hanging="193"/>
        <w:rPr>
          <w:rFonts w:ascii="Times New Roman" w:hAnsi="Times New Roman" w:cs="Times New Roman"/>
        </w:rPr>
      </w:pPr>
      <w:r w:rsidRPr="002B78EE">
        <w:rPr>
          <w:rFonts w:ascii="Times New Roman" w:hAnsi="Times New Roman" w:cs="Times New Roman"/>
          <w:sz w:val="28"/>
          <w:szCs w:val="28"/>
        </w:rPr>
        <w:t>Quan hệ số lượng giữa các thực thể</w:t>
      </w:r>
    </w:p>
    <w:p w14:paraId="7EF3EC79" w14:textId="77777777" w:rsidR="00314B16" w:rsidRPr="002B78EE" w:rsidRDefault="00314B16" w:rsidP="00314B16">
      <w:pPr>
        <w:pStyle w:val="normal1"/>
        <w:numPr>
          <w:ilvl w:val="1"/>
          <w:numId w:val="57"/>
        </w:numPr>
        <w:tabs>
          <w:tab w:val="left" w:pos="661"/>
        </w:tabs>
        <w:spacing w:before="30" w:line="300" w:lineRule="auto"/>
        <w:ind w:left="661" w:right="726"/>
        <w:rPr>
          <w:rFonts w:ascii="Times New Roman" w:hAnsi="Times New Roman" w:cs="Times New Roman"/>
        </w:rPr>
      </w:pPr>
      <w:r w:rsidRPr="002B78EE">
        <w:rPr>
          <w:rFonts w:ascii="Times New Roman" w:hAnsi="Times New Roman" w:cs="Times New Roman"/>
          <w:sz w:val="28"/>
          <w:szCs w:val="28"/>
        </w:rPr>
        <w:t>1 Product có trong nhiều Order, 1 Order có nhiều Product. Nên mối quan hệ là n-n. Chúng ta sẽ tạo 1 lớp giữa chúng là Order_detail.</w:t>
      </w:r>
    </w:p>
    <w:p w14:paraId="6EC3D803" w14:textId="77777777" w:rsidR="00314B16" w:rsidRPr="002B78EE" w:rsidRDefault="00314B16" w:rsidP="00314B16">
      <w:pPr>
        <w:pStyle w:val="normal1"/>
        <w:numPr>
          <w:ilvl w:val="1"/>
          <w:numId w:val="57"/>
        </w:numPr>
        <w:tabs>
          <w:tab w:val="left" w:pos="661"/>
        </w:tabs>
        <w:spacing w:before="27" w:line="300" w:lineRule="auto"/>
        <w:ind w:left="661" w:right="768"/>
        <w:rPr>
          <w:rFonts w:ascii="Times New Roman" w:hAnsi="Times New Roman" w:cs="Times New Roman"/>
        </w:rPr>
      </w:pPr>
      <w:r w:rsidRPr="002B78EE">
        <w:rPr>
          <w:rFonts w:ascii="Times New Roman" w:hAnsi="Times New Roman" w:cs="Times New Roman"/>
          <w:sz w:val="28"/>
          <w:szCs w:val="28"/>
        </w:rPr>
        <w:t>1 Product có nhiều Order_detail, 1 Order_detail thuộc 1 Product. Nên mối quan hệ Product- Order_detail là 1-n.</w:t>
      </w:r>
    </w:p>
    <w:p w14:paraId="6A42E73E" w14:textId="77777777" w:rsidR="00314B16" w:rsidRPr="002B78EE" w:rsidRDefault="00314B16" w:rsidP="00314B16">
      <w:pPr>
        <w:pStyle w:val="normal1"/>
        <w:numPr>
          <w:ilvl w:val="1"/>
          <w:numId w:val="57"/>
        </w:numPr>
        <w:tabs>
          <w:tab w:val="left" w:pos="661"/>
        </w:tabs>
        <w:spacing w:before="30" w:line="300" w:lineRule="auto"/>
        <w:ind w:left="661" w:right="1174"/>
        <w:rPr>
          <w:rFonts w:ascii="Times New Roman" w:hAnsi="Times New Roman" w:cs="Times New Roman"/>
        </w:rPr>
      </w:pPr>
      <w:r w:rsidRPr="002B78EE">
        <w:rPr>
          <w:rFonts w:ascii="Times New Roman" w:hAnsi="Times New Roman" w:cs="Times New Roman"/>
          <w:sz w:val="28"/>
          <w:szCs w:val="28"/>
        </w:rPr>
        <w:t>1 Order có nhiều Order_detail, 1 Order_detail thuộc 1 Order. Nên mối quan hệ Order - Order_detail là 1-n.</w:t>
      </w:r>
    </w:p>
    <w:p w14:paraId="23AE34FA" w14:textId="77777777" w:rsidR="00314B16" w:rsidRPr="002B78EE" w:rsidRDefault="00314B16" w:rsidP="00314B16">
      <w:pPr>
        <w:pStyle w:val="normal1"/>
        <w:numPr>
          <w:ilvl w:val="1"/>
          <w:numId w:val="57"/>
        </w:numPr>
        <w:tabs>
          <w:tab w:val="left" w:pos="661"/>
        </w:tabs>
        <w:spacing w:before="28" w:line="312" w:lineRule="auto"/>
        <w:ind w:left="661" w:right="610"/>
        <w:rPr>
          <w:rFonts w:ascii="Times New Roman" w:hAnsi="Times New Roman" w:cs="Times New Roman"/>
        </w:rPr>
      </w:pPr>
      <w:r w:rsidRPr="002B78EE">
        <w:rPr>
          <w:rFonts w:ascii="Times New Roman" w:hAnsi="Times New Roman" w:cs="Times New Roman"/>
          <w:sz w:val="28"/>
          <w:szCs w:val="28"/>
        </w:rPr>
        <w:t>1 User thì sẽ đánh giá nhiều Product và 1 Product sẽ được đánh giá bởi nhiều User. Nên mối quan hệ User- Product là n-n. Chúng ta sẽ tạo 1 lớp thực thể giữa chúng là: Product_review.</w:t>
      </w:r>
    </w:p>
    <w:p w14:paraId="6D333388" w14:textId="77777777" w:rsidR="00314B16" w:rsidRPr="002B78EE" w:rsidRDefault="00314B16" w:rsidP="00314B16">
      <w:pPr>
        <w:pStyle w:val="normal1"/>
        <w:numPr>
          <w:ilvl w:val="1"/>
          <w:numId w:val="57"/>
        </w:numPr>
        <w:tabs>
          <w:tab w:val="left" w:pos="661"/>
        </w:tabs>
        <w:spacing w:before="12" w:line="300" w:lineRule="auto"/>
        <w:ind w:left="661" w:right="983"/>
        <w:rPr>
          <w:rFonts w:ascii="Times New Roman" w:hAnsi="Times New Roman" w:cs="Times New Roman"/>
        </w:rPr>
        <w:sectPr w:rsidR="00314B16" w:rsidRPr="002B78EE" w:rsidSect="00314B16">
          <w:footerReference w:type="even" r:id="rId67"/>
          <w:footerReference w:type="default" r:id="rId68"/>
          <w:footerReference w:type="first" r:id="rId69"/>
          <w:pgSz w:w="12240" w:h="15840"/>
          <w:pgMar w:top="1320" w:right="640" w:bottom="1280" w:left="1580" w:header="0" w:footer="1084" w:gutter="0"/>
          <w:cols w:space="720"/>
          <w:formProt w:val="0"/>
          <w:docGrid w:linePitch="100" w:charSpace="-8193"/>
        </w:sectPr>
      </w:pPr>
      <w:r w:rsidRPr="002B78EE">
        <w:rPr>
          <w:rFonts w:ascii="Times New Roman" w:hAnsi="Times New Roman" w:cs="Times New Roman"/>
          <w:sz w:val="28"/>
          <w:szCs w:val="28"/>
        </w:rPr>
        <w:t>1 Product có nhiều Product_review, 1 Product_review thuộc 1 Product. Nên mối quan hệ Product - Product_review là 1-n.</w:t>
      </w:r>
      <w:r w:rsidRPr="002B78EE">
        <w:rPr>
          <w:rFonts w:ascii="Times New Roman" w:hAnsi="Times New Roman" w:cs="Times New Roman"/>
        </w:rPr>
        <w:br w:type="page"/>
      </w:r>
    </w:p>
    <w:p w14:paraId="604CEB01" w14:textId="77777777" w:rsidR="00314B16" w:rsidRPr="002B78EE" w:rsidRDefault="00314B16" w:rsidP="00314B16">
      <w:pPr>
        <w:pStyle w:val="normal1"/>
        <w:numPr>
          <w:ilvl w:val="1"/>
          <w:numId w:val="57"/>
        </w:numPr>
        <w:tabs>
          <w:tab w:val="left" w:pos="661"/>
        </w:tabs>
        <w:spacing w:line="300" w:lineRule="auto"/>
        <w:ind w:left="661" w:right="740"/>
        <w:rPr>
          <w:rFonts w:ascii="Times New Roman" w:hAnsi="Times New Roman" w:cs="Times New Roman"/>
        </w:rPr>
      </w:pPr>
      <w:r w:rsidRPr="002B78EE">
        <w:rPr>
          <w:rFonts w:ascii="Times New Roman" w:hAnsi="Times New Roman" w:cs="Times New Roman"/>
          <w:sz w:val="28"/>
          <w:szCs w:val="28"/>
        </w:rPr>
        <w:lastRenderedPageBreak/>
        <w:t>1 User có nhiều Product_review, 1 Product_review thuộc 1 User. Nên mối quan hệ User- Product_review là 1-n.</w:t>
      </w:r>
    </w:p>
    <w:p w14:paraId="01E07649" w14:textId="77777777" w:rsidR="00314B16" w:rsidRPr="002B78EE" w:rsidRDefault="00314B16" w:rsidP="00314B16">
      <w:pPr>
        <w:pStyle w:val="normal1"/>
        <w:numPr>
          <w:ilvl w:val="1"/>
          <w:numId w:val="57"/>
        </w:numPr>
        <w:tabs>
          <w:tab w:val="left" w:pos="661"/>
        </w:tabs>
        <w:spacing w:before="29" w:line="300" w:lineRule="auto"/>
        <w:ind w:left="661" w:right="547"/>
        <w:rPr>
          <w:rFonts w:ascii="Times New Roman" w:hAnsi="Times New Roman" w:cs="Times New Roman"/>
        </w:rPr>
      </w:pPr>
      <w:r w:rsidRPr="002B78EE">
        <w:rPr>
          <w:rFonts w:ascii="Times New Roman" w:hAnsi="Times New Roman" w:cs="Times New Roman"/>
          <w:sz w:val="28"/>
          <w:szCs w:val="28"/>
        </w:rPr>
        <w:t>1 User thì có thể đặt nhiều Order và 1 Order sẽ thuộc 1 User. Nên mối quan hệ User- Order là 1-n.</w:t>
      </w:r>
    </w:p>
    <w:p w14:paraId="1B2677BC" w14:textId="77777777" w:rsidR="00314B16" w:rsidRPr="002B78EE" w:rsidRDefault="00314B16" w:rsidP="00314B16">
      <w:pPr>
        <w:pStyle w:val="normal1"/>
        <w:numPr>
          <w:ilvl w:val="1"/>
          <w:numId w:val="57"/>
        </w:numPr>
        <w:tabs>
          <w:tab w:val="left" w:pos="660"/>
        </w:tabs>
        <w:spacing w:before="28"/>
        <w:ind w:left="660" w:hanging="359"/>
        <w:rPr>
          <w:rFonts w:ascii="Times New Roman" w:hAnsi="Times New Roman" w:cs="Times New Roman"/>
        </w:rPr>
      </w:pPr>
      <w:r w:rsidRPr="002B78EE">
        <w:rPr>
          <w:rFonts w:ascii="Times New Roman" w:hAnsi="Times New Roman" w:cs="Times New Roman"/>
          <w:sz w:val="28"/>
          <w:szCs w:val="28"/>
        </w:rPr>
        <w:t>1 User thì có 1 Cart và 1 Cart sẽ thuộc 1 User. Nên mối quan hệ User-Cart là 1-1.</w:t>
      </w:r>
    </w:p>
    <w:p w14:paraId="2DCC1708" w14:textId="77777777" w:rsidR="00314B16" w:rsidRPr="002B78EE" w:rsidRDefault="00314B16" w:rsidP="00314B16">
      <w:pPr>
        <w:pStyle w:val="normal1"/>
        <w:numPr>
          <w:ilvl w:val="1"/>
          <w:numId w:val="57"/>
        </w:numPr>
        <w:tabs>
          <w:tab w:val="left" w:pos="661"/>
        </w:tabs>
        <w:spacing w:before="82" w:line="300" w:lineRule="auto"/>
        <w:ind w:left="661" w:right="730"/>
        <w:rPr>
          <w:rFonts w:ascii="Times New Roman" w:hAnsi="Times New Roman" w:cs="Times New Roman"/>
        </w:rPr>
      </w:pPr>
      <w:r w:rsidRPr="002B78EE">
        <w:rPr>
          <w:rFonts w:ascii="Times New Roman" w:hAnsi="Times New Roman" w:cs="Times New Roman"/>
          <w:sz w:val="28"/>
          <w:szCs w:val="28"/>
        </w:rPr>
        <w:t>1 User có 1 WishList và 1 WishList thuộc 1 User. Nên mối quan hệ User-WishList là 1-1.</w:t>
      </w:r>
    </w:p>
    <w:p w14:paraId="099C4D13" w14:textId="77777777" w:rsidR="00314B16" w:rsidRPr="002B78EE" w:rsidRDefault="00314B16" w:rsidP="00314B16">
      <w:pPr>
        <w:pStyle w:val="normal1"/>
        <w:numPr>
          <w:ilvl w:val="1"/>
          <w:numId w:val="57"/>
        </w:numPr>
        <w:tabs>
          <w:tab w:val="left" w:pos="661"/>
        </w:tabs>
        <w:spacing w:before="30" w:line="300" w:lineRule="auto"/>
        <w:ind w:left="661" w:right="1179"/>
        <w:rPr>
          <w:rFonts w:ascii="Times New Roman" w:hAnsi="Times New Roman" w:cs="Times New Roman"/>
        </w:rPr>
      </w:pPr>
      <w:r w:rsidRPr="002B78EE">
        <w:rPr>
          <w:rFonts w:ascii="Times New Roman" w:hAnsi="Times New Roman" w:cs="Times New Roman"/>
          <w:sz w:val="28"/>
          <w:szCs w:val="28"/>
        </w:rPr>
        <w:t>1 Product có thuộc 1 Category, 1 Category có nhiều Product. Nên mối quan hệ Category-Product là 1-n.</w:t>
      </w:r>
    </w:p>
    <w:p w14:paraId="4C458A19" w14:textId="77777777" w:rsidR="00314B16" w:rsidRPr="002B78EE" w:rsidRDefault="00314B16" w:rsidP="00314B16">
      <w:pPr>
        <w:pStyle w:val="normal1"/>
        <w:numPr>
          <w:ilvl w:val="1"/>
          <w:numId w:val="57"/>
        </w:numPr>
        <w:tabs>
          <w:tab w:val="left" w:pos="661"/>
        </w:tabs>
        <w:spacing w:before="28" w:line="300" w:lineRule="auto"/>
        <w:ind w:left="661" w:right="1041"/>
        <w:rPr>
          <w:rFonts w:ascii="Times New Roman" w:hAnsi="Times New Roman" w:cs="Times New Roman"/>
        </w:rPr>
      </w:pPr>
      <w:r w:rsidRPr="002B78EE">
        <w:rPr>
          <w:rFonts w:ascii="Times New Roman" w:hAnsi="Times New Roman" w:cs="Times New Roman"/>
          <w:sz w:val="28"/>
          <w:szCs w:val="28"/>
        </w:rPr>
        <w:t>1 Product có trong nhiều Cart, 1 Cart có nhiều Product. Nên mối quan hệ là n-n. Chúng ta sẽ tạo 1 lớp giữa chúng là Cart_detail.</w:t>
      </w:r>
    </w:p>
    <w:p w14:paraId="22CFC3C4" w14:textId="77777777" w:rsidR="00314B16" w:rsidRPr="002B78EE" w:rsidRDefault="00314B16" w:rsidP="00314B16">
      <w:pPr>
        <w:pStyle w:val="normal1"/>
        <w:numPr>
          <w:ilvl w:val="1"/>
          <w:numId w:val="57"/>
        </w:numPr>
        <w:tabs>
          <w:tab w:val="left" w:pos="661"/>
        </w:tabs>
        <w:spacing w:before="29" w:line="300" w:lineRule="auto"/>
        <w:ind w:left="661" w:right="1086"/>
        <w:rPr>
          <w:rFonts w:ascii="Times New Roman" w:hAnsi="Times New Roman" w:cs="Times New Roman"/>
        </w:rPr>
      </w:pPr>
      <w:r w:rsidRPr="002B78EE">
        <w:rPr>
          <w:rFonts w:ascii="Times New Roman" w:hAnsi="Times New Roman" w:cs="Times New Roman"/>
          <w:sz w:val="28"/>
          <w:szCs w:val="28"/>
        </w:rPr>
        <w:t>1 Product thuộc nhiều Cart_detail. 1 Cart_detail có 1 Product. Nên mối quan hệ Product- Cart_detail là 1-n.</w:t>
      </w:r>
    </w:p>
    <w:p w14:paraId="1795F226" w14:textId="77777777" w:rsidR="00314B16" w:rsidRPr="002B78EE" w:rsidRDefault="00314B16" w:rsidP="00314B16">
      <w:pPr>
        <w:pStyle w:val="normal1"/>
        <w:numPr>
          <w:ilvl w:val="1"/>
          <w:numId w:val="57"/>
        </w:numPr>
        <w:tabs>
          <w:tab w:val="left" w:pos="660"/>
        </w:tabs>
        <w:spacing w:before="28"/>
        <w:ind w:left="660" w:hanging="359"/>
        <w:rPr>
          <w:rFonts w:ascii="Times New Roman" w:hAnsi="Times New Roman" w:cs="Times New Roman"/>
        </w:rPr>
      </w:pPr>
      <w:r w:rsidRPr="002B78EE">
        <w:rPr>
          <w:rFonts w:ascii="Times New Roman" w:hAnsi="Times New Roman" w:cs="Times New Roman"/>
          <w:sz w:val="28"/>
          <w:szCs w:val="28"/>
        </w:rPr>
        <w:t>1 Product có trong nhiều WishList. 1 WishList có nhiều Product. Mối quan hệ là n-</w:t>
      </w:r>
    </w:p>
    <w:p w14:paraId="6E775B44" w14:textId="77777777" w:rsidR="00314B16" w:rsidRPr="002B78EE" w:rsidRDefault="00314B16" w:rsidP="00314B16">
      <w:pPr>
        <w:pStyle w:val="normal1"/>
        <w:spacing w:before="80"/>
        <w:ind w:left="661"/>
        <w:rPr>
          <w:rFonts w:ascii="Times New Roman" w:hAnsi="Times New Roman" w:cs="Times New Roman"/>
        </w:rPr>
      </w:pPr>
      <w:r w:rsidRPr="002B78EE">
        <w:rPr>
          <w:rFonts w:ascii="Times New Roman" w:hAnsi="Times New Roman" w:cs="Times New Roman"/>
          <w:sz w:val="28"/>
          <w:szCs w:val="28"/>
        </w:rPr>
        <w:t>n. Chúng ta sẽ tạo 1 lớp giữa chúng là WishListDetail.</w:t>
      </w:r>
    </w:p>
    <w:p w14:paraId="73F53A22" w14:textId="77777777" w:rsidR="00314B16" w:rsidRPr="002B78EE" w:rsidRDefault="00314B16" w:rsidP="00314B16">
      <w:pPr>
        <w:pStyle w:val="normal1"/>
        <w:numPr>
          <w:ilvl w:val="1"/>
          <w:numId w:val="57"/>
        </w:numPr>
        <w:tabs>
          <w:tab w:val="left" w:pos="661"/>
        </w:tabs>
        <w:spacing w:before="105" w:line="300" w:lineRule="auto"/>
        <w:ind w:left="661" w:right="688"/>
        <w:rPr>
          <w:rFonts w:ascii="Times New Roman" w:hAnsi="Times New Roman" w:cs="Times New Roman"/>
        </w:rPr>
      </w:pPr>
      <w:r w:rsidRPr="002B78EE">
        <w:rPr>
          <w:rFonts w:ascii="Times New Roman" w:hAnsi="Times New Roman" w:cs="Times New Roman"/>
          <w:sz w:val="28"/>
          <w:szCs w:val="28"/>
        </w:rPr>
        <w:t>1 Product thuộc nhiều WishListDetail. 1 WishListDetail có 1 Product. Mối quan hệ giữa Product- WishListDetail là 1-n.</w:t>
      </w:r>
    </w:p>
    <w:p w14:paraId="21C42310" w14:textId="77777777" w:rsidR="00314B16" w:rsidRPr="002B78EE" w:rsidRDefault="00314B16" w:rsidP="00314B16">
      <w:pPr>
        <w:pStyle w:val="normal1"/>
        <w:numPr>
          <w:ilvl w:val="1"/>
          <w:numId w:val="57"/>
        </w:numPr>
        <w:tabs>
          <w:tab w:val="left" w:pos="661"/>
        </w:tabs>
        <w:spacing w:before="27" w:line="300" w:lineRule="auto"/>
        <w:ind w:left="661" w:right="1144"/>
        <w:rPr>
          <w:rFonts w:ascii="Times New Roman" w:hAnsi="Times New Roman" w:cs="Times New Roman"/>
        </w:rPr>
      </w:pPr>
      <w:r w:rsidRPr="002B78EE">
        <w:rPr>
          <w:rFonts w:ascii="Times New Roman" w:hAnsi="Times New Roman" w:cs="Times New Roman"/>
          <w:sz w:val="28"/>
          <w:szCs w:val="28"/>
        </w:rPr>
        <w:t>1 Cart có nhiều Cart_detail. 1 Cart_detail thuộc 1 Cart. Nên mối quan hệ Cart - Cart_detail là 1-n.</w:t>
      </w:r>
    </w:p>
    <w:p w14:paraId="7C81E843" w14:textId="77777777" w:rsidR="00314B16" w:rsidRPr="002B78EE" w:rsidRDefault="00314B16" w:rsidP="00314B16">
      <w:pPr>
        <w:pStyle w:val="normal1"/>
        <w:numPr>
          <w:ilvl w:val="1"/>
          <w:numId w:val="57"/>
        </w:numPr>
        <w:tabs>
          <w:tab w:val="left" w:pos="661"/>
        </w:tabs>
        <w:spacing w:before="30" w:line="300" w:lineRule="auto"/>
        <w:ind w:left="661" w:right="810"/>
        <w:rPr>
          <w:rFonts w:ascii="Times New Roman" w:hAnsi="Times New Roman" w:cs="Times New Roman"/>
        </w:rPr>
      </w:pPr>
      <w:r w:rsidRPr="002B78EE">
        <w:rPr>
          <w:rFonts w:ascii="Times New Roman" w:hAnsi="Times New Roman" w:cs="Times New Roman"/>
          <w:sz w:val="28"/>
          <w:szCs w:val="28"/>
        </w:rPr>
        <w:t>1 WishList có nhiều WishListDetail. 1 WishListDetail thuộc 1 WishList. Nên mối quan hệ WishList- WishListDetail là 1-n.</w:t>
      </w:r>
    </w:p>
    <w:p w14:paraId="1EB84F2C" w14:textId="77777777" w:rsidR="00314B16" w:rsidRPr="002B78EE" w:rsidRDefault="00314B16" w:rsidP="00314B16">
      <w:pPr>
        <w:pStyle w:val="normal1"/>
        <w:spacing w:before="135" w:line="312" w:lineRule="auto"/>
        <w:ind w:left="121" w:right="561" w:firstLine="566"/>
        <w:rPr>
          <w:rFonts w:ascii="Times New Roman" w:hAnsi="Times New Roman" w:cs="Times New Roman"/>
        </w:rPr>
      </w:pPr>
      <w:r w:rsidRPr="002B78EE">
        <w:rPr>
          <w:rFonts w:ascii="Times New Roman" w:hAnsi="Times New Roman" w:cs="Times New Roman"/>
          <w:sz w:val="28"/>
          <w:szCs w:val="28"/>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14:paraId="1FC21624" w14:textId="77777777" w:rsidR="00314B16" w:rsidRPr="002B78EE" w:rsidRDefault="00314B16" w:rsidP="00314B16">
      <w:pPr>
        <w:pStyle w:val="normal1"/>
        <w:numPr>
          <w:ilvl w:val="1"/>
          <w:numId w:val="57"/>
        </w:numPr>
        <w:tabs>
          <w:tab w:val="left" w:pos="660"/>
        </w:tabs>
        <w:spacing w:before="118"/>
        <w:ind w:left="660" w:hanging="359"/>
        <w:rPr>
          <w:rFonts w:ascii="Times New Roman" w:hAnsi="Times New Roman" w:cs="Times New Roman"/>
        </w:rPr>
        <w:sectPr w:rsidR="00314B16" w:rsidRPr="002B78EE" w:rsidSect="00314B16">
          <w:footerReference w:type="even" r:id="rId70"/>
          <w:footerReference w:type="default" r:id="rId71"/>
          <w:footerReference w:type="first" r:id="rId72"/>
          <w:pgSz w:w="12240" w:h="15840"/>
          <w:pgMar w:top="1320" w:right="640" w:bottom="1280" w:left="1580" w:header="0" w:footer="1084" w:gutter="0"/>
          <w:cols w:space="720"/>
          <w:formProt w:val="0"/>
          <w:docGrid w:linePitch="100" w:charSpace="-8193"/>
        </w:sectPr>
      </w:pPr>
      <w:r w:rsidRPr="002B78EE">
        <w:rPr>
          <w:rFonts w:ascii="Times New Roman" w:hAnsi="Times New Roman" w:cs="Times New Roman"/>
          <w:sz w:val="28"/>
          <w:szCs w:val="28"/>
        </w:rPr>
        <w:t>Lớp Product_image để lưu trữ những hình ảnh của sản phẩm</w:t>
      </w:r>
      <w:r w:rsidRPr="002B78EE">
        <w:rPr>
          <w:rFonts w:ascii="Times New Roman" w:hAnsi="Times New Roman" w:cs="Times New Roman"/>
        </w:rPr>
        <w:br w:type="page"/>
      </w:r>
    </w:p>
    <w:p w14:paraId="73D81DAB" w14:textId="77777777" w:rsidR="00314B16" w:rsidRPr="002B78EE" w:rsidRDefault="00314B16" w:rsidP="00314B16">
      <w:pPr>
        <w:pStyle w:val="normal1"/>
        <w:numPr>
          <w:ilvl w:val="2"/>
          <w:numId w:val="57"/>
        </w:numPr>
        <w:tabs>
          <w:tab w:val="left" w:pos="1562"/>
        </w:tabs>
        <w:spacing w:line="319" w:lineRule="auto"/>
        <w:ind w:right="633"/>
        <w:rPr>
          <w:rFonts w:ascii="Times New Roman" w:hAnsi="Times New Roman" w:cs="Times New Roman"/>
        </w:rPr>
      </w:pPr>
      <w:r w:rsidRPr="002B78EE">
        <w:rPr>
          <w:rFonts w:ascii="Times New Roman" w:hAnsi="Times New Roman" w:cs="Times New Roman"/>
          <w:sz w:val="28"/>
          <w:szCs w:val="28"/>
        </w:rPr>
        <w:lastRenderedPageBreak/>
        <w:t>1 Product sẽ có nhiều Product_image, 1 Product_image sẽ thuộc 1 Product. Nên mối quan hệ Product- Product_image là 1-n.</w:t>
      </w:r>
    </w:p>
    <w:p w14:paraId="44F72AF9" w14:textId="77777777" w:rsidR="00314B16" w:rsidRPr="002B78EE" w:rsidRDefault="00314B16" w:rsidP="00314B16">
      <w:pPr>
        <w:pStyle w:val="normal1"/>
        <w:numPr>
          <w:ilvl w:val="1"/>
          <w:numId w:val="57"/>
        </w:numPr>
        <w:tabs>
          <w:tab w:val="left" w:pos="660"/>
        </w:tabs>
        <w:spacing w:before="11"/>
        <w:ind w:left="660" w:hanging="359"/>
        <w:rPr>
          <w:rFonts w:ascii="Times New Roman" w:hAnsi="Times New Roman" w:cs="Times New Roman"/>
        </w:rPr>
      </w:pPr>
      <w:r w:rsidRPr="002B78EE">
        <w:rPr>
          <w:rFonts w:ascii="Times New Roman" w:hAnsi="Times New Roman" w:cs="Times New Roman"/>
          <w:sz w:val="28"/>
          <w:szCs w:val="28"/>
        </w:rPr>
        <w:t>Lớp Product_discount để lưu trữ thông tin giảm giá</w:t>
      </w:r>
    </w:p>
    <w:p w14:paraId="5938640D" w14:textId="77777777" w:rsidR="00314B16" w:rsidRPr="002B78EE" w:rsidRDefault="00314B16" w:rsidP="00314B16">
      <w:pPr>
        <w:pStyle w:val="normal1"/>
        <w:numPr>
          <w:ilvl w:val="2"/>
          <w:numId w:val="57"/>
        </w:numPr>
        <w:tabs>
          <w:tab w:val="left" w:pos="1562"/>
        </w:tabs>
        <w:spacing w:before="81" w:line="312" w:lineRule="auto"/>
        <w:ind w:right="588"/>
        <w:rPr>
          <w:rFonts w:ascii="Times New Roman" w:hAnsi="Times New Roman" w:cs="Times New Roman"/>
        </w:rPr>
        <w:sectPr w:rsidR="00314B16" w:rsidRPr="002B78EE" w:rsidSect="00314B16">
          <w:footerReference w:type="even" r:id="rId73"/>
          <w:footerReference w:type="default" r:id="rId74"/>
          <w:footerReference w:type="first" r:id="rId75"/>
          <w:pgSz w:w="12240" w:h="15840"/>
          <w:pgMar w:top="1320" w:right="640" w:bottom="1280" w:left="1580" w:header="0" w:footer="1084" w:gutter="0"/>
          <w:cols w:space="720"/>
          <w:formProt w:val="0"/>
          <w:docGrid w:linePitch="100" w:charSpace="-8193"/>
        </w:sectPr>
      </w:pPr>
      <w:r w:rsidRPr="002B78EE">
        <w:rPr>
          <w:rFonts w:ascii="Times New Roman" w:hAnsi="Times New Roman" w:cs="Times New Roman"/>
          <w:sz w:val="28"/>
          <w:szCs w:val="28"/>
        </w:rPr>
        <w:t>1 Product sẽ có 1 Product_discount, 1 Product_discount sẽ thuộc 1 Product. Nên mối quan hệ Product- Product_discount là 1-1.</w:t>
      </w:r>
    </w:p>
    <w:p w14:paraId="63633F81" w14:textId="77777777" w:rsidR="00314B16" w:rsidRPr="002B78EE" w:rsidRDefault="00314B16" w:rsidP="00314B16">
      <w:pPr>
        <w:pStyle w:val="normal1"/>
        <w:spacing w:before="60"/>
        <w:ind w:right="10143"/>
        <w:jc w:val="center"/>
        <w:rPr>
          <w:rFonts w:ascii="Times New Roman" w:hAnsi="Times New Roman" w:cs="Times New Roman"/>
          <w:sz w:val="28"/>
          <w:szCs w:val="28"/>
        </w:rPr>
      </w:pPr>
    </w:p>
    <w:p w14:paraId="71883092" w14:textId="77777777" w:rsidR="00314B16" w:rsidRPr="002B78EE" w:rsidRDefault="00314B16" w:rsidP="00314B16">
      <w:pPr>
        <w:pStyle w:val="normal1"/>
        <w:rPr>
          <w:rFonts w:ascii="Times New Roman" w:hAnsi="Times New Roman" w:cs="Times New Roman"/>
          <w:sz w:val="28"/>
          <w:szCs w:val="28"/>
        </w:rPr>
      </w:pPr>
    </w:p>
    <w:p w14:paraId="10BC42C9" w14:textId="77777777" w:rsidR="00314B16" w:rsidRPr="002B78EE" w:rsidRDefault="00314B16" w:rsidP="00314B16">
      <w:pPr>
        <w:pStyle w:val="normal1"/>
        <w:spacing w:before="172"/>
        <w:rPr>
          <w:rFonts w:ascii="Times New Roman" w:hAnsi="Times New Roman" w:cs="Times New Roman"/>
          <w:sz w:val="28"/>
          <w:szCs w:val="28"/>
        </w:rPr>
      </w:pPr>
    </w:p>
    <w:p w14:paraId="215AC24F" w14:textId="77777777" w:rsidR="00314B16" w:rsidRPr="002B78EE" w:rsidRDefault="00314B16" w:rsidP="00314B16">
      <w:pPr>
        <w:pStyle w:val="normal1"/>
        <w:numPr>
          <w:ilvl w:val="0"/>
          <w:numId w:val="57"/>
        </w:numPr>
        <w:tabs>
          <w:tab w:val="left" w:pos="180"/>
        </w:tabs>
        <w:ind w:left="170" w:right="510" w:hanging="170"/>
        <w:rPr>
          <w:rFonts w:ascii="Times New Roman" w:hAnsi="Times New Roman" w:cs="Times New Roman"/>
        </w:rPr>
      </w:pPr>
      <w:r w:rsidRPr="002B78EE">
        <w:rPr>
          <w:rFonts w:ascii="Times New Roman" w:hAnsi="Times New Roman" w:cs="Times New Roman"/>
          <w:sz w:val="28"/>
          <w:szCs w:val="28"/>
        </w:rPr>
        <w:t>Biểu đồ lớp thực thể chi tiết cho hệ thống</w:t>
      </w:r>
    </w:p>
    <w:p w14:paraId="31DD0766" w14:textId="77777777" w:rsidR="00314B16" w:rsidRPr="002B78EE" w:rsidRDefault="00314B16" w:rsidP="00314B16">
      <w:pPr>
        <w:pStyle w:val="normal1"/>
        <w:spacing w:before="25"/>
        <w:rPr>
          <w:rFonts w:ascii="Times New Roman" w:hAnsi="Times New Roman" w:cs="Times New Roman"/>
          <w:sz w:val="28"/>
          <w:szCs w:val="28"/>
        </w:rPr>
        <w:sectPr w:rsidR="00314B16" w:rsidRPr="002B78EE" w:rsidSect="00314B16">
          <w:headerReference w:type="even" r:id="rId76"/>
          <w:headerReference w:type="default" r:id="rId77"/>
          <w:footerReference w:type="even" r:id="rId78"/>
          <w:footerReference w:type="default" r:id="rId79"/>
          <w:footerReference w:type="first" r:id="rId80"/>
          <w:pgSz w:w="15840" w:h="12240" w:orient="landscape"/>
          <w:pgMar w:top="660" w:right="1320" w:bottom="900" w:left="1340" w:header="0" w:footer="716" w:gutter="0"/>
          <w:pgNumType w:start="30"/>
          <w:cols w:space="720"/>
          <w:formProt w:val="0"/>
          <w:docGrid w:linePitch="100" w:charSpace="-8193"/>
        </w:sectPr>
      </w:pPr>
      <w:r w:rsidRPr="002B78EE">
        <w:rPr>
          <w:rFonts w:ascii="Times New Roman" w:hAnsi="Times New Roman" w:cs="Times New Roman"/>
          <w:noProof/>
          <w:sz w:val="28"/>
          <w:szCs w:val="28"/>
        </w:rPr>
        <w:drawing>
          <wp:anchor distT="0" distB="0" distL="0" distR="0" simplePos="0" relativeHeight="251669504" behindDoc="0" locked="0" layoutInCell="0" allowOverlap="1" wp14:anchorId="4E8813A3" wp14:editId="1FF0C138">
            <wp:simplePos x="0" y="0"/>
            <wp:positionH relativeFrom="column">
              <wp:posOffset>63500</wp:posOffset>
            </wp:positionH>
            <wp:positionV relativeFrom="paragraph">
              <wp:posOffset>177165</wp:posOffset>
            </wp:positionV>
            <wp:extent cx="8293735" cy="4903470"/>
            <wp:effectExtent l="0" t="0" r="0" b="0"/>
            <wp:wrapTopAndBottom/>
            <wp:docPr id="30" name="image9.jpg"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descr="A diagram of a computer flowchart&#10;&#10;Description automatically generated"/>
                    <pic:cNvPicPr>
                      <a:picLocks noChangeAspect="1" noChangeArrowheads="1"/>
                    </pic:cNvPicPr>
                  </pic:nvPicPr>
                  <pic:blipFill>
                    <a:blip r:embed="rId81"/>
                    <a:stretch>
                      <a:fillRect/>
                    </a:stretch>
                  </pic:blipFill>
                  <pic:spPr bwMode="auto">
                    <a:xfrm>
                      <a:off x="0" y="0"/>
                      <a:ext cx="8293735" cy="4903470"/>
                    </a:xfrm>
                    <a:prstGeom prst="rect">
                      <a:avLst/>
                    </a:prstGeom>
                    <a:noFill/>
                  </pic:spPr>
                </pic:pic>
              </a:graphicData>
            </a:graphic>
          </wp:anchor>
        </w:drawing>
      </w:r>
    </w:p>
    <w:p w14:paraId="07719E76" w14:textId="77777777" w:rsidR="00314B16" w:rsidRPr="002B78EE" w:rsidRDefault="00314B16" w:rsidP="00314B16">
      <w:pPr>
        <w:pStyle w:val="Heading3"/>
        <w:keepNext w:val="0"/>
        <w:keepLines w:val="0"/>
        <w:tabs>
          <w:tab w:val="left" w:pos="1110"/>
        </w:tabs>
        <w:ind w:left="1110"/>
        <w:rPr>
          <w:rFonts w:cs="Times New Roman"/>
        </w:rPr>
      </w:pPr>
      <w:bookmarkStart w:id="124" w:name="_l9sd7ewzdtkz"/>
      <w:bookmarkStart w:id="125" w:name="_Toc185447765"/>
      <w:bookmarkEnd w:id="124"/>
      <w:r w:rsidRPr="002B78EE">
        <w:rPr>
          <w:rFonts w:cs="Times New Roman"/>
        </w:rPr>
        <w:lastRenderedPageBreak/>
        <w:t>1. Lớp CustomerStat</w:t>
      </w:r>
      <w:bookmarkEnd w:id="125"/>
    </w:p>
    <w:p w14:paraId="2CD8D682" w14:textId="77777777" w:rsidR="00314B16" w:rsidRPr="002B78EE" w:rsidRDefault="00314B16" w:rsidP="00314B16">
      <w:pPr>
        <w:pStyle w:val="normal1"/>
        <w:numPr>
          <w:ilvl w:val="0"/>
          <w:numId w:val="58"/>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Thống kê chi tiêu của khách hàng theo ngày.</w:t>
      </w:r>
    </w:p>
    <w:p w14:paraId="15A9F133" w14:textId="77777777" w:rsidR="00314B16" w:rsidRPr="002B78EE" w:rsidRDefault="00314B16" w:rsidP="00314B16">
      <w:pPr>
        <w:pStyle w:val="normal1"/>
        <w:numPr>
          <w:ilvl w:val="0"/>
          <w:numId w:val="58"/>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3396FF4E" w14:textId="77777777" w:rsidR="00314B16" w:rsidRPr="002B78EE" w:rsidRDefault="00314B16" w:rsidP="00314B16">
      <w:pPr>
        <w:pStyle w:val="normal1"/>
        <w:numPr>
          <w:ilvl w:val="1"/>
          <w:numId w:val="58"/>
        </w:numPr>
        <w:tabs>
          <w:tab w:val="left" w:pos="1110"/>
        </w:tabs>
        <w:rPr>
          <w:rFonts w:ascii="Times New Roman" w:hAnsi="Times New Roman" w:cs="Times New Roman"/>
        </w:rPr>
      </w:pPr>
      <w:r w:rsidRPr="002B78EE">
        <w:rPr>
          <w:rFonts w:ascii="Times New Roman" w:hAnsi="Times New Roman" w:cs="Times New Roman"/>
          <w:sz w:val="28"/>
          <w:szCs w:val="28"/>
        </w:rPr>
        <w:t>day: Ngày thống kê.</w:t>
      </w:r>
    </w:p>
    <w:p w14:paraId="42CD1BA4" w14:textId="77777777" w:rsidR="00314B16" w:rsidRPr="002B78EE" w:rsidRDefault="00314B16" w:rsidP="00314B16">
      <w:pPr>
        <w:pStyle w:val="normal1"/>
        <w:numPr>
          <w:ilvl w:val="1"/>
          <w:numId w:val="58"/>
        </w:numPr>
        <w:tabs>
          <w:tab w:val="left" w:pos="1110"/>
        </w:tabs>
        <w:rPr>
          <w:rFonts w:ascii="Times New Roman" w:hAnsi="Times New Roman" w:cs="Times New Roman"/>
        </w:rPr>
      </w:pPr>
      <w:r w:rsidRPr="002B78EE">
        <w:rPr>
          <w:rFonts w:ascii="Times New Roman" w:hAnsi="Times New Roman" w:cs="Times New Roman"/>
          <w:sz w:val="28"/>
          <w:szCs w:val="28"/>
        </w:rPr>
        <w:t>payment: Tổng số tiền chi tiêu của khách hàng trong ngày đó.</w:t>
      </w:r>
    </w:p>
    <w:p w14:paraId="51AA4748" w14:textId="77777777" w:rsidR="00314B16" w:rsidRPr="002B78EE" w:rsidRDefault="00314B16" w:rsidP="00314B16">
      <w:pPr>
        <w:pStyle w:val="normal1"/>
        <w:numPr>
          <w:ilvl w:val="0"/>
          <w:numId w:val="58"/>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0C7D73CB" w14:textId="77777777" w:rsidR="00314B16" w:rsidRPr="002B78EE" w:rsidRDefault="00314B16" w:rsidP="00314B16">
      <w:pPr>
        <w:pStyle w:val="normal1"/>
        <w:numPr>
          <w:ilvl w:val="1"/>
          <w:numId w:val="58"/>
        </w:numPr>
        <w:tabs>
          <w:tab w:val="left" w:pos="1110"/>
        </w:tabs>
        <w:rPr>
          <w:rFonts w:ascii="Times New Roman" w:hAnsi="Times New Roman" w:cs="Times New Roman"/>
        </w:rPr>
      </w:pPr>
      <w:r w:rsidRPr="002B78EE">
        <w:rPr>
          <w:rFonts w:ascii="Times New Roman" w:hAnsi="Times New Roman" w:cs="Times New Roman"/>
          <w:sz w:val="28"/>
          <w:szCs w:val="28"/>
        </w:rPr>
        <w:t>getStatsByDay(Date day): List&lt;CustomerStat&gt; – Lấy dữ liệu thống kê chi tiêu theo ngày.</w:t>
      </w:r>
    </w:p>
    <w:p w14:paraId="43CFF608" w14:textId="77777777" w:rsidR="00314B16" w:rsidRPr="002B78EE" w:rsidRDefault="00314B16" w:rsidP="00314B16">
      <w:pPr>
        <w:pStyle w:val="normal1"/>
        <w:numPr>
          <w:ilvl w:val="1"/>
          <w:numId w:val="58"/>
        </w:numPr>
        <w:tabs>
          <w:tab w:val="left" w:pos="1110"/>
        </w:tabs>
        <w:rPr>
          <w:rFonts w:ascii="Times New Roman" w:hAnsi="Times New Roman" w:cs="Times New Roman"/>
        </w:rPr>
      </w:pPr>
      <w:r w:rsidRPr="002B78EE">
        <w:rPr>
          <w:rFonts w:ascii="Times New Roman" w:hAnsi="Times New Roman" w:cs="Times New Roman"/>
          <w:sz w:val="28"/>
          <w:szCs w:val="28"/>
        </w:rPr>
        <w:t>addStat(CustomerStat stat): Boolean – Thêm dữ liệu thống kê mới.</w:t>
      </w:r>
    </w:p>
    <w:p w14:paraId="1C1E6F18" w14:textId="77777777" w:rsidR="00314B16" w:rsidRPr="002B78EE" w:rsidRDefault="00314B16" w:rsidP="00314B16">
      <w:pPr>
        <w:pStyle w:val="normal1"/>
        <w:numPr>
          <w:ilvl w:val="1"/>
          <w:numId w:val="58"/>
        </w:numPr>
        <w:tabs>
          <w:tab w:val="left" w:pos="1110"/>
        </w:tabs>
        <w:rPr>
          <w:rFonts w:ascii="Times New Roman" w:hAnsi="Times New Roman" w:cs="Times New Roman"/>
        </w:rPr>
      </w:pPr>
      <w:r w:rsidRPr="002B78EE">
        <w:rPr>
          <w:rFonts w:ascii="Times New Roman" w:hAnsi="Times New Roman" w:cs="Times New Roman"/>
          <w:sz w:val="28"/>
          <w:szCs w:val="28"/>
        </w:rPr>
        <w:t>updateStat(CustomerStat stat): Boolean – Cập nhật dữ liệu thống kê chi tiêu.</w:t>
      </w:r>
    </w:p>
    <w:p w14:paraId="5698AB8E" w14:textId="77777777" w:rsidR="00314B16" w:rsidRPr="002B78EE" w:rsidRDefault="00314B16" w:rsidP="00314B16">
      <w:pPr>
        <w:pStyle w:val="normal1"/>
        <w:numPr>
          <w:ilvl w:val="1"/>
          <w:numId w:val="58"/>
        </w:numPr>
        <w:tabs>
          <w:tab w:val="left" w:pos="1110"/>
        </w:tabs>
        <w:spacing w:after="240"/>
        <w:rPr>
          <w:rFonts w:ascii="Times New Roman" w:hAnsi="Times New Roman" w:cs="Times New Roman"/>
        </w:rPr>
      </w:pPr>
      <w:r w:rsidRPr="002B78EE">
        <w:rPr>
          <w:rFonts w:ascii="Times New Roman" w:hAnsi="Times New Roman" w:cs="Times New Roman"/>
          <w:sz w:val="28"/>
          <w:szCs w:val="28"/>
        </w:rPr>
        <w:t>deleteStat(Date day): Boolean – Xóa dữ liệu thống kê theo ngày.</w:t>
      </w:r>
    </w:p>
    <w:p w14:paraId="39FA5D7F" w14:textId="77777777" w:rsidR="00314B16" w:rsidRPr="002B78EE" w:rsidRDefault="00314B16" w:rsidP="00314B16">
      <w:pPr>
        <w:pStyle w:val="Heading3"/>
        <w:keepNext w:val="0"/>
        <w:keepLines w:val="0"/>
        <w:tabs>
          <w:tab w:val="left" w:pos="1110"/>
        </w:tabs>
        <w:ind w:left="1110" w:hanging="359"/>
        <w:rPr>
          <w:rFonts w:cs="Times New Roman"/>
        </w:rPr>
      </w:pPr>
      <w:bookmarkStart w:id="126" w:name="_sitwuym0hu4r"/>
      <w:bookmarkStart w:id="127" w:name="_Toc185447766"/>
      <w:bookmarkEnd w:id="126"/>
      <w:r w:rsidRPr="002B78EE">
        <w:rPr>
          <w:rFonts w:cs="Times New Roman"/>
        </w:rPr>
        <w:t>3. Lớp ProductStat</w:t>
      </w:r>
      <w:bookmarkEnd w:id="127"/>
    </w:p>
    <w:p w14:paraId="54E1B517" w14:textId="77777777" w:rsidR="00314B16" w:rsidRPr="002B78EE" w:rsidRDefault="00314B16" w:rsidP="00314B16">
      <w:pPr>
        <w:pStyle w:val="normal1"/>
        <w:numPr>
          <w:ilvl w:val="0"/>
          <w:numId w:val="59"/>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Thống kê số lượng bán và đánh giá sản phẩm.</w:t>
      </w:r>
    </w:p>
    <w:p w14:paraId="71ED1908" w14:textId="77777777" w:rsidR="00314B16" w:rsidRPr="002B78EE" w:rsidRDefault="00314B16" w:rsidP="00314B16">
      <w:pPr>
        <w:pStyle w:val="normal1"/>
        <w:numPr>
          <w:ilvl w:val="0"/>
          <w:numId w:val="59"/>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2FE63467"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productstat_id: Mã định danh thống kê.</w:t>
      </w:r>
    </w:p>
    <w:p w14:paraId="2D752DDC"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quantity_sold: Số lượng sản phẩm đã bán.</w:t>
      </w:r>
    </w:p>
    <w:p w14:paraId="036D0D9E"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rate: Tỷ lệ đánh giá trung bình.</w:t>
      </w:r>
    </w:p>
    <w:p w14:paraId="09B01ED3" w14:textId="77777777" w:rsidR="00314B16" w:rsidRPr="002B78EE" w:rsidRDefault="00314B16" w:rsidP="00314B16">
      <w:pPr>
        <w:pStyle w:val="normal1"/>
        <w:numPr>
          <w:ilvl w:val="0"/>
          <w:numId w:val="59"/>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449B2F83"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getStatByProduct(Product product): ProductStat – Lấy thống kê theo sản phẩm.</w:t>
      </w:r>
    </w:p>
    <w:p w14:paraId="107A8A89"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addStat(ProductStat stat): Boolean – Thêm dữ liệu thống kê mới.</w:t>
      </w:r>
    </w:p>
    <w:p w14:paraId="48216A5C" w14:textId="77777777" w:rsidR="00314B16" w:rsidRPr="002B78EE" w:rsidRDefault="00314B16" w:rsidP="00314B16">
      <w:pPr>
        <w:pStyle w:val="normal1"/>
        <w:numPr>
          <w:ilvl w:val="1"/>
          <w:numId w:val="59"/>
        </w:numPr>
        <w:tabs>
          <w:tab w:val="left" w:pos="1110"/>
        </w:tabs>
        <w:rPr>
          <w:rFonts w:ascii="Times New Roman" w:hAnsi="Times New Roman" w:cs="Times New Roman"/>
        </w:rPr>
      </w:pPr>
      <w:r w:rsidRPr="002B78EE">
        <w:rPr>
          <w:rFonts w:ascii="Times New Roman" w:hAnsi="Times New Roman" w:cs="Times New Roman"/>
          <w:sz w:val="28"/>
          <w:szCs w:val="28"/>
        </w:rPr>
        <w:t>updateStat(ProductStat stat): Boolean – Cập nhật dữ liệu thống kê.</w:t>
      </w:r>
    </w:p>
    <w:p w14:paraId="44FA14ED" w14:textId="77777777" w:rsidR="00314B16" w:rsidRPr="002B78EE" w:rsidRDefault="00314B16" w:rsidP="00314B16">
      <w:pPr>
        <w:pStyle w:val="normal1"/>
        <w:numPr>
          <w:ilvl w:val="1"/>
          <w:numId w:val="59"/>
        </w:numPr>
        <w:tabs>
          <w:tab w:val="left" w:pos="1110"/>
        </w:tabs>
        <w:spacing w:after="240"/>
        <w:rPr>
          <w:rFonts w:ascii="Times New Roman" w:hAnsi="Times New Roman" w:cs="Times New Roman"/>
        </w:rPr>
      </w:pPr>
      <w:r w:rsidRPr="002B78EE">
        <w:rPr>
          <w:rFonts w:ascii="Times New Roman" w:hAnsi="Times New Roman" w:cs="Times New Roman"/>
          <w:sz w:val="28"/>
          <w:szCs w:val="28"/>
        </w:rPr>
        <w:t>deleteStat(String productstat_id): Boolean – Xóa dữ liệu thống kê sản phẩm.</w:t>
      </w:r>
    </w:p>
    <w:p w14:paraId="4901A934" w14:textId="77777777" w:rsidR="00314B16" w:rsidRPr="002B78EE" w:rsidRDefault="00314B16" w:rsidP="00314B16">
      <w:pPr>
        <w:pStyle w:val="Heading3"/>
        <w:keepNext w:val="0"/>
        <w:keepLines w:val="0"/>
        <w:tabs>
          <w:tab w:val="left" w:pos="1110"/>
        </w:tabs>
        <w:ind w:left="1110" w:hanging="359"/>
        <w:rPr>
          <w:rFonts w:cs="Times New Roman"/>
        </w:rPr>
      </w:pPr>
      <w:bookmarkStart w:id="128" w:name="_df5kxz87uqpu"/>
      <w:bookmarkStart w:id="129" w:name="_Toc185447767"/>
      <w:bookmarkEnd w:id="128"/>
      <w:r w:rsidRPr="002B78EE">
        <w:rPr>
          <w:rFonts w:cs="Times New Roman"/>
        </w:rPr>
        <w:t>4. Lớp Cart_detail</w:t>
      </w:r>
      <w:bookmarkEnd w:id="129"/>
    </w:p>
    <w:p w14:paraId="5FC51950" w14:textId="77777777" w:rsidR="00314B16" w:rsidRPr="002B78EE" w:rsidRDefault="00314B16" w:rsidP="00314B16">
      <w:pPr>
        <w:pStyle w:val="normal1"/>
        <w:numPr>
          <w:ilvl w:val="0"/>
          <w:numId w:val="3"/>
        </w:numPr>
        <w:tabs>
          <w:tab w:val="clear" w:pos="720"/>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sản phẩm trong giỏ hàng.</w:t>
      </w:r>
    </w:p>
    <w:p w14:paraId="276901B5" w14:textId="77777777" w:rsidR="00314B16" w:rsidRPr="002B78EE" w:rsidRDefault="00314B16" w:rsidP="00314B16">
      <w:pPr>
        <w:pStyle w:val="normal1"/>
        <w:numPr>
          <w:ilvl w:val="0"/>
          <w:numId w:val="3"/>
        </w:numPr>
        <w:tabs>
          <w:tab w:val="clear" w:pos="720"/>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027348F6"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cart_detail_id: Mã định danh.</w:t>
      </w:r>
    </w:p>
    <w:p w14:paraId="1BC2AE6E"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quantity: Số lượng sản phẩm.</w:t>
      </w:r>
    </w:p>
    <w:p w14:paraId="16AA7A1F"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create_at: Ngày tạo.</w:t>
      </w:r>
    </w:p>
    <w:p w14:paraId="251BBEAC"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update_at: Ngày cập nhật.</w:t>
      </w:r>
    </w:p>
    <w:p w14:paraId="346E83EF"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cart: Thông tin giỏ hàng liên kết.</w:t>
      </w:r>
    </w:p>
    <w:p w14:paraId="0EC82B30"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product: Thông tin sản phẩm liên kết.</w:t>
      </w:r>
    </w:p>
    <w:p w14:paraId="302D8F3B" w14:textId="77777777" w:rsidR="00314B16" w:rsidRPr="002B78EE" w:rsidRDefault="00314B16" w:rsidP="00314B16">
      <w:pPr>
        <w:pStyle w:val="normal1"/>
        <w:numPr>
          <w:ilvl w:val="0"/>
          <w:numId w:val="3"/>
        </w:numPr>
        <w:tabs>
          <w:tab w:val="clear" w:pos="720"/>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5EDC8626" w14:textId="77777777" w:rsidR="00314B16" w:rsidRPr="002B78EE" w:rsidRDefault="00314B16" w:rsidP="00314B16">
      <w:pPr>
        <w:pStyle w:val="normal1"/>
        <w:numPr>
          <w:ilvl w:val="1"/>
          <w:numId w:val="3"/>
        </w:numPr>
        <w:tabs>
          <w:tab w:val="left" w:pos="1110"/>
        </w:tabs>
        <w:ind w:left="1440"/>
        <w:rPr>
          <w:rFonts w:ascii="Times New Roman" w:hAnsi="Times New Roman" w:cs="Times New Roman"/>
        </w:rPr>
      </w:pPr>
      <w:r w:rsidRPr="002B78EE">
        <w:rPr>
          <w:rFonts w:ascii="Times New Roman" w:hAnsi="Times New Roman" w:cs="Times New Roman"/>
          <w:sz w:val="28"/>
          <w:szCs w:val="28"/>
        </w:rPr>
        <w:t xml:space="preserve">changeCartDetail(Cart_detail detail): Boolean – Thêm, sửa, xóa sản </w:t>
      </w:r>
      <w:r w:rsidRPr="002B78EE">
        <w:rPr>
          <w:rFonts w:ascii="Times New Roman" w:hAnsi="Times New Roman" w:cs="Times New Roman"/>
          <w:sz w:val="28"/>
          <w:szCs w:val="28"/>
        </w:rPr>
        <w:lastRenderedPageBreak/>
        <w:t>phẩm trong giỏ hàng.</w:t>
      </w:r>
    </w:p>
    <w:p w14:paraId="4D135717" w14:textId="77777777" w:rsidR="00314B16" w:rsidRPr="002B78EE" w:rsidRDefault="00314B16" w:rsidP="00314B16">
      <w:pPr>
        <w:pStyle w:val="normal1"/>
        <w:numPr>
          <w:ilvl w:val="1"/>
          <w:numId w:val="3"/>
        </w:numPr>
        <w:tabs>
          <w:tab w:val="left" w:pos="1110"/>
        </w:tabs>
        <w:spacing w:after="240"/>
        <w:ind w:left="1440"/>
        <w:rPr>
          <w:rFonts w:ascii="Times New Roman" w:hAnsi="Times New Roman" w:cs="Times New Roman"/>
        </w:rPr>
      </w:pPr>
      <w:r w:rsidRPr="002B78EE">
        <w:rPr>
          <w:rFonts w:ascii="Times New Roman" w:hAnsi="Times New Roman" w:cs="Times New Roman"/>
          <w:sz w:val="28"/>
          <w:szCs w:val="28"/>
        </w:rPr>
        <w:t>getByCart(Cart cart): List&lt;Cart_detail&gt; – Lấy danh sách sản phẩm trong giỏ hàng.</w:t>
      </w:r>
    </w:p>
    <w:p w14:paraId="7A00EDC9" w14:textId="77777777" w:rsidR="00314B16" w:rsidRPr="002B78EE" w:rsidRDefault="00314B16" w:rsidP="00314B16">
      <w:pPr>
        <w:pStyle w:val="Heading3"/>
        <w:keepNext w:val="0"/>
        <w:keepLines w:val="0"/>
        <w:tabs>
          <w:tab w:val="left" w:pos="1110"/>
        </w:tabs>
        <w:ind w:left="1110" w:hanging="359"/>
        <w:rPr>
          <w:rFonts w:cs="Times New Roman"/>
        </w:rPr>
      </w:pPr>
      <w:bookmarkStart w:id="130" w:name="_ksavqnsjkhza"/>
      <w:bookmarkStart w:id="131" w:name="_Toc185447768"/>
      <w:bookmarkEnd w:id="130"/>
      <w:r w:rsidRPr="002B78EE">
        <w:rPr>
          <w:rFonts w:cs="Times New Roman"/>
        </w:rPr>
        <w:t>5. Lớp Cart</w:t>
      </w:r>
      <w:bookmarkEnd w:id="131"/>
    </w:p>
    <w:p w14:paraId="10AF2F75" w14:textId="77777777" w:rsidR="00314B16" w:rsidRPr="002B78EE" w:rsidRDefault="00314B16" w:rsidP="00314B16">
      <w:pPr>
        <w:pStyle w:val="normal1"/>
        <w:numPr>
          <w:ilvl w:val="0"/>
          <w:numId w:val="60"/>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về giỏ hàng.</w:t>
      </w:r>
    </w:p>
    <w:p w14:paraId="2BBC63A9" w14:textId="77777777" w:rsidR="00314B16" w:rsidRPr="002B78EE" w:rsidRDefault="00314B16" w:rsidP="00314B16">
      <w:pPr>
        <w:pStyle w:val="normal1"/>
        <w:numPr>
          <w:ilvl w:val="0"/>
          <w:numId w:val="60"/>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75482129"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cart_id: Mã định danh.</w:t>
      </w:r>
    </w:p>
    <w:p w14:paraId="6B2D08C5"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create_at: Ngày tạo.</w:t>
      </w:r>
    </w:p>
    <w:p w14:paraId="39B6568B"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update_at: Ngày cập nhật.</w:t>
      </w:r>
    </w:p>
    <w:p w14:paraId="2322D868"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customer: Thông tin khách hàng.</w:t>
      </w:r>
    </w:p>
    <w:p w14:paraId="0AD4D351"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cart_details: Danh sách sản phẩm trong giỏ.</w:t>
      </w:r>
    </w:p>
    <w:p w14:paraId="21BB937C" w14:textId="77777777" w:rsidR="00314B16" w:rsidRPr="002B78EE" w:rsidRDefault="00314B16" w:rsidP="00314B16">
      <w:pPr>
        <w:pStyle w:val="normal1"/>
        <w:numPr>
          <w:ilvl w:val="0"/>
          <w:numId w:val="60"/>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3415B358" w14:textId="77777777" w:rsidR="00314B16" w:rsidRPr="002B78EE" w:rsidRDefault="00314B16" w:rsidP="00314B16">
      <w:pPr>
        <w:pStyle w:val="normal1"/>
        <w:numPr>
          <w:ilvl w:val="1"/>
          <w:numId w:val="60"/>
        </w:numPr>
        <w:tabs>
          <w:tab w:val="left" w:pos="1110"/>
        </w:tabs>
        <w:rPr>
          <w:rFonts w:ascii="Times New Roman" w:hAnsi="Times New Roman" w:cs="Times New Roman"/>
        </w:rPr>
      </w:pPr>
      <w:r w:rsidRPr="002B78EE">
        <w:rPr>
          <w:rFonts w:ascii="Times New Roman" w:hAnsi="Times New Roman" w:cs="Times New Roman"/>
          <w:sz w:val="28"/>
          <w:szCs w:val="28"/>
        </w:rPr>
        <w:t>changeCart(Cart cart): Boolean – Thêm, sửa giỏ hàng.</w:t>
      </w:r>
    </w:p>
    <w:p w14:paraId="3F8E12C2" w14:textId="77777777" w:rsidR="00314B16" w:rsidRPr="002B78EE" w:rsidRDefault="00314B16" w:rsidP="00314B16">
      <w:pPr>
        <w:pStyle w:val="normal1"/>
        <w:numPr>
          <w:ilvl w:val="1"/>
          <w:numId w:val="60"/>
        </w:numPr>
        <w:tabs>
          <w:tab w:val="left" w:pos="1110"/>
        </w:tabs>
        <w:spacing w:after="240"/>
        <w:rPr>
          <w:rFonts w:ascii="Times New Roman" w:hAnsi="Times New Roman" w:cs="Times New Roman"/>
        </w:rPr>
      </w:pPr>
      <w:r w:rsidRPr="002B78EE">
        <w:rPr>
          <w:rFonts w:ascii="Times New Roman" w:hAnsi="Times New Roman" w:cs="Times New Roman"/>
          <w:sz w:val="28"/>
          <w:szCs w:val="28"/>
        </w:rPr>
        <w:t>getCartByCustomer(Customer customer): Cart – Lấy giỏ hàng của khách hàng.</w:t>
      </w:r>
    </w:p>
    <w:p w14:paraId="48726382" w14:textId="77777777" w:rsidR="00314B16" w:rsidRPr="002B78EE" w:rsidRDefault="00314B16" w:rsidP="00314B16">
      <w:pPr>
        <w:pStyle w:val="Heading3"/>
        <w:keepNext w:val="0"/>
        <w:keepLines w:val="0"/>
        <w:tabs>
          <w:tab w:val="left" w:pos="1110"/>
        </w:tabs>
        <w:ind w:left="1110" w:hanging="359"/>
        <w:rPr>
          <w:rFonts w:cs="Times New Roman"/>
        </w:rPr>
      </w:pPr>
      <w:bookmarkStart w:id="132" w:name="_w4dmk3ivyrj9"/>
      <w:bookmarkStart w:id="133" w:name="_Toc185447769"/>
      <w:bookmarkEnd w:id="132"/>
      <w:r w:rsidRPr="002B78EE">
        <w:rPr>
          <w:rFonts w:cs="Times New Roman"/>
        </w:rPr>
        <w:t>6. Lớp Category</w:t>
      </w:r>
      <w:bookmarkEnd w:id="133"/>
    </w:p>
    <w:p w14:paraId="6760538E" w14:textId="77777777" w:rsidR="00314B16" w:rsidRPr="002B78EE" w:rsidRDefault="00314B16" w:rsidP="00314B16">
      <w:pPr>
        <w:pStyle w:val="normal1"/>
        <w:numPr>
          <w:ilvl w:val="0"/>
          <w:numId w:val="4"/>
        </w:numPr>
        <w:tabs>
          <w:tab w:val="left" w:pos="1110"/>
        </w:tabs>
        <w:spacing w:before="240"/>
        <w:ind w:left="720" w:hanging="36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loại sản phẩm.</w:t>
      </w:r>
    </w:p>
    <w:p w14:paraId="75726CE9" w14:textId="77777777" w:rsidR="00314B16" w:rsidRPr="002B78EE" w:rsidRDefault="00314B16" w:rsidP="00314B16">
      <w:pPr>
        <w:pStyle w:val="normal1"/>
        <w:numPr>
          <w:ilvl w:val="0"/>
          <w:numId w:val="4"/>
        </w:numPr>
        <w:tabs>
          <w:tab w:val="left" w:pos="1110"/>
        </w:tabs>
        <w:ind w:left="720" w:hanging="360"/>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41C9304A"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category_id: Mã định danh.</w:t>
      </w:r>
    </w:p>
    <w:p w14:paraId="5E4E5448"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category_name: Tên loại sản phẩm.</w:t>
      </w:r>
    </w:p>
    <w:p w14:paraId="7E044058"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description: Mô tả loại sản phẩm.</w:t>
      </w:r>
    </w:p>
    <w:p w14:paraId="04256948"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image: Hình ảnh sản phẩm.</w:t>
      </w:r>
    </w:p>
    <w:p w14:paraId="2A44A5A1"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create_at: Ngày tạo.</w:t>
      </w:r>
    </w:p>
    <w:p w14:paraId="2692ED5A"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update_at: Ngày cập nhật.</w:t>
      </w:r>
    </w:p>
    <w:p w14:paraId="6DA863B1"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products: Danh sách sản phẩm trong loại.</w:t>
      </w:r>
    </w:p>
    <w:p w14:paraId="700580DF" w14:textId="77777777" w:rsidR="00314B16" w:rsidRPr="002B78EE" w:rsidRDefault="00314B16" w:rsidP="00314B16">
      <w:pPr>
        <w:pStyle w:val="normal1"/>
        <w:numPr>
          <w:ilvl w:val="0"/>
          <w:numId w:val="4"/>
        </w:numPr>
        <w:tabs>
          <w:tab w:val="left" w:pos="1110"/>
        </w:tabs>
        <w:ind w:left="720" w:hanging="360"/>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1E2DE9B8" w14:textId="77777777" w:rsidR="00314B16" w:rsidRPr="002B78EE" w:rsidRDefault="00314B16" w:rsidP="00314B16">
      <w:pPr>
        <w:pStyle w:val="normal1"/>
        <w:numPr>
          <w:ilvl w:val="1"/>
          <w:numId w:val="4"/>
        </w:numPr>
        <w:tabs>
          <w:tab w:val="left" w:pos="1110"/>
        </w:tabs>
        <w:ind w:left="1440" w:hanging="360"/>
        <w:rPr>
          <w:rFonts w:ascii="Times New Roman" w:hAnsi="Times New Roman" w:cs="Times New Roman"/>
        </w:rPr>
      </w:pPr>
      <w:r w:rsidRPr="002B78EE">
        <w:rPr>
          <w:rFonts w:ascii="Times New Roman" w:hAnsi="Times New Roman" w:cs="Times New Roman"/>
          <w:sz w:val="28"/>
          <w:szCs w:val="28"/>
        </w:rPr>
        <w:t>changeCategory(Category category): Boolean – Thêm, sửa loại sản phẩm.</w:t>
      </w:r>
    </w:p>
    <w:p w14:paraId="626BF150" w14:textId="77777777" w:rsidR="00314B16" w:rsidRPr="002B78EE" w:rsidRDefault="00314B16" w:rsidP="00314B16">
      <w:pPr>
        <w:pStyle w:val="normal1"/>
        <w:numPr>
          <w:ilvl w:val="1"/>
          <w:numId w:val="4"/>
        </w:numPr>
        <w:tabs>
          <w:tab w:val="left" w:pos="1110"/>
        </w:tabs>
        <w:spacing w:after="240"/>
        <w:ind w:left="1440" w:hanging="360"/>
        <w:rPr>
          <w:rFonts w:ascii="Times New Roman" w:hAnsi="Times New Roman" w:cs="Times New Roman"/>
        </w:rPr>
      </w:pPr>
      <w:r w:rsidRPr="002B78EE">
        <w:rPr>
          <w:rFonts w:ascii="Times New Roman" w:hAnsi="Times New Roman" w:cs="Times New Roman"/>
          <w:sz w:val="28"/>
          <w:szCs w:val="28"/>
        </w:rPr>
        <w:t>getAll(): List&lt;Category&gt; – Lấy tất cả các loại sản phẩm.</w:t>
      </w:r>
    </w:p>
    <w:p w14:paraId="6215701D" w14:textId="77777777" w:rsidR="00314B16" w:rsidRPr="002B78EE" w:rsidRDefault="00314B16" w:rsidP="00314B16">
      <w:pPr>
        <w:pStyle w:val="Heading3"/>
        <w:keepNext w:val="0"/>
        <w:keepLines w:val="0"/>
        <w:tabs>
          <w:tab w:val="left" w:pos="1110"/>
        </w:tabs>
        <w:ind w:left="1110" w:hanging="359"/>
        <w:rPr>
          <w:rFonts w:cs="Times New Roman"/>
        </w:rPr>
      </w:pPr>
      <w:bookmarkStart w:id="134" w:name="_8hb6imemjlq0"/>
      <w:bookmarkStart w:id="135" w:name="_Toc185447770"/>
      <w:bookmarkEnd w:id="134"/>
      <w:r w:rsidRPr="002B78EE">
        <w:rPr>
          <w:rFonts w:cs="Times New Roman"/>
        </w:rPr>
        <w:t>7. Lớp Order_detail</w:t>
      </w:r>
      <w:bookmarkEnd w:id="135"/>
    </w:p>
    <w:p w14:paraId="6B7AF182" w14:textId="77777777" w:rsidR="00314B16" w:rsidRPr="002B78EE" w:rsidRDefault="00314B16" w:rsidP="00314B16">
      <w:pPr>
        <w:pStyle w:val="normal1"/>
        <w:numPr>
          <w:ilvl w:val="0"/>
          <w:numId w:val="61"/>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sản phẩm trong đơn hàng.</w:t>
      </w:r>
    </w:p>
    <w:p w14:paraId="668FF46C" w14:textId="77777777" w:rsidR="00314B16" w:rsidRPr="002B78EE" w:rsidRDefault="00314B16" w:rsidP="00314B16">
      <w:pPr>
        <w:pStyle w:val="normal1"/>
        <w:numPr>
          <w:ilvl w:val="0"/>
          <w:numId w:val="61"/>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3BA0B82A"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order_detail_id: Mã định danh.</w:t>
      </w:r>
    </w:p>
    <w:p w14:paraId="1FC5F070"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quantity: Số lượng sản phẩm.</w:t>
      </w:r>
    </w:p>
    <w:p w14:paraId="07A5AF9D"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unit_price: Đơn giá sản phẩm.</w:t>
      </w:r>
    </w:p>
    <w:p w14:paraId="7A4ED2FA"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discount_percentage: Phần trăm giảm giá.</w:t>
      </w:r>
    </w:p>
    <w:p w14:paraId="3D00C2D2"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discount_amount: Số tiền giảm giá.</w:t>
      </w:r>
    </w:p>
    <w:p w14:paraId="613ED1D2"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lastRenderedPageBreak/>
        <w:t>order: Thông tin đơn hàng.</w:t>
      </w:r>
    </w:p>
    <w:p w14:paraId="420455D5"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product: Thông tin sản phẩm.</w:t>
      </w:r>
    </w:p>
    <w:p w14:paraId="3B5D9F7A" w14:textId="77777777" w:rsidR="00314B16" w:rsidRPr="002B78EE" w:rsidRDefault="00314B16" w:rsidP="00314B16">
      <w:pPr>
        <w:pStyle w:val="normal1"/>
        <w:numPr>
          <w:ilvl w:val="0"/>
          <w:numId w:val="61"/>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11BBCFA8" w14:textId="77777777" w:rsidR="00314B16" w:rsidRPr="002B78EE" w:rsidRDefault="00314B16" w:rsidP="00314B16">
      <w:pPr>
        <w:pStyle w:val="normal1"/>
        <w:numPr>
          <w:ilvl w:val="1"/>
          <w:numId w:val="61"/>
        </w:numPr>
        <w:tabs>
          <w:tab w:val="left" w:pos="1110"/>
        </w:tabs>
        <w:rPr>
          <w:rFonts w:ascii="Times New Roman" w:hAnsi="Times New Roman" w:cs="Times New Roman"/>
        </w:rPr>
      </w:pPr>
      <w:r w:rsidRPr="002B78EE">
        <w:rPr>
          <w:rFonts w:ascii="Times New Roman" w:hAnsi="Times New Roman" w:cs="Times New Roman"/>
          <w:sz w:val="28"/>
          <w:szCs w:val="28"/>
        </w:rPr>
        <w:t>changeOrderDetail(Order_detail detail): Boolean – Thêm, sửa sản phẩm trong đơn hàng.</w:t>
      </w:r>
    </w:p>
    <w:p w14:paraId="6D1A2CAE" w14:textId="77777777" w:rsidR="00314B16" w:rsidRPr="002B78EE" w:rsidRDefault="00314B16" w:rsidP="00314B16">
      <w:pPr>
        <w:pStyle w:val="normal1"/>
        <w:numPr>
          <w:ilvl w:val="1"/>
          <w:numId w:val="61"/>
        </w:numPr>
        <w:tabs>
          <w:tab w:val="left" w:pos="1110"/>
        </w:tabs>
        <w:spacing w:after="240"/>
        <w:rPr>
          <w:rFonts w:ascii="Times New Roman" w:hAnsi="Times New Roman" w:cs="Times New Roman"/>
        </w:rPr>
      </w:pPr>
      <w:r w:rsidRPr="002B78EE">
        <w:rPr>
          <w:rFonts w:ascii="Times New Roman" w:hAnsi="Times New Roman" w:cs="Times New Roman"/>
          <w:sz w:val="28"/>
          <w:szCs w:val="28"/>
        </w:rPr>
        <w:t>getByOrder(Order order): List&lt;Order_detail&gt; – Lấy danh sách sản phẩm trong đơn hàng.</w:t>
      </w:r>
    </w:p>
    <w:p w14:paraId="20310872" w14:textId="77777777" w:rsidR="00314B16" w:rsidRPr="002B78EE" w:rsidRDefault="00314B16" w:rsidP="00314B16">
      <w:pPr>
        <w:pStyle w:val="Heading3"/>
        <w:keepNext w:val="0"/>
        <w:keepLines w:val="0"/>
        <w:tabs>
          <w:tab w:val="left" w:pos="1110"/>
        </w:tabs>
        <w:ind w:left="1110" w:hanging="359"/>
        <w:rPr>
          <w:rFonts w:cs="Times New Roman"/>
        </w:rPr>
      </w:pPr>
      <w:bookmarkStart w:id="136" w:name="_9f9mmn85qbvx"/>
      <w:bookmarkStart w:id="137" w:name="_Toc185447771"/>
      <w:bookmarkEnd w:id="136"/>
      <w:r w:rsidRPr="002B78EE">
        <w:rPr>
          <w:rFonts w:cs="Times New Roman"/>
        </w:rPr>
        <w:t>8. Lớp Order</w:t>
      </w:r>
      <w:bookmarkEnd w:id="137"/>
    </w:p>
    <w:p w14:paraId="141DD35C" w14:textId="77777777" w:rsidR="00314B16" w:rsidRPr="002B78EE" w:rsidRDefault="00314B16" w:rsidP="00314B16">
      <w:pPr>
        <w:pStyle w:val="normal1"/>
        <w:numPr>
          <w:ilvl w:val="0"/>
          <w:numId w:val="62"/>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về đơn hàng.</w:t>
      </w:r>
    </w:p>
    <w:p w14:paraId="57423102" w14:textId="77777777" w:rsidR="00314B16" w:rsidRPr="002B78EE" w:rsidRDefault="00314B16" w:rsidP="00314B16">
      <w:pPr>
        <w:pStyle w:val="normal1"/>
        <w:numPr>
          <w:ilvl w:val="0"/>
          <w:numId w:val="62"/>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215F0999"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order_id: Mã định danh.</w:t>
      </w:r>
    </w:p>
    <w:p w14:paraId="55FFED53"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order_date: Ngày đặt hàng.</w:t>
      </w:r>
    </w:p>
    <w:p w14:paraId="56407293"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shipped_date: Ngày giao hàng.</w:t>
      </w:r>
    </w:p>
    <w:p w14:paraId="0178610D"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note: Ghi chú.</w:t>
      </w:r>
    </w:p>
    <w:p w14:paraId="022FD591"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ship_address: Địa chỉ giao hàng.</w:t>
      </w:r>
    </w:p>
    <w:p w14:paraId="0020C4BE"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ship_fee: Phí giao hàng.</w:t>
      </w:r>
    </w:p>
    <w:p w14:paraId="04285A52"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paid_date: Ngày thanh toán.</w:t>
      </w:r>
    </w:p>
    <w:p w14:paraId="1B1DA3D9"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order_status: Trạng thái đơn hàng.</w:t>
      </w:r>
    </w:p>
    <w:p w14:paraId="5B238C75"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payment_type: Phương thức thanh toán.</w:t>
      </w:r>
    </w:p>
    <w:p w14:paraId="7DD05711"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customer: Thông tin khách hàng.</w:t>
      </w:r>
    </w:p>
    <w:p w14:paraId="3CA91CF7"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order_details: Danh sách sản phẩm trong đơn hàng.</w:t>
      </w:r>
    </w:p>
    <w:p w14:paraId="3EC8F7E3" w14:textId="77777777" w:rsidR="00314B16" w:rsidRPr="002B78EE" w:rsidRDefault="00314B16" w:rsidP="00314B16">
      <w:pPr>
        <w:pStyle w:val="normal1"/>
        <w:numPr>
          <w:ilvl w:val="0"/>
          <w:numId w:val="62"/>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3EDA963B" w14:textId="77777777" w:rsidR="00314B16" w:rsidRPr="002B78EE" w:rsidRDefault="00314B16" w:rsidP="00314B16">
      <w:pPr>
        <w:pStyle w:val="normal1"/>
        <w:numPr>
          <w:ilvl w:val="1"/>
          <w:numId w:val="62"/>
        </w:numPr>
        <w:tabs>
          <w:tab w:val="left" w:pos="1110"/>
        </w:tabs>
        <w:rPr>
          <w:rFonts w:ascii="Times New Roman" w:hAnsi="Times New Roman" w:cs="Times New Roman"/>
        </w:rPr>
      </w:pPr>
      <w:r w:rsidRPr="002B78EE">
        <w:rPr>
          <w:rFonts w:ascii="Times New Roman" w:hAnsi="Times New Roman" w:cs="Times New Roman"/>
          <w:sz w:val="28"/>
          <w:szCs w:val="28"/>
        </w:rPr>
        <w:t>changeOrder(Order order): Boolean – Thêm, sửa đơn hàng.</w:t>
      </w:r>
    </w:p>
    <w:p w14:paraId="62C23C4F" w14:textId="77777777" w:rsidR="00314B16" w:rsidRPr="002B78EE" w:rsidRDefault="00314B16" w:rsidP="00314B16">
      <w:pPr>
        <w:pStyle w:val="normal1"/>
        <w:numPr>
          <w:ilvl w:val="1"/>
          <w:numId w:val="62"/>
        </w:numPr>
        <w:tabs>
          <w:tab w:val="left" w:pos="1110"/>
        </w:tabs>
        <w:spacing w:after="240"/>
        <w:rPr>
          <w:rFonts w:ascii="Times New Roman" w:hAnsi="Times New Roman" w:cs="Times New Roman"/>
        </w:rPr>
      </w:pPr>
      <w:r w:rsidRPr="002B78EE">
        <w:rPr>
          <w:rFonts w:ascii="Times New Roman" w:hAnsi="Times New Roman" w:cs="Times New Roman"/>
          <w:sz w:val="28"/>
          <w:szCs w:val="28"/>
        </w:rPr>
        <w:t>getByCustomer(Customer customer): List&lt;Order&gt; – Lấy danh sách đơn hàng theo khách hàng.</w:t>
      </w:r>
    </w:p>
    <w:p w14:paraId="50908B99" w14:textId="77777777" w:rsidR="00314B16" w:rsidRPr="002B78EE" w:rsidRDefault="00314B16" w:rsidP="00314B16">
      <w:pPr>
        <w:pStyle w:val="Heading3"/>
        <w:keepNext w:val="0"/>
        <w:keepLines w:val="0"/>
        <w:tabs>
          <w:tab w:val="left" w:pos="1110"/>
        </w:tabs>
        <w:ind w:left="1110" w:hanging="359"/>
        <w:rPr>
          <w:rFonts w:cs="Times New Roman"/>
        </w:rPr>
      </w:pPr>
      <w:bookmarkStart w:id="138" w:name="_9gm4eh2vli6j"/>
      <w:bookmarkStart w:id="139" w:name="_Toc185447772"/>
      <w:bookmarkEnd w:id="138"/>
      <w:r w:rsidRPr="002B78EE">
        <w:rPr>
          <w:rFonts w:cs="Times New Roman"/>
        </w:rPr>
        <w:t>9. Lớp Product</w:t>
      </w:r>
      <w:bookmarkEnd w:id="139"/>
    </w:p>
    <w:p w14:paraId="544851CF" w14:textId="77777777" w:rsidR="00314B16" w:rsidRPr="002B78EE" w:rsidRDefault="00314B16" w:rsidP="00314B16">
      <w:pPr>
        <w:pStyle w:val="normal1"/>
        <w:numPr>
          <w:ilvl w:val="0"/>
          <w:numId w:val="63"/>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sản phẩm.</w:t>
      </w:r>
    </w:p>
    <w:p w14:paraId="75775B3F" w14:textId="77777777" w:rsidR="00314B16" w:rsidRPr="002B78EE" w:rsidRDefault="00314B16" w:rsidP="00314B16">
      <w:pPr>
        <w:pStyle w:val="normal1"/>
        <w:numPr>
          <w:ilvl w:val="0"/>
          <w:numId w:val="63"/>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7EF4730C"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product_id: Mã định danh.</w:t>
      </w:r>
    </w:p>
    <w:p w14:paraId="02EE9A9C"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product_name: Tên sản phẩm.</w:t>
      </w:r>
    </w:p>
    <w:p w14:paraId="16AE00E8"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description: Mô tả sản phẩm.</w:t>
      </w:r>
    </w:p>
    <w:p w14:paraId="2C657A88"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standard_cost: Giá gốc.</w:t>
      </w:r>
    </w:p>
    <w:p w14:paraId="4C1A915E"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price: Giá bán.</w:t>
      </w:r>
    </w:p>
    <w:p w14:paraId="32479472"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stock: Số lượng sản phẩm.</w:t>
      </w:r>
    </w:p>
    <w:p w14:paraId="7F16B652"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product_status: Trạng thái sản phẩm.</w:t>
      </w:r>
    </w:p>
    <w:p w14:paraId="255D70FC"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category: Thông tin loại sản phẩm.</w:t>
      </w:r>
    </w:p>
    <w:p w14:paraId="0CC43D81"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product_discounts: Thông tin giảm giá.</w:t>
      </w:r>
    </w:p>
    <w:p w14:paraId="5F783C0D"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lastRenderedPageBreak/>
        <w:t>product_images: Danh sách hình ảnh sản phẩm.</w:t>
      </w:r>
    </w:p>
    <w:p w14:paraId="22A4B5C9"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product_reviews: Danh sách đánh giá.</w:t>
      </w:r>
    </w:p>
    <w:p w14:paraId="23DEAB8D" w14:textId="77777777" w:rsidR="00314B16" w:rsidRPr="002B78EE" w:rsidRDefault="00314B16" w:rsidP="00314B16">
      <w:pPr>
        <w:pStyle w:val="normal1"/>
        <w:numPr>
          <w:ilvl w:val="0"/>
          <w:numId w:val="63"/>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3067F74C"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changeProduct(Product product): Boolean – Thêm, sửa, xóa sản phẩm.</w:t>
      </w:r>
    </w:p>
    <w:p w14:paraId="1F86E57E" w14:textId="77777777" w:rsidR="00314B16" w:rsidRPr="002B78EE" w:rsidRDefault="00314B16" w:rsidP="00314B16">
      <w:pPr>
        <w:pStyle w:val="normal1"/>
        <w:numPr>
          <w:ilvl w:val="1"/>
          <w:numId w:val="63"/>
        </w:numPr>
        <w:tabs>
          <w:tab w:val="left" w:pos="1110"/>
        </w:tabs>
        <w:rPr>
          <w:rFonts w:ascii="Times New Roman" w:hAnsi="Times New Roman" w:cs="Times New Roman"/>
        </w:rPr>
      </w:pPr>
      <w:r w:rsidRPr="002B78EE">
        <w:rPr>
          <w:rFonts w:ascii="Times New Roman" w:hAnsi="Times New Roman" w:cs="Times New Roman"/>
          <w:sz w:val="28"/>
          <w:szCs w:val="28"/>
        </w:rPr>
        <w:t>getByCategory(Category category): List&lt;Product&gt; – Lấy danh sách sản phẩm theo loại.</w:t>
      </w:r>
    </w:p>
    <w:p w14:paraId="151EE62C" w14:textId="77777777" w:rsidR="00314B16" w:rsidRPr="002B78EE" w:rsidRDefault="00314B16" w:rsidP="00314B16">
      <w:pPr>
        <w:pStyle w:val="normal1"/>
        <w:numPr>
          <w:ilvl w:val="1"/>
          <w:numId w:val="63"/>
        </w:numPr>
        <w:tabs>
          <w:tab w:val="left" w:pos="1110"/>
        </w:tabs>
        <w:spacing w:after="240"/>
        <w:rPr>
          <w:rFonts w:ascii="Times New Roman" w:hAnsi="Times New Roman" w:cs="Times New Roman"/>
        </w:rPr>
      </w:pPr>
      <w:r w:rsidRPr="002B78EE">
        <w:rPr>
          <w:rFonts w:ascii="Times New Roman" w:hAnsi="Times New Roman" w:cs="Times New Roman"/>
          <w:sz w:val="28"/>
          <w:szCs w:val="28"/>
        </w:rPr>
        <w:t>getAll(): List&lt;Product&gt; – Lấy tất cả sản phẩm.</w:t>
      </w:r>
    </w:p>
    <w:p w14:paraId="5D70DFD4" w14:textId="77777777" w:rsidR="00314B16" w:rsidRPr="002B78EE" w:rsidRDefault="00314B16" w:rsidP="00314B16">
      <w:pPr>
        <w:pStyle w:val="Heading3"/>
        <w:keepNext w:val="0"/>
        <w:keepLines w:val="0"/>
        <w:tabs>
          <w:tab w:val="left" w:pos="1110"/>
        </w:tabs>
        <w:ind w:left="1110" w:hanging="359"/>
        <w:rPr>
          <w:rFonts w:cs="Times New Roman"/>
        </w:rPr>
      </w:pPr>
      <w:bookmarkStart w:id="140" w:name="_ldji204o7j5q"/>
      <w:bookmarkStart w:id="141" w:name="_Toc185447773"/>
      <w:bookmarkEnd w:id="140"/>
      <w:r w:rsidRPr="002B78EE">
        <w:rPr>
          <w:rFonts w:cs="Times New Roman"/>
        </w:rPr>
        <w:t>10. Lớp Customer</w:t>
      </w:r>
      <w:bookmarkEnd w:id="141"/>
    </w:p>
    <w:p w14:paraId="4E47AA8C" w14:textId="77777777" w:rsidR="00314B16" w:rsidRPr="002B78EE" w:rsidRDefault="00314B16" w:rsidP="00314B16">
      <w:pPr>
        <w:pStyle w:val="normal1"/>
        <w:numPr>
          <w:ilvl w:val="0"/>
          <w:numId w:val="64"/>
        </w:numPr>
        <w:tabs>
          <w:tab w:val="left" w:pos="1110"/>
        </w:tabs>
        <w:spacing w:before="240"/>
        <w:rPr>
          <w:rFonts w:ascii="Times New Roman" w:hAnsi="Times New Roman" w:cs="Times New Roman"/>
        </w:rPr>
      </w:pPr>
      <w:r w:rsidRPr="002B78EE">
        <w:rPr>
          <w:rFonts w:ascii="Times New Roman" w:hAnsi="Times New Roman" w:cs="Times New Roman"/>
          <w:b/>
          <w:sz w:val="28"/>
          <w:szCs w:val="28"/>
        </w:rPr>
        <w:t>Định nghĩa</w:t>
      </w:r>
      <w:r w:rsidRPr="002B78EE">
        <w:rPr>
          <w:rFonts w:ascii="Times New Roman" w:hAnsi="Times New Roman" w:cs="Times New Roman"/>
          <w:sz w:val="28"/>
          <w:szCs w:val="28"/>
        </w:rPr>
        <w:t>: Thông tin khách hàng.</w:t>
      </w:r>
    </w:p>
    <w:p w14:paraId="2E66913B" w14:textId="77777777" w:rsidR="00314B16" w:rsidRPr="002B78EE" w:rsidRDefault="00314B16" w:rsidP="00314B16">
      <w:pPr>
        <w:pStyle w:val="normal1"/>
        <w:numPr>
          <w:ilvl w:val="0"/>
          <w:numId w:val="64"/>
        </w:numPr>
        <w:tabs>
          <w:tab w:val="left" w:pos="1110"/>
        </w:tabs>
        <w:rPr>
          <w:rFonts w:ascii="Times New Roman" w:hAnsi="Times New Roman" w:cs="Times New Roman"/>
        </w:rPr>
      </w:pPr>
      <w:r w:rsidRPr="002B78EE">
        <w:rPr>
          <w:rFonts w:ascii="Times New Roman" w:hAnsi="Times New Roman" w:cs="Times New Roman"/>
          <w:b/>
          <w:sz w:val="28"/>
          <w:szCs w:val="28"/>
        </w:rPr>
        <w:t>Thuộc tính</w:t>
      </w:r>
      <w:r w:rsidRPr="002B78EE">
        <w:rPr>
          <w:rFonts w:ascii="Times New Roman" w:hAnsi="Times New Roman" w:cs="Times New Roman"/>
          <w:sz w:val="28"/>
          <w:szCs w:val="28"/>
        </w:rPr>
        <w:t>:</w:t>
      </w:r>
    </w:p>
    <w:p w14:paraId="2FDE4C24"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customer_id: Mã định danh.</w:t>
      </w:r>
    </w:p>
    <w:p w14:paraId="7E1BD465"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username: Tên đăng nhập.</w:t>
      </w:r>
    </w:p>
    <w:p w14:paraId="0CB0264C"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password: Mật khẩu.</w:t>
      </w:r>
    </w:p>
    <w:p w14:paraId="5CB9F1F9"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fullname: Họ và tên.</w:t>
      </w:r>
    </w:p>
    <w:p w14:paraId="6484B86B"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avatar: Ảnh đại diện.</w:t>
      </w:r>
    </w:p>
    <w:p w14:paraId="52A3CE57"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phone: Số điện thoại.</w:t>
      </w:r>
    </w:p>
    <w:p w14:paraId="712FC7E7"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orders: Danh sách đơn hàng của khách hàng.</w:t>
      </w:r>
    </w:p>
    <w:p w14:paraId="5114E320" w14:textId="77777777" w:rsidR="00314B16" w:rsidRPr="002B78EE" w:rsidRDefault="00314B16" w:rsidP="00314B16">
      <w:pPr>
        <w:pStyle w:val="normal1"/>
        <w:numPr>
          <w:ilvl w:val="0"/>
          <w:numId w:val="64"/>
        </w:numPr>
        <w:tabs>
          <w:tab w:val="left" w:pos="1110"/>
        </w:tabs>
        <w:rPr>
          <w:rFonts w:ascii="Times New Roman" w:hAnsi="Times New Roman" w:cs="Times New Roman"/>
        </w:rPr>
      </w:pPr>
      <w:r w:rsidRPr="002B78EE">
        <w:rPr>
          <w:rFonts w:ascii="Times New Roman" w:hAnsi="Times New Roman" w:cs="Times New Roman"/>
          <w:b/>
          <w:sz w:val="28"/>
          <w:szCs w:val="28"/>
        </w:rPr>
        <w:t>Phương thức</w:t>
      </w:r>
      <w:r w:rsidRPr="002B78EE">
        <w:rPr>
          <w:rFonts w:ascii="Times New Roman" w:hAnsi="Times New Roman" w:cs="Times New Roman"/>
          <w:sz w:val="28"/>
          <w:szCs w:val="28"/>
        </w:rPr>
        <w:t>:</w:t>
      </w:r>
    </w:p>
    <w:p w14:paraId="295A265B"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changeCustomer(Customer customer): Boolean – Thêm, sửa, xóa khách hàng.</w:t>
      </w:r>
    </w:p>
    <w:p w14:paraId="027E41D6" w14:textId="77777777" w:rsidR="00314B16" w:rsidRPr="002B78EE" w:rsidRDefault="00314B16" w:rsidP="00314B16">
      <w:pPr>
        <w:pStyle w:val="normal1"/>
        <w:numPr>
          <w:ilvl w:val="1"/>
          <w:numId w:val="64"/>
        </w:numPr>
        <w:tabs>
          <w:tab w:val="left" w:pos="1110"/>
        </w:tabs>
        <w:rPr>
          <w:rFonts w:ascii="Times New Roman" w:hAnsi="Times New Roman" w:cs="Times New Roman"/>
        </w:rPr>
      </w:pPr>
      <w:r w:rsidRPr="002B78EE">
        <w:rPr>
          <w:rFonts w:ascii="Times New Roman" w:hAnsi="Times New Roman" w:cs="Times New Roman"/>
          <w:sz w:val="28"/>
          <w:szCs w:val="28"/>
        </w:rPr>
        <w:t>findByUsername(String username): Customer – Tìm khách hàng theo tên đăng nhập.</w:t>
      </w:r>
    </w:p>
    <w:p w14:paraId="40B05AE0" w14:textId="77777777" w:rsidR="00314B16" w:rsidRPr="002B78EE" w:rsidRDefault="00314B16" w:rsidP="00314B16">
      <w:pPr>
        <w:pStyle w:val="normal1"/>
        <w:numPr>
          <w:ilvl w:val="1"/>
          <w:numId w:val="64"/>
        </w:numPr>
        <w:tabs>
          <w:tab w:val="left" w:pos="1110"/>
        </w:tabs>
        <w:rPr>
          <w:rFonts w:ascii="Times New Roman" w:hAnsi="Times New Roman" w:cs="Times New Roman"/>
        </w:rPr>
        <w:sectPr w:rsidR="00314B16" w:rsidRPr="002B78EE" w:rsidSect="00314B16">
          <w:headerReference w:type="even" r:id="rId82"/>
          <w:headerReference w:type="default" r:id="rId83"/>
          <w:footerReference w:type="even" r:id="rId84"/>
          <w:footerReference w:type="default" r:id="rId85"/>
          <w:headerReference w:type="first" r:id="rId86"/>
          <w:footerReference w:type="first" r:id="rId87"/>
          <w:pgSz w:w="12240" w:h="15840"/>
          <w:pgMar w:top="1500" w:right="1320" w:bottom="1280" w:left="1320" w:header="730" w:footer="0" w:gutter="0"/>
          <w:cols w:space="720"/>
          <w:formProt w:val="0"/>
          <w:docGrid w:linePitch="100" w:charSpace="-8193"/>
        </w:sectPr>
      </w:pPr>
      <w:r w:rsidRPr="002B78EE">
        <w:rPr>
          <w:rFonts w:ascii="Times New Roman" w:hAnsi="Times New Roman" w:cs="Times New Roman"/>
          <w:sz w:val="28"/>
          <w:szCs w:val="28"/>
        </w:rPr>
        <w:t>getAll(): List&lt;Customer&gt; – Lấy tất cả khách hàng.</w:t>
      </w:r>
    </w:p>
    <w:p w14:paraId="489B1CB1" w14:textId="77777777" w:rsidR="00314B16" w:rsidRPr="002B78EE" w:rsidRDefault="00314B16" w:rsidP="00314B16">
      <w:pPr>
        <w:pStyle w:val="normal1"/>
        <w:spacing w:before="60"/>
        <w:rPr>
          <w:rFonts w:ascii="Times New Roman" w:hAnsi="Times New Roman" w:cs="Times New Roman"/>
          <w:sz w:val="28"/>
          <w:szCs w:val="28"/>
        </w:rPr>
      </w:pPr>
    </w:p>
    <w:p w14:paraId="01A89091" w14:textId="77777777" w:rsidR="00314B16" w:rsidRPr="002B78EE" w:rsidRDefault="00314B16" w:rsidP="00314B16">
      <w:pPr>
        <w:pStyle w:val="normal1"/>
        <w:rPr>
          <w:rFonts w:ascii="Times New Roman" w:hAnsi="Times New Roman" w:cs="Times New Roman"/>
          <w:sz w:val="28"/>
          <w:szCs w:val="28"/>
        </w:rPr>
      </w:pPr>
    </w:p>
    <w:p w14:paraId="3ABEAB1F"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11. Lớp Staff</w:t>
      </w:r>
    </w:p>
    <w:p w14:paraId="3FB790B1" w14:textId="77777777" w:rsidR="00314B16" w:rsidRPr="002B78EE" w:rsidRDefault="00314B16" w:rsidP="00314B16">
      <w:pPr>
        <w:pStyle w:val="normal1"/>
        <w:numPr>
          <w:ilvl w:val="0"/>
          <w:numId w:val="65"/>
        </w:numPr>
        <w:rPr>
          <w:rFonts w:ascii="Times New Roman" w:hAnsi="Times New Roman" w:cs="Times New Roman"/>
        </w:rPr>
      </w:pPr>
      <w:r w:rsidRPr="002B78EE">
        <w:rPr>
          <w:rFonts w:ascii="Times New Roman" w:hAnsi="Times New Roman" w:cs="Times New Roman"/>
          <w:sz w:val="28"/>
          <w:szCs w:val="28"/>
        </w:rPr>
        <w:t>Định nghĩa: Thông tin về nhân viên.</w:t>
      </w:r>
    </w:p>
    <w:p w14:paraId="00369FBC" w14:textId="77777777" w:rsidR="00314B16" w:rsidRPr="002B78EE" w:rsidRDefault="00314B16" w:rsidP="00314B16">
      <w:pPr>
        <w:pStyle w:val="normal1"/>
        <w:numPr>
          <w:ilvl w:val="0"/>
          <w:numId w:val="65"/>
        </w:numPr>
        <w:rPr>
          <w:rFonts w:ascii="Times New Roman" w:hAnsi="Times New Roman" w:cs="Times New Roman"/>
        </w:rPr>
      </w:pPr>
      <w:r w:rsidRPr="002B78EE">
        <w:rPr>
          <w:rFonts w:ascii="Times New Roman" w:hAnsi="Times New Roman" w:cs="Times New Roman"/>
          <w:sz w:val="28"/>
          <w:szCs w:val="28"/>
        </w:rPr>
        <w:t>Thuộc tính:</w:t>
      </w:r>
    </w:p>
    <w:p w14:paraId="4A9AA312"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staff_id: Mã định danh nhân viên.</w:t>
      </w:r>
    </w:p>
    <w:p w14:paraId="296ED716"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username: Tên đăng nhập.</w:t>
      </w:r>
    </w:p>
    <w:p w14:paraId="1C3E3E49"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password: Mật khẩu.</w:t>
      </w:r>
    </w:p>
    <w:p w14:paraId="1AE84173"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fullname: Họ và tên.</w:t>
      </w:r>
    </w:p>
    <w:p w14:paraId="5B23A4D4"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email: Email liên hệ.</w:t>
      </w:r>
    </w:p>
    <w:p w14:paraId="017740DF"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phone: Số điện thoại.</w:t>
      </w:r>
    </w:p>
    <w:p w14:paraId="5700550C"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role: Vai trò của nhân viên (như quản lý, nhân viên bán hàng, v.v.).</w:t>
      </w:r>
    </w:p>
    <w:p w14:paraId="42CB8361"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status: Trạng thái hoạt động của nhân viên (đang làm việc, nghỉ việc, v.v.).</w:t>
      </w:r>
    </w:p>
    <w:p w14:paraId="147BF343" w14:textId="77777777" w:rsidR="00314B16" w:rsidRPr="002B78EE" w:rsidRDefault="00314B16" w:rsidP="00314B16">
      <w:pPr>
        <w:pStyle w:val="normal1"/>
        <w:numPr>
          <w:ilvl w:val="0"/>
          <w:numId w:val="65"/>
        </w:numPr>
        <w:rPr>
          <w:rFonts w:ascii="Times New Roman" w:hAnsi="Times New Roman" w:cs="Times New Roman"/>
        </w:rPr>
      </w:pPr>
      <w:r w:rsidRPr="002B78EE">
        <w:rPr>
          <w:rFonts w:ascii="Times New Roman" w:hAnsi="Times New Roman" w:cs="Times New Roman"/>
          <w:sz w:val="28"/>
          <w:szCs w:val="28"/>
        </w:rPr>
        <w:t>Phương thức:</w:t>
      </w:r>
    </w:p>
    <w:p w14:paraId="72300EB4"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changeStaff(Staff staff): Boolean – Thêm, sửa, xóa nhân viên.</w:t>
      </w:r>
    </w:p>
    <w:p w14:paraId="38B10687"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findByUsername(String username): Staff – Tìm nhân viên theo tên đăng nhập.</w:t>
      </w:r>
    </w:p>
    <w:p w14:paraId="7A543BB0" w14:textId="77777777" w:rsidR="00314B16" w:rsidRPr="002B78EE" w:rsidRDefault="00314B16" w:rsidP="00314B16">
      <w:pPr>
        <w:pStyle w:val="normal1"/>
        <w:numPr>
          <w:ilvl w:val="1"/>
          <w:numId w:val="65"/>
        </w:numPr>
        <w:rPr>
          <w:rFonts w:ascii="Times New Roman" w:hAnsi="Times New Roman" w:cs="Times New Roman"/>
        </w:rPr>
      </w:pPr>
      <w:r w:rsidRPr="002B78EE">
        <w:rPr>
          <w:rFonts w:ascii="Times New Roman" w:hAnsi="Times New Roman" w:cs="Times New Roman"/>
          <w:sz w:val="28"/>
          <w:szCs w:val="28"/>
        </w:rPr>
        <w:t>getAll(): List&lt;Staff&gt; – Lấy tất cả nhân viên.</w:t>
      </w:r>
    </w:p>
    <w:p w14:paraId="0C82B631"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12. Lớp Banner</w:t>
      </w:r>
    </w:p>
    <w:p w14:paraId="0D9434F8" w14:textId="77777777" w:rsidR="00314B16" w:rsidRPr="002B78EE" w:rsidRDefault="00314B16" w:rsidP="00314B16">
      <w:pPr>
        <w:pStyle w:val="normal1"/>
        <w:numPr>
          <w:ilvl w:val="0"/>
          <w:numId w:val="66"/>
        </w:numPr>
        <w:rPr>
          <w:rFonts w:ascii="Times New Roman" w:hAnsi="Times New Roman" w:cs="Times New Roman"/>
        </w:rPr>
      </w:pPr>
      <w:r w:rsidRPr="002B78EE">
        <w:rPr>
          <w:rFonts w:ascii="Times New Roman" w:hAnsi="Times New Roman" w:cs="Times New Roman"/>
          <w:sz w:val="28"/>
          <w:szCs w:val="28"/>
        </w:rPr>
        <w:t>Định nghĩa: Thông tin về banner quảng cáo.</w:t>
      </w:r>
    </w:p>
    <w:p w14:paraId="09C0C64B" w14:textId="77777777" w:rsidR="00314B16" w:rsidRPr="002B78EE" w:rsidRDefault="00314B16" w:rsidP="00314B16">
      <w:pPr>
        <w:pStyle w:val="normal1"/>
        <w:numPr>
          <w:ilvl w:val="0"/>
          <w:numId w:val="66"/>
        </w:numPr>
        <w:rPr>
          <w:rFonts w:ascii="Times New Roman" w:hAnsi="Times New Roman" w:cs="Times New Roman"/>
        </w:rPr>
      </w:pPr>
      <w:r w:rsidRPr="002B78EE">
        <w:rPr>
          <w:rFonts w:ascii="Times New Roman" w:hAnsi="Times New Roman" w:cs="Times New Roman"/>
          <w:sz w:val="28"/>
          <w:szCs w:val="28"/>
        </w:rPr>
        <w:t>Thuộc tính:</w:t>
      </w:r>
    </w:p>
    <w:p w14:paraId="4383E790"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banner_id: Mã định danh banner.</w:t>
      </w:r>
    </w:p>
    <w:p w14:paraId="3657619F"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title: Tiêu đề banner.</w:t>
      </w:r>
    </w:p>
    <w:p w14:paraId="5148D03A"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image: Đường dẫn ảnh của banner.</w:t>
      </w:r>
    </w:p>
    <w:p w14:paraId="71691523"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create_at: Ngày tạo banner.</w:t>
      </w:r>
    </w:p>
    <w:p w14:paraId="675CD846"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update_at: Ngày cập nhật banner.</w:t>
      </w:r>
    </w:p>
    <w:p w14:paraId="6FE1D94E"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status: Trạng thái hoạt động của banner (hiển thị hoặc ẩn).</w:t>
      </w:r>
    </w:p>
    <w:p w14:paraId="465A8A69" w14:textId="77777777" w:rsidR="00314B16" w:rsidRPr="002B78EE" w:rsidRDefault="00314B16" w:rsidP="00314B16">
      <w:pPr>
        <w:pStyle w:val="normal1"/>
        <w:numPr>
          <w:ilvl w:val="0"/>
          <w:numId w:val="66"/>
        </w:numPr>
        <w:rPr>
          <w:rFonts w:ascii="Times New Roman" w:hAnsi="Times New Roman" w:cs="Times New Roman"/>
        </w:rPr>
      </w:pPr>
      <w:r w:rsidRPr="002B78EE">
        <w:rPr>
          <w:rFonts w:ascii="Times New Roman" w:hAnsi="Times New Roman" w:cs="Times New Roman"/>
          <w:sz w:val="28"/>
          <w:szCs w:val="28"/>
        </w:rPr>
        <w:t>Phương thức:</w:t>
      </w:r>
    </w:p>
    <w:p w14:paraId="1A7CA867"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addBanner(Banner banner): Boolean – Thêm banner mới.</w:t>
      </w:r>
    </w:p>
    <w:p w14:paraId="3B552B1E"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updateBanner(Banner banner): Boolean – Cập nhật thông tin banner.</w:t>
      </w:r>
    </w:p>
    <w:p w14:paraId="4D64047A"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deleteBanner(String banner_id): Boolean – Xóa banner theo mã định danh.</w:t>
      </w:r>
    </w:p>
    <w:p w14:paraId="110C895A" w14:textId="77777777" w:rsidR="00314B16" w:rsidRPr="002B78EE" w:rsidRDefault="00314B16" w:rsidP="00314B16">
      <w:pPr>
        <w:pStyle w:val="normal1"/>
        <w:numPr>
          <w:ilvl w:val="1"/>
          <w:numId w:val="66"/>
        </w:numPr>
        <w:rPr>
          <w:rFonts w:ascii="Times New Roman" w:hAnsi="Times New Roman" w:cs="Times New Roman"/>
        </w:rPr>
      </w:pPr>
      <w:r w:rsidRPr="002B78EE">
        <w:rPr>
          <w:rFonts w:ascii="Times New Roman" w:hAnsi="Times New Roman" w:cs="Times New Roman"/>
          <w:sz w:val="28"/>
          <w:szCs w:val="28"/>
        </w:rPr>
        <w:t>getAll(): List&lt;Banner&gt; – Lấy tất cả các banner.</w:t>
      </w:r>
    </w:p>
    <w:p w14:paraId="28FDEAAF"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13. Lớp Event</w:t>
      </w:r>
    </w:p>
    <w:p w14:paraId="3020FCC3" w14:textId="77777777" w:rsidR="00314B16" w:rsidRPr="002B78EE" w:rsidRDefault="00314B16" w:rsidP="00314B16">
      <w:pPr>
        <w:pStyle w:val="normal1"/>
        <w:numPr>
          <w:ilvl w:val="0"/>
          <w:numId w:val="67"/>
        </w:numPr>
        <w:rPr>
          <w:rFonts w:ascii="Times New Roman" w:hAnsi="Times New Roman" w:cs="Times New Roman"/>
        </w:rPr>
      </w:pPr>
      <w:r w:rsidRPr="002B78EE">
        <w:rPr>
          <w:rFonts w:ascii="Times New Roman" w:hAnsi="Times New Roman" w:cs="Times New Roman"/>
          <w:sz w:val="28"/>
          <w:szCs w:val="28"/>
        </w:rPr>
        <w:t>Định nghĩa: Thông tin về sự kiện.</w:t>
      </w:r>
    </w:p>
    <w:p w14:paraId="7C8D9FB9" w14:textId="77777777" w:rsidR="00314B16" w:rsidRPr="002B78EE" w:rsidRDefault="00314B16" w:rsidP="00314B16">
      <w:pPr>
        <w:pStyle w:val="normal1"/>
        <w:numPr>
          <w:ilvl w:val="0"/>
          <w:numId w:val="67"/>
        </w:numPr>
        <w:rPr>
          <w:rFonts w:ascii="Times New Roman" w:hAnsi="Times New Roman" w:cs="Times New Roman"/>
        </w:rPr>
      </w:pPr>
      <w:r w:rsidRPr="002B78EE">
        <w:rPr>
          <w:rFonts w:ascii="Times New Roman" w:hAnsi="Times New Roman" w:cs="Times New Roman"/>
          <w:sz w:val="28"/>
          <w:szCs w:val="28"/>
        </w:rPr>
        <w:t>Thuộc tính:</w:t>
      </w:r>
    </w:p>
    <w:p w14:paraId="60358912"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event_id: Mã định danh sự kiện.</w:t>
      </w:r>
    </w:p>
    <w:p w14:paraId="00D863F7"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title: Tiêu đề sự kiện.</w:t>
      </w:r>
    </w:p>
    <w:p w14:paraId="087FA7D7"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description: Mô tả sự kiện.</w:t>
      </w:r>
    </w:p>
    <w:p w14:paraId="2456A3EC"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start_date: Ngày bắt đầu sự kiện.</w:t>
      </w:r>
    </w:p>
    <w:p w14:paraId="2ADB5849"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end_date: Ngày kết thúc sự kiện.</w:t>
      </w:r>
    </w:p>
    <w:p w14:paraId="3BD6A58D"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status: Trạng thái hoạt động của sự kiện (đang diễn ra, đã kết thúc).</w:t>
      </w:r>
    </w:p>
    <w:p w14:paraId="3499D6D2" w14:textId="77777777" w:rsidR="00314B16" w:rsidRPr="002B78EE" w:rsidRDefault="00314B16" w:rsidP="00314B16">
      <w:pPr>
        <w:pStyle w:val="normal1"/>
        <w:numPr>
          <w:ilvl w:val="0"/>
          <w:numId w:val="67"/>
        </w:numPr>
        <w:rPr>
          <w:rFonts w:ascii="Times New Roman" w:hAnsi="Times New Roman" w:cs="Times New Roman"/>
        </w:rPr>
      </w:pPr>
      <w:r w:rsidRPr="002B78EE">
        <w:rPr>
          <w:rFonts w:ascii="Times New Roman" w:hAnsi="Times New Roman" w:cs="Times New Roman"/>
          <w:sz w:val="28"/>
          <w:szCs w:val="28"/>
        </w:rPr>
        <w:t>Phương thức:</w:t>
      </w:r>
    </w:p>
    <w:p w14:paraId="0CD3081D"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lastRenderedPageBreak/>
        <w:t>addEvent(Event event): Boolean – Thêm sự kiện mới.</w:t>
      </w:r>
    </w:p>
    <w:p w14:paraId="16EB0180"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updateEvent(Event event): Boolean – Cập nhật thông tin sự kiện.</w:t>
      </w:r>
    </w:p>
    <w:p w14:paraId="50A5517B"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deleteEvent(String event_id): Boolean – Xóa sự kiện theo mã định danh.</w:t>
      </w:r>
    </w:p>
    <w:p w14:paraId="7133CE8C" w14:textId="77777777" w:rsidR="00314B16" w:rsidRPr="002B78EE" w:rsidRDefault="00314B16" w:rsidP="00314B16">
      <w:pPr>
        <w:pStyle w:val="normal1"/>
        <w:numPr>
          <w:ilvl w:val="1"/>
          <w:numId w:val="67"/>
        </w:numPr>
        <w:rPr>
          <w:rFonts w:ascii="Times New Roman" w:hAnsi="Times New Roman" w:cs="Times New Roman"/>
        </w:rPr>
      </w:pPr>
      <w:r w:rsidRPr="002B78EE">
        <w:rPr>
          <w:rFonts w:ascii="Times New Roman" w:hAnsi="Times New Roman" w:cs="Times New Roman"/>
          <w:sz w:val="28"/>
          <w:szCs w:val="28"/>
        </w:rPr>
        <w:t>getAll(): List&lt;Event&gt; – Lấy tất cả các sự kiện.</w:t>
      </w:r>
    </w:p>
    <w:p w14:paraId="6B87BC28"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14. Lớp ProductDiscount</w:t>
      </w:r>
    </w:p>
    <w:p w14:paraId="514A2891" w14:textId="77777777" w:rsidR="00314B16" w:rsidRPr="002B78EE" w:rsidRDefault="00314B16" w:rsidP="00314B16">
      <w:pPr>
        <w:pStyle w:val="normal1"/>
        <w:numPr>
          <w:ilvl w:val="0"/>
          <w:numId w:val="68"/>
        </w:numPr>
        <w:rPr>
          <w:rFonts w:ascii="Times New Roman" w:hAnsi="Times New Roman" w:cs="Times New Roman"/>
        </w:rPr>
      </w:pPr>
      <w:r w:rsidRPr="002B78EE">
        <w:rPr>
          <w:rFonts w:ascii="Times New Roman" w:hAnsi="Times New Roman" w:cs="Times New Roman"/>
          <w:sz w:val="28"/>
          <w:szCs w:val="28"/>
        </w:rPr>
        <w:t>Định nghĩa: Thông tin giảm giá của sản phẩm.</w:t>
      </w:r>
    </w:p>
    <w:p w14:paraId="25031B05" w14:textId="77777777" w:rsidR="00314B16" w:rsidRPr="002B78EE" w:rsidRDefault="00314B16" w:rsidP="00314B16">
      <w:pPr>
        <w:pStyle w:val="normal1"/>
        <w:numPr>
          <w:ilvl w:val="0"/>
          <w:numId w:val="68"/>
        </w:numPr>
        <w:rPr>
          <w:rFonts w:ascii="Times New Roman" w:hAnsi="Times New Roman" w:cs="Times New Roman"/>
        </w:rPr>
      </w:pPr>
      <w:r w:rsidRPr="002B78EE">
        <w:rPr>
          <w:rFonts w:ascii="Times New Roman" w:hAnsi="Times New Roman" w:cs="Times New Roman"/>
          <w:sz w:val="28"/>
          <w:szCs w:val="28"/>
        </w:rPr>
        <w:t>Thuộc tính:</w:t>
      </w:r>
    </w:p>
    <w:p w14:paraId="03304837"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productdiscount_id: Mã định danh giảm giá.</w:t>
      </w:r>
    </w:p>
    <w:p w14:paraId="6E4F1EB3"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discount_percentage: Phần trăm giảm giá.</w:t>
      </w:r>
    </w:p>
    <w:p w14:paraId="6C59A61F"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start_date: Ngày bắt đầu giảm giá.</w:t>
      </w:r>
    </w:p>
    <w:p w14:paraId="4646F629"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end_date: Ngày kết thúc giảm giá.</w:t>
      </w:r>
    </w:p>
    <w:p w14:paraId="2B5E6953"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product: Sản phẩm được áp dụng giảm giá.</w:t>
      </w:r>
    </w:p>
    <w:p w14:paraId="5FFB543E" w14:textId="77777777" w:rsidR="00314B16" w:rsidRPr="002B78EE" w:rsidRDefault="00314B16" w:rsidP="00314B16">
      <w:pPr>
        <w:pStyle w:val="normal1"/>
        <w:numPr>
          <w:ilvl w:val="0"/>
          <w:numId w:val="68"/>
        </w:numPr>
        <w:rPr>
          <w:rFonts w:ascii="Times New Roman" w:hAnsi="Times New Roman" w:cs="Times New Roman"/>
        </w:rPr>
      </w:pPr>
      <w:r w:rsidRPr="002B78EE">
        <w:rPr>
          <w:rFonts w:ascii="Times New Roman" w:hAnsi="Times New Roman" w:cs="Times New Roman"/>
          <w:sz w:val="28"/>
          <w:szCs w:val="28"/>
        </w:rPr>
        <w:t>Phương thức:</w:t>
      </w:r>
    </w:p>
    <w:p w14:paraId="47DBA61D"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addProductDiscount(ProductDiscount discount): Boolean – Thêm giảm giá mới cho sản phẩm.</w:t>
      </w:r>
    </w:p>
    <w:p w14:paraId="50808D56"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updateProductDiscount(ProductDiscount discount): Boolean – Cập nhật thông tin giảm giá.</w:t>
      </w:r>
    </w:p>
    <w:p w14:paraId="6EBAFE2C"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deleteProductDiscount(String productdiscount_id): Boolean – Xóa thông tin giảm giá theo mã định danh.</w:t>
      </w:r>
    </w:p>
    <w:p w14:paraId="16B5C756" w14:textId="77777777" w:rsidR="00314B16" w:rsidRPr="002B78EE" w:rsidRDefault="00314B16" w:rsidP="00314B16">
      <w:pPr>
        <w:pStyle w:val="normal1"/>
        <w:numPr>
          <w:ilvl w:val="1"/>
          <w:numId w:val="68"/>
        </w:numPr>
        <w:rPr>
          <w:rFonts w:ascii="Times New Roman" w:hAnsi="Times New Roman" w:cs="Times New Roman"/>
        </w:rPr>
      </w:pPr>
      <w:r w:rsidRPr="002B78EE">
        <w:rPr>
          <w:rFonts w:ascii="Times New Roman" w:hAnsi="Times New Roman" w:cs="Times New Roman"/>
          <w:sz w:val="28"/>
          <w:szCs w:val="28"/>
        </w:rPr>
        <w:t>getDiscountByProduct(Product product): List&lt;ProductDiscount&gt; – Lấy các giảm giá theo sản phẩm.</w:t>
      </w:r>
    </w:p>
    <w:p w14:paraId="56ACF0B4"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15. Lớp ProductImage</w:t>
      </w:r>
    </w:p>
    <w:p w14:paraId="439B07A7" w14:textId="77777777" w:rsidR="00314B16" w:rsidRPr="002B78EE" w:rsidRDefault="00314B16" w:rsidP="00314B16">
      <w:pPr>
        <w:pStyle w:val="normal1"/>
        <w:numPr>
          <w:ilvl w:val="0"/>
          <w:numId w:val="69"/>
        </w:numPr>
        <w:rPr>
          <w:rFonts w:ascii="Times New Roman" w:hAnsi="Times New Roman" w:cs="Times New Roman"/>
        </w:rPr>
      </w:pPr>
      <w:r w:rsidRPr="002B78EE">
        <w:rPr>
          <w:rFonts w:ascii="Times New Roman" w:hAnsi="Times New Roman" w:cs="Times New Roman"/>
          <w:sz w:val="28"/>
          <w:szCs w:val="28"/>
        </w:rPr>
        <w:t>Định nghĩa: Thông tin hình ảnh của sản phẩm.</w:t>
      </w:r>
    </w:p>
    <w:p w14:paraId="2D81587A" w14:textId="77777777" w:rsidR="00314B16" w:rsidRPr="002B78EE" w:rsidRDefault="00314B16" w:rsidP="00314B16">
      <w:pPr>
        <w:pStyle w:val="normal1"/>
        <w:numPr>
          <w:ilvl w:val="0"/>
          <w:numId w:val="69"/>
        </w:numPr>
        <w:rPr>
          <w:rFonts w:ascii="Times New Roman" w:hAnsi="Times New Roman" w:cs="Times New Roman"/>
        </w:rPr>
      </w:pPr>
      <w:r w:rsidRPr="002B78EE">
        <w:rPr>
          <w:rFonts w:ascii="Times New Roman" w:hAnsi="Times New Roman" w:cs="Times New Roman"/>
          <w:sz w:val="28"/>
          <w:szCs w:val="28"/>
        </w:rPr>
        <w:t>Thuộc tính:</w:t>
      </w:r>
    </w:p>
    <w:p w14:paraId="562C0CBF"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productimage_id: Mã định danh hình ảnh.</w:t>
      </w:r>
    </w:p>
    <w:p w14:paraId="72F1DFB7"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url: Đường dẫn URL của ảnh.</w:t>
      </w:r>
    </w:p>
    <w:p w14:paraId="442051A3"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product: Sản phẩm liên kết với ảnh.</w:t>
      </w:r>
    </w:p>
    <w:p w14:paraId="26E8B242" w14:textId="77777777" w:rsidR="00314B16" w:rsidRPr="002B78EE" w:rsidRDefault="00314B16" w:rsidP="00314B16">
      <w:pPr>
        <w:pStyle w:val="normal1"/>
        <w:numPr>
          <w:ilvl w:val="0"/>
          <w:numId w:val="69"/>
        </w:numPr>
        <w:rPr>
          <w:rFonts w:ascii="Times New Roman" w:hAnsi="Times New Roman" w:cs="Times New Roman"/>
        </w:rPr>
      </w:pPr>
      <w:r w:rsidRPr="002B78EE">
        <w:rPr>
          <w:rFonts w:ascii="Times New Roman" w:hAnsi="Times New Roman" w:cs="Times New Roman"/>
          <w:sz w:val="28"/>
          <w:szCs w:val="28"/>
        </w:rPr>
        <w:t>Phương thức:</w:t>
      </w:r>
    </w:p>
    <w:p w14:paraId="480B51DD"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addProductImage(ProductImage image): Boolean – Thêm hình ảnh cho sản phẩm.</w:t>
      </w:r>
    </w:p>
    <w:p w14:paraId="7550547D"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deleteProductImage(String productimage_id): Boolean – Xóa hình ảnh theo mã định danh.</w:t>
      </w:r>
    </w:p>
    <w:p w14:paraId="25C62B02" w14:textId="77777777" w:rsidR="00314B16" w:rsidRPr="002B78EE" w:rsidRDefault="00314B16" w:rsidP="00314B16">
      <w:pPr>
        <w:pStyle w:val="normal1"/>
        <w:numPr>
          <w:ilvl w:val="1"/>
          <w:numId w:val="69"/>
        </w:numPr>
        <w:rPr>
          <w:rFonts w:ascii="Times New Roman" w:hAnsi="Times New Roman" w:cs="Times New Roman"/>
        </w:rPr>
      </w:pPr>
      <w:r w:rsidRPr="002B78EE">
        <w:rPr>
          <w:rFonts w:ascii="Times New Roman" w:hAnsi="Times New Roman" w:cs="Times New Roman"/>
          <w:sz w:val="28"/>
          <w:szCs w:val="28"/>
        </w:rPr>
        <w:t>getImagesByProduct(Product product): List&lt;ProductImage&gt; – Lấy danh sách hình ảnh theo sản phẩm.</w:t>
      </w:r>
    </w:p>
    <w:p w14:paraId="3E6CBF46" w14:textId="77777777" w:rsidR="00314B16" w:rsidRPr="002B78EE" w:rsidRDefault="00314B16" w:rsidP="00314B16">
      <w:pPr>
        <w:pStyle w:val="normal1"/>
        <w:rPr>
          <w:rFonts w:ascii="Times New Roman" w:hAnsi="Times New Roman" w:cs="Times New Roman"/>
        </w:rPr>
      </w:pPr>
      <w:r w:rsidRPr="002B78EE">
        <w:rPr>
          <w:rFonts w:ascii="Times New Roman" w:hAnsi="Times New Roman" w:cs="Times New Roman"/>
          <w:sz w:val="28"/>
          <w:szCs w:val="28"/>
        </w:rPr>
        <w:t>16. Lớp ProductReview</w:t>
      </w:r>
    </w:p>
    <w:p w14:paraId="6CF2A835" w14:textId="77777777" w:rsidR="00314B16" w:rsidRPr="002B78EE" w:rsidRDefault="00314B16" w:rsidP="00314B16">
      <w:pPr>
        <w:pStyle w:val="normal1"/>
        <w:numPr>
          <w:ilvl w:val="0"/>
          <w:numId w:val="70"/>
        </w:numPr>
        <w:rPr>
          <w:rFonts w:ascii="Times New Roman" w:hAnsi="Times New Roman" w:cs="Times New Roman"/>
        </w:rPr>
      </w:pPr>
      <w:r w:rsidRPr="002B78EE">
        <w:rPr>
          <w:rFonts w:ascii="Times New Roman" w:hAnsi="Times New Roman" w:cs="Times New Roman"/>
          <w:sz w:val="28"/>
          <w:szCs w:val="28"/>
        </w:rPr>
        <w:t>Định nghĩa: Đánh giá sản phẩm.</w:t>
      </w:r>
    </w:p>
    <w:p w14:paraId="342BF9E8" w14:textId="77777777" w:rsidR="00314B16" w:rsidRPr="002B78EE" w:rsidRDefault="00314B16" w:rsidP="00314B16">
      <w:pPr>
        <w:pStyle w:val="normal1"/>
        <w:numPr>
          <w:ilvl w:val="0"/>
          <w:numId w:val="70"/>
        </w:numPr>
        <w:rPr>
          <w:rFonts w:ascii="Times New Roman" w:hAnsi="Times New Roman" w:cs="Times New Roman"/>
        </w:rPr>
      </w:pPr>
      <w:r w:rsidRPr="002B78EE">
        <w:rPr>
          <w:rFonts w:ascii="Times New Roman" w:hAnsi="Times New Roman" w:cs="Times New Roman"/>
          <w:sz w:val="28"/>
          <w:szCs w:val="28"/>
        </w:rPr>
        <w:t>Thuộc tính:</w:t>
      </w:r>
    </w:p>
    <w:p w14:paraId="161F0E7A"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review_id: Mã định danh đánh giá.</w:t>
      </w:r>
    </w:p>
    <w:p w14:paraId="407B25F4"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rating: Xếp hạng (1 đến 5 sao).</w:t>
      </w:r>
    </w:p>
    <w:p w14:paraId="4F6BCDFE"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comment: Bình luận đánh giá.</w:t>
      </w:r>
    </w:p>
    <w:p w14:paraId="75CA66A2"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review_date: Ngày đánh giá.</w:t>
      </w:r>
    </w:p>
    <w:p w14:paraId="70D03B20"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customer: Thông tin khách hàng đánh giá.</w:t>
      </w:r>
    </w:p>
    <w:p w14:paraId="7F793893"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product: Thông tin sản phẩm được đánh giá.</w:t>
      </w:r>
    </w:p>
    <w:p w14:paraId="687C6CA4" w14:textId="77777777" w:rsidR="00314B16" w:rsidRPr="002B78EE" w:rsidRDefault="00314B16" w:rsidP="00314B16">
      <w:pPr>
        <w:pStyle w:val="normal1"/>
        <w:numPr>
          <w:ilvl w:val="0"/>
          <w:numId w:val="70"/>
        </w:numPr>
        <w:rPr>
          <w:rFonts w:ascii="Times New Roman" w:hAnsi="Times New Roman" w:cs="Times New Roman"/>
        </w:rPr>
      </w:pPr>
      <w:r w:rsidRPr="002B78EE">
        <w:rPr>
          <w:rFonts w:ascii="Times New Roman" w:hAnsi="Times New Roman" w:cs="Times New Roman"/>
          <w:sz w:val="28"/>
          <w:szCs w:val="28"/>
        </w:rPr>
        <w:lastRenderedPageBreak/>
        <w:t>Phương thức:</w:t>
      </w:r>
    </w:p>
    <w:p w14:paraId="0860B88E"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addReview(ProductReview review): Boolean – Thêm đánh giá mới.</w:t>
      </w:r>
    </w:p>
    <w:p w14:paraId="0194E56C"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deleteReview(String review_id): Boolean – Xóa đánh giá theo mã định danh.</w:t>
      </w:r>
    </w:p>
    <w:p w14:paraId="48321ECD" w14:textId="77777777" w:rsidR="00314B16" w:rsidRPr="002B78EE" w:rsidRDefault="00314B16" w:rsidP="00314B16">
      <w:pPr>
        <w:pStyle w:val="normal1"/>
        <w:numPr>
          <w:ilvl w:val="1"/>
          <w:numId w:val="70"/>
        </w:numPr>
        <w:rPr>
          <w:rFonts w:ascii="Times New Roman" w:hAnsi="Times New Roman" w:cs="Times New Roman"/>
        </w:rPr>
      </w:pPr>
      <w:r w:rsidRPr="002B78EE">
        <w:rPr>
          <w:rFonts w:ascii="Times New Roman" w:hAnsi="Times New Roman" w:cs="Times New Roman"/>
          <w:sz w:val="28"/>
          <w:szCs w:val="28"/>
        </w:rPr>
        <w:t>getReviewsByProduct(Product product): List&lt;ProductReview&gt; – Lấy danh sách đánh giá theo sản phẩm.</w:t>
      </w:r>
    </w:p>
    <w:p w14:paraId="45D46BA6" w14:textId="77777777" w:rsidR="00314B16" w:rsidRPr="002B78EE" w:rsidRDefault="00314B16" w:rsidP="00314B16">
      <w:pPr>
        <w:pStyle w:val="normal1"/>
        <w:spacing w:before="125"/>
        <w:rPr>
          <w:rFonts w:ascii="Times New Roman" w:hAnsi="Times New Roman" w:cs="Times New Roman"/>
          <w:sz w:val="28"/>
          <w:szCs w:val="28"/>
        </w:rPr>
      </w:pPr>
    </w:p>
    <w:p w14:paraId="0132A80F" w14:textId="77777777" w:rsidR="00314B16" w:rsidRPr="002B78EE" w:rsidRDefault="00314B16" w:rsidP="00314B16">
      <w:pPr>
        <w:pStyle w:val="normal1"/>
        <w:ind w:left="101"/>
        <w:rPr>
          <w:rFonts w:ascii="Times New Roman" w:hAnsi="Times New Roman" w:cs="Times New Roman"/>
        </w:rPr>
      </w:pPr>
      <w:r w:rsidRPr="002B78EE">
        <w:rPr>
          <w:rFonts w:ascii="Times New Roman" w:hAnsi="Times New Roman" w:cs="Times New Roman"/>
          <w:sz w:val="28"/>
          <w:szCs w:val="28"/>
        </w:rPr>
        <w:t>Cơ sở dữ liệu toàn hệ thống:</w:t>
      </w:r>
    </w:p>
    <w:p w14:paraId="0F65F861" w14:textId="77777777" w:rsidR="00314B16" w:rsidRPr="002B78EE" w:rsidRDefault="00314B16" w:rsidP="00314B16">
      <w:pPr>
        <w:pStyle w:val="normal1"/>
        <w:spacing w:before="113"/>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71552" behindDoc="0" locked="0" layoutInCell="0" allowOverlap="1" wp14:anchorId="4F125D74" wp14:editId="7231466D">
            <wp:simplePos x="0" y="0"/>
            <wp:positionH relativeFrom="column">
              <wp:align>center</wp:align>
            </wp:positionH>
            <wp:positionV relativeFrom="paragraph">
              <wp:posOffset>635</wp:posOffset>
            </wp:positionV>
            <wp:extent cx="8369300" cy="6723380"/>
            <wp:effectExtent l="0" t="0" r="0" b="0"/>
            <wp:wrapSquare wrapText="largest"/>
            <wp:docPr id="39" name="Image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A screenshot of a computer program&#10;&#10;Description automatically generated"/>
                    <pic:cNvPicPr>
                      <a:picLocks noChangeAspect="1" noChangeArrowheads="1"/>
                    </pic:cNvPicPr>
                  </pic:nvPicPr>
                  <pic:blipFill>
                    <a:blip r:embed="rId88"/>
                    <a:stretch>
                      <a:fillRect/>
                    </a:stretch>
                  </pic:blipFill>
                  <pic:spPr bwMode="auto">
                    <a:xfrm>
                      <a:off x="0" y="0"/>
                      <a:ext cx="8369300" cy="6723380"/>
                    </a:xfrm>
                    <a:prstGeom prst="rect">
                      <a:avLst/>
                    </a:prstGeom>
                    <a:noFill/>
                  </pic:spPr>
                </pic:pic>
              </a:graphicData>
            </a:graphic>
          </wp:anchor>
        </w:drawing>
      </w:r>
    </w:p>
    <w:p w14:paraId="55F66C2B" w14:textId="77777777" w:rsidR="00314B16" w:rsidRPr="002B78EE" w:rsidRDefault="00314B16" w:rsidP="00314B16">
      <w:pPr>
        <w:pStyle w:val="normal1"/>
        <w:rPr>
          <w:rFonts w:ascii="Times New Roman" w:hAnsi="Times New Roman" w:cs="Times New Roman"/>
          <w:sz w:val="28"/>
          <w:szCs w:val="28"/>
        </w:rPr>
      </w:pPr>
    </w:p>
    <w:p w14:paraId="69A0852C" w14:textId="77777777" w:rsidR="00314B16" w:rsidRPr="002B78EE" w:rsidRDefault="00314B16" w:rsidP="00314B16">
      <w:pPr>
        <w:pStyle w:val="normal1"/>
        <w:spacing w:before="217"/>
        <w:rPr>
          <w:rFonts w:ascii="Times New Roman" w:hAnsi="Times New Roman" w:cs="Times New Roman"/>
        </w:rPr>
      </w:pPr>
      <w:r w:rsidRPr="002B78EE">
        <w:rPr>
          <w:rFonts w:ascii="Times New Roman" w:hAnsi="Times New Roman" w:cs="Times New Roman"/>
          <w:b/>
          <w:bCs/>
          <w:sz w:val="28"/>
          <w:szCs w:val="28"/>
        </w:rPr>
        <w:lastRenderedPageBreak/>
        <w:t>Biều đồ tuần tự</w:t>
      </w:r>
    </w:p>
    <w:p w14:paraId="4E21DF85" w14:textId="77777777" w:rsidR="00314B16" w:rsidRPr="002B78EE" w:rsidRDefault="00314B16" w:rsidP="00314B16">
      <w:pPr>
        <w:pStyle w:val="normal1"/>
        <w:spacing w:before="217"/>
        <w:rPr>
          <w:rFonts w:ascii="Times New Roman" w:hAnsi="Times New Roman" w:cs="Times New Roman"/>
        </w:rPr>
      </w:pPr>
      <w:r w:rsidRPr="002B78EE">
        <w:rPr>
          <w:rFonts w:ascii="Times New Roman" w:hAnsi="Times New Roman" w:cs="Times New Roman"/>
          <w:b/>
          <w:bCs/>
          <w:sz w:val="28"/>
          <w:szCs w:val="28"/>
        </w:rPr>
        <w:t>1. Chức năng Đăng ký</w:t>
      </w:r>
    </w:p>
    <w:p w14:paraId="0488D8CC" w14:textId="77777777" w:rsidR="00314B16" w:rsidRPr="002B78EE" w:rsidRDefault="00314B16" w:rsidP="00314B16">
      <w:pPr>
        <w:pStyle w:val="normal1"/>
        <w:spacing w:before="217"/>
        <w:rPr>
          <w:rFonts w:ascii="Times New Roman" w:hAnsi="Times New Roman" w:cs="Times New Roman"/>
          <w:b/>
          <w:bCs/>
          <w:sz w:val="28"/>
          <w:szCs w:val="28"/>
        </w:rPr>
      </w:pPr>
      <w:r w:rsidRPr="002B78EE">
        <w:rPr>
          <w:rFonts w:ascii="Times New Roman" w:hAnsi="Times New Roman" w:cs="Times New Roman"/>
          <w:b/>
          <w:bCs/>
          <w:noProof/>
          <w:sz w:val="28"/>
          <w:szCs w:val="28"/>
        </w:rPr>
        <w:drawing>
          <wp:anchor distT="0" distB="0" distL="0" distR="0" simplePos="0" relativeHeight="251672576" behindDoc="0" locked="0" layoutInCell="0" allowOverlap="1" wp14:anchorId="7712993A" wp14:editId="6767AF91">
            <wp:simplePos x="0" y="0"/>
            <wp:positionH relativeFrom="page">
              <wp:posOffset>1047750</wp:posOffset>
            </wp:positionH>
            <wp:positionV relativeFrom="paragraph">
              <wp:posOffset>233045</wp:posOffset>
            </wp:positionV>
            <wp:extent cx="5858510" cy="5238750"/>
            <wp:effectExtent l="0" t="0" r="0" b="0"/>
            <wp:wrapTopAndBottom/>
            <wp:docPr id="40" name="Image 82"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A diagram of a diagram of a diagram&#10;&#10;Description automatically generated"/>
                    <pic:cNvPicPr>
                      <a:picLocks noChangeAspect="1" noChangeArrowheads="1"/>
                    </pic:cNvPicPr>
                  </pic:nvPicPr>
                  <pic:blipFill>
                    <a:blip r:embed="rId89"/>
                    <a:stretch>
                      <a:fillRect/>
                    </a:stretch>
                  </pic:blipFill>
                  <pic:spPr bwMode="auto">
                    <a:xfrm>
                      <a:off x="0" y="0"/>
                      <a:ext cx="5858510" cy="5238750"/>
                    </a:xfrm>
                    <a:prstGeom prst="rect">
                      <a:avLst/>
                    </a:prstGeom>
                    <a:noFill/>
                  </pic:spPr>
                </pic:pic>
              </a:graphicData>
            </a:graphic>
          </wp:anchor>
        </w:drawing>
      </w:r>
    </w:p>
    <w:p w14:paraId="10F1B7AB" w14:textId="77777777" w:rsidR="00314B16" w:rsidRPr="002B78EE" w:rsidRDefault="00314B16" w:rsidP="00314B16">
      <w:pPr>
        <w:pStyle w:val="normal1"/>
        <w:spacing w:before="217"/>
        <w:rPr>
          <w:rFonts w:ascii="Times New Roman" w:hAnsi="Times New Roman" w:cs="Times New Roman"/>
        </w:rPr>
      </w:pPr>
      <w:r w:rsidRPr="002B78EE">
        <w:rPr>
          <w:rFonts w:ascii="Times New Roman" w:hAnsi="Times New Roman" w:cs="Times New Roman"/>
          <w:b/>
          <w:bCs/>
          <w:sz w:val="28"/>
          <w:szCs w:val="28"/>
        </w:rPr>
        <w:t>2. Chức năng đăng nhập</w:t>
      </w:r>
    </w:p>
    <w:p w14:paraId="241FDF62" w14:textId="77777777" w:rsidR="00314B16" w:rsidRPr="002B78EE" w:rsidRDefault="00314B16" w:rsidP="00314B16">
      <w:pPr>
        <w:pStyle w:val="normal1"/>
        <w:spacing w:before="1"/>
        <w:ind w:right="115"/>
        <w:rPr>
          <w:rFonts w:ascii="Times New Roman" w:hAnsi="Times New Roman" w:cs="Times New Roman"/>
          <w:sz w:val="28"/>
          <w:szCs w:val="28"/>
        </w:rPr>
      </w:pPr>
    </w:p>
    <w:p w14:paraId="75C97848"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rPr>
        <w:lastRenderedPageBreak/>
        <w:drawing>
          <wp:anchor distT="0" distB="0" distL="0" distR="0" simplePos="0" relativeHeight="251673600" behindDoc="0" locked="0" layoutInCell="0" allowOverlap="1" wp14:anchorId="0758396D" wp14:editId="0FC74424">
            <wp:simplePos x="0" y="0"/>
            <wp:positionH relativeFrom="column">
              <wp:posOffset>142875</wp:posOffset>
            </wp:positionH>
            <wp:positionV relativeFrom="paragraph">
              <wp:posOffset>15240</wp:posOffset>
            </wp:positionV>
            <wp:extent cx="5857875" cy="3470275"/>
            <wp:effectExtent l="0" t="0" r="0" b="0"/>
            <wp:wrapTopAndBottom/>
            <wp:docPr id="41" name="Image 8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A diagram of a diagram&#10;&#10;Description automatically generated"/>
                    <pic:cNvPicPr>
                      <a:picLocks noChangeAspect="1" noChangeArrowheads="1"/>
                    </pic:cNvPicPr>
                  </pic:nvPicPr>
                  <pic:blipFill>
                    <a:blip r:embed="rId90"/>
                    <a:stretch>
                      <a:fillRect/>
                    </a:stretch>
                  </pic:blipFill>
                  <pic:spPr bwMode="auto">
                    <a:xfrm>
                      <a:off x="0" y="0"/>
                      <a:ext cx="5857875" cy="3470275"/>
                    </a:xfrm>
                    <a:prstGeom prst="rect">
                      <a:avLst/>
                    </a:prstGeom>
                    <a:noFill/>
                  </pic:spPr>
                </pic:pic>
              </a:graphicData>
            </a:graphic>
          </wp:anchor>
        </w:drawing>
      </w:r>
      <w:r w:rsidRPr="002B78EE">
        <w:rPr>
          <w:rFonts w:ascii="Times New Roman" w:hAnsi="Times New Roman" w:cs="Times New Roman"/>
          <w:sz w:val="28"/>
          <w:szCs w:val="28"/>
        </w:rPr>
        <w:t>3.  Chức năng thêm sửa sản phẩm</w:t>
      </w:r>
    </w:p>
    <w:p w14:paraId="4D185F83"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74624" behindDoc="0" locked="0" layoutInCell="0" allowOverlap="1" wp14:anchorId="343FAE90" wp14:editId="6A8DD338">
            <wp:simplePos x="0" y="0"/>
            <wp:positionH relativeFrom="page">
              <wp:posOffset>1047750</wp:posOffset>
            </wp:positionH>
            <wp:positionV relativeFrom="paragraph">
              <wp:posOffset>233045</wp:posOffset>
            </wp:positionV>
            <wp:extent cx="5856605" cy="5293360"/>
            <wp:effectExtent l="0" t="0" r="0" b="0"/>
            <wp:wrapTopAndBottom/>
            <wp:docPr id="42" name="Image 8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A diagram of a project&#10;&#10;Description automatically generated"/>
                    <pic:cNvPicPr>
                      <a:picLocks noChangeAspect="1" noChangeArrowheads="1"/>
                    </pic:cNvPicPr>
                  </pic:nvPicPr>
                  <pic:blipFill>
                    <a:blip r:embed="rId91"/>
                    <a:stretch>
                      <a:fillRect/>
                    </a:stretch>
                  </pic:blipFill>
                  <pic:spPr bwMode="auto">
                    <a:xfrm>
                      <a:off x="0" y="0"/>
                      <a:ext cx="5856605" cy="5293360"/>
                    </a:xfrm>
                    <a:prstGeom prst="rect">
                      <a:avLst/>
                    </a:prstGeom>
                    <a:noFill/>
                  </pic:spPr>
                </pic:pic>
              </a:graphicData>
            </a:graphic>
          </wp:anchor>
        </w:drawing>
      </w:r>
    </w:p>
    <w:p w14:paraId="3B14FA15"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lastRenderedPageBreak/>
        <w:t>4. Chức năng xoá sản phẩm</w:t>
      </w:r>
    </w:p>
    <w:p w14:paraId="2ECADB23"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rPr>
        <w:drawing>
          <wp:anchor distT="0" distB="0" distL="0" distR="0" simplePos="0" relativeHeight="251675648" behindDoc="0" locked="0" layoutInCell="0" allowOverlap="1" wp14:anchorId="6CDA2F4C" wp14:editId="5DED09BF">
            <wp:simplePos x="0" y="0"/>
            <wp:positionH relativeFrom="column">
              <wp:posOffset>196215</wp:posOffset>
            </wp:positionH>
            <wp:positionV relativeFrom="paragraph">
              <wp:posOffset>88900</wp:posOffset>
            </wp:positionV>
            <wp:extent cx="5856605" cy="3554095"/>
            <wp:effectExtent l="0" t="0" r="0" b="0"/>
            <wp:wrapTopAndBottom/>
            <wp:docPr id="43" name="Image 89" descr="Diagram of 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Diagram of a diagram of a product&#10;&#10;Description automatically generated"/>
                    <pic:cNvPicPr>
                      <a:picLocks noChangeAspect="1" noChangeArrowheads="1"/>
                    </pic:cNvPicPr>
                  </pic:nvPicPr>
                  <pic:blipFill>
                    <a:blip r:embed="rId92"/>
                    <a:stretch>
                      <a:fillRect/>
                    </a:stretch>
                  </pic:blipFill>
                  <pic:spPr bwMode="auto">
                    <a:xfrm>
                      <a:off x="0" y="0"/>
                      <a:ext cx="5856605" cy="3554095"/>
                    </a:xfrm>
                    <a:prstGeom prst="rect">
                      <a:avLst/>
                    </a:prstGeom>
                    <a:noFill/>
                  </pic:spPr>
                </pic:pic>
              </a:graphicData>
            </a:graphic>
          </wp:anchor>
        </w:drawing>
      </w:r>
      <w:r w:rsidRPr="002B78EE">
        <w:rPr>
          <w:rFonts w:ascii="Times New Roman" w:hAnsi="Times New Roman" w:cs="Times New Roman"/>
          <w:sz w:val="28"/>
          <w:szCs w:val="28"/>
        </w:rPr>
        <w:t>5. Chức năng quản lý giỏ hàng</w:t>
      </w:r>
    </w:p>
    <w:p w14:paraId="37458995"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76672" behindDoc="0" locked="0" layoutInCell="0" allowOverlap="1" wp14:anchorId="2BCD9D24" wp14:editId="699BCEA2">
            <wp:simplePos x="0" y="0"/>
            <wp:positionH relativeFrom="page">
              <wp:posOffset>981075</wp:posOffset>
            </wp:positionH>
            <wp:positionV relativeFrom="paragraph">
              <wp:posOffset>294005</wp:posOffset>
            </wp:positionV>
            <wp:extent cx="5927090" cy="3989705"/>
            <wp:effectExtent l="0" t="0" r="0" b="0"/>
            <wp:wrapTopAndBottom/>
            <wp:docPr id="44" name="Image 9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A diagram of a diagram of a diagram&#10;&#10;Description automatically generated"/>
                    <pic:cNvPicPr>
                      <a:picLocks noChangeAspect="1" noChangeArrowheads="1"/>
                    </pic:cNvPicPr>
                  </pic:nvPicPr>
                  <pic:blipFill>
                    <a:blip r:embed="rId93"/>
                    <a:stretch>
                      <a:fillRect/>
                    </a:stretch>
                  </pic:blipFill>
                  <pic:spPr bwMode="auto">
                    <a:xfrm>
                      <a:off x="0" y="0"/>
                      <a:ext cx="5927090" cy="3989705"/>
                    </a:xfrm>
                    <a:prstGeom prst="rect">
                      <a:avLst/>
                    </a:prstGeom>
                    <a:noFill/>
                  </pic:spPr>
                </pic:pic>
              </a:graphicData>
            </a:graphic>
          </wp:anchor>
        </w:drawing>
      </w:r>
    </w:p>
    <w:p w14:paraId="01BBF7FE"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6. Chức năng chỉnh sửa giỏ hàng</w:t>
      </w:r>
    </w:p>
    <w:p w14:paraId="23257D1A"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lastRenderedPageBreak/>
        <w:drawing>
          <wp:anchor distT="0" distB="0" distL="0" distR="0" simplePos="0" relativeHeight="251677696" behindDoc="0" locked="0" layoutInCell="0" allowOverlap="1" wp14:anchorId="76DA1C85" wp14:editId="19530C6C">
            <wp:simplePos x="0" y="0"/>
            <wp:positionH relativeFrom="page">
              <wp:posOffset>1001395</wp:posOffset>
            </wp:positionH>
            <wp:positionV relativeFrom="paragraph">
              <wp:posOffset>233045</wp:posOffset>
            </wp:positionV>
            <wp:extent cx="5906770" cy="3956685"/>
            <wp:effectExtent l="0" t="0" r="0" b="0"/>
            <wp:wrapTopAndBottom/>
            <wp:docPr id="45" name="Image 91" descr="A diagram of 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descr="A diagram of a diagram of a machine&#10;&#10;Description automatically generated with medium confidence"/>
                    <pic:cNvPicPr>
                      <a:picLocks noChangeAspect="1" noChangeArrowheads="1"/>
                    </pic:cNvPicPr>
                  </pic:nvPicPr>
                  <pic:blipFill>
                    <a:blip r:embed="rId94"/>
                    <a:stretch>
                      <a:fillRect/>
                    </a:stretch>
                  </pic:blipFill>
                  <pic:spPr bwMode="auto">
                    <a:xfrm>
                      <a:off x="0" y="0"/>
                      <a:ext cx="5906770" cy="3956685"/>
                    </a:xfrm>
                    <a:prstGeom prst="rect">
                      <a:avLst/>
                    </a:prstGeom>
                    <a:noFill/>
                  </pic:spPr>
                </pic:pic>
              </a:graphicData>
            </a:graphic>
          </wp:anchor>
        </w:drawing>
      </w:r>
    </w:p>
    <w:p w14:paraId="703D2044"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7. Chức năng thanh toán</w:t>
      </w:r>
    </w:p>
    <w:p w14:paraId="740BCF08"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78720" behindDoc="0" locked="0" layoutInCell="0" allowOverlap="1" wp14:anchorId="131B2BBA" wp14:editId="22105078">
            <wp:simplePos x="0" y="0"/>
            <wp:positionH relativeFrom="page">
              <wp:posOffset>981075</wp:posOffset>
            </wp:positionH>
            <wp:positionV relativeFrom="paragraph">
              <wp:posOffset>294005</wp:posOffset>
            </wp:positionV>
            <wp:extent cx="5923915" cy="4530725"/>
            <wp:effectExtent l="0" t="0" r="0" b="0"/>
            <wp:wrapTopAndBottom/>
            <wp:docPr id="46" name="Image 9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A diagram of a diagram&#10;&#10;Description automatically generated"/>
                    <pic:cNvPicPr>
                      <a:picLocks noChangeAspect="1" noChangeArrowheads="1"/>
                    </pic:cNvPicPr>
                  </pic:nvPicPr>
                  <pic:blipFill>
                    <a:blip r:embed="rId95"/>
                    <a:stretch>
                      <a:fillRect/>
                    </a:stretch>
                  </pic:blipFill>
                  <pic:spPr bwMode="auto">
                    <a:xfrm>
                      <a:off x="0" y="0"/>
                      <a:ext cx="5923915" cy="4530725"/>
                    </a:xfrm>
                    <a:prstGeom prst="rect">
                      <a:avLst/>
                    </a:prstGeom>
                    <a:noFill/>
                  </pic:spPr>
                </pic:pic>
              </a:graphicData>
            </a:graphic>
          </wp:anchor>
        </w:drawing>
      </w:r>
    </w:p>
    <w:p w14:paraId="04124957"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lastRenderedPageBreak/>
        <w:t>8. Chức năng quản lý thông tin tài khoản</w:t>
      </w:r>
    </w:p>
    <w:p w14:paraId="4C944394"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79744" behindDoc="0" locked="0" layoutInCell="0" allowOverlap="1" wp14:anchorId="24CB4FD9" wp14:editId="66EBDF23">
            <wp:simplePos x="0" y="0"/>
            <wp:positionH relativeFrom="page">
              <wp:posOffset>1080770</wp:posOffset>
            </wp:positionH>
            <wp:positionV relativeFrom="paragraph">
              <wp:posOffset>294005</wp:posOffset>
            </wp:positionV>
            <wp:extent cx="5826125" cy="4316730"/>
            <wp:effectExtent l="0" t="0" r="0" b="0"/>
            <wp:wrapTopAndBottom/>
            <wp:docPr id="47" name="Image 94"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descr="A diagram of a diagram of a diagram&#10;&#10;Description automatically generated with medium confidence"/>
                    <pic:cNvPicPr>
                      <a:picLocks noChangeAspect="1" noChangeArrowheads="1"/>
                    </pic:cNvPicPr>
                  </pic:nvPicPr>
                  <pic:blipFill>
                    <a:blip r:embed="rId96"/>
                    <a:stretch>
                      <a:fillRect/>
                    </a:stretch>
                  </pic:blipFill>
                  <pic:spPr bwMode="auto">
                    <a:xfrm>
                      <a:off x="0" y="0"/>
                      <a:ext cx="5826125" cy="4316730"/>
                    </a:xfrm>
                    <a:prstGeom prst="rect">
                      <a:avLst/>
                    </a:prstGeom>
                    <a:noFill/>
                  </pic:spPr>
                </pic:pic>
              </a:graphicData>
            </a:graphic>
          </wp:anchor>
        </w:drawing>
      </w:r>
    </w:p>
    <w:p w14:paraId="6EF16EB6"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9. Chức năng đánh giá sản phẩm đã mua</w:t>
      </w:r>
    </w:p>
    <w:p w14:paraId="3F31362D"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lastRenderedPageBreak/>
        <w:drawing>
          <wp:anchor distT="0" distB="0" distL="0" distR="0" simplePos="0" relativeHeight="251680768" behindDoc="0" locked="0" layoutInCell="0" allowOverlap="1" wp14:anchorId="23F72BC1" wp14:editId="01DC2FDD">
            <wp:simplePos x="0" y="0"/>
            <wp:positionH relativeFrom="page">
              <wp:posOffset>939165</wp:posOffset>
            </wp:positionH>
            <wp:positionV relativeFrom="paragraph">
              <wp:posOffset>294005</wp:posOffset>
            </wp:positionV>
            <wp:extent cx="5969635" cy="4559935"/>
            <wp:effectExtent l="0" t="0" r="0" b="0"/>
            <wp:wrapTopAndBottom/>
            <wp:docPr id="48" name="Image 9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descr="A diagram of a project&#10;&#10;Description automatically generated"/>
                    <pic:cNvPicPr>
                      <a:picLocks noChangeAspect="1" noChangeArrowheads="1"/>
                    </pic:cNvPicPr>
                  </pic:nvPicPr>
                  <pic:blipFill>
                    <a:blip r:embed="rId97"/>
                    <a:stretch>
                      <a:fillRect/>
                    </a:stretch>
                  </pic:blipFill>
                  <pic:spPr bwMode="auto">
                    <a:xfrm>
                      <a:off x="0" y="0"/>
                      <a:ext cx="5969635" cy="4559935"/>
                    </a:xfrm>
                    <a:prstGeom prst="rect">
                      <a:avLst/>
                    </a:prstGeom>
                    <a:noFill/>
                  </pic:spPr>
                </pic:pic>
              </a:graphicData>
            </a:graphic>
          </wp:anchor>
        </w:drawing>
      </w:r>
    </w:p>
    <w:p w14:paraId="5DF83224"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10. Chức năng tìm kiếm</w:t>
      </w:r>
    </w:p>
    <w:p w14:paraId="15A86819"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81792" behindDoc="0" locked="0" layoutInCell="0" allowOverlap="1" wp14:anchorId="765AF99E" wp14:editId="7724E535">
            <wp:simplePos x="0" y="0"/>
            <wp:positionH relativeFrom="page">
              <wp:posOffset>1047115</wp:posOffset>
            </wp:positionH>
            <wp:positionV relativeFrom="paragraph">
              <wp:posOffset>233045</wp:posOffset>
            </wp:positionV>
            <wp:extent cx="5857875" cy="3591560"/>
            <wp:effectExtent l="0" t="0" r="0" b="0"/>
            <wp:wrapTopAndBottom/>
            <wp:docPr id="49" name="Image 97" descr="Diagram of 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descr="Diagram of a diagram of a process&#10;&#10;Description automatically generated"/>
                    <pic:cNvPicPr>
                      <a:picLocks noChangeAspect="1" noChangeArrowheads="1"/>
                    </pic:cNvPicPr>
                  </pic:nvPicPr>
                  <pic:blipFill>
                    <a:blip r:embed="rId98"/>
                    <a:stretch>
                      <a:fillRect/>
                    </a:stretch>
                  </pic:blipFill>
                  <pic:spPr bwMode="auto">
                    <a:xfrm>
                      <a:off x="0" y="0"/>
                      <a:ext cx="5857875" cy="3591560"/>
                    </a:xfrm>
                    <a:prstGeom prst="rect">
                      <a:avLst/>
                    </a:prstGeom>
                    <a:noFill/>
                  </pic:spPr>
                </pic:pic>
              </a:graphicData>
            </a:graphic>
          </wp:anchor>
        </w:drawing>
      </w:r>
    </w:p>
    <w:p w14:paraId="78AE3276"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11. Chức năng thêm sản phẩm vào danh sách yêu thích</w:t>
      </w:r>
    </w:p>
    <w:p w14:paraId="4DD2DF96"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lastRenderedPageBreak/>
        <w:drawing>
          <wp:anchor distT="0" distB="0" distL="0" distR="0" simplePos="0" relativeHeight="251682816" behindDoc="0" locked="0" layoutInCell="0" allowOverlap="1" wp14:anchorId="43764D03" wp14:editId="5D7A1DBD">
            <wp:simplePos x="0" y="0"/>
            <wp:positionH relativeFrom="page">
              <wp:posOffset>1047115</wp:posOffset>
            </wp:positionH>
            <wp:positionV relativeFrom="paragraph">
              <wp:posOffset>294005</wp:posOffset>
            </wp:positionV>
            <wp:extent cx="5862320" cy="3558540"/>
            <wp:effectExtent l="0" t="0" r="0" b="0"/>
            <wp:wrapTopAndBottom/>
            <wp:docPr id="50" name="Image 9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descr="A diagram of a product&#10;&#10;Description automatically generated"/>
                    <pic:cNvPicPr>
                      <a:picLocks noChangeAspect="1" noChangeArrowheads="1"/>
                    </pic:cNvPicPr>
                  </pic:nvPicPr>
                  <pic:blipFill>
                    <a:blip r:embed="rId99"/>
                    <a:stretch>
                      <a:fillRect/>
                    </a:stretch>
                  </pic:blipFill>
                  <pic:spPr bwMode="auto">
                    <a:xfrm>
                      <a:off x="0" y="0"/>
                      <a:ext cx="5862320" cy="3558540"/>
                    </a:xfrm>
                    <a:prstGeom prst="rect">
                      <a:avLst/>
                    </a:prstGeom>
                    <a:noFill/>
                  </pic:spPr>
                </pic:pic>
              </a:graphicData>
            </a:graphic>
          </wp:anchor>
        </w:drawing>
      </w:r>
    </w:p>
    <w:p w14:paraId="2DD86E1C"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12. Chức năng xoá sản phẩm khỏi danh sách yêu thích</w:t>
      </w:r>
    </w:p>
    <w:p w14:paraId="6305023C"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83840" behindDoc="0" locked="0" layoutInCell="0" allowOverlap="1" wp14:anchorId="28454170" wp14:editId="30D3B367">
            <wp:simplePos x="0" y="0"/>
            <wp:positionH relativeFrom="page">
              <wp:posOffset>1002030</wp:posOffset>
            </wp:positionH>
            <wp:positionV relativeFrom="paragraph">
              <wp:posOffset>294005</wp:posOffset>
            </wp:positionV>
            <wp:extent cx="5898515" cy="4719320"/>
            <wp:effectExtent l="0" t="0" r="0" b="0"/>
            <wp:wrapTopAndBottom/>
            <wp:docPr id="51" name="Image 99"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descr="A diagram of a diagram of a diagram&#10;&#10;Description automatically generated"/>
                    <pic:cNvPicPr>
                      <a:picLocks noChangeAspect="1" noChangeArrowheads="1"/>
                    </pic:cNvPicPr>
                  </pic:nvPicPr>
                  <pic:blipFill>
                    <a:blip r:embed="rId100"/>
                    <a:stretch>
                      <a:fillRect/>
                    </a:stretch>
                  </pic:blipFill>
                  <pic:spPr bwMode="auto">
                    <a:xfrm>
                      <a:off x="0" y="0"/>
                      <a:ext cx="5898515" cy="4719320"/>
                    </a:xfrm>
                    <a:prstGeom prst="rect">
                      <a:avLst/>
                    </a:prstGeom>
                    <a:noFill/>
                  </pic:spPr>
                </pic:pic>
              </a:graphicData>
            </a:graphic>
          </wp:anchor>
        </w:drawing>
      </w:r>
    </w:p>
    <w:p w14:paraId="52339E5F"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lastRenderedPageBreak/>
        <w:t>13. Chức năng quản lý sản phẩm</w:t>
      </w:r>
    </w:p>
    <w:p w14:paraId="214F95E7"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drawing>
          <wp:anchor distT="0" distB="0" distL="0" distR="0" simplePos="0" relativeHeight="251684864" behindDoc="0" locked="0" layoutInCell="0" allowOverlap="1" wp14:anchorId="1876596B" wp14:editId="449644CB">
            <wp:simplePos x="0" y="0"/>
            <wp:positionH relativeFrom="page">
              <wp:posOffset>1010285</wp:posOffset>
            </wp:positionH>
            <wp:positionV relativeFrom="paragraph">
              <wp:posOffset>294005</wp:posOffset>
            </wp:positionV>
            <wp:extent cx="5897245" cy="4702175"/>
            <wp:effectExtent l="0" t="0" r="0" b="0"/>
            <wp:wrapTopAndBottom/>
            <wp:docPr id="52" name="Image 10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descr="A diagram of a diagram of a diagram&#10;&#10;Description automatically generated"/>
                    <pic:cNvPicPr>
                      <a:picLocks noChangeAspect="1" noChangeArrowheads="1"/>
                    </pic:cNvPicPr>
                  </pic:nvPicPr>
                  <pic:blipFill>
                    <a:blip r:embed="rId101"/>
                    <a:stretch>
                      <a:fillRect/>
                    </a:stretch>
                  </pic:blipFill>
                  <pic:spPr bwMode="auto">
                    <a:xfrm>
                      <a:off x="0" y="0"/>
                      <a:ext cx="5897245" cy="4702175"/>
                    </a:xfrm>
                    <a:prstGeom prst="rect">
                      <a:avLst/>
                    </a:prstGeom>
                    <a:noFill/>
                  </pic:spPr>
                </pic:pic>
              </a:graphicData>
            </a:graphic>
          </wp:anchor>
        </w:drawing>
      </w:r>
    </w:p>
    <w:p w14:paraId="05368E45"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14. Chức năng thống kê</w:t>
      </w:r>
    </w:p>
    <w:p w14:paraId="18FCAE42"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lastRenderedPageBreak/>
        <w:drawing>
          <wp:anchor distT="0" distB="0" distL="0" distR="0" simplePos="0" relativeHeight="251685888" behindDoc="0" locked="0" layoutInCell="0" allowOverlap="1" wp14:anchorId="34557208" wp14:editId="4AFA8097">
            <wp:simplePos x="0" y="0"/>
            <wp:positionH relativeFrom="page">
              <wp:posOffset>981075</wp:posOffset>
            </wp:positionH>
            <wp:positionV relativeFrom="paragraph">
              <wp:posOffset>233045</wp:posOffset>
            </wp:positionV>
            <wp:extent cx="5928360" cy="4036060"/>
            <wp:effectExtent l="0" t="0" r="0" b="0"/>
            <wp:wrapTopAndBottom/>
            <wp:docPr id="53" name="Image 10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descr="A diagram of a diagram of a diagram&#10;&#10;Description automatically generated with medium confidence"/>
                    <pic:cNvPicPr>
                      <a:picLocks noChangeAspect="1" noChangeArrowheads="1"/>
                    </pic:cNvPicPr>
                  </pic:nvPicPr>
                  <pic:blipFill>
                    <a:blip r:embed="rId102"/>
                    <a:stretch>
                      <a:fillRect/>
                    </a:stretch>
                  </pic:blipFill>
                  <pic:spPr bwMode="auto">
                    <a:xfrm>
                      <a:off x="0" y="0"/>
                      <a:ext cx="5928360" cy="4036060"/>
                    </a:xfrm>
                    <a:prstGeom prst="rect">
                      <a:avLst/>
                    </a:prstGeom>
                    <a:noFill/>
                  </pic:spPr>
                </pic:pic>
              </a:graphicData>
            </a:graphic>
          </wp:anchor>
        </w:drawing>
      </w:r>
    </w:p>
    <w:p w14:paraId="30B5CE81"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15. Chức năng quản lý đơn hàng</w:t>
      </w:r>
    </w:p>
    <w:p w14:paraId="49BFEB00"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noProof/>
          <w:sz w:val="28"/>
          <w:szCs w:val="28"/>
        </w:rPr>
        <w:lastRenderedPageBreak/>
        <w:drawing>
          <wp:anchor distT="0" distB="0" distL="0" distR="0" simplePos="0" relativeHeight="251686912" behindDoc="0" locked="0" layoutInCell="0" allowOverlap="1" wp14:anchorId="3C864F01" wp14:editId="0723FAB3">
            <wp:simplePos x="0" y="0"/>
            <wp:positionH relativeFrom="page">
              <wp:posOffset>1014095</wp:posOffset>
            </wp:positionH>
            <wp:positionV relativeFrom="paragraph">
              <wp:posOffset>233045</wp:posOffset>
            </wp:positionV>
            <wp:extent cx="5894070" cy="4907280"/>
            <wp:effectExtent l="0" t="0" r="0" b="0"/>
            <wp:wrapTopAndBottom/>
            <wp:docPr id="54" name="Image 10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descr="A diagram of a diagram&#10;&#10;Description automatically generated"/>
                    <pic:cNvPicPr>
                      <a:picLocks noChangeAspect="1" noChangeArrowheads="1"/>
                    </pic:cNvPicPr>
                  </pic:nvPicPr>
                  <pic:blipFill>
                    <a:blip r:embed="rId103"/>
                    <a:stretch>
                      <a:fillRect/>
                    </a:stretch>
                  </pic:blipFill>
                  <pic:spPr bwMode="auto">
                    <a:xfrm>
                      <a:off x="0" y="0"/>
                      <a:ext cx="5894070" cy="4907280"/>
                    </a:xfrm>
                    <a:prstGeom prst="rect">
                      <a:avLst/>
                    </a:prstGeom>
                    <a:noFill/>
                  </pic:spPr>
                </pic:pic>
              </a:graphicData>
            </a:graphic>
          </wp:anchor>
        </w:drawing>
      </w:r>
    </w:p>
    <w:p w14:paraId="62A74B6B" w14:textId="77777777" w:rsidR="00314B16" w:rsidRPr="002B78EE" w:rsidRDefault="00314B16" w:rsidP="00314B16">
      <w:pPr>
        <w:pStyle w:val="normal1"/>
        <w:spacing w:before="1"/>
        <w:ind w:right="115"/>
        <w:rPr>
          <w:rFonts w:ascii="Times New Roman" w:hAnsi="Times New Roman" w:cs="Times New Roman"/>
          <w:sz w:val="28"/>
          <w:szCs w:val="28"/>
        </w:rPr>
      </w:pPr>
    </w:p>
    <w:p w14:paraId="470541B4" w14:textId="77777777" w:rsidR="00314B16" w:rsidRPr="002B78EE" w:rsidRDefault="00314B16" w:rsidP="00314B16">
      <w:pPr>
        <w:pStyle w:val="normal1"/>
        <w:spacing w:before="1"/>
        <w:ind w:right="115"/>
        <w:rPr>
          <w:rFonts w:ascii="Times New Roman" w:hAnsi="Times New Roman" w:cs="Times New Roman"/>
          <w:sz w:val="28"/>
          <w:szCs w:val="28"/>
        </w:rPr>
      </w:pPr>
      <w:r w:rsidRPr="002B78EE">
        <w:rPr>
          <w:rFonts w:ascii="Times New Roman" w:hAnsi="Times New Roman" w:cs="Times New Roman"/>
          <w:sz w:val="28"/>
          <w:szCs w:val="28"/>
        </w:rPr>
        <w:t>16.</w:t>
      </w:r>
    </w:p>
    <w:p w14:paraId="2FB67D91" w14:textId="77777777" w:rsidR="00314B16" w:rsidRPr="002B78EE" w:rsidRDefault="00314B16" w:rsidP="00314B16">
      <w:pPr>
        <w:pStyle w:val="normal1"/>
        <w:spacing w:before="1"/>
        <w:ind w:right="115"/>
        <w:rPr>
          <w:rFonts w:ascii="Times New Roman" w:hAnsi="Times New Roman" w:cs="Times New Roman"/>
          <w:sz w:val="28"/>
          <w:szCs w:val="28"/>
        </w:rPr>
      </w:pPr>
    </w:p>
    <w:p w14:paraId="06FC0217" w14:textId="77777777" w:rsidR="00314B16" w:rsidRPr="002B78EE" w:rsidRDefault="00314B16" w:rsidP="00343127">
      <w:pPr>
        <w:pStyle w:val="Heading1"/>
      </w:pPr>
      <w:bookmarkStart w:id="142" w:name="__RefHeading___Toc26632_1225579473"/>
      <w:bookmarkStart w:id="143" w:name="_Toc185447774"/>
      <w:bookmarkEnd w:id="142"/>
      <w:r w:rsidRPr="002B78EE">
        <w:t>CHƯƠNG 3. CÀI ĐẶT VÀ THỬ NGHIỆM HỆ THỐNG</w:t>
      </w:r>
      <w:bookmarkEnd w:id="143"/>
    </w:p>
    <w:p w14:paraId="0CE8DABD" w14:textId="77777777" w:rsidR="00314B16" w:rsidRPr="002B78EE" w:rsidRDefault="00314B16" w:rsidP="00314B16">
      <w:pPr>
        <w:pStyle w:val="Heading2"/>
        <w:rPr>
          <w:rFonts w:cs="Times New Roman"/>
        </w:rPr>
      </w:pPr>
      <w:bookmarkStart w:id="144" w:name="__RefHeading___Toc26634_1225579473"/>
      <w:bookmarkStart w:id="145" w:name="_Toc185447775"/>
      <w:bookmarkEnd w:id="144"/>
      <w:r w:rsidRPr="002B78EE">
        <w:rPr>
          <w:rFonts w:cs="Times New Roman"/>
        </w:rPr>
        <w:t>3.1. Môi trường triển khai hệ thống</w:t>
      </w:r>
      <w:bookmarkEnd w:id="145"/>
    </w:p>
    <w:p w14:paraId="5C1C48D8" w14:textId="77777777" w:rsidR="00314B16" w:rsidRDefault="00314B16" w:rsidP="00314B16">
      <w:pPr>
        <w:pStyle w:val="Heading2"/>
        <w:rPr>
          <w:rFonts w:cs="Times New Roman"/>
        </w:rPr>
      </w:pPr>
      <w:bookmarkStart w:id="146" w:name="__RefHeading___Toc26636_1225579473"/>
      <w:bookmarkStart w:id="147" w:name="_Toc185447776"/>
      <w:bookmarkEnd w:id="146"/>
      <w:r w:rsidRPr="002B78EE">
        <w:rPr>
          <w:rFonts w:cs="Times New Roman"/>
        </w:rPr>
        <w:t>3.2. Giao diện hệ thống</w:t>
      </w:r>
      <w:bookmarkEnd w:id="147"/>
    </w:p>
    <w:p w14:paraId="04225379" w14:textId="77777777" w:rsidR="00737680" w:rsidRDefault="00737680" w:rsidP="00737680"/>
    <w:p w14:paraId="0B62A8EC" w14:textId="1EC50463" w:rsidR="00737680" w:rsidRDefault="00737680" w:rsidP="00343127">
      <w:pPr>
        <w:pStyle w:val="Heading1"/>
      </w:pPr>
      <w:bookmarkStart w:id="148" w:name="_Toc185447777"/>
      <w:r>
        <w:t>KẾT LUẬN</w:t>
      </w:r>
      <w:bookmarkEnd w:id="148"/>
    </w:p>
    <w:p w14:paraId="70969D26" w14:textId="039B8BDD" w:rsidR="00737680" w:rsidRPr="00737680" w:rsidRDefault="00737680" w:rsidP="00343127">
      <w:pPr>
        <w:pStyle w:val="Heading1"/>
      </w:pPr>
      <w:bookmarkStart w:id="149" w:name="_Toc185447778"/>
      <w:r>
        <w:t>DANH MỤC TÀI LIỆU THAM KHẢO</w:t>
      </w:r>
      <w:bookmarkEnd w:id="149"/>
    </w:p>
    <w:p w14:paraId="44236B8C" w14:textId="77777777" w:rsidR="00314B16" w:rsidRPr="002B78EE" w:rsidRDefault="00314B16" w:rsidP="00314B16">
      <w:pPr>
        <w:pStyle w:val="Heading2"/>
        <w:rPr>
          <w:rFonts w:cs="Times New Roman"/>
        </w:rPr>
      </w:pPr>
    </w:p>
    <w:p w14:paraId="4277CCDA" w14:textId="77777777" w:rsidR="00314B16" w:rsidRPr="002B78EE" w:rsidRDefault="00314B16" w:rsidP="00314B16">
      <w:pPr>
        <w:pStyle w:val="BodyText"/>
        <w:spacing w:after="0"/>
        <w:ind w:right="3"/>
        <w:rPr>
          <w:rFonts w:ascii="Times New Roman" w:hAnsi="Times New Roman" w:cs="Times New Roman"/>
          <w:sz w:val="28"/>
          <w:szCs w:val="28"/>
        </w:rPr>
      </w:pPr>
    </w:p>
    <w:sectPr w:rsidR="00314B16" w:rsidRPr="002B78EE" w:rsidSect="00977C45">
      <w:pgSz w:w="11910" w:h="16840"/>
      <w:pgMar w:top="1134" w:right="1134" w:bottom="1134" w:left="1701" w:header="0" w:footer="1004"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Liberation Mono">
    <w:panose1 w:val="02070409020205020404"/>
    <w:charset w:val="00"/>
    <w:family w:val="modern"/>
    <w:pitch w:val="fixed"/>
    <w:sig w:usb0="E0000AFF" w:usb1="400078FF" w:usb2="0000000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erif">
    <w:panose1 w:val="02020603050405020304"/>
    <w:charset w:val="00"/>
    <w:family w:val="roman"/>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43" w:name="PageNumWizard_FOOTER_Default_Page_Style6"/>
  <w:p w14:paraId="1F1B36D4" w14:textId="77777777" w:rsidR="00000000" w:rsidRDefault="00000000">
    <w:pPr>
      <w:pStyle w:val="Footer"/>
      <w:jc w:val="right"/>
    </w:pPr>
    <w:r>
      <w:fldChar w:fldCharType="begin"/>
    </w:r>
    <w:r>
      <w:instrText xml:space="preserve"> PAGE </w:instrText>
    </w:r>
    <w:r>
      <w:fldChar w:fldCharType="separate"/>
    </w:r>
    <w:r>
      <w:t>14</w:t>
    </w:r>
    <w:r>
      <w:fldChar w:fldCharType="end"/>
    </w:r>
    <w:bookmarkEnd w:id="43"/>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B0A75" w14:textId="77777777" w:rsidR="00000000" w:rsidRDefault="0000000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197F8" w14:textId="77777777" w:rsidR="00000000" w:rsidRDefault="00000000"/>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469CB"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D486C" w14:textId="77777777" w:rsidR="00000000" w:rsidRDefault="0000000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9E75F" w14:textId="77777777" w:rsidR="00000000" w:rsidRDefault="00000000"/>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0D2DD"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712D5" w14:textId="77777777" w:rsidR="00000000" w:rsidRDefault="00000000">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9FB95" w14:textId="77777777" w:rsidR="00000000" w:rsidRDefault="00000000"/>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E086A"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71B4D"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44" w:name="PageNumWizard_FOOTER_Default_Page_Style7"/>
  <w:p w14:paraId="63861818" w14:textId="77777777" w:rsidR="00000000" w:rsidRDefault="00000000">
    <w:pPr>
      <w:pStyle w:val="Footer"/>
      <w:jc w:val="right"/>
    </w:pPr>
    <w:r>
      <w:fldChar w:fldCharType="begin"/>
    </w:r>
    <w:r>
      <w:instrText xml:space="preserve"> PAGE </w:instrText>
    </w:r>
    <w:r>
      <w:fldChar w:fldCharType="separate"/>
    </w:r>
    <w:r>
      <w:t>15</w:t>
    </w:r>
    <w:r>
      <w:fldChar w:fldCharType="end"/>
    </w:r>
    <w:bookmarkEnd w:id="44"/>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62844" w14:textId="77777777" w:rsidR="00000000" w:rsidRDefault="00000000"/>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9380B"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CB3C9" w14:textId="77777777" w:rsidR="00000000" w:rsidRDefault="00000000">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56A5A" w14:textId="77777777" w:rsidR="00000000" w:rsidRDefault="00000000"/>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7F7E5"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FE881" w14:textId="77777777" w:rsidR="00000000" w:rsidRDefault="00000000">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25535" w14:textId="77777777" w:rsidR="00000000" w:rsidRDefault="00000000"/>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AE4C"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2755" w14:textId="77777777" w:rsidR="00000000" w:rsidRDefault="00000000">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2973E" w14:textId="77777777" w:rsidR="00000000" w:rsidRDefault="000000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C438B"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52221"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78411" w14:textId="77777777" w:rsidR="00000000" w:rsidRDefault="00000000">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D1E28" w14:textId="77777777" w:rsidR="00000000" w:rsidRDefault="00000000"/>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59C0F"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A2374" w14:textId="77777777" w:rsidR="00000000" w:rsidRDefault="00000000">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B646D" w14:textId="77777777" w:rsidR="00000000" w:rsidRDefault="00000000"/>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D8E97"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87EF6" w14:textId="77777777" w:rsidR="00000000" w:rsidRDefault="00000000">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CD2D6" w14:textId="77777777" w:rsidR="00000000" w:rsidRDefault="00000000"/>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BDCFA"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429CC" w14:textId="77777777" w:rsidR="00000000" w:rsidRDefault="00000000">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67EEC" w14:textId="77777777" w:rsidR="00000000" w:rsidRDefault="00000000">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5D8D7" w14:textId="77777777" w:rsidR="00000000" w:rsidRDefault="00000000"/>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9E3C8"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DAA90" w14:textId="77777777" w:rsidR="00000000" w:rsidRDefault="00000000">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97500" w14:textId="77777777" w:rsidR="00000000" w:rsidRDefault="00000000"/>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0D9C8"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4AC3" w14:textId="77777777" w:rsidR="00000000" w:rsidRDefault="00000000">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D4FC0" w14:textId="77777777" w:rsidR="00000000" w:rsidRDefault="00000000"/>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3039F"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0A9C3" w14:textId="77777777" w:rsidR="00000000"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53C5F" w14:textId="77777777" w:rsidR="00000000" w:rsidRDefault="00000000"/>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94DB6" w14:textId="77777777" w:rsidR="00000000" w:rsidRDefault="00000000"/>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82CDA"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A98F5" w14:textId="77777777" w:rsidR="00000000" w:rsidRDefault="00000000">
    <w:pPr>
      <w:pStyle w:val="Foote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00BEE" w14:textId="77777777" w:rsidR="00000000" w:rsidRDefault="00000000"/>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EF5E4" w14:textId="77777777" w:rsidR="00000000"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1312" behindDoc="1" locked="0" layoutInCell="1" allowOverlap="1" wp14:anchorId="1FDC2BAA" wp14:editId="5C83E123">
              <wp:simplePos x="0" y="0"/>
              <wp:positionH relativeFrom="column">
                <wp:posOffset>38100</wp:posOffset>
              </wp:positionH>
              <wp:positionV relativeFrom="paragraph">
                <wp:posOffset>7124700</wp:posOffset>
              </wp:positionV>
              <wp:extent cx="2431415" cy="203835"/>
              <wp:effectExtent l="0" t="0" r="0" b="0"/>
              <wp:wrapNone/>
              <wp:docPr id="31" name="Shape 19"/>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78D4633F" w14:textId="77777777" w:rsidR="00000000"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1FDC2BAA" id="Shape 19" o:spid="_x0000_s1039" style="position:absolute;margin-left:3pt;margin-top:561pt;width:191.45pt;height:16.0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" filled="f" stroked="f" strokeweight="0">
              <v:textbox inset="0,0,0,0">
                <w:txbxContent>
                  <w:p w14:paraId="78D4633F" w14:textId="77777777" w:rsidR="00000000"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05147" w14:textId="77777777" w:rsidR="00000000"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59264" behindDoc="1" locked="0" layoutInCell="1" allowOverlap="1" wp14:anchorId="4A60E763" wp14:editId="02999B7B">
              <wp:simplePos x="0" y="0"/>
              <wp:positionH relativeFrom="column">
                <wp:posOffset>0</wp:posOffset>
              </wp:positionH>
              <wp:positionV relativeFrom="paragraph">
                <wp:posOffset>635</wp:posOffset>
              </wp:positionV>
              <wp:extent cx="263525" cy="217805"/>
              <wp:effectExtent l="0" t="0" r="0" b="0"/>
              <wp:wrapNone/>
              <wp:docPr id="32" name="Shape 18"/>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4BD999F0" w14:textId="77777777" w:rsidR="00000000"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4A60E763" id="Shape 18" o:spid="_x0000_s1040" style="position:absolute;margin-left:0;margin-top:.05pt;width:20.75pt;height:17.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" filled="f" stroked="f" strokeweight="0">
              <v:textbox inset="0,0,0,0">
                <w:txbxContent>
                  <w:p w14:paraId="4BD999F0" w14:textId="77777777" w:rsidR="00000000"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51660288" behindDoc="1" locked="0" layoutInCell="1" allowOverlap="1" wp14:anchorId="59EE8158" wp14:editId="2DE4E7A3">
              <wp:simplePos x="0" y="0"/>
              <wp:positionH relativeFrom="column">
                <wp:posOffset>0</wp:posOffset>
              </wp:positionH>
              <wp:positionV relativeFrom="paragraph">
                <wp:posOffset>635</wp:posOffset>
              </wp:positionV>
              <wp:extent cx="2431415" cy="203835"/>
              <wp:effectExtent l="0" t="0" r="0" b="0"/>
              <wp:wrapNone/>
              <wp:docPr id="33" name="Shape 7"/>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16530412" w14:textId="77777777" w:rsidR="00000000"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59EE8158" id="Shape 7" o:spid="_x0000_s1041" style="position:absolute;margin-left:0;margin-top:.05pt;width:191.45pt;height:16.0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W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" filled="f" stroked="f" strokeweight="0">
              <v:textbox inset="0,0,0,0">
                <w:txbxContent>
                  <w:p w14:paraId="16530412" w14:textId="77777777" w:rsidR="00000000"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4D93C" w14:textId="77777777" w:rsidR="00000000" w:rsidRDefault="00000000"/>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095D2" w14:textId="77777777" w:rsidR="00000000"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6432" behindDoc="1" locked="0" layoutInCell="1" allowOverlap="1" wp14:anchorId="72BECCE4" wp14:editId="1CC74070">
              <wp:simplePos x="0" y="0"/>
              <wp:positionH relativeFrom="column">
                <wp:posOffset>38100</wp:posOffset>
              </wp:positionH>
              <wp:positionV relativeFrom="paragraph">
                <wp:posOffset>7124700</wp:posOffset>
              </wp:positionV>
              <wp:extent cx="2431415" cy="203835"/>
              <wp:effectExtent l="0" t="0" r="0" b="0"/>
              <wp:wrapNone/>
              <wp:docPr id="36" name="Shape 12"/>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42D754CB" w14:textId="77777777" w:rsidR="00000000"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72BECCE4" id="Shape 12" o:spid="_x0000_s1043" style="position:absolute;margin-left:3pt;margin-top:561pt;width:191.45pt;height:16.0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rp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" filled="f" stroked="f" strokeweight="0">
              <v:textbox inset="0,0,0,0">
                <w:txbxContent>
                  <w:p w14:paraId="42D754CB" w14:textId="77777777" w:rsidR="00000000"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FE9E7" w14:textId="77777777" w:rsidR="00000000"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3360" behindDoc="1" locked="0" layoutInCell="1" allowOverlap="1" wp14:anchorId="22FFDB09" wp14:editId="4C82B3A6">
              <wp:simplePos x="0" y="0"/>
              <wp:positionH relativeFrom="column">
                <wp:posOffset>5791200</wp:posOffset>
              </wp:positionH>
              <wp:positionV relativeFrom="paragraph">
                <wp:posOffset>9220200</wp:posOffset>
              </wp:positionV>
              <wp:extent cx="263525" cy="217805"/>
              <wp:effectExtent l="0" t="0" r="0" b="0"/>
              <wp:wrapNone/>
              <wp:docPr id="37" name="Shape 9"/>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0725860C" w14:textId="77777777" w:rsidR="00000000"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22FFDB09" id="Shape 9" o:spid="_x0000_s1044" style="position:absolute;margin-left:456pt;margin-top:726pt;width:20.75pt;height:17.1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" filled="f" stroked="f" strokeweight="0">
              <v:textbox inset="0,0,0,0">
                <w:txbxContent>
                  <w:p w14:paraId="0725860C" w14:textId="77777777" w:rsidR="00000000"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51664384" behindDoc="1" locked="0" layoutInCell="1" allowOverlap="1" wp14:anchorId="4D32B6CE" wp14:editId="2D9BCBF6">
              <wp:simplePos x="0" y="0"/>
              <wp:positionH relativeFrom="column">
                <wp:posOffset>38100</wp:posOffset>
              </wp:positionH>
              <wp:positionV relativeFrom="paragraph">
                <wp:posOffset>9410700</wp:posOffset>
              </wp:positionV>
              <wp:extent cx="2431415" cy="203835"/>
              <wp:effectExtent l="0" t="0" r="0" b="0"/>
              <wp:wrapNone/>
              <wp:docPr id="38" name="Shape 10"/>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5F3F4CF7" w14:textId="77777777" w:rsidR="00000000"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4D32B6CE" id="Shape 10" o:spid="_x0000_s1045" style="position:absolute;margin-left:3pt;margin-top:741pt;width:191.45pt;height:16.0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" filled="f" stroked="f" strokeweight="0">
              <v:textbox inset="0,0,0,0">
                <w:txbxContent>
                  <w:p w14:paraId="5F3F4CF7" w14:textId="77777777" w:rsidR="00000000"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74995" w14:textId="77777777" w:rsidR="00000000" w:rsidRDefault="0000000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DDEBF"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BDC81" w14:textId="77777777" w:rsidR="00000000" w:rsidRDefault="0000000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D040B" w14:textId="77777777" w:rsidR="00000000" w:rsidRDefault="0000000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0763E" w14:textId="77777777" w:rsidR="00000000" w:rsidRDefault="00000000">
    <w:pPr>
      <w:pStyle w:val="normal1"/>
      <w:spacing w:line="0" w:lineRule="atLeast"/>
      <w:rPr>
        <w:rFonts w:ascii="Times New Roman" w:eastAsia="Times New Roman" w:hAnsi="Times New Roman" w:cs="Times New Roman"/>
        <w:color w:val="000000"/>
        <w:sz w:val="2"/>
        <w:szCs w:val="2"/>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7F8CB" w14:textId="77777777" w:rsidR="00000000" w:rsidRDefault="00000000">
    <w:pPr>
      <w:pStyle w:val="normal1"/>
      <w:spacing w:line="0" w:lineRule="atLeast"/>
      <w:rPr>
        <w:rFonts w:ascii="Times New Roman" w:eastAsia="Times New Roman" w:hAnsi="Times New Roman" w:cs="Times New Roman"/>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8884A" w14:textId="77777777" w:rsidR="00000000"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382CA" w14:textId="77777777" w:rsidR="00000000"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5408" behindDoc="1" locked="0" layoutInCell="0" allowOverlap="1" wp14:anchorId="41971A74" wp14:editId="5CDE9D7E">
              <wp:simplePos x="0" y="0"/>
              <wp:positionH relativeFrom="page">
                <wp:posOffset>1012825</wp:posOffset>
              </wp:positionH>
              <wp:positionV relativeFrom="page">
                <wp:posOffset>445770</wp:posOffset>
              </wp:positionV>
              <wp:extent cx="1604010" cy="1134110"/>
              <wp:effectExtent l="0" t="0" r="0" b="0"/>
              <wp:wrapNone/>
              <wp:docPr id="34" name="Shape 11"/>
              <wp:cNvGraphicFramePr/>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19FDE5F" id="Shape 11" o:spid="_x0000_s1026" style="position:absolute;margin-left:79.75pt;margin-top:35.1pt;width:126.3pt;height:89.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" o:allowincell="f" filled="f" stroked="f" strokeweight="0">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0C21F" w14:textId="77777777" w:rsidR="00000000"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2336" behindDoc="1" locked="0" layoutInCell="0" allowOverlap="1" wp14:anchorId="634CE44E" wp14:editId="17DF7601">
              <wp:simplePos x="0" y="0"/>
              <wp:positionH relativeFrom="page">
                <wp:posOffset>1012825</wp:posOffset>
              </wp:positionH>
              <wp:positionV relativeFrom="page">
                <wp:posOffset>445770</wp:posOffset>
              </wp:positionV>
              <wp:extent cx="1604010" cy="208915"/>
              <wp:effectExtent l="0" t="0" r="0" b="0"/>
              <wp:wrapNone/>
              <wp:docPr id="35" name="Shape 8"/>
              <wp:cNvGraphicFramePr/>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scrgbClr r="0" g="0" b="0"/>
                      </a:lnRef>
                      <a:fillRef idx="0">
                        <a:scrgbClr r="0" g="0" b="0"/>
                      </a:fillRef>
                      <a:effectRef idx="0">
                        <a:scrgbClr r="0" g="0" b="0"/>
                      </a:effectRef>
                      <a:fontRef idx="minor"/>
                    </wps:style>
                    <wps:txbx>
                      <w:txbxContent>
                        <w:p w14:paraId="07334E63" w14:textId="77777777" w:rsidR="00000000" w:rsidRDefault="00000000">
                          <w:pPr>
                            <w:pStyle w:val="FrameContents"/>
                            <w:spacing w:before="10" w:line="240" w:lineRule="exact"/>
                            <w:ind w:left="20" w:firstLine="20"/>
                            <w:rPr>
                              <w:color w:val="000000"/>
                            </w:rPr>
                          </w:pPr>
                        </w:p>
                      </w:txbxContent>
                    </wps:txbx>
                    <wps:bodyPr lIns="0" tIns="0" rIns="0" bIns="0" anchor="t">
                      <a:noAutofit/>
                    </wps:bodyPr>
                  </wps:wsp>
                </a:graphicData>
              </a:graphic>
            </wp:anchor>
          </w:drawing>
        </mc:Choice>
        <mc:Fallback>
          <w:pict>
            <v:rect w14:anchorId="634CE44E" id="Shape 8" o:spid="_x0000_s1042" style="position:absolute;margin-left:79.75pt;margin-top:35.1pt;width:126.3pt;height:16.4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" o:allowincell="f" filled="f" stroked="f" strokeweight="0">
              <v:textbox inset="0,0,0,0">
                <w:txbxContent>
                  <w:p w14:paraId="07334E63" w14:textId="77777777" w:rsidR="00000000" w:rsidRDefault="00000000">
                    <w:pPr>
                      <w:pStyle w:val="FrameContents"/>
                      <w:spacing w:before="10" w:line="240" w:lineRule="exact"/>
                      <w:ind w:left="20" w:firstLine="20"/>
                      <w:rPr>
                        <w:color w:val="000000"/>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1EFF6"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040C"/>
    <w:multiLevelType w:val="multilevel"/>
    <w:tmpl w:val="FC446D1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 w15:restartNumberingAfterBreak="0">
    <w:nsid w:val="022905C4"/>
    <w:multiLevelType w:val="multilevel"/>
    <w:tmpl w:val="CB064A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50B2616"/>
    <w:multiLevelType w:val="multilevel"/>
    <w:tmpl w:val="A734F93C"/>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 w15:restartNumberingAfterBreak="0">
    <w:nsid w:val="062E4C58"/>
    <w:multiLevelType w:val="multilevel"/>
    <w:tmpl w:val="1F869E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643711D"/>
    <w:multiLevelType w:val="multilevel"/>
    <w:tmpl w:val="4C5837A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 w15:restartNumberingAfterBreak="0">
    <w:nsid w:val="07836392"/>
    <w:multiLevelType w:val="multilevel"/>
    <w:tmpl w:val="449C841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 w15:restartNumberingAfterBreak="0">
    <w:nsid w:val="07EB6EB3"/>
    <w:multiLevelType w:val="multilevel"/>
    <w:tmpl w:val="425E8C2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 w15:restartNumberingAfterBreak="0">
    <w:nsid w:val="09150D61"/>
    <w:multiLevelType w:val="multilevel"/>
    <w:tmpl w:val="0EBA67B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8" w15:restartNumberingAfterBreak="0">
    <w:nsid w:val="09511083"/>
    <w:multiLevelType w:val="multilevel"/>
    <w:tmpl w:val="6D90A25A"/>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9" w15:restartNumberingAfterBreak="0">
    <w:nsid w:val="0A940A7D"/>
    <w:multiLevelType w:val="multilevel"/>
    <w:tmpl w:val="1D3A963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0" w15:restartNumberingAfterBreak="0">
    <w:nsid w:val="0AA16518"/>
    <w:multiLevelType w:val="multilevel"/>
    <w:tmpl w:val="39E69CF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1" w15:restartNumberingAfterBreak="0">
    <w:nsid w:val="0B962DA1"/>
    <w:multiLevelType w:val="multilevel"/>
    <w:tmpl w:val="55D650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2" w15:restartNumberingAfterBreak="0">
    <w:nsid w:val="0BF56B48"/>
    <w:multiLevelType w:val="multilevel"/>
    <w:tmpl w:val="08FAA9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3" w15:restartNumberingAfterBreak="0">
    <w:nsid w:val="0D3F582E"/>
    <w:multiLevelType w:val="multilevel"/>
    <w:tmpl w:val="708ADDB2"/>
    <w:lvl w:ilvl="0">
      <w:start w:val="3"/>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14" w15:restartNumberingAfterBreak="0">
    <w:nsid w:val="11E1170A"/>
    <w:multiLevelType w:val="multilevel"/>
    <w:tmpl w:val="09321B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12A455E1"/>
    <w:multiLevelType w:val="multilevel"/>
    <w:tmpl w:val="DFA69C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6" w15:restartNumberingAfterBreak="0">
    <w:nsid w:val="12F20A1E"/>
    <w:multiLevelType w:val="multilevel"/>
    <w:tmpl w:val="B398474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7" w15:restartNumberingAfterBreak="0">
    <w:nsid w:val="14E54AF1"/>
    <w:multiLevelType w:val="multilevel"/>
    <w:tmpl w:val="9DB22BC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15:restartNumberingAfterBreak="0">
    <w:nsid w:val="17096B85"/>
    <w:multiLevelType w:val="multilevel"/>
    <w:tmpl w:val="3D82F3B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9" w15:restartNumberingAfterBreak="0">
    <w:nsid w:val="19075B56"/>
    <w:multiLevelType w:val="multilevel"/>
    <w:tmpl w:val="933C096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15:restartNumberingAfterBreak="0">
    <w:nsid w:val="194A58F5"/>
    <w:multiLevelType w:val="multilevel"/>
    <w:tmpl w:val="E3F2736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1" w15:restartNumberingAfterBreak="0">
    <w:nsid w:val="1A1252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D004527"/>
    <w:multiLevelType w:val="multilevel"/>
    <w:tmpl w:val="6832B5C0"/>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23" w15:restartNumberingAfterBreak="0">
    <w:nsid w:val="20701590"/>
    <w:multiLevelType w:val="multilevel"/>
    <w:tmpl w:val="B854E6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4" w15:restartNumberingAfterBreak="0">
    <w:nsid w:val="21016644"/>
    <w:multiLevelType w:val="multilevel"/>
    <w:tmpl w:val="2A463F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15:restartNumberingAfterBreak="0">
    <w:nsid w:val="260840CF"/>
    <w:multiLevelType w:val="multilevel"/>
    <w:tmpl w:val="30603D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260F447B"/>
    <w:multiLevelType w:val="multilevel"/>
    <w:tmpl w:val="A600EBC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7" w15:restartNumberingAfterBreak="0">
    <w:nsid w:val="26135436"/>
    <w:multiLevelType w:val="multilevel"/>
    <w:tmpl w:val="BA42F5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274B3407"/>
    <w:multiLevelType w:val="multilevel"/>
    <w:tmpl w:val="74AE913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9" w15:restartNumberingAfterBreak="0">
    <w:nsid w:val="27622456"/>
    <w:multiLevelType w:val="multilevel"/>
    <w:tmpl w:val="5100C8F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30" w15:restartNumberingAfterBreak="0">
    <w:nsid w:val="2A06756B"/>
    <w:multiLevelType w:val="multilevel"/>
    <w:tmpl w:val="BEF44A9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1" w15:restartNumberingAfterBreak="0">
    <w:nsid w:val="2BDD041C"/>
    <w:multiLevelType w:val="multilevel"/>
    <w:tmpl w:val="C3E229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2" w15:restartNumberingAfterBreak="0">
    <w:nsid w:val="2C667FA2"/>
    <w:multiLevelType w:val="multilevel"/>
    <w:tmpl w:val="5E322D3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3" w15:restartNumberingAfterBreak="0">
    <w:nsid w:val="2E687721"/>
    <w:multiLevelType w:val="multilevel"/>
    <w:tmpl w:val="DCB00B20"/>
    <w:lvl w:ilvl="0">
      <w:numFmt w:val="bullet"/>
      <w:lvlText w:val="*"/>
      <w:lvlJc w:val="left"/>
      <w:pPr>
        <w:tabs>
          <w:tab w:val="num" w:pos="0"/>
        </w:tabs>
        <w:ind w:left="315" w:hanging="194"/>
      </w:pPr>
      <w:rPr>
        <w:rFonts w:ascii="Times New Roman" w:hAnsi="Times New Roman" w:cs="Times New Roman" w:hint="default"/>
      </w:rPr>
    </w:lvl>
    <w:lvl w:ilvl="1">
      <w:numFmt w:val="bullet"/>
      <w:lvlText w:val="•"/>
      <w:lvlJc w:val="left"/>
      <w:pPr>
        <w:tabs>
          <w:tab w:val="num" w:pos="0"/>
        </w:tabs>
        <w:ind w:left="842" w:hanging="360"/>
      </w:pPr>
      <w:rPr>
        <w:rFonts w:ascii="Noto Sans Symbols" w:hAnsi="Noto Sans Symbols" w:cs="Noto Sans Symbols" w:hint="default"/>
        <w:b w:val="0"/>
        <w:i w:val="0"/>
        <w:sz w:val="26"/>
        <w:szCs w:val="26"/>
      </w:rPr>
    </w:lvl>
    <w:lvl w:ilvl="2">
      <w:numFmt w:val="bullet"/>
      <w:lvlText w:val="o"/>
      <w:lvlJc w:val="left"/>
      <w:pPr>
        <w:tabs>
          <w:tab w:val="num" w:pos="0"/>
        </w:tabs>
        <w:ind w:left="1562" w:hanging="360"/>
      </w:pPr>
      <w:rPr>
        <w:rFonts w:ascii="Courier New" w:hAnsi="Courier New" w:cs="Courier New" w:hint="default"/>
        <w:b w:val="0"/>
        <w:i w:val="0"/>
        <w:sz w:val="26"/>
        <w:szCs w:val="26"/>
      </w:rPr>
    </w:lvl>
    <w:lvl w:ilvl="3">
      <w:numFmt w:val="bullet"/>
      <w:lvlText w:val=""/>
      <w:lvlJc w:val="left"/>
      <w:pPr>
        <w:tabs>
          <w:tab w:val="num" w:pos="0"/>
        </w:tabs>
        <w:ind w:left="1560" w:hanging="360"/>
      </w:pPr>
      <w:rPr>
        <w:rFonts w:ascii="Symbol" w:hAnsi="Symbol" w:cs="Symbol" w:hint="default"/>
      </w:rPr>
    </w:lvl>
    <w:lvl w:ilvl="4">
      <w:numFmt w:val="bullet"/>
      <w:lvlText w:val=""/>
      <w:lvlJc w:val="left"/>
      <w:pPr>
        <w:tabs>
          <w:tab w:val="num" w:pos="0"/>
        </w:tabs>
        <w:ind w:left="2768" w:hanging="360"/>
      </w:pPr>
      <w:rPr>
        <w:rFonts w:ascii="Symbol" w:hAnsi="Symbol" w:cs="Symbol" w:hint="default"/>
      </w:rPr>
    </w:lvl>
    <w:lvl w:ilvl="5">
      <w:numFmt w:val="bullet"/>
      <w:lvlText w:val=""/>
      <w:lvlJc w:val="left"/>
      <w:pPr>
        <w:tabs>
          <w:tab w:val="num" w:pos="0"/>
        </w:tabs>
        <w:ind w:left="3977" w:hanging="360"/>
      </w:pPr>
      <w:rPr>
        <w:rFonts w:ascii="Symbol" w:hAnsi="Symbol" w:cs="Symbol" w:hint="default"/>
      </w:rPr>
    </w:lvl>
    <w:lvl w:ilvl="6">
      <w:numFmt w:val="bullet"/>
      <w:lvlText w:val=""/>
      <w:lvlJc w:val="left"/>
      <w:pPr>
        <w:tabs>
          <w:tab w:val="num" w:pos="0"/>
        </w:tabs>
        <w:ind w:left="5185" w:hanging="360"/>
      </w:pPr>
      <w:rPr>
        <w:rFonts w:ascii="Symbol" w:hAnsi="Symbol" w:cs="Symbol" w:hint="default"/>
      </w:rPr>
    </w:lvl>
    <w:lvl w:ilvl="7">
      <w:numFmt w:val="bullet"/>
      <w:lvlText w:val=""/>
      <w:lvlJc w:val="left"/>
      <w:pPr>
        <w:tabs>
          <w:tab w:val="num" w:pos="0"/>
        </w:tabs>
        <w:ind w:left="6394" w:hanging="360"/>
      </w:pPr>
      <w:rPr>
        <w:rFonts w:ascii="Symbol" w:hAnsi="Symbol" w:cs="Symbol" w:hint="default"/>
      </w:rPr>
    </w:lvl>
    <w:lvl w:ilvl="8">
      <w:numFmt w:val="bullet"/>
      <w:lvlText w:val=""/>
      <w:lvlJc w:val="left"/>
      <w:pPr>
        <w:tabs>
          <w:tab w:val="num" w:pos="0"/>
        </w:tabs>
        <w:ind w:left="7602" w:hanging="360"/>
      </w:pPr>
      <w:rPr>
        <w:rFonts w:ascii="Symbol" w:hAnsi="Symbol" w:cs="Symbol" w:hint="default"/>
      </w:rPr>
    </w:lvl>
  </w:abstractNum>
  <w:abstractNum w:abstractNumId="34" w15:restartNumberingAfterBreak="0">
    <w:nsid w:val="33080728"/>
    <w:multiLevelType w:val="multilevel"/>
    <w:tmpl w:val="6270C1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5" w15:restartNumberingAfterBreak="0">
    <w:nsid w:val="36B573B3"/>
    <w:multiLevelType w:val="multilevel"/>
    <w:tmpl w:val="D21036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6" w15:restartNumberingAfterBreak="0">
    <w:nsid w:val="37B013D6"/>
    <w:multiLevelType w:val="multilevel"/>
    <w:tmpl w:val="658C26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7" w15:restartNumberingAfterBreak="0">
    <w:nsid w:val="38500D43"/>
    <w:multiLevelType w:val="multilevel"/>
    <w:tmpl w:val="D122C3D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8" w15:restartNumberingAfterBreak="0">
    <w:nsid w:val="3B684F52"/>
    <w:multiLevelType w:val="multilevel"/>
    <w:tmpl w:val="6D36245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9" w15:restartNumberingAfterBreak="0">
    <w:nsid w:val="3C4E3C9F"/>
    <w:multiLevelType w:val="multilevel"/>
    <w:tmpl w:val="D1A07BA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0" w15:restartNumberingAfterBreak="0">
    <w:nsid w:val="3CC630A6"/>
    <w:multiLevelType w:val="multilevel"/>
    <w:tmpl w:val="18D86E6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1" w15:restartNumberingAfterBreak="0">
    <w:nsid w:val="3DDF4CC6"/>
    <w:multiLevelType w:val="multilevel"/>
    <w:tmpl w:val="336634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3E4656CD"/>
    <w:multiLevelType w:val="multilevel"/>
    <w:tmpl w:val="9C3085A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3" w15:restartNumberingAfterBreak="0">
    <w:nsid w:val="422B2E0C"/>
    <w:multiLevelType w:val="multilevel"/>
    <w:tmpl w:val="649075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15:restartNumberingAfterBreak="0">
    <w:nsid w:val="438A4684"/>
    <w:multiLevelType w:val="multilevel"/>
    <w:tmpl w:val="0C08014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5" w15:restartNumberingAfterBreak="0">
    <w:nsid w:val="465D21E8"/>
    <w:multiLevelType w:val="multilevel"/>
    <w:tmpl w:val="DFCAD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479B43DE"/>
    <w:multiLevelType w:val="multilevel"/>
    <w:tmpl w:val="CB341C7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7" w15:restartNumberingAfterBreak="0">
    <w:nsid w:val="49E635AE"/>
    <w:multiLevelType w:val="multilevel"/>
    <w:tmpl w:val="3FFE74B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15:restartNumberingAfterBreak="0">
    <w:nsid w:val="4AB018D0"/>
    <w:multiLevelType w:val="multilevel"/>
    <w:tmpl w:val="321246D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9" w15:restartNumberingAfterBreak="0">
    <w:nsid w:val="4CED6848"/>
    <w:multiLevelType w:val="multilevel"/>
    <w:tmpl w:val="BFAC9DB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0" w15:restartNumberingAfterBreak="0">
    <w:nsid w:val="50533EB3"/>
    <w:multiLevelType w:val="multilevel"/>
    <w:tmpl w:val="4DC624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15:restartNumberingAfterBreak="0">
    <w:nsid w:val="53220C8E"/>
    <w:multiLevelType w:val="multilevel"/>
    <w:tmpl w:val="86782AA8"/>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52" w15:restartNumberingAfterBreak="0">
    <w:nsid w:val="53BF0EB1"/>
    <w:multiLevelType w:val="multilevel"/>
    <w:tmpl w:val="AA10B3F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3" w15:restartNumberingAfterBreak="0">
    <w:nsid w:val="55670AE7"/>
    <w:multiLevelType w:val="multilevel"/>
    <w:tmpl w:val="C03A144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4" w15:restartNumberingAfterBreak="0">
    <w:nsid w:val="565F4FFF"/>
    <w:multiLevelType w:val="multilevel"/>
    <w:tmpl w:val="6E5079F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5" w15:restartNumberingAfterBreak="0">
    <w:nsid w:val="57AD3E68"/>
    <w:multiLevelType w:val="multilevel"/>
    <w:tmpl w:val="CADA9E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15:restartNumberingAfterBreak="0">
    <w:nsid w:val="59444DCB"/>
    <w:multiLevelType w:val="multilevel"/>
    <w:tmpl w:val="741CC70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7" w15:restartNumberingAfterBreak="0">
    <w:nsid w:val="5B1B615E"/>
    <w:multiLevelType w:val="multilevel"/>
    <w:tmpl w:val="25B8497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8" w15:restartNumberingAfterBreak="0">
    <w:nsid w:val="5B646698"/>
    <w:multiLevelType w:val="multilevel"/>
    <w:tmpl w:val="63CE5A6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9" w15:restartNumberingAfterBreak="0">
    <w:nsid w:val="5B8D7E3F"/>
    <w:multiLevelType w:val="multilevel"/>
    <w:tmpl w:val="3718E98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0" w15:restartNumberingAfterBreak="0">
    <w:nsid w:val="5BF752A9"/>
    <w:multiLevelType w:val="multilevel"/>
    <w:tmpl w:val="D062EFE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1" w15:restartNumberingAfterBreak="0">
    <w:nsid w:val="5F2F5BCA"/>
    <w:multiLevelType w:val="multilevel"/>
    <w:tmpl w:val="30A2127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2" w15:restartNumberingAfterBreak="0">
    <w:nsid w:val="646D6A2A"/>
    <w:multiLevelType w:val="multilevel"/>
    <w:tmpl w:val="4DB8F6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3" w15:restartNumberingAfterBreak="0">
    <w:nsid w:val="64E2095C"/>
    <w:multiLevelType w:val="multilevel"/>
    <w:tmpl w:val="96B4EC9A"/>
    <w:lvl w:ilvl="0">
      <w:start w:val="5"/>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4" w15:restartNumberingAfterBreak="0">
    <w:nsid w:val="65182545"/>
    <w:multiLevelType w:val="multilevel"/>
    <w:tmpl w:val="19ECCCE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5" w15:restartNumberingAfterBreak="0">
    <w:nsid w:val="67062928"/>
    <w:multiLevelType w:val="multilevel"/>
    <w:tmpl w:val="171E60F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 w15:restartNumberingAfterBreak="0">
    <w:nsid w:val="69B16E81"/>
    <w:multiLevelType w:val="multilevel"/>
    <w:tmpl w:val="4350A0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7" w15:restartNumberingAfterBreak="0">
    <w:nsid w:val="6B197A9F"/>
    <w:multiLevelType w:val="multilevel"/>
    <w:tmpl w:val="E102ABAE"/>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68" w15:restartNumberingAfterBreak="0">
    <w:nsid w:val="6CB23DB9"/>
    <w:multiLevelType w:val="multilevel"/>
    <w:tmpl w:val="362A74F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9" w15:restartNumberingAfterBreak="0">
    <w:nsid w:val="6D1A5DF1"/>
    <w:multiLevelType w:val="multilevel"/>
    <w:tmpl w:val="70D661E0"/>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0" w15:restartNumberingAfterBreak="0">
    <w:nsid w:val="6D9E05E3"/>
    <w:multiLevelType w:val="multilevel"/>
    <w:tmpl w:val="EB581E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1" w15:restartNumberingAfterBreak="0">
    <w:nsid w:val="6E7020AD"/>
    <w:multiLevelType w:val="multilevel"/>
    <w:tmpl w:val="752A5E3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2" w15:restartNumberingAfterBreak="0">
    <w:nsid w:val="707E66AD"/>
    <w:multiLevelType w:val="multilevel"/>
    <w:tmpl w:val="73C6092E"/>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3" w15:restartNumberingAfterBreak="0">
    <w:nsid w:val="71FA65DE"/>
    <w:multiLevelType w:val="multilevel"/>
    <w:tmpl w:val="6EAC4B9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74" w15:restartNumberingAfterBreak="0">
    <w:nsid w:val="77235B68"/>
    <w:multiLevelType w:val="multilevel"/>
    <w:tmpl w:val="CBC284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15:restartNumberingAfterBreak="0">
    <w:nsid w:val="79B6056B"/>
    <w:multiLevelType w:val="multilevel"/>
    <w:tmpl w:val="F970DD1C"/>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6" w15:restartNumberingAfterBreak="0">
    <w:nsid w:val="7B460C4F"/>
    <w:multiLevelType w:val="multilevel"/>
    <w:tmpl w:val="E7846E90"/>
    <w:lvl w:ilvl="0">
      <w:start w:val="7"/>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num w:numId="1" w16cid:durableId="120612620">
    <w:abstractNumId w:val="21"/>
  </w:num>
  <w:num w:numId="2" w16cid:durableId="105258379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63996180">
    <w:abstractNumId w:val="3"/>
  </w:num>
  <w:num w:numId="4" w16cid:durableId="384379168">
    <w:abstractNumId w:val="66"/>
  </w:num>
  <w:num w:numId="5" w16cid:durableId="1273709514">
    <w:abstractNumId w:val="46"/>
  </w:num>
  <w:num w:numId="6" w16cid:durableId="1873226795">
    <w:abstractNumId w:val="72"/>
  </w:num>
  <w:num w:numId="7" w16cid:durableId="736174007">
    <w:abstractNumId w:val="54"/>
  </w:num>
  <w:num w:numId="8" w16cid:durableId="1263102666">
    <w:abstractNumId w:val="5"/>
  </w:num>
  <w:num w:numId="9" w16cid:durableId="1926189258">
    <w:abstractNumId w:val="64"/>
  </w:num>
  <w:num w:numId="10" w16cid:durableId="2111387897">
    <w:abstractNumId w:val="51"/>
  </w:num>
  <w:num w:numId="11" w16cid:durableId="571818166">
    <w:abstractNumId w:val="32"/>
  </w:num>
  <w:num w:numId="12" w16cid:durableId="700135384">
    <w:abstractNumId w:val="58"/>
  </w:num>
  <w:num w:numId="13" w16cid:durableId="1759525266">
    <w:abstractNumId w:val="20"/>
  </w:num>
  <w:num w:numId="14" w16cid:durableId="2026133352">
    <w:abstractNumId w:val="76"/>
  </w:num>
  <w:num w:numId="15" w16cid:durableId="299456353">
    <w:abstractNumId w:val="49"/>
  </w:num>
  <w:num w:numId="16" w16cid:durableId="1241450014">
    <w:abstractNumId w:val="12"/>
  </w:num>
  <w:num w:numId="17" w16cid:durableId="2073505888">
    <w:abstractNumId w:val="42"/>
  </w:num>
  <w:num w:numId="18" w16cid:durableId="561328890">
    <w:abstractNumId w:val="13"/>
  </w:num>
  <w:num w:numId="19" w16cid:durableId="1002850586">
    <w:abstractNumId w:val="28"/>
  </w:num>
  <w:num w:numId="20" w16cid:durableId="1430153420">
    <w:abstractNumId w:val="37"/>
  </w:num>
  <w:num w:numId="21" w16cid:durableId="1305937632">
    <w:abstractNumId w:val="73"/>
  </w:num>
  <w:num w:numId="22" w16cid:durableId="2021270819">
    <w:abstractNumId w:val="61"/>
  </w:num>
  <w:num w:numId="23" w16cid:durableId="774447961">
    <w:abstractNumId w:val="6"/>
  </w:num>
  <w:num w:numId="24" w16cid:durableId="517045327">
    <w:abstractNumId w:val="67"/>
  </w:num>
  <w:num w:numId="25" w16cid:durableId="1538620877">
    <w:abstractNumId w:val="53"/>
  </w:num>
  <w:num w:numId="26" w16cid:durableId="1267424003">
    <w:abstractNumId w:val="0"/>
  </w:num>
  <w:num w:numId="27" w16cid:durableId="128327998">
    <w:abstractNumId w:val="35"/>
  </w:num>
  <w:num w:numId="28" w16cid:durableId="547229686">
    <w:abstractNumId w:val="39"/>
  </w:num>
  <w:num w:numId="29" w16cid:durableId="414402482">
    <w:abstractNumId w:val="16"/>
  </w:num>
  <w:num w:numId="30" w16cid:durableId="1036737401">
    <w:abstractNumId w:val="22"/>
  </w:num>
  <w:num w:numId="31" w16cid:durableId="465852127">
    <w:abstractNumId w:val="59"/>
  </w:num>
  <w:num w:numId="32" w16cid:durableId="437263163">
    <w:abstractNumId w:val="18"/>
  </w:num>
  <w:num w:numId="33" w16cid:durableId="387804444">
    <w:abstractNumId w:val="26"/>
  </w:num>
  <w:num w:numId="34" w16cid:durableId="1674212860">
    <w:abstractNumId w:val="60"/>
  </w:num>
  <w:num w:numId="35" w16cid:durableId="60980502">
    <w:abstractNumId w:val="40"/>
  </w:num>
  <w:num w:numId="36" w16cid:durableId="1124234042">
    <w:abstractNumId w:val="68"/>
  </w:num>
  <w:num w:numId="37" w16cid:durableId="335965484">
    <w:abstractNumId w:val="69"/>
  </w:num>
  <w:num w:numId="38" w16cid:durableId="1250773461">
    <w:abstractNumId w:val="31"/>
  </w:num>
  <w:num w:numId="39" w16cid:durableId="969282765">
    <w:abstractNumId w:val="30"/>
  </w:num>
  <w:num w:numId="40" w16cid:durableId="387412322">
    <w:abstractNumId w:val="38"/>
  </w:num>
  <w:num w:numId="41" w16cid:durableId="268319085">
    <w:abstractNumId w:val="44"/>
  </w:num>
  <w:num w:numId="42" w16cid:durableId="128404578">
    <w:abstractNumId w:val="57"/>
  </w:num>
  <w:num w:numId="43" w16cid:durableId="631519122">
    <w:abstractNumId w:val="63"/>
  </w:num>
  <w:num w:numId="44" w16cid:durableId="24261388">
    <w:abstractNumId w:val="10"/>
  </w:num>
  <w:num w:numId="45" w16cid:durableId="1817649006">
    <w:abstractNumId w:val="15"/>
  </w:num>
  <w:num w:numId="46" w16cid:durableId="202836328">
    <w:abstractNumId w:val="4"/>
  </w:num>
  <w:num w:numId="47" w16cid:durableId="1930654316">
    <w:abstractNumId w:val="7"/>
  </w:num>
  <w:num w:numId="48" w16cid:durableId="375664538">
    <w:abstractNumId w:val="29"/>
  </w:num>
  <w:num w:numId="49" w16cid:durableId="1949849605">
    <w:abstractNumId w:val="52"/>
  </w:num>
  <w:num w:numId="50" w16cid:durableId="1896966833">
    <w:abstractNumId w:val="75"/>
  </w:num>
  <w:num w:numId="51" w16cid:durableId="6947466">
    <w:abstractNumId w:val="9"/>
  </w:num>
  <w:num w:numId="52" w16cid:durableId="760755466">
    <w:abstractNumId w:val="48"/>
  </w:num>
  <w:num w:numId="53" w16cid:durableId="1413355510">
    <w:abstractNumId w:val="2"/>
  </w:num>
  <w:num w:numId="54" w16cid:durableId="68116172">
    <w:abstractNumId w:val="11"/>
  </w:num>
  <w:num w:numId="55" w16cid:durableId="1374504016">
    <w:abstractNumId w:val="23"/>
  </w:num>
  <w:num w:numId="56" w16cid:durableId="1634679020">
    <w:abstractNumId w:val="8"/>
  </w:num>
  <w:num w:numId="57" w16cid:durableId="523789784">
    <w:abstractNumId w:val="33"/>
  </w:num>
  <w:num w:numId="58" w16cid:durableId="1933002602">
    <w:abstractNumId w:val="34"/>
  </w:num>
  <w:num w:numId="59" w16cid:durableId="1212688813">
    <w:abstractNumId w:val="56"/>
  </w:num>
  <w:num w:numId="60" w16cid:durableId="1583753049">
    <w:abstractNumId w:val="17"/>
  </w:num>
  <w:num w:numId="61" w16cid:durableId="64184634">
    <w:abstractNumId w:val="47"/>
  </w:num>
  <w:num w:numId="62" w16cid:durableId="72819027">
    <w:abstractNumId w:val="62"/>
  </w:num>
  <w:num w:numId="63" w16cid:durableId="638612986">
    <w:abstractNumId w:val="71"/>
  </w:num>
  <w:num w:numId="64" w16cid:durableId="932783157">
    <w:abstractNumId w:val="19"/>
  </w:num>
  <w:num w:numId="65" w16cid:durableId="935871395">
    <w:abstractNumId w:val="27"/>
  </w:num>
  <w:num w:numId="66" w16cid:durableId="210506832">
    <w:abstractNumId w:val="45"/>
  </w:num>
  <w:num w:numId="67" w16cid:durableId="1885553784">
    <w:abstractNumId w:val="55"/>
  </w:num>
  <w:num w:numId="68" w16cid:durableId="1058934834">
    <w:abstractNumId w:val="41"/>
  </w:num>
  <w:num w:numId="69" w16cid:durableId="472143924">
    <w:abstractNumId w:val="74"/>
  </w:num>
  <w:num w:numId="70" w16cid:durableId="339696777">
    <w:abstractNumId w:val="25"/>
  </w:num>
  <w:num w:numId="71" w16cid:durableId="823818379">
    <w:abstractNumId w:val="43"/>
  </w:num>
  <w:num w:numId="72" w16cid:durableId="899949400">
    <w:abstractNumId w:val="50"/>
  </w:num>
  <w:num w:numId="73" w16cid:durableId="482813545">
    <w:abstractNumId w:val="65"/>
  </w:num>
  <w:num w:numId="74" w16cid:durableId="1432748163">
    <w:abstractNumId w:val="14"/>
  </w:num>
  <w:num w:numId="75" w16cid:durableId="1273777959">
    <w:abstractNumId w:val="24"/>
  </w:num>
  <w:num w:numId="76" w16cid:durableId="576600026">
    <w:abstractNumId w:val="70"/>
  </w:num>
  <w:num w:numId="77" w16cid:durableId="1470513127">
    <w:abstractNumId w:val="1"/>
  </w:num>
  <w:num w:numId="78" w16cid:durableId="502862090">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hanh Cong">
    <w15:presenceInfo w15:providerId="Windows Live" w15:userId="e3bbf3e72d83c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10"/>
    <w:rsid w:val="001A7410"/>
    <w:rsid w:val="002B78EE"/>
    <w:rsid w:val="00314B16"/>
    <w:rsid w:val="00343127"/>
    <w:rsid w:val="00523CDC"/>
    <w:rsid w:val="005E70E0"/>
    <w:rsid w:val="007236DE"/>
    <w:rsid w:val="00737680"/>
    <w:rsid w:val="00977C45"/>
    <w:rsid w:val="00B01F86"/>
    <w:rsid w:val="00D0642B"/>
    <w:rsid w:val="00D76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578C6"/>
  <w15:chartTrackingRefBased/>
  <w15:docId w15:val="{16D25705-B7DD-40D3-9FB3-0E40E1EC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B16"/>
    <w:pPr>
      <w:suppressAutoHyphens/>
      <w:spacing w:after="0" w:line="240" w:lineRule="auto"/>
    </w:pPr>
    <w:rPr>
      <w:rFonts w:ascii="Times New Roman" w:eastAsia="NSimSun" w:hAnsi="Times New Roman" w:cs="Lucida Sans"/>
      <w:sz w:val="28"/>
      <w:szCs w:val="24"/>
      <w:lang w:val="en-GB" w:eastAsia="zh-CN" w:bidi="hi-IN"/>
      <w14:ligatures w14:val="none"/>
    </w:rPr>
  </w:style>
  <w:style w:type="paragraph" w:styleId="Heading1">
    <w:name w:val="heading 1"/>
    <w:basedOn w:val="Normal"/>
    <w:next w:val="Normal"/>
    <w:link w:val="Heading1Char"/>
    <w:autoRedefine/>
    <w:uiPriority w:val="9"/>
    <w:qFormat/>
    <w:rsid w:val="00343127"/>
    <w:pPr>
      <w:keepNext/>
      <w:keepLines/>
      <w:spacing w:before="360" w:after="80"/>
      <w:jc w:val="center"/>
      <w:outlineLvl w:val="0"/>
    </w:pPr>
    <w:rPr>
      <w:rFonts w:eastAsiaTheme="majorEastAsia" w:cstheme="majorBidi"/>
      <w:color w:val="000000" w:themeColor="text1"/>
      <w:szCs w:val="40"/>
    </w:rPr>
  </w:style>
  <w:style w:type="paragraph" w:styleId="Heading2">
    <w:name w:val="heading 2"/>
    <w:basedOn w:val="Normal"/>
    <w:next w:val="Normal"/>
    <w:link w:val="Heading2Char"/>
    <w:uiPriority w:val="9"/>
    <w:unhideWhenUsed/>
    <w:qFormat/>
    <w:rsid w:val="00D0642B"/>
    <w:pPr>
      <w:keepNext/>
      <w:keepLines/>
      <w:spacing w:before="160" w:after="80"/>
      <w:outlineLvl w:val="1"/>
    </w:pPr>
    <w:rPr>
      <w:rFonts w:eastAsiaTheme="majorEastAsia" w:cstheme="majorBidi"/>
      <w:szCs w:val="32"/>
    </w:rPr>
  </w:style>
  <w:style w:type="paragraph" w:styleId="Heading3">
    <w:name w:val="heading 3"/>
    <w:basedOn w:val="Normal"/>
    <w:next w:val="Normal"/>
    <w:link w:val="Heading3Char"/>
    <w:uiPriority w:val="9"/>
    <w:unhideWhenUsed/>
    <w:qFormat/>
    <w:rsid w:val="00D0642B"/>
    <w:pPr>
      <w:keepNext/>
      <w:keepLines/>
      <w:spacing w:before="160" w:after="8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unhideWhenUsed/>
    <w:qFormat/>
    <w:rsid w:val="00D0642B"/>
    <w:pPr>
      <w:keepNext/>
      <w:keepLines/>
      <w:spacing w:before="80" w:after="4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D0642B"/>
    <w:pPr>
      <w:keepNext/>
      <w:keepLines/>
      <w:spacing w:before="80" w:after="40"/>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1A74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4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4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4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43127"/>
    <w:rPr>
      <w:rFonts w:ascii="Times New Roman" w:eastAsiaTheme="majorEastAsia" w:hAnsi="Times New Roman" w:cstheme="majorBidi"/>
      <w:color w:val="000000" w:themeColor="text1"/>
      <w:sz w:val="28"/>
      <w:szCs w:val="40"/>
      <w:lang w:val="en-GB" w:eastAsia="zh-CN" w:bidi="hi-IN"/>
      <w14:ligatures w14:val="none"/>
    </w:rPr>
  </w:style>
  <w:style w:type="character" w:customStyle="1" w:styleId="Heading2Char">
    <w:name w:val="Heading 2 Char"/>
    <w:basedOn w:val="DefaultParagraphFont"/>
    <w:link w:val="Heading2"/>
    <w:uiPriority w:val="9"/>
    <w:qFormat/>
    <w:rsid w:val="00D0642B"/>
    <w:rPr>
      <w:rFonts w:ascii="Times New Roman" w:eastAsiaTheme="majorEastAsia" w:hAnsi="Times New Roman" w:cstheme="majorBidi"/>
      <w:sz w:val="28"/>
      <w:szCs w:val="32"/>
    </w:rPr>
  </w:style>
  <w:style w:type="character" w:customStyle="1" w:styleId="Heading3Char">
    <w:name w:val="Heading 3 Char"/>
    <w:basedOn w:val="DefaultParagraphFont"/>
    <w:link w:val="Heading3"/>
    <w:uiPriority w:val="9"/>
    <w:rsid w:val="00D0642B"/>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rsid w:val="00D0642B"/>
    <w:rPr>
      <w:rFonts w:ascii="Times New Roman" w:eastAsiaTheme="majorEastAsia" w:hAnsi="Times New Roman" w:cstheme="majorBidi"/>
      <w:iCs/>
      <w:color w:val="000000" w:themeColor="text1"/>
      <w:sz w:val="28"/>
    </w:rPr>
  </w:style>
  <w:style w:type="character" w:customStyle="1" w:styleId="Heading5Char">
    <w:name w:val="Heading 5 Char"/>
    <w:basedOn w:val="DefaultParagraphFont"/>
    <w:link w:val="Heading5"/>
    <w:uiPriority w:val="9"/>
    <w:rsid w:val="00D0642B"/>
    <w:rPr>
      <w:rFonts w:ascii="Times New Roman" w:eastAsiaTheme="majorEastAsia" w:hAnsi="Times New Roman" w:cstheme="majorBidi"/>
      <w:color w:val="000000" w:themeColor="text1"/>
      <w:sz w:val="28"/>
    </w:rPr>
  </w:style>
  <w:style w:type="character" w:customStyle="1" w:styleId="Heading6Char">
    <w:name w:val="Heading 6 Char"/>
    <w:basedOn w:val="DefaultParagraphFont"/>
    <w:link w:val="Heading6"/>
    <w:uiPriority w:val="9"/>
    <w:semiHidden/>
    <w:rsid w:val="001A7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410"/>
    <w:rPr>
      <w:rFonts w:eastAsiaTheme="majorEastAsia" w:cstheme="majorBidi"/>
      <w:color w:val="272727" w:themeColor="text1" w:themeTint="D8"/>
    </w:rPr>
  </w:style>
  <w:style w:type="paragraph" w:styleId="Title">
    <w:name w:val="Title"/>
    <w:basedOn w:val="Normal"/>
    <w:next w:val="Normal"/>
    <w:link w:val="TitleChar"/>
    <w:uiPriority w:val="10"/>
    <w:qFormat/>
    <w:rsid w:val="001A74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410"/>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A7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410"/>
    <w:pPr>
      <w:spacing w:before="160"/>
      <w:jc w:val="center"/>
    </w:pPr>
    <w:rPr>
      <w:i/>
      <w:iCs/>
      <w:color w:val="404040" w:themeColor="text1" w:themeTint="BF"/>
    </w:rPr>
  </w:style>
  <w:style w:type="character" w:customStyle="1" w:styleId="QuoteChar">
    <w:name w:val="Quote Char"/>
    <w:basedOn w:val="DefaultParagraphFont"/>
    <w:link w:val="Quote"/>
    <w:uiPriority w:val="29"/>
    <w:rsid w:val="001A7410"/>
    <w:rPr>
      <w:i/>
      <w:iCs/>
      <w:color w:val="404040" w:themeColor="text1" w:themeTint="BF"/>
    </w:rPr>
  </w:style>
  <w:style w:type="paragraph" w:styleId="ListParagraph">
    <w:name w:val="List Paragraph"/>
    <w:basedOn w:val="Normal"/>
    <w:uiPriority w:val="34"/>
    <w:qFormat/>
    <w:rsid w:val="001A7410"/>
    <w:pPr>
      <w:ind w:left="720"/>
      <w:contextualSpacing/>
    </w:pPr>
  </w:style>
  <w:style w:type="character" w:styleId="IntenseEmphasis">
    <w:name w:val="Intense Emphasis"/>
    <w:basedOn w:val="DefaultParagraphFont"/>
    <w:uiPriority w:val="21"/>
    <w:qFormat/>
    <w:rsid w:val="001A7410"/>
    <w:rPr>
      <w:i/>
      <w:iCs/>
      <w:color w:val="0F4761" w:themeColor="accent1" w:themeShade="BF"/>
    </w:rPr>
  </w:style>
  <w:style w:type="paragraph" w:styleId="IntenseQuote">
    <w:name w:val="Intense Quote"/>
    <w:basedOn w:val="Normal"/>
    <w:next w:val="Normal"/>
    <w:link w:val="IntenseQuoteChar"/>
    <w:uiPriority w:val="30"/>
    <w:qFormat/>
    <w:rsid w:val="001A74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7410"/>
    <w:rPr>
      <w:i/>
      <w:iCs/>
      <w:color w:val="0F4761" w:themeColor="accent1" w:themeShade="BF"/>
    </w:rPr>
  </w:style>
  <w:style w:type="character" w:styleId="IntenseReference">
    <w:name w:val="Intense Reference"/>
    <w:basedOn w:val="DefaultParagraphFont"/>
    <w:uiPriority w:val="32"/>
    <w:qFormat/>
    <w:rsid w:val="001A7410"/>
    <w:rPr>
      <w:b/>
      <w:bCs/>
      <w:smallCaps/>
      <w:color w:val="0F4761" w:themeColor="accent1" w:themeShade="BF"/>
      <w:spacing w:val="5"/>
    </w:rPr>
  </w:style>
  <w:style w:type="paragraph" w:styleId="NoSpacing">
    <w:name w:val="No Spacing"/>
    <w:uiPriority w:val="1"/>
    <w:qFormat/>
    <w:rsid w:val="00D0642B"/>
    <w:pPr>
      <w:spacing w:after="0" w:line="240" w:lineRule="auto"/>
    </w:pPr>
    <w:rPr>
      <w:rFonts w:ascii="Times New Roman" w:hAnsi="Times New Roman"/>
      <w:sz w:val="28"/>
    </w:rPr>
  </w:style>
  <w:style w:type="paragraph" w:styleId="Revision">
    <w:name w:val="Revision"/>
    <w:hidden/>
    <w:uiPriority w:val="99"/>
    <w:semiHidden/>
    <w:rsid w:val="00D0642B"/>
    <w:pPr>
      <w:spacing w:after="0" w:line="240" w:lineRule="auto"/>
    </w:pPr>
    <w:rPr>
      <w:rFonts w:ascii="Times New Roman" w:hAnsi="Times New Roman"/>
      <w:sz w:val="28"/>
    </w:rPr>
  </w:style>
  <w:style w:type="character" w:customStyle="1" w:styleId="BodyTextChar">
    <w:name w:val="Body Text Char"/>
    <w:basedOn w:val="DefaultParagraphFont"/>
    <w:link w:val="BodyText"/>
    <w:qFormat/>
    <w:rsid w:val="00314B16"/>
  </w:style>
  <w:style w:type="paragraph" w:styleId="BodyText">
    <w:name w:val="Body Text"/>
    <w:basedOn w:val="Normal"/>
    <w:link w:val="BodyTextChar"/>
    <w:rsid w:val="00314B16"/>
    <w:pPr>
      <w:spacing w:after="140" w:line="276" w:lineRule="auto"/>
    </w:pPr>
    <w:rPr>
      <w:rFonts w:asciiTheme="minorHAnsi" w:hAnsiTheme="minorHAnsi"/>
      <w:sz w:val="22"/>
    </w:rPr>
  </w:style>
  <w:style w:type="character" w:customStyle="1" w:styleId="BodyTextChar1">
    <w:name w:val="Body Text Char1"/>
    <w:basedOn w:val="DefaultParagraphFont"/>
    <w:semiHidden/>
    <w:rsid w:val="00314B16"/>
    <w:rPr>
      <w:rFonts w:ascii="Times New Roman" w:hAnsi="Times New Roman"/>
      <w:sz w:val="28"/>
    </w:rPr>
  </w:style>
  <w:style w:type="paragraph" w:customStyle="1" w:styleId="TableContents">
    <w:name w:val="Table Contents"/>
    <w:basedOn w:val="Normal"/>
    <w:qFormat/>
    <w:rsid w:val="00314B16"/>
    <w:pPr>
      <w:widowControl w:val="0"/>
      <w:suppressLineNumbers/>
    </w:pPr>
  </w:style>
  <w:style w:type="character" w:customStyle="1" w:styleId="Bullets">
    <w:name w:val="Bullets"/>
    <w:qFormat/>
    <w:rsid w:val="00314B16"/>
    <w:rPr>
      <w:rFonts w:ascii="OpenSymbol" w:eastAsia="OpenSymbol" w:hAnsi="OpenSymbol" w:cs="OpenSymbol"/>
    </w:rPr>
  </w:style>
  <w:style w:type="character" w:customStyle="1" w:styleId="NumberingSymbols">
    <w:name w:val="Numbering Symbols"/>
    <w:qFormat/>
    <w:rsid w:val="00314B16"/>
  </w:style>
  <w:style w:type="character" w:styleId="Strong">
    <w:name w:val="Strong"/>
    <w:qFormat/>
    <w:rsid w:val="00314B16"/>
    <w:rPr>
      <w:b/>
      <w:bCs/>
    </w:rPr>
  </w:style>
  <w:style w:type="character" w:customStyle="1" w:styleId="SourceText">
    <w:name w:val="Source Text"/>
    <w:qFormat/>
    <w:rsid w:val="00314B16"/>
    <w:rPr>
      <w:rFonts w:ascii="Liberation Mono" w:eastAsia="NSimSun" w:hAnsi="Liberation Mono" w:cs="Liberation Mono"/>
    </w:rPr>
  </w:style>
  <w:style w:type="character" w:styleId="Hyperlink">
    <w:name w:val="Hyperlink"/>
    <w:uiPriority w:val="99"/>
    <w:rsid w:val="00314B16"/>
    <w:rPr>
      <w:color w:val="000080"/>
      <w:u w:val="single"/>
    </w:rPr>
  </w:style>
  <w:style w:type="character" w:customStyle="1" w:styleId="IndexLink">
    <w:name w:val="Index Link"/>
    <w:qFormat/>
    <w:rsid w:val="00314B16"/>
  </w:style>
  <w:style w:type="paragraph" w:customStyle="1" w:styleId="Heading">
    <w:name w:val="Heading"/>
    <w:basedOn w:val="Normal"/>
    <w:next w:val="BodyText"/>
    <w:qFormat/>
    <w:rsid w:val="00314B16"/>
    <w:pPr>
      <w:keepNext/>
      <w:spacing w:before="240" w:after="120"/>
    </w:pPr>
    <w:rPr>
      <w:rFonts w:eastAsia="Microsoft YaHei"/>
      <w:szCs w:val="28"/>
    </w:rPr>
  </w:style>
  <w:style w:type="paragraph" w:styleId="List">
    <w:name w:val="List"/>
    <w:basedOn w:val="BodyText"/>
    <w:rsid w:val="00314B16"/>
    <w:rPr>
      <w:rFonts w:ascii="Times New Roman" w:hAnsi="Times New Roman"/>
      <w:sz w:val="28"/>
    </w:rPr>
  </w:style>
  <w:style w:type="paragraph" w:styleId="Caption">
    <w:name w:val="caption"/>
    <w:basedOn w:val="Normal"/>
    <w:qFormat/>
    <w:rsid w:val="00314B16"/>
    <w:pPr>
      <w:suppressLineNumbers/>
      <w:spacing w:before="120" w:after="120"/>
    </w:pPr>
    <w:rPr>
      <w:i/>
      <w:iCs/>
    </w:rPr>
  </w:style>
  <w:style w:type="paragraph" w:customStyle="1" w:styleId="Index">
    <w:name w:val="Index"/>
    <w:basedOn w:val="Normal"/>
    <w:qFormat/>
    <w:rsid w:val="00314B16"/>
    <w:pPr>
      <w:suppressLineNumbers/>
    </w:pPr>
  </w:style>
  <w:style w:type="paragraph" w:customStyle="1" w:styleId="normal1">
    <w:name w:val="normal1"/>
    <w:qFormat/>
    <w:rsid w:val="00314B16"/>
    <w:pPr>
      <w:widowControl w:val="0"/>
      <w:suppressAutoHyphens/>
      <w:spacing w:after="0" w:line="240" w:lineRule="auto"/>
    </w:pPr>
    <w:rPr>
      <w:rFonts w:ascii="Liberation Serif" w:eastAsia="NSimSun" w:hAnsi="Liberation Serif" w:cs="Lucida Sans"/>
      <w:sz w:val="24"/>
      <w:szCs w:val="24"/>
      <w:lang w:val="en-GB" w:eastAsia="zh-CN" w:bidi="hi-IN"/>
      <w14:ligatures w14:val="none"/>
    </w:rPr>
  </w:style>
  <w:style w:type="paragraph" w:customStyle="1" w:styleId="HeaderandFooter">
    <w:name w:val="Header and Footer"/>
    <w:basedOn w:val="Normal"/>
    <w:qFormat/>
    <w:rsid w:val="00314B16"/>
  </w:style>
  <w:style w:type="paragraph" w:styleId="Footer">
    <w:name w:val="footer"/>
    <w:basedOn w:val="HeaderandFooter"/>
    <w:link w:val="FooterChar"/>
    <w:rsid w:val="00314B16"/>
  </w:style>
  <w:style w:type="character" w:customStyle="1" w:styleId="FooterChar">
    <w:name w:val="Footer Char"/>
    <w:basedOn w:val="DefaultParagraphFont"/>
    <w:link w:val="Footer"/>
    <w:rsid w:val="00314B16"/>
    <w:rPr>
      <w:rFonts w:ascii="Times New Roman" w:eastAsia="NSimSun" w:hAnsi="Times New Roman" w:cs="Lucida Sans"/>
      <w:sz w:val="28"/>
      <w:szCs w:val="24"/>
      <w:lang w:val="en-GB" w:eastAsia="zh-CN" w:bidi="hi-IN"/>
      <w14:ligatures w14:val="none"/>
    </w:rPr>
  </w:style>
  <w:style w:type="paragraph" w:customStyle="1" w:styleId="FrameContents">
    <w:name w:val="Frame Contents"/>
    <w:basedOn w:val="Normal"/>
    <w:qFormat/>
    <w:rsid w:val="00314B16"/>
  </w:style>
  <w:style w:type="paragraph" w:styleId="Header">
    <w:name w:val="header"/>
    <w:basedOn w:val="HeaderandFooter"/>
    <w:link w:val="HeaderChar"/>
    <w:rsid w:val="00314B16"/>
  </w:style>
  <w:style w:type="character" w:customStyle="1" w:styleId="HeaderChar">
    <w:name w:val="Header Char"/>
    <w:basedOn w:val="DefaultParagraphFont"/>
    <w:link w:val="Header"/>
    <w:rsid w:val="00314B16"/>
    <w:rPr>
      <w:rFonts w:ascii="Times New Roman" w:eastAsia="NSimSun" w:hAnsi="Times New Roman" w:cs="Lucida Sans"/>
      <w:sz w:val="28"/>
      <w:szCs w:val="24"/>
      <w:lang w:val="en-GB" w:eastAsia="zh-CN" w:bidi="hi-IN"/>
      <w14:ligatures w14:val="none"/>
    </w:rPr>
  </w:style>
  <w:style w:type="paragraph" w:customStyle="1" w:styleId="TableParagraph">
    <w:name w:val="Table Paragraph"/>
    <w:basedOn w:val="Normal"/>
    <w:qFormat/>
    <w:rsid w:val="00314B16"/>
    <w:pPr>
      <w:spacing w:line="298" w:lineRule="exact"/>
      <w:ind w:left="110"/>
    </w:pPr>
    <w:rPr>
      <w:rFonts w:eastAsia="Times New Roman" w:cs="Times New Roman"/>
      <w:lang w:val="vi-VN" w:eastAsia="en-US" w:bidi="ar-SA"/>
    </w:rPr>
  </w:style>
  <w:style w:type="paragraph" w:customStyle="1" w:styleId="HorizontalLine">
    <w:name w:val="Horizontal Line"/>
    <w:basedOn w:val="Normal"/>
    <w:next w:val="BodyText"/>
    <w:qFormat/>
    <w:rsid w:val="00314B16"/>
    <w:pPr>
      <w:suppressLineNumbers/>
      <w:pBdr>
        <w:bottom w:val="double" w:sz="2" w:space="0" w:color="808080"/>
      </w:pBdr>
      <w:spacing w:after="283"/>
    </w:pPr>
    <w:rPr>
      <w:sz w:val="12"/>
      <w:szCs w:val="12"/>
    </w:rPr>
  </w:style>
  <w:style w:type="paragraph" w:styleId="Index1">
    <w:name w:val="index 1"/>
    <w:basedOn w:val="Normal"/>
    <w:next w:val="Normal"/>
    <w:autoRedefine/>
    <w:uiPriority w:val="99"/>
    <w:semiHidden/>
    <w:unhideWhenUsed/>
    <w:rsid w:val="00314B16"/>
    <w:pPr>
      <w:ind w:left="280" w:hanging="280"/>
    </w:pPr>
    <w:rPr>
      <w:rFonts w:cs="Mangal"/>
    </w:rPr>
  </w:style>
  <w:style w:type="paragraph" w:styleId="IndexHeading">
    <w:name w:val="index heading"/>
    <w:basedOn w:val="Heading"/>
    <w:rsid w:val="00314B16"/>
    <w:pPr>
      <w:suppressLineNumbers/>
    </w:pPr>
    <w:rPr>
      <w:b/>
      <w:bCs/>
      <w:sz w:val="32"/>
      <w:szCs w:val="32"/>
    </w:rPr>
  </w:style>
  <w:style w:type="paragraph" w:styleId="TOCHeading">
    <w:name w:val="TOC Heading"/>
    <w:basedOn w:val="IndexHeading"/>
    <w:uiPriority w:val="39"/>
    <w:qFormat/>
    <w:rsid w:val="00314B16"/>
  </w:style>
  <w:style w:type="paragraph" w:styleId="TOC3">
    <w:name w:val="toc 3"/>
    <w:basedOn w:val="Index"/>
    <w:uiPriority w:val="39"/>
    <w:rsid w:val="00314B16"/>
    <w:pPr>
      <w:tabs>
        <w:tab w:val="right" w:leader="dot" w:pos="9071"/>
      </w:tabs>
      <w:ind w:left="567"/>
    </w:pPr>
  </w:style>
  <w:style w:type="paragraph" w:styleId="TOC2">
    <w:name w:val="toc 2"/>
    <w:basedOn w:val="Index"/>
    <w:uiPriority w:val="39"/>
    <w:rsid w:val="00314B16"/>
    <w:pPr>
      <w:tabs>
        <w:tab w:val="right" w:leader="dot" w:pos="9355"/>
      </w:tabs>
      <w:ind w:left="283"/>
    </w:pPr>
  </w:style>
  <w:style w:type="paragraph" w:styleId="TOC4">
    <w:name w:val="toc 4"/>
    <w:basedOn w:val="Index"/>
    <w:rsid w:val="00314B16"/>
    <w:pPr>
      <w:tabs>
        <w:tab w:val="right" w:leader="dot" w:pos="8788"/>
      </w:tabs>
      <w:ind w:left="850"/>
    </w:pPr>
  </w:style>
  <w:style w:type="paragraph" w:styleId="TOC1">
    <w:name w:val="toc 1"/>
    <w:basedOn w:val="Normal"/>
    <w:next w:val="Normal"/>
    <w:autoRedefine/>
    <w:uiPriority w:val="39"/>
    <w:unhideWhenUsed/>
    <w:rsid w:val="00343127"/>
    <w:pPr>
      <w:spacing w:after="10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2.xml"/><Relationship Id="rId21" Type="http://schemas.openxmlformats.org/officeDocument/2006/relationships/image" Target="media/image8.jpeg"/><Relationship Id="rId42" Type="http://schemas.openxmlformats.org/officeDocument/2006/relationships/footer" Target="footer25.xml"/><Relationship Id="rId47" Type="http://schemas.openxmlformats.org/officeDocument/2006/relationships/footer" Target="footer29.xml"/><Relationship Id="rId63" Type="http://schemas.openxmlformats.org/officeDocument/2006/relationships/footer" Target="footer41.xml"/><Relationship Id="rId68" Type="http://schemas.openxmlformats.org/officeDocument/2006/relationships/footer" Target="footer46.xml"/><Relationship Id="rId84" Type="http://schemas.openxmlformats.org/officeDocument/2006/relationships/footer" Target="footer57.xml"/><Relationship Id="rId89" Type="http://schemas.openxmlformats.org/officeDocument/2006/relationships/image" Target="media/image20.jpeg"/><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footer" Target="footer17.xml"/><Relationship Id="rId37" Type="http://schemas.openxmlformats.org/officeDocument/2006/relationships/image" Target="media/image12.jpeg"/><Relationship Id="rId53" Type="http://schemas.openxmlformats.org/officeDocument/2006/relationships/footer" Target="footer33.xml"/><Relationship Id="rId58" Type="http://schemas.openxmlformats.org/officeDocument/2006/relationships/footer" Target="footer37.xml"/><Relationship Id="rId74" Type="http://schemas.openxmlformats.org/officeDocument/2006/relationships/footer" Target="footer52.xml"/><Relationship Id="rId79" Type="http://schemas.openxmlformats.org/officeDocument/2006/relationships/footer" Target="footer55.xml"/><Relationship Id="rId102" Type="http://schemas.openxmlformats.org/officeDocument/2006/relationships/image" Target="media/image33.jpeg"/><Relationship Id="rId5" Type="http://schemas.openxmlformats.org/officeDocument/2006/relationships/webSettings" Target="webSettings.xml"/><Relationship Id="rId90" Type="http://schemas.openxmlformats.org/officeDocument/2006/relationships/image" Target="media/image21.jpeg"/><Relationship Id="rId95" Type="http://schemas.openxmlformats.org/officeDocument/2006/relationships/image" Target="media/image26.jpeg"/><Relationship Id="rId22" Type="http://schemas.openxmlformats.org/officeDocument/2006/relationships/footer" Target="footer9.xml"/><Relationship Id="rId27" Type="http://schemas.openxmlformats.org/officeDocument/2006/relationships/footer" Target="footer13.xml"/><Relationship Id="rId43" Type="http://schemas.openxmlformats.org/officeDocument/2006/relationships/footer" Target="footer26.xml"/><Relationship Id="rId48" Type="http://schemas.openxmlformats.org/officeDocument/2006/relationships/image" Target="media/image14.jpeg"/><Relationship Id="rId64" Type="http://schemas.openxmlformats.org/officeDocument/2006/relationships/footer" Target="footer42.xml"/><Relationship Id="rId69" Type="http://schemas.openxmlformats.org/officeDocument/2006/relationships/footer" Target="footer47.xml"/><Relationship Id="rId80" Type="http://schemas.openxmlformats.org/officeDocument/2006/relationships/footer" Target="footer56.xml"/><Relationship Id="rId85" Type="http://schemas.openxmlformats.org/officeDocument/2006/relationships/footer" Target="footer58.xml"/><Relationship Id="rId12" Type="http://schemas.openxmlformats.org/officeDocument/2006/relationships/image" Target="media/image5.png"/><Relationship Id="rId17"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footer" Target="footer21.xml"/><Relationship Id="rId59" Type="http://schemas.openxmlformats.org/officeDocument/2006/relationships/footer" Target="footer38.xml"/><Relationship Id="rId103" Type="http://schemas.openxmlformats.org/officeDocument/2006/relationships/image" Target="media/image34.jpeg"/><Relationship Id="rId20" Type="http://schemas.openxmlformats.org/officeDocument/2006/relationships/footer" Target="footer8.xml"/><Relationship Id="rId41" Type="http://schemas.openxmlformats.org/officeDocument/2006/relationships/footer" Target="footer24.xml"/><Relationship Id="rId54" Type="http://schemas.openxmlformats.org/officeDocument/2006/relationships/footer" Target="footer34.xml"/><Relationship Id="rId62" Type="http://schemas.openxmlformats.org/officeDocument/2006/relationships/footer" Target="footer40.xml"/><Relationship Id="rId70" Type="http://schemas.openxmlformats.org/officeDocument/2006/relationships/footer" Target="footer48.xml"/><Relationship Id="rId75" Type="http://schemas.openxmlformats.org/officeDocument/2006/relationships/footer" Target="footer53.xml"/><Relationship Id="rId83" Type="http://schemas.openxmlformats.org/officeDocument/2006/relationships/header" Target="header4.xml"/><Relationship Id="rId88" Type="http://schemas.openxmlformats.org/officeDocument/2006/relationships/image" Target="media/image19.png"/><Relationship Id="rId91" Type="http://schemas.openxmlformats.org/officeDocument/2006/relationships/image" Target="media/image22.jpeg"/><Relationship Id="rId96"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footer" Target="footer4.xml"/><Relationship Id="rId23" Type="http://schemas.openxmlformats.org/officeDocument/2006/relationships/footer" Target="footer10.xml"/><Relationship Id="rId28" Type="http://schemas.openxmlformats.org/officeDocument/2006/relationships/footer" Target="footer14.xml"/><Relationship Id="rId36" Type="http://schemas.openxmlformats.org/officeDocument/2006/relationships/footer" Target="footer20.xml"/><Relationship Id="rId49" Type="http://schemas.openxmlformats.org/officeDocument/2006/relationships/footer" Target="footer30.xml"/><Relationship Id="rId57" Type="http://schemas.openxmlformats.org/officeDocument/2006/relationships/footer" Target="footer36.xm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footer" Target="footer16.xml"/><Relationship Id="rId44" Type="http://schemas.openxmlformats.org/officeDocument/2006/relationships/image" Target="media/image13.jpeg"/><Relationship Id="rId52" Type="http://schemas.openxmlformats.org/officeDocument/2006/relationships/image" Target="media/image15.jpeg"/><Relationship Id="rId60" Type="http://schemas.openxmlformats.org/officeDocument/2006/relationships/image" Target="media/image17.jpeg"/><Relationship Id="rId65" Type="http://schemas.openxmlformats.org/officeDocument/2006/relationships/footer" Target="footer43.xml"/><Relationship Id="rId73" Type="http://schemas.openxmlformats.org/officeDocument/2006/relationships/footer" Target="footer51.xml"/><Relationship Id="rId78" Type="http://schemas.openxmlformats.org/officeDocument/2006/relationships/footer" Target="footer54.xml"/><Relationship Id="rId81" Type="http://schemas.openxmlformats.org/officeDocument/2006/relationships/image" Target="media/image18.jpeg"/><Relationship Id="rId86" Type="http://schemas.openxmlformats.org/officeDocument/2006/relationships/header" Target="header5.xml"/><Relationship Id="rId94" Type="http://schemas.openxmlformats.org/officeDocument/2006/relationships/image" Target="media/image25.jpeg"/><Relationship Id="rId99" Type="http://schemas.openxmlformats.org/officeDocument/2006/relationships/image" Target="media/image30.jpeg"/><Relationship Id="rId101"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jpeg"/><Relationship Id="rId18" Type="http://schemas.openxmlformats.org/officeDocument/2006/relationships/footer" Target="footer6.xml"/><Relationship Id="rId39" Type="http://schemas.openxmlformats.org/officeDocument/2006/relationships/footer" Target="footer22.xml"/><Relationship Id="rId34" Type="http://schemas.openxmlformats.org/officeDocument/2006/relationships/footer" Target="footer18.xml"/><Relationship Id="rId50" Type="http://schemas.openxmlformats.org/officeDocument/2006/relationships/footer" Target="footer31.xml"/><Relationship Id="rId55" Type="http://schemas.openxmlformats.org/officeDocument/2006/relationships/footer" Target="footer35.xml"/><Relationship Id="rId76" Type="http://schemas.openxmlformats.org/officeDocument/2006/relationships/header" Target="header1.xml"/><Relationship Id="rId97" Type="http://schemas.openxmlformats.org/officeDocument/2006/relationships/image" Target="media/image28.jpeg"/><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footer" Target="footer49.xml"/><Relationship Id="rId92" Type="http://schemas.openxmlformats.org/officeDocument/2006/relationships/image" Target="media/image23.jpeg"/><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footer" Target="footer11.xml"/><Relationship Id="rId40" Type="http://schemas.openxmlformats.org/officeDocument/2006/relationships/footer" Target="footer23.xml"/><Relationship Id="rId45" Type="http://schemas.openxmlformats.org/officeDocument/2006/relationships/footer" Target="footer27.xml"/><Relationship Id="rId66" Type="http://schemas.openxmlformats.org/officeDocument/2006/relationships/footer" Target="footer44.xml"/><Relationship Id="rId87" Type="http://schemas.openxmlformats.org/officeDocument/2006/relationships/footer" Target="footer59.xml"/><Relationship Id="rId61" Type="http://schemas.openxmlformats.org/officeDocument/2006/relationships/footer" Target="footer39.xml"/><Relationship Id="rId82" Type="http://schemas.openxmlformats.org/officeDocument/2006/relationships/header" Target="header3.xml"/><Relationship Id="rId19" Type="http://schemas.openxmlformats.org/officeDocument/2006/relationships/footer" Target="footer7.xml"/><Relationship Id="rId14" Type="http://schemas.openxmlformats.org/officeDocument/2006/relationships/footer" Target="footer3.xml"/><Relationship Id="rId30" Type="http://schemas.openxmlformats.org/officeDocument/2006/relationships/footer" Target="footer15.xml"/><Relationship Id="rId35" Type="http://schemas.openxmlformats.org/officeDocument/2006/relationships/footer" Target="footer19.xml"/><Relationship Id="rId56" Type="http://schemas.openxmlformats.org/officeDocument/2006/relationships/image" Target="media/image16.jpeg"/><Relationship Id="rId77" Type="http://schemas.openxmlformats.org/officeDocument/2006/relationships/header" Target="header2.xml"/><Relationship Id="rId100" Type="http://schemas.openxmlformats.org/officeDocument/2006/relationships/image" Target="media/image31.jpeg"/><Relationship Id="rId105" Type="http://schemas.microsoft.com/office/2011/relationships/people" Target="people.xml"/><Relationship Id="rId8" Type="http://schemas.openxmlformats.org/officeDocument/2006/relationships/image" Target="media/image3.jpeg"/><Relationship Id="rId51" Type="http://schemas.openxmlformats.org/officeDocument/2006/relationships/footer" Target="footer32.xml"/><Relationship Id="rId72" Type="http://schemas.openxmlformats.org/officeDocument/2006/relationships/footer" Target="footer50.xml"/><Relationship Id="rId93" Type="http://schemas.openxmlformats.org/officeDocument/2006/relationships/image" Target="media/image24.jpeg"/><Relationship Id="rId98" Type="http://schemas.openxmlformats.org/officeDocument/2006/relationships/image" Target="media/image29.jpeg"/><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footer" Target="footer28.xml"/><Relationship Id="rId67" Type="http://schemas.openxmlformats.org/officeDocument/2006/relationships/footer" Target="footer4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DBA95-6B9B-46F6-B9FF-F17B0916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60</Pages>
  <Words>7524</Words>
  <Characters>42890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Cong</dc:creator>
  <cp:keywords/>
  <dc:description/>
  <cp:lastModifiedBy>Khanh Cong</cp:lastModifiedBy>
  <cp:revision>1</cp:revision>
  <dcterms:created xsi:type="dcterms:W3CDTF">2024-12-18T12:37:00Z</dcterms:created>
  <dcterms:modified xsi:type="dcterms:W3CDTF">2024-12-18T13:57:00Z</dcterms:modified>
</cp:coreProperties>
</file>