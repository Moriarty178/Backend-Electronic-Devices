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xml" ContentType="application/vnd.openxmlformats-officedocument.wordprocessingml.header+xml"/>
  <Override PartName="/word/footer6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D7526" w14:textId="77777777" w:rsidR="00234EA9" w:rsidRPr="002B78EE" w:rsidRDefault="00234EA9" w:rsidP="00234EA9">
      <w:pPr>
        <w:spacing w:before="1" w:line="420" w:lineRule="auto"/>
        <w:ind w:right="-1"/>
        <w:jc w:val="center"/>
        <w:rPr>
          <w:ins w:id="1" w:author="Khanh Cong" w:date="2024-12-23T21:15:00Z" w16du:dateUtc="2024-12-23T14:15:00Z"/>
          <w:rFonts w:cs="Times New Roman"/>
        </w:rPr>
      </w:pPr>
      <w:bookmarkStart w:id="2" w:name="_Hlk185880862"/>
      <w:ins w:id="3" w:author="Khanh Cong" w:date="2024-12-23T21:15:00Z" w16du:dateUtc="2024-12-23T14:15:00Z">
        <w:r w:rsidRPr="002B78EE">
          <w:rPr>
            <w:rFonts w:cs="Times New Roman"/>
            <w:noProof/>
          </w:rPr>
          <mc:AlternateContent>
            <mc:Choice Requires="wpg">
              <w:drawing>
                <wp:anchor distT="5080" distB="5715" distL="5080" distR="5715" simplePos="0" relativeHeight="251688960" behindDoc="1" locked="0" layoutInCell="1" allowOverlap="1" wp14:anchorId="3AB996C3" wp14:editId="7CD99373">
                  <wp:simplePos x="0" y="0"/>
                  <wp:positionH relativeFrom="margin">
                    <wp:align>center</wp:align>
                  </wp:positionH>
                  <wp:positionV relativeFrom="paragraph">
                    <wp:posOffset>-345661</wp:posOffset>
                  </wp:positionV>
                  <wp:extent cx="6750657" cy="9255843"/>
                  <wp:effectExtent l="0" t="0" r="12700" b="21590"/>
                  <wp:wrapNone/>
                  <wp:docPr id="1832160343" name="Group 1832160343"/>
                  <wp:cNvGraphicFramePr/>
                  <a:graphic xmlns:a="http://schemas.openxmlformats.org/drawingml/2006/main">
                    <a:graphicData uri="http://schemas.microsoft.com/office/word/2010/wordprocessingGroup">
                      <wpg:wgp>
                        <wpg:cNvGrpSpPr/>
                        <wpg:grpSpPr>
                          <a:xfrm>
                            <a:off x="0" y="0"/>
                            <a:ext cx="6750657" cy="9255843"/>
                            <a:chOff x="0" y="0"/>
                            <a:chExt cx="6126480" cy="9235440"/>
                          </a:xfrm>
                        </wpg:grpSpPr>
                        <pic:pic xmlns:pic="http://schemas.openxmlformats.org/drawingml/2006/picture">
                          <pic:nvPicPr>
                            <pic:cNvPr id="984145251" name="Image 2"/>
                            <pic:cNvPicPr/>
                          </pic:nvPicPr>
                          <pic:blipFill>
                            <a:blip r:embed="rId8"/>
                            <a:stretch/>
                          </pic:blipFill>
                          <pic:spPr>
                            <a:xfrm>
                              <a:off x="9360" y="9000"/>
                              <a:ext cx="6108120" cy="9216360"/>
                            </a:xfrm>
                            <a:prstGeom prst="rect">
                              <a:avLst/>
                            </a:prstGeom>
                            <a:ln w="0">
                              <a:noFill/>
                            </a:ln>
                          </pic:spPr>
                        </pic:pic>
                        <wps:wsp>
                          <wps:cNvPr id="1628891890" name="Graphic 3"/>
                          <wps:cNvSpPr/>
                          <wps:spPr>
                            <a:xfrm>
                              <a:off x="0" y="0"/>
                              <a:ext cx="6126480" cy="9235440"/>
                            </a:xfrm>
                            <a:custGeom>
                              <a:avLst/>
                              <a:gdLst>
                                <a:gd name="textAreaLeft" fmla="*/ 0 w 3473280"/>
                                <a:gd name="textAreaRight" fmla="*/ 3478320 w 3473280"/>
                                <a:gd name="textAreaTop" fmla="*/ 0 h 5235840"/>
                                <a:gd name="textAreaBottom" fmla="*/ 5240880 h 5235840"/>
                              </a:gdLst>
                              <a:ahLst/>
                              <a:cxn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scrgbClr r="0" g="0" b="0"/>
                            </a:lnRef>
                            <a:fillRef idx="0">
                              <a:scrgbClr r="0" g="0" b="0"/>
                            </a:fillRef>
                            <a:effectRef idx="0">
                              <a:scrgbClr r="0" g="0" b="0"/>
                            </a:effectRef>
                            <a:fontRef idx="minor"/>
                          </wps:style>
                          <wps:bodyPr/>
                        </wps:wsp>
                        <wps:wsp>
                          <wps:cNvPr id="2090948785" name="Graphic 4"/>
                          <wps:cNvSpPr/>
                          <wps:spPr>
                            <a:xfrm>
                              <a:off x="2005920" y="1351440"/>
                              <a:ext cx="2080440" cy="720"/>
                            </a:xfrm>
                            <a:custGeom>
                              <a:avLst/>
                              <a:gdLst>
                                <a:gd name="textAreaLeft" fmla="*/ 0 w 1179360"/>
                                <a:gd name="textAreaRight" fmla="*/ 1184400 w 1179360"/>
                                <a:gd name="textAreaTop" fmla="*/ 0 h 360"/>
                                <a:gd name="textAreaBottom" fmla="*/ 5898240 h 360"/>
                              </a:gdLst>
                              <a:ahLst/>
                              <a:cxnLst/>
                              <a:rect l="textAreaLeft" t="textAreaTop" r="textAreaRight" b="textAreaBottom"/>
                              <a:pathLst>
                                <a:path w="2031364">
                                  <a:moveTo>
                                    <a:pt x="0" y="0"/>
                                  </a:moveTo>
                                  <a:lnTo>
                                    <a:pt x="2031226" y="0"/>
                                  </a:lnTo>
                                </a:path>
                              </a:pathLst>
                            </a:custGeom>
                            <a:noFill/>
                            <a:ln w="12217">
                              <a:solidFill>
                                <a:srgbClr val="000000"/>
                              </a:solidFill>
                              <a:prstDash val="sysDash"/>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93035200" name="Image 4"/>
                            <pic:cNvPicPr/>
                          </pic:nvPicPr>
                          <pic:blipFill>
                            <a:blip r:embed="rId9"/>
                            <a:stretch/>
                          </pic:blipFill>
                          <pic:spPr>
                            <a:xfrm>
                              <a:off x="2111400" y="1586160"/>
                              <a:ext cx="1647720" cy="197280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75D3689C" id="Group 1832160343" o:spid="_x0000_s1026" style="position:absolute;margin-left:0;margin-top:-27.2pt;width:531.55pt;height:728.8pt;z-index:-251627520;mso-wrap-distance-left:.4pt;mso-wrap-distance-top:.4pt;mso-wrap-distance-right:.45pt;mso-wrap-distance-bottom:.45pt;mso-position-horizontal:center;mso-position-horizontal-relative:margin;mso-width-relative:margin;mso-height-relative:margin" coordsize="61264,92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Hr4c8f8A/KR7wp/2Cq+43r4c8f8A/KR7wp/2CqAPuKP7lfPv7eH/ACax49/68/8A&#10;2avoKP7lfPv7eH/JrHj3/rz/APZqCo7n41/AT/kb7v8A68G/9Dioo+An/I33f/Xg3/ocVFQWUbb/&#10;AJLkv/Yxf+3Ff0L6L/yDrT/rglfz0W3/ACXJf+xi/wDbiv6F9F/5B1p/1wSiJMjH+Jv/ACT3xH/1&#10;4y/+g181f8Ezf+SI6n/2GLr/ANDr6V+Jv/JPfEf/AF4y/wDoNfNX/BM3/kiOp/8AYYuv/Q6CD6+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9fDnj/8A5SPeFP8AsFV9xvXw&#10;54//AOUj3hT/ALBVAH3FH9yvn39vD/k1jx7/ANef/s1fQUf3K+ff28P+TWPHv/Xn/wCzUFR3Pxr+&#10;An/I33f/AF4N/wChxUUfAT/kb7v/AK8G/wDQ4qKgso23/Jcl/wCxi/8Abiv6F9F/5B1p/wBcEr+e&#10;i2/5Lkv/AGMX/txX9C+i/wDIOtP+uCURJkY/xN/5J74j/wCvGX/0Gvmr/gmb/wAkR1P/ALDF1/6H&#10;X0r8Tf8AknviP/rxl/8AQa+av+CZv/JEdT/7DF1/6HQQfX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j18OeP/APlI94U/&#10;7BVfcb18OeP/APlI94U/7BVAH3FH9yvn39vD/k1jx7/15/8As1fQUf3K+ff28P8Ak1jx7/15/wDs&#10;1BUdz8a/gJ/yN93/ANeDf+hxUUfAT/kb7v8A68G/9DioqCyjbf8AJcl/7GL/ANuK/oX0X/kHWn/X&#10;BK/notv+S5L/ANjF/wC3Ff0L6L/yDrT/AK4JREmRj/E3/knviP8A68Zf/Qa+av8Agmb/AMkR1P8A&#10;7DF1/wCh19K/E3/knviP/rxl/wDQa+av+CZv/JEdT/7DF1/6HQQfX1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P&#10;Xw54/wD+Uj3hT/sFV9xvXw54/wD+Uj3hT/sFUAfcUf3K+ff28P8Ak1jx7/15/wDs1fQUf3K+ff28&#10;P+TWPHv/AF5/+zUFR3Pxr+An/I33f/Xg3/ocVFHwE/5G+7/68G/9DioqCyjbf8lyX/sYv/biv6F9&#10;F/5B1p/1wSv56Lb/AJLkv/Yxf+3Ff0L6L/yDrT/rglESZGP8Tf8AknviP/rxl/8AQa+av+CZv/JE&#10;dT/7DF1/6HX0r8Tf+Se+I/8Arxl/9Br5q/4Jm/8AJEdT/wCwxdf+h0EH19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j18OeP/8AlI94U/7BVfcb18OeP/8AlI94U/7BVAH3FH9yvn39vD/k1jx7/wBef/s1fQUf&#10;3K+ff28P+TWPHv8A15/+zUFR3Pxr+An/ACN93/14N/6HFRR8BP8Akb7v/rwb/wBDioqCyjbf8lyX&#10;/sYv/biv6F9F/wCQdaf9cEr+ei2/5Lkv/Yxf+3Ff0L6L/wAg60/64JREmRj/ABN/5J74j/68Zf8A&#10;0Gvmr/gmb/yRHU/+wxdf+h19K/E3/knviP8A68Zf/Qa+av8Agmb/AMkR1P8A7DF1/wCh0EH19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x6+HPH/APyke8Kf9gqvuN6+HPH/&#10;APyke8Kf9gqgD7ij+5Xz7+3h/wAmsePf+vP/ANmr6Cj+5Xz7+3h/yax49/68/wD2agqO5+NfwE/5&#10;G+7/AOvBv/Q4qKPgJ/yN93/14N/6HFRUFlG2/wCS5L/2MX/txX9C+i/8g60/64JX89Ft/wAlyX/s&#10;Yv8A24r+hfRf+Qdaf9cEoiTIx/ib/wAk98R/9eMv/oNfNX/BM3/kiOp/9hi6/wDQ6+lfib/yT3xH&#10;/wBeMv8A6DXzV/wTN/5Ijqf/AGGLr/0Ogg+vq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x6+HPH//ACke8Kf9&#10;gqvuN6+HPH//ACke8Kf9gqgD7ij+5Xz7+3h/yax49/68/wD2avoKP7lfPv7eH/JrHj3/AK8//ZqC&#10;o7n41/AT/kb7v/rwb/0OKij4Cf8AI33f/Xg3/ocVFQWUbb/kuS/9jF/7cV/Qvov/ACDrT/rglfz0&#10;W3/Jcl/7GL/24r+hfRf+Qdaf9cEoiTIx/ib/AMk98R/9eMv/AKDXzV/wTN/5Ijqf/YYuv/Q6+lfi&#10;b/yT3xH/ANeMv/oNfNX/AATN/wCSI6n/ANhi6/8AQ6CD6+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x6+HPH/8A&#10;yke8Kf8AYKr7jevhzx//AMpHvCn/AGCqAPuKP7lfPv7eH/JrHj3/AK8//Zq+go/uV8+/t4f8mseP&#10;f+vP/wBmoKjufjX8BP8Akb7v/rwb/wBDioo+An/I33f/AF4N/wChxUVBZRtv+S5L/wBjF/7cV/Qv&#10;ov8AyDrT/rglfz0W3/Jcl/7GL/24r+hfRf8AkHWn/XBKIkyMf4m/8k98R/8AXjL/AOg181f8Ezf+&#10;SI6n/wBhi6/9Dr6V+Jv/ACT3xH/14y/+g181f8Ezf+SI6n/2GLr/ANDoIPr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evhz&#10;x/8A8pHvCn/YKr7jevhzx/8A8pHvCn/YKoA+4o/uV8+/t4f8msePf+vP/wBmr6Cj+5Xz7+3h/wAm&#10;sePf+vP/ANmoKjufjX8BP+Rvu/8Arwb/ANDioo+An/I33f8A14N/6HFRUFlG2/5Lkv8A2MX/ALcV&#10;/Qvov/IOtP8Arglfz0W3/Jcl/wCxi/8Abiv6F9F/5B1p/wBcEoiTIx/ib/yT3xH/ANeMv/oNfNX/&#10;AATN/wCSI6n/ANhi6/8AQ6+lfib/AMk98R/9eMv/AKDXzV/wTN/5Ijqf/YYuv/Q6CD6+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Dnj//AJSPeFP+wVX3G9fDnj//AJSP&#10;eFP+wVQB9xR/cr59/bw/5NY8e/8AXn/7NX0FH9yvn39vD/k1jx7/ANef/s1BUdz8a/gJ/wAjfd/9&#10;eDf+hxUUfAT/AJG+7/68G/8AQ4qKgso23/Jcl/7GL/24r+hfRf8AkHWn/XBK/notv+S5L/2MX/tx&#10;X9C+i/8AIOtP+uCURJkY/wATf+Se+I/+vGX/ANBr5q/4Jm/8kR1P/sMXX/odfSvxN/5J74j/AOvG&#10;X/0Gvmr/AIJm/wDJEdT/AOwxdf8AodBB9f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Mevhzx/wD8pHvCn/YKr7jevhzx/wD8pHvCn/YKoA+4o/uV8+/t4f8AJrHj3/rz/wDZ&#10;q+go/uV8+/t4f8msePf+vP8A9moKjufjX8BP+Rvu/wDrwb/0OKij4Cf8jfd/9eDf+hxUVBZRtv8A&#10;kuS/9jF/7cV/Qvov/IOtP+uCV/PRbf8AJcl/7GL/ANuK/oX0X/kHWn/XBKIkyMf4m/8AJPfEf/Xj&#10;L/6DXzV/wTN/5Ijqf/YYuv8A0OvpX4m/8k98R/8AXjL/AOg181f8Ezf+SI6n/wBhi6/9DoIPr6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j18OeP/wDlI94U/wCwVX3G9fDn&#10;j/8A5SPeFP8AsFUAfcUf3K+ff28P+TWPHv8A15/+zV9BR/cr59/bw/5NY8e/9ef/ALNQVHc/Gv4C&#10;f8jfd/8AXg3/AKHFRR8BP+Rvu/8Arwb/ANDioqCyjbf8lyX/ALGL/wBuK/oX0X/kHWn/AFwSv56L&#10;b/kuS/8AYxf+3Ff0L6L/AMg60/64JREmRj/E3/knviP/AK8Zf/Qa+av+CZv/ACRHU/8AsMXX/odf&#10;SvxN/wCSe+I/+vGX/wBBr5q/4Jm/8kR1P/sMXX/odBB9fU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PXw54/8A+Uj3hT/s&#10;FV9xvXw54/8A+Uj3hT/sFUAfcUf3K+ff28P+TWPHv/Xn/wCzV9BR/cr59/bw/wCTWPHv/Xn/AOzU&#10;FR3Pxr+An/I33f8A14N/6HFRR8BP+Rvu/wDrwb/0OKioLKNt/wAlyX/sYv8A24r+hfRf+Qdaf9cE&#10;r+ei2/5Lkv8A2MX/ALcV/Qvov/IOtP8ArglESZGP8Tf+Se+I/wDrxl/9Br5q/wCCZv8AyRHU/wDs&#10;MXX/AKHX0r8Tf+Se+I/+vGX/ANBr5q/4Jm/8kR1P/sMXX/odBB9fU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f&#10;Dnj/AP5SPeFP+wVX3G9fDnj/AP5SPeFP+wVQB9xR/cr59/bw/wCTWPHv/Xn/AOzV9BR/cr59/bw/&#10;5NY8e/8AXn/7NQVHc/Gv4Cf8jfd/9eDf+hxUUfAT/kb7v/rwb/0OKioLKNt/yXJf+xi/9uK/oX0X&#10;/kHWn/XBK/notv8AkuS/9jF/7cV/Qvov/IOtP+uCURJkY/xN/wCSe+I/+vGX/wBBr5q/4Jm/8kR1&#10;P/sMXX/odfSvxN/5J74j/wCvGX/0Gvmr/gmb/wAkR1P/ALDF1/6HQQfX1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PXw54//wCUj3hT/sFV9xvXw54//wCUj3hT/sFUAfcUf3K+ff28P+TWPHv/AF5/+zV9BR/c&#10;r59/bw/5NY8e/wDXn/7NQVHc/Gv4Cf8AI33f/Xg3/ocVFHwE/wCRvu/+vBv/AEOKioLKNt/yXJf+&#10;xi/9uK/oX0X/AJB1p/1wSv56Lb/kuS/9jF/7cV/Qvov/ACDrT/rglESZGP8AE3/knviP/rxl/wDQ&#10;a+av+CZv/JEdT/7DF1/6HX0r8Tf+Se+I/wDrxl/9Br5q/wCCZv8AyRHU/wDsMXX/AKHQQfX1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Hr4c8f8A/KR7wp/2Cq+43r4c8f8A&#10;/KR7wp/2CqAPuKP7lfPv7eH/ACax49/68/8A2avoKP7lfPv7eH/JrHj3/rz/APZqCo7n41/AT/kb&#10;7v8A68G/9Dioo+An/I33f/Xg3/ocVFQWUbb/AJLkv/Yxf+3Ff0L6L/yDrT/rglfz0W3/ACXJf+xi&#10;/wDbiv6F9F/5B1p/1wSiJMjH+Jv/ACT3xH/14y/+g181f8Ezf+SI6n/2GLr/ANDr6V+Jv/JPfEf/&#10;AF4y/wDoNfNX/BM3/kiOp/8AYYuv/Q6CD6+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Hr4c8f/8AKR7wp/2C&#10;q+43r4c8f/8AKR7wp/2CqAPuKP7lfPv7eH/JrHj3/rz/APZq+go/uV8+/t4f8msePf8Arz/9moKj&#10;ufjX8BP+Rvu/+vBv/Q4qKPgJ/wAjfd/9eDf+hxUVBZRtv+S5L/2MX/txX9C+i/8AIOtP+uCV/PRb&#10;f8lyX/sYv/biv6F9F/5B1p/1wSiJMjH+Jv8AyT3xH/14y/8AoNfNX/BM3/kiOp/9hi6/9Dr6V+Jv&#10;/JPfEf8A14y/+g181f8ABM3/AJIjqf8A2GLr/wBDoIPr6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Hr4c8f/wDK&#10;R7wp/wBgqvuN6+HPH/8Ayke8Kf8AYKoA+4o/uV8+/t4f8msePf8Arz/9mr6Cj+5Xz7+3h/yax49/&#10;68//AGagqO5+NfwE/wCRvu/+vBv/AEOKij4Cf8jfd/8AXg3/AKHFRUFlG2/5Lkv/AGMX/txX9C+i&#10;/wDIOtP+uCV/PRbf8lyX/sYv/biv6F9F/wCQdaf9cEoiTIx/ib/yT3xH/wBeMv8A6DXzV/wTN/5I&#10;jqf/AGGLr/0OvpX4m/8AJPfEf/XjL/6DXzV/wTN/5Ijqf/YYuv8A0Ogg+vq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x6+HPH&#10;/wDyke8Kf9gqvuN6+HPH/wDyke8Kf9gqgD7ij+5Xz7+3h/yax49/68//AGavoKP7lfPv7eH/ACax&#10;49/68/8A2agqO5+NfwE/5G+7/wCvBv8A0OKij4Cf8jfd/wDXg3/ocVFQWUbb/kuS/wDYxf8AtxX9&#10;C+i/8g60/wCuCV/PRbf8lyX/ALGL/wBuK/oX0X/kHWn/AFwSiJMjH+Jv/JPfEf8A14y/+g181f8A&#10;BM3/AJIjqf8A2GLr/wBDr6V+Jv8AyT3xH/14y/8AoNfNX/BM3/kiOp/9hi6/9DoIPr6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18OeP/8AlI94U/7BVfcb18OeP/8AlI94&#10;U/7BVAH3FH9yvn39vD/k1jx7/wBef/s1fQUf3K+ff28P+TWPHv8A15/+zUFR3Pxr+An/ACN93/14&#10;N/6HFRR8BP8Akb7v/rwb/wBDioqCyjbf8lyX/sYv/biv6F9F/wCQdaf9cEr+ei2/5Lkv/Yxf+3Ff&#10;0L6L/wAg60/64JREmRj/ABN/5J74j/68Zf8A0Gvmr/gmb/yRHU/+wxdf+h19K/E3/knviP8A68Zf&#10;/Qa+av8Agmb/AMkR1P8A7DF1/wCh0EH19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6+HPH/APyke8Kf9gqvuN6+HPH/APyke8Kf9gqgD7ij+5Xz7+3h/wAmsePf+vP/ANmr&#10;6Cj+5Xz7+3h/yax49/68/wD2agqO5+NfwE/5G+7/AOvBv/Q4qKPgJ/yN93/14N/6HFRUFlG2/wCS&#10;5L/2MX/txX9C+i/8g60/64JX89Ft/wAlyX/sYv8A24r+hfRf+Qdaf9cEoiTIx/ib/wAk98R/9eMv&#10;/oNfNX/BM3/kiOp/9hi6/wDQ6+lfib/yT3xH/wBeMv8A6DXzV/wTN/5Ijqf/AGGLr/0Ogg+vq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PXw54//AOUj3hT/ALBVfcb18OeP&#10;/wDlI94U/wCwVQB9xR/cr59/bw/5NY8e/wDXn/7NX0FH9yvn39vD/k1jx7/15/8As1BUdz8a/gJ/&#10;yN93/wBeDf8AocVFHwE/5G+7/wCvBv8A0OKioLKNt/yXJf8AsYv/AG4r+hfRf+Qdaf8AXBK/notv&#10;+S5L/wBjF/7cV/Qvov8AyDrT/rglESZGP8Tf+Se+I/8Arxl/9Br5q/4Jm/8AJEdT/wCwxdf+h19K&#10;/E3/AJJ74j/68Zf/AEGvmr/gmb/yRHU/+wxdf+h0EH19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9fDnj/wD5SPeFP+wV&#10;X3G9fDnj/wD5SPeFP+wVQB9xR/cr59/bw/5NY8e/9ef/ALNX0FH9yvn39vD/AJNY8e/9ef8A7NQV&#10;Hc/Gv4Cf8jfd/wDXg3/ocVFHwE/5G+7/AOvBv/Q4qKgso23/ACXJf+xi/wDbiv6F9F/5B1p/1wSv&#10;56Lb/kuS/wDYxf8AtxX9C+i/8g60/wCuCURJkY/xN/5J74j/AOvGX/0Gvmr/AIJm/wDJEdT/AOwx&#10;df8AodfSvxN/5J74j/68Zf8A0Gvmr/gmb/yRHU/+wxdf+h0EH19RRRV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j18O&#10;eP8A/lI94U/7BVfcb18OeP8A/lI94U/7BVAH3FH9yvn39vD/AJNY8e/9ef8A7NX0FH9yvn39vD/k&#10;1jx7/wBef/s1BUdz8a/gJ/yN93/14N/6HFRR8BP+Rvu/+vBv/Q4qKgso23/Jcl/7GL/24r+hfRf+&#10;Qdaf9cEr+ei2/wCS5L/2MX/txX9C+i/8g60/64JREmRj/E3/AJJ74j/68Zf/AEGvmr/gmb/yRHU/&#10;+wxdf+h19K/E3/knviP/AK8Zf/Qa+av+CZv/ACRHU/8AsMXX/odBB9f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fDnj//AJSPeFP+wVX3G9fDnj//AJSPeFP+wVQB9xR/cr59/bw/5NY8e/8AXn/7NX0FH9yv&#10;n39vD/k1jx7/ANef/s1BUdz8a/gJ/wAjfd/9eDf+hxUUfAT/AJG+7/68G/8AQ4qKgso23/Jcl/7G&#10;L/24r+hfRf8AkHWn/XBK/notv+S5L/2MX/txX9C+i/8AIOtP+uCURJkY/wATf+Se+I/+vGX/ANBr&#10;5q/4Jm/8kR1P/sMXX/odfSvxN/5J74j/AOvGX/0Gvmr/AIJm/wDJEdT/AOwxdf8AodBB9fU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evhzx/wD8pHvCn/YKr7jevhzx/wD8&#10;pHvCn/YKoA+4o/uV8+/t4f8AJrHj3/rz/wDZq+go/uV8+/t4f8msePf+vP8A9moKjufjX8BP+Rvu&#10;/wDrwb/0OKij4Cf8jfd/9eDf+hxUVBZRtv8AkuS/9jF/7cV/Qvov/IOtP+uCV/PRbf8AJcl/7GL/&#10;ANuK/oX0X/kHWn/XBKIkyMf4m/8AJPfEf/XjL/6DXzV/wTN/5Ijqf/YYuv8A0OvpX4m/8k98R/8A&#10;XjL/AOg181f8Ezf+SI6n/wBhi6/9DoIPr6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Mevhzx//wApHvCn/YKr&#10;7jevhzx//wApHvCn/YKoA+4o/uV8+/t4f8msePf+vP8A9mr6Cj+5Xz7+3h/yax49/wCvP/2agqO5&#10;+NfwE/5G+7/68G/9Dioo+An/ACN93/14N/6HFRUFlG2/5Lkv/Yxf+3Ff0L6L/wAg60/64JX89Ft/&#10;yXJf+xi/9uK/oX0X/kHWn/XBKIkyMf4m/wDJPfEf/XjL/wCg181f8Ezf+SI6n/2GLr/0OvpX4m/8&#10;k98R/wDXjL/6DXzV/wAEzf8AkiOp/wDYYuv/AEOgg+vq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evhzx//AMpH&#10;vCn/AGCq+43r4c8f/wDKR7wp/wBgqgD7ij+5Xz7+3h/yax49/wCvP/2avoKP7lfPv7eH/JrHj3/r&#10;z/8AZqCo7n41/AT/AJG+7/68G/8AQ4qKPgJ/yN93/wBeDf8AocVFQWUbb/kuS/8AYxf+3Ff0L6L/&#10;AMg60/64JX89Ft/yXJf+xi/9uK/oX0X/AJB1p/1wSiJMjH+Jv/JPfEf/AF4y/wDoNfNX/BM3/kiO&#10;p/8AYYuv/Q6+lfib/wAk98R/9eMv/oNfNX/BM3/kiOp/9hi6/wDQ6CD6+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Hr4c8f/&#10;APKR7wp/2Cq+43r4c8f/APKR7wp/2CqAPuKP7lfPv7eH/JrHj3/rz/8AZq+go/uV8+/t4f8AJrHj&#10;3/rz/wDZqCo7n41/AT/kb7v/AK8G/wDQ4qKPgJ/yN93/ANeDf+hxUVBZRtv+S5L/ANjF/wC3Ff0L&#10;6L/yDrT/AK4JX89Ft/yXJf8AsYv/AG4r+hfRf+Qdaf8AXBKIkyMf4m/8k98R/wDXjL/6DXzV/wAE&#10;zf8AkiOp/wDYYuv/AEOvpX4m/wDJPfEf/XjL/wCg181f8Ezf+SI6n/2GLr/0Ogg+vq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PXw54//wCUj3hT/sFV9xvXw54//wCUj3hT&#10;/sFUAfcUf3K+ff28P+TWPHv/AF5/+zV9BR/cr59/bw/5NY8e/wDXn/7NQVHc/Gv4Cf8AI33f/Xg3&#10;/ocVFHwE/wCRvu/+vBv/AEOKioLKNt/yXJf+xi/9uK/oX0X/AJB1p/1wSv56Lb/kuS/9jF/7cV/Q&#10;vov/ACDrT/rglESZGP8AE3/knviP/rxl/wDQa+av+CZv/JEdT/7DF1/6HX0r8Tf+Se+I/wDrxl/9&#10;Br5q/wCCZv8AyRHU/wDsMXX/AKHQQfX1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Hr4c8f8A/KR7wp/2Cq+43r4c8f8A/KR7wp/2CqAPuKP7lfPv7eH/ACax49/68/8A2avo&#10;KP7lfPv7eH/JrHj3/rz/APZqCo7n41/AT/kb7v8A68G/9Dioo+An/I33f/Xg3/ocVFQWUbb/AJLk&#10;v/Yxf+3Ff0L6L/yDrT/rglfz0W3/ACXJf+xi/wDbiv6F9F/5B1p/1wSiJMjH+Jv/ACT3xH/14y/+&#10;g181f8Ezf+SI6n/2GLr/ANDr6V+Jv/JPfEf/AF4y/wDoNfNX/BM3/kiOp/8AYYuv/Q6CD6+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Y9fDnj/8A5SPeFP8AsFV9xvXw54//&#10;AOUj3hT/ALBVAH3FH9yvn39vD/k1jx7/ANef/s1fQUf3K+ff28P+TWPHv/Xn/wCzUFR3Pxr+An/I&#10;33f/AF4N/wChxUUfAT/kb7v/AK8G/wDQ4qKgso23/Jcl/wCxi/8Abiv6F9F/5B1p/wBcEr+ei2/5&#10;Lkv/AGMX/txX9C+i/wDIOtP+uCURJkY/xN/5J74j/wCvGX/0Gvmr/gmb/wAkR1P/ALDF1/6HX0r8&#10;Tf8AknviP/rxl/8AQa+av+CZv/JEdT/7DF1/6HQQfX1FFFW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j18OeP/APlI94U/7BVf&#10;cb18OeP/APlI94U/7BVAH3FH9yvn39vD/k1jx7/15/8As1fQUf3K+ff28P8Ak1jx7/15/wDs1BUd&#10;z8a/gJ/yN93/ANeDf+hxUUfAT/kb7v8A68G/9DioqCyjbf8AJcl/7GL/ANuK/oX0X/kHWn/XBK/n&#10;otv+S5L/ANjF/wC3Ff0L6L/yDrT/AK4JREmRj/E3/knviP8A68Zf/Qa+av8Agmb/AMkR1P8A7DF1&#10;/wCh19K/E3/knviP/rxl/wDQa+av+CZv/JEdT/7DF1/6HQQfX1FFFW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PXw54&#10;/wD+Uj3hT/sFV9xvXw54/wD+Uj3hT/sFUAfcUf3K+ff28P8Ak1jx7/15/wDs1fQUf3K+ff28P+TW&#10;PHv/AF5/+zUFR3Pxr+An/I33f/Xg3/ocVFHwE/5G+7/68G/9DioqCyjbf8lyX/sYv/biv6F9F/5B&#10;1p/1wSv56Lb/AJLkv/Yxf+3Ff0L6L/yDrT/rglESZGP8Tf8AknviP/rxl/8AQa+av+CZv/JEdT/7&#10;DF1/6HX0r8Tf+Se+I/8Arxl/9Br5q/4Jm/8AJEdT/wCwxdf+h0EH19RRRV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j18OeP/8AlI94U/7BVfcb18OeP/8AlI94U/7BVAH3FH9yvn39vD/k1jx7/wBef/s1fQUf3K+f&#10;f28P+TWPHv8A15/+zUFR3Pxr+An/ACN93/14N/6HFRR8BP8Akb7v/rwb/wBDioqCyjbf8lyX/sYv&#10;/biv6F9F/wCQdaf9cEr+ei2/5Lkv/Yxf+3Ff0L6L/wAg60/64JREmRj/ABN/5J74j/68Zf8A0Gvm&#10;r/gmb/yRHU/+wxdf+h19K/E3/knviP8A68Zf/Qa+av8Agmb/AMkR1P8A7DF1/wCh0EH19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x6+HPH/APyke8Kf9gqvuN6+HPH/APyk&#10;e8Kf9gqgD7ij+5Xz7+3h/wAmsePf+vP/ANmr6Cj+5Xz7+3h/yax49/68/wD2agqO5+NfwE/5G+7/&#10;AOvBv/Q4qKPgJ/yN93/14N/6HFRUFlG2/wCS5L/2MX/txX9C+i/8g60/64JX89Ft/wAlyX/sYv8A&#10;24r+hfRf+Qdaf9cEoiTIx/ib/wAk98R/9eMv/oNfNX/BM3/kiOp/9hi6/wDQ6+lfib/yT3xH/wBe&#10;Mv8A6DXzV/wTN/5Ijqf/AGGLr/0Ogg+vqKKK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x6+HPH//ACke8Kf9gqvu&#10;N6+HPH//ACke8Kf9gqgD7ij+5Xz7+3h/yax49/68/wD2avoKP7lfPv7eH/JrHj3/AK8//ZqCo7n4&#10;1/AT/kb7v/rwb/0OKij4Cf8AI33f/Xg3/ocVFQWUbb/kuS/9jF/7cV/Qvov/ACDrT/rglfz0W3/J&#10;cl/7GL/24r+hfRf+Qdaf9cEoiTIx/ib/AMk98R/9eMv/AKDXzV/wTN/5Ijqf/YYuv/Q6+lfib/yT&#10;3xH/ANeMv/oNfNX/AATN/wCSI6n/ANhi6/8AQ6CD6+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x6+HPH/8Ayke8&#10;Kf8AYKr7jevhzx//AMpHvCn/AGCqAPuKP7lfPv7eH/JrHj3/AK8//Zq+go/uV8+/t4f8msePf+vP&#10;/wBmoKjufjX8BP8Akb7v/rwb/wBDioo+An/I33f/AF4N/wChxUVBZRtv+S5L/wBjF/7cV/Qvov8A&#10;yDrT/rglfz0W3/Jcl/7GL/24r+hfRf8AkHWn/XBKIkyMf4m/8k98R/8AXjL/AOg181f8Ezf+SI6n&#10;/wBhi6/9Dr6V+Jv/ACT3xH/14y/+g181f8Ezf+SI6n/2GLr/ANDoIPr6iiir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Mevhzx/8A&#10;8pHvCn/YKr7jevhzx/8A8pHvCn/YKoA+4o/uV8+/t4f8msePf+vP/wBmr6Cj+5Xz7+3h/wAmsePf&#10;+vP/ANmoKjufjX8BP+Rvu/8Arwb/ANDioo+An/I33f8A14N/6HFRUFlG2/5Lkv8A2MX/ALcV/Qvo&#10;v/IOtP8Arglfz0W3/Jcl/wCxi/8Abiv6F9F/5B1p/wBcEoiTIx/ib/yT3xH/ANeMv/oNfNX/AATN&#10;/wCSI6n/ANhi6/8AQ6+lfib/AMk98R/9eMv/AKDXzV/wTN/5Ijqf/YYuv/Q6CD6+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Y9fDnj//AJSPeFP+wVX3G9fDnj//AJSPeFP+&#10;wVQB9xR/cr59/bw/5NY8e/8AXn/7NX0FH9yvn39vD/k1jx7/ANef/s1BUdz8a/gJ/wAjfd/9eDf+&#10;hxUUfAT/AJG+7/68G/8AQ4qKgso23/Jcl/7GL/24r+hfRf8AkHWn/XBK/notv+S5L/2MX/txX9C+&#10;i/8AIOtP+uCURJkY/wATf+Se+I/+vGX/ANBr5q/4Jm/8kR1P/sMXX/odfSvxN/5J74j/AOvGX/0G&#10;vmr/AIJm/wDJEdT/AOwxdf8AodBB9fUUUV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Mevhzx/wD8pHvCn/YKr7jevhzx/wD8pHvCn/YKoA+4o/uV8+/t4f8AJrHj3/rz/wDZq+go&#10;/uV8+/t4f8msePf+vP8A9moKjufjX8BP+Rvu/wDrwb/0OKij4Cf8jfd/9eDf+hxUVBZRtv8AkuS/&#10;9jF/7cV/Qvov/IOtP+uCV/PRbf8AJcl/7GL/ANuK/oX0X/kHWn/XBKIkyMf4m/8AJPfEf/XjL/6D&#10;XzV/wTN/5Ijqf/YYuv8A0OvpX4m/8k98R/8AXjL/AOg181f8Ezf+SI6n/wBhi6/9DoIPr6iiir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j18OeP/wDlI94U/wCwVX3G9fDnj/8A&#10;5SPeFP8AsFUAfcUf3K+ff28P+TWPHv8A15/+zV9BR/cr59/bw/5NY8e/9ef/ALNQVHc/Gv4Cf8jf&#10;d/8AXg3/AKHFRR8BP+Rvu/8Arwb/ANDioqCyjbf8lyX/ALGL/wBuK/oX0X/kHWn/AFwSv56Lb/ku&#10;S/8AYxf+3Ff0L6L/AMg60/64JREmRj/E3/knviP/AK8Zf/Qa+av+CZv/ACRHU/8AsMXX/odfSvxN&#10;/wCSe+I/+vGX/wBBr5q/4Jm/8kR1P/sMXX/odBB9f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PXw54/8A+Uj3hT/sFV9x&#10;vXw54/8A+Uj3hT/sFUAfcUf3K+ff28P+TWPHv/Xn/wCzV9BR/cr59/bw/wCTWPHv/Xn/AOzUFR3P&#10;xr+An/I33f8A14N/6HFRR8BP+Rvu/wDrwb/0OKioLKNt/wAlyX/sYv8A24r+hfRf+Qdaf9cEr+ei&#10;2/5Lkv8A2MX/ALcV/Qvov/IOtP8ArglESZGP8Tf+Se+I/wDrxl/9Br5q/wCCZv8AyRHU/wDsMXX/&#10;AKHX0r8Tf+Se+I/+vGX/ANBr5q/4Jm/8kR1P/sMXX/odBB9fUUUV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Y9fDnj/&#10;AP5SPeFP+wVX3G9fDnj/AP5SPeFP+wVQB9xR/cr59/bw/wCTWPHv/Xn/AOzV9BR/cr59/bw/5NY8&#10;e/8AXn/7NQVHc/Gv4Cf8jfd/9eDf+hxUUfAT/kb7v/rwb/0OKioLKNt/yXJf+xi/9uK/oX0X/kHW&#10;n/XBK/notv8AkuS/9jF/7cV/Qvov/IOtP+uCURJkY/xN/wCSe+I/+vGX/wBBr5q/4Jm/8kR1P/sM&#10;XX/odfSvxN/5J74j/wCvGX/0Gvmr/gmb/wAkR1P/ALDF1/6HQQfX1FFFW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PXw54//wCUj3hT/sFV9xvXw54//wCUj3hT/sFUAfcUf3K+ff28P+TWPHv/AF5/+zV9BR/cr59/&#10;bw/5NY8e/wDXn/7NQVHc/Gv4Cf8AI33f/Xg3/ocVFHwE/wCRvu/+vBv/AEOKioLKNt/yXJf+xi/9&#10;uK/oX0X/AJB1p/1wSv56Lb/kuS/9jF/7cV/Qvov/ACDrT/rglESZGP8AE3/knviP/rxl/wDQa+av&#10;+CZv/JEdT/7DF1/6HX0r8Tf+Se+I/wDrxl/9Br5q/wCCZv8AyRHU/wDsMXX/AKHQQfX1FFFW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Hr4c8f8A/KR7wp/2Cq+43r4c8f8A/KR7&#10;wp/2CqAPuKP7lfPv7eH/ACax49/68/8A2avoKP7lfPv7eH/JrHj3/rz/APZqCo7n41/AT/kb7v8A&#10;68G/9Dioo+An/I33f/Xg3/ocVFQWUbb/AJLkv/Yxf+3Ff0L6L/yDrT/rglfz0W3/ACXJf+xi/wDb&#10;iv6F9F/5B1p/1wSiJMjH+Jv/ACT3xH/14y/+g181f8Ezf+SI6n/2GLr/ANDr6V+Jv/JPfEf/AF4y&#10;/wDoNfNX/BM3/kiOp/8AYYuv/Q6CD6+oooq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DHr4c8f/8AKR7wp/2Cq+43&#10;r4c8f/8AKR7wp/2CqAPuKP7lfPv7eH/JrHj3/rz/APZq+go/uV8+/t4f8msePf8Arz/9moKjufjX&#10;8BP+Rvu/+vBv/Q4qKPgJ/wAjfd/9eDf+hxUVBZRtv+S5L/2MX/txX9C+i/8AIOtP+uCV/PRbf8ly&#10;X/sYv/biv6F9F/5B1p/1wSiJMjH+Jv8AyT3xH/14y/8AoNfNX/BM3/kiOp/9hi6/9Dr6V+Jv/JPf&#10;Ef8A14y/+g181f8ABM3/AJIjqf8A2GLr/wBDoIPr6iiir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DHr4c8f/wDKR7wp&#10;/wBgqvuN6+HPH/8Ayke8Kf8AYKoA+4o/uV8+/t4f8msePf8Arz/9mr6Cj+5Xz7+3h/yax49/68//&#10;AGagqO5+NfwE/wCRvu/+vBv/AEOKij4Cf8jfd/8AXg3/AKHFRUFlG2/5Lkv/AGMX/txX9C+i/wDI&#10;OtP+uCV/PRbf8lyX/sYv/biv6F9F/wCQdaf9cEoiTIx/ib/yT3xH/wBeMv8A6DXzV/wTN/5Ijqf/&#10;AGGLr/0OvpX4m/8AJPfEf/XjL/6DXzV/wTN/5Ijqf/YYuv8A0Ogg+vqKKK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x6+HPH/wDy&#10;ke8Kf9gqvuN6+HPH/wDyke8Kf9gqgD7ij+5Xz7+3h/yax49/68//AGavoKP7lfPv7eH/ACax49/6&#10;8/8A2agqO5+NfwE/5G+7/wCvBv8A0OKij4Cf8jfd/wDXg3/ocVFQWUbb/kuS/wDYxf8AtxX9C+i/&#10;8g60/wCuCV/PRbf8lyX/ALGL/wBuK/oX0X/kHWn/AFwSiJMjH+Jv/JPfEf8A14y/+g181f8ABM3/&#10;AJIjqf8A2GLr/wBDr6V+Jv8AyT3xH/14y/8AoNfNX/BM3/kiOp/9hi6/9DoIPr6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j18OeP/8AlI94U/7BVfcb18OeP/8AlI94U/7B&#10;VAH3FH9yvn39vD/k1jx7/wBef/s1fQUf3K+ff28P+TWPHv8A15/+zUFR3Pxr+An/ACN93/14N/6H&#10;FRR8BP8Akb7v/rwb/wBDioqCyjbf8lyX/sYv/biv6F9F/wCQdaf9cEr+ei2/5Lkv/Yxf+3Ff0L6L&#10;/wAg60/64JREmRj/ABN/5J74j/68Zf8A0Gvmr/gmb/yRHU/+wxdf+h19K/E3/knviP8A68Zf/Qa+&#10;av8Agmb/AMkR1P8A7DF1/wCh0EH19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6+HPH/APyke8Kf9gqvuN6+HPH/APyke8Kf9gqgD7ij+5Xz7+3h/wAmsePf+vP/ANmr6Cj+&#10;5Xz7+3h/yax49/68/wD2agqO5+NfwE/5G+7/AOvBv/Q4qKPgJ/yN93/14N/6HFRUFlG2/wCS5L/2&#10;MX/txX9C+i/8g60/64JX89Ft/wAlyX/sYv8A24r+hfRf+Qdaf9cEoiTIx/ib/wAk98R/9eMv/oNf&#10;NX/BM3/kiOp/9hi6/wDQ6+lfib/yT3xH/wBeMv8A6DXzV/wTN/5Ijqf/AGGLr/0Ogg+vqKKKs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PXw54//AOUj3hT/ALBVfcb18OeP/wDl&#10;I94U/wCwVQB9xR/cr59/bw/5NY8e/wDXn/7NX0FH9yvn39vD/k1jx7/15/8As1BUdz8a/gJ/yN93&#10;/wBeDf8AocVFHwE/5G+7/wCvBv8A0OKioLKNt/yXJf8AsYv/AG4r+hfRf+Qdaf8AXBK/notv+S5L&#10;/wBjF/7cV/Qvov8AyDrT/rglESZGP8Tf+Se+I/8Arxl/9Br5q/4Jm/8AJEdT/wCwxdf+h19K/E3/&#10;AJJ74j/68Zf/AEGvmr/gmb/yRHU/+wxdf+h0EH19RRRV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Y9fDnj/wD5SPeFP+wVX3G9&#10;fDnj/wD5SPeFP+wVQB9xR/cr59/bw/5NY8e/9ef/ALNX0FH9yvn39vD/AJNY8e/9ef8A7NQVHc/G&#10;v4Cf8jfd/wDXg3/ocVFHwE/5G+7/AOvBv/Q4qKgso23/ACXJf+xi/wDbiv6F9F/5B1p/1wSv56Lb&#10;/kuS/wDYxf8AtxX9C+i/8g60/wCuCURJkY/xN/5J74j/AOvGX/0Gvmr/AIJm/wDJEdT/AOwxdf8A&#10;odfSvxN/5J74j/68Zf8A0Gvmr/gmb/yRHU/+wxdf+h0EH19RRRV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j18OeP8A&#10;/lI94U/7BVfcb18OeP8A/lI94U/7BVAH3FH9yvn39vD/AJNY8e/9ef8A7NX0FH9yvn39vD/k1jx7&#10;/wBef/s1BUdz8a/gJ/yN93/14N/6HFRR8BP+Rvu/+vBv/Q4qKgso23/Jcl/7GL/24r+hfRf+Qdaf&#10;9cEr+ei2/wCS5L/2MX/txX9C+i/8g60/64JREmRj/E3/AJJ74j/68Zf/AEGvmr/gmb/yRHU/+wxd&#10;f+h19K/E3/knviP/AK8Zf/Qa+av+CZv/ACRHU/8AsMXX/odBB9fUUUV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9fDnj//AJSPeFP+wVX3G9fDnj//AJSPeFP+wVQB9xR/cr59/bw/5NY8e/8AXn/7NX0FH9yvn39v&#10;D/k1jx7/ANef/s1BUdz8a/gJ/wAjfd/9eDf+hxUUfAT/AJG+7/68G/8AQ4qKgso23/Jcl/7GL/24&#10;r+hfRf8AkHWn/XBK/notv+S5L/2MX/txX9C+i/8AIOtP+uCURJkY/wATf+Se+I/+vGX/ANBr5q/4&#10;Jm/8kR1P/sMXX/odfSvxN/5J74j/AOvGX/0Gvmr/AIJm/wDJEdT/AOwxdf8AodBB9fUUUV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evhzx/wD8pHvCn/YKr7jevhzx/wD8pHvC&#10;n/YKoA+4o/uV8+/t4f8AJrHj3/rz/wDZq+go/uV8+/t4f8msePf+vP8A9moKjufjX8BP+Rvu/wDr&#10;wb/0OKij4Cf8jfd/9eDf+hxUVBZRtv8AkuS/9jF/7cV/Qvov/IOtP+uCV/PRbf8AJcl/7GL/ANuK&#10;/oX0X/kHWn/XBKIkyMf4m/8AJPfEf/XjL/6DXzV/wTN/5Ijqf/YYuv8A0OvpX4m/8k98R/8AXjL/&#10;AOg181f8Ezf+SI6n/wBhi6/9DoIPr6iii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3;top:90;width:61081;height:9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" strokeweight="0">
                    <v:imagedata r:id="rId10" o:title=""/>
                  </v:shape>
                  <v:shape id="Graphic 3" o:spid="_x0000_s1028" style="position:absolute;width:61264;height:92354;visibility:visible;mso-wrap-style:square;v-text-anchor:top" coordsize="5981065,882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" path="m,5080r5981065,em5976620,r,8828405em5981065,8823960l,8823960em5080,8828405l5080,e" filled="f" strokecolor="blue">
                    <v:path arrowok="t" textboxrect="0,0,5989744,8836903"/>
                  </v:shape>
                  <v:shape id="Graphic 4" o:spid="_x0000_s1029" style="position:absolute;left:20059;top:13514;width:20804;height:7;visibility:visible;mso-wrap-style:square;v-text-anchor:top" coordsize="203136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" path="m,l2031226,e" filled="f" strokeweight=".33936mm">
                    <v:stroke dashstyle="3 1"/>
                    <v:path arrowok="t" textboxrect="0,0,2040045,11796480"/>
                  </v:shape>
                  <v:shape id="Image 4" o:spid="_x0000_s1030" type="#_x0000_t75" style="position:absolute;left:21114;top:15861;width:16477;height:1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" strokeweight="0">
                    <v:imagedata r:id="rId11" o:title=""/>
                  </v:shape>
                  <w10:wrap anchorx="margin"/>
                </v:group>
              </w:pict>
            </mc:Fallback>
          </mc:AlternateContent>
        </w:r>
        <w:r w:rsidRPr="002B78EE">
          <w:rPr>
            <w:rFonts w:cs="Times New Roman"/>
            <w:b/>
          </w:rPr>
          <w:t>HỌC</w:t>
        </w:r>
        <w:r w:rsidRPr="002B78EE">
          <w:rPr>
            <w:rFonts w:cs="Times New Roman"/>
            <w:b/>
            <w:spacing w:val="-7"/>
          </w:rPr>
          <w:t xml:space="preserve"> </w:t>
        </w:r>
        <w:r w:rsidRPr="002B78EE">
          <w:rPr>
            <w:rFonts w:cs="Times New Roman"/>
            <w:b/>
          </w:rPr>
          <w:t>VIỆN</w:t>
        </w:r>
        <w:r w:rsidRPr="002B78EE">
          <w:rPr>
            <w:rFonts w:cs="Times New Roman"/>
            <w:b/>
            <w:spacing w:val="-5"/>
          </w:rPr>
          <w:t xml:space="preserve"> </w:t>
        </w:r>
        <w:r w:rsidRPr="002B78EE">
          <w:rPr>
            <w:rFonts w:cs="Times New Roman"/>
            <w:b/>
          </w:rPr>
          <w:t>CÔNG</w:t>
        </w:r>
        <w:r w:rsidRPr="002B78EE">
          <w:rPr>
            <w:rFonts w:cs="Times New Roman"/>
            <w:b/>
            <w:spacing w:val="-6"/>
          </w:rPr>
          <w:t xml:space="preserve"> </w:t>
        </w:r>
        <w:r w:rsidRPr="002B78EE">
          <w:rPr>
            <w:rFonts w:cs="Times New Roman"/>
            <w:b/>
          </w:rPr>
          <w:t>NGHỆ</w:t>
        </w:r>
        <w:r w:rsidRPr="002B78EE">
          <w:rPr>
            <w:rFonts w:cs="Times New Roman"/>
            <w:b/>
            <w:spacing w:val="-7"/>
          </w:rPr>
          <w:t xml:space="preserve"> </w:t>
        </w:r>
        <w:r w:rsidRPr="002B78EE">
          <w:rPr>
            <w:rFonts w:cs="Times New Roman"/>
            <w:b/>
          </w:rPr>
          <w:t>BƯU</w:t>
        </w:r>
        <w:r w:rsidRPr="002B78EE">
          <w:rPr>
            <w:rFonts w:cs="Times New Roman"/>
            <w:b/>
            <w:spacing w:val="-5"/>
          </w:rPr>
          <w:t xml:space="preserve"> </w:t>
        </w:r>
        <w:r w:rsidRPr="002B78EE">
          <w:rPr>
            <w:rFonts w:cs="Times New Roman"/>
            <w:b/>
          </w:rPr>
          <w:t>CHÍNH</w:t>
        </w:r>
        <w:r w:rsidRPr="002B78EE">
          <w:rPr>
            <w:rFonts w:cs="Times New Roman"/>
            <w:b/>
            <w:spacing w:val="-4"/>
          </w:rPr>
          <w:t xml:space="preserve"> </w:t>
        </w:r>
        <w:r w:rsidRPr="002B78EE">
          <w:rPr>
            <w:rFonts w:cs="Times New Roman"/>
            <w:b/>
          </w:rPr>
          <w:t>VIỄN</w:t>
        </w:r>
        <w:r w:rsidRPr="002B78EE">
          <w:rPr>
            <w:rFonts w:cs="Times New Roman"/>
            <w:b/>
            <w:spacing w:val="-5"/>
          </w:rPr>
          <w:t xml:space="preserve"> </w:t>
        </w:r>
        <w:r w:rsidRPr="002B78EE">
          <w:rPr>
            <w:rFonts w:cs="Times New Roman"/>
            <w:b/>
          </w:rPr>
          <w:t xml:space="preserve">THÔNG </w:t>
        </w:r>
      </w:ins>
    </w:p>
    <w:p w14:paraId="15E40A40" w14:textId="77777777" w:rsidR="00234EA9" w:rsidRPr="002B78EE" w:rsidRDefault="00234EA9" w:rsidP="00234EA9">
      <w:pPr>
        <w:spacing w:before="1" w:line="420" w:lineRule="auto"/>
        <w:ind w:right="-1"/>
        <w:jc w:val="center"/>
        <w:rPr>
          <w:ins w:id="4" w:author="Khanh Cong" w:date="2024-12-23T21:15:00Z" w16du:dateUtc="2024-12-23T14:15:00Z"/>
          <w:rFonts w:cs="Times New Roman"/>
        </w:rPr>
      </w:pPr>
      <w:ins w:id="5" w:author="Khanh Cong" w:date="2024-12-23T21:15:00Z" w16du:dateUtc="2024-12-23T14:15:00Z">
        <w:r w:rsidRPr="002B78EE">
          <w:rPr>
            <w:rFonts w:cs="Times New Roman"/>
            <w:b/>
          </w:rPr>
          <w:t>KHOA CÔNG NGHỆ THÔNG TIN 1</w:t>
        </w:r>
      </w:ins>
    </w:p>
    <w:p w14:paraId="6869EBC0" w14:textId="77777777" w:rsidR="00234EA9" w:rsidRPr="002B78EE" w:rsidRDefault="00234EA9" w:rsidP="00234EA9">
      <w:pPr>
        <w:pStyle w:val="BodyText"/>
        <w:spacing w:after="0"/>
        <w:jc w:val="center"/>
        <w:rPr>
          <w:ins w:id="6" w:author="Khanh Cong" w:date="2024-12-23T21:15:00Z" w16du:dateUtc="2024-12-23T14:15:00Z"/>
          <w:rFonts w:ascii="Times New Roman" w:hAnsi="Times New Roman" w:cs="Times New Roman"/>
          <w:b/>
          <w:sz w:val="60"/>
        </w:rPr>
      </w:pPr>
    </w:p>
    <w:p w14:paraId="42860EEC" w14:textId="77777777" w:rsidR="00234EA9" w:rsidRPr="002B78EE" w:rsidRDefault="00234EA9" w:rsidP="00234EA9">
      <w:pPr>
        <w:pStyle w:val="BodyText"/>
        <w:spacing w:after="0"/>
        <w:jc w:val="center"/>
        <w:rPr>
          <w:ins w:id="7" w:author="Khanh Cong" w:date="2024-12-23T21:15:00Z" w16du:dateUtc="2024-12-23T14:15:00Z"/>
          <w:rFonts w:ascii="Times New Roman" w:hAnsi="Times New Roman" w:cs="Times New Roman"/>
          <w:b/>
          <w:sz w:val="60"/>
        </w:rPr>
      </w:pPr>
    </w:p>
    <w:p w14:paraId="2BF75C56" w14:textId="77777777" w:rsidR="00234EA9" w:rsidRPr="002B78EE" w:rsidRDefault="00234EA9" w:rsidP="00234EA9">
      <w:pPr>
        <w:pStyle w:val="BodyText"/>
        <w:spacing w:after="0"/>
        <w:jc w:val="center"/>
        <w:rPr>
          <w:ins w:id="8" w:author="Khanh Cong" w:date="2024-12-23T21:15:00Z" w16du:dateUtc="2024-12-23T14:15:00Z"/>
          <w:rFonts w:ascii="Times New Roman" w:hAnsi="Times New Roman" w:cs="Times New Roman"/>
          <w:b/>
          <w:sz w:val="60"/>
        </w:rPr>
      </w:pPr>
    </w:p>
    <w:p w14:paraId="4B9E1899" w14:textId="77777777" w:rsidR="00234EA9" w:rsidRPr="002B78EE" w:rsidRDefault="00234EA9" w:rsidP="00234EA9">
      <w:pPr>
        <w:pStyle w:val="BodyText"/>
        <w:spacing w:after="0"/>
        <w:jc w:val="center"/>
        <w:rPr>
          <w:ins w:id="9" w:author="Khanh Cong" w:date="2024-12-23T21:15:00Z" w16du:dateUtc="2024-12-23T14:15:00Z"/>
          <w:rFonts w:ascii="Times New Roman" w:hAnsi="Times New Roman" w:cs="Times New Roman"/>
          <w:b/>
          <w:sz w:val="60"/>
        </w:rPr>
      </w:pPr>
    </w:p>
    <w:p w14:paraId="0B2278C2" w14:textId="77777777" w:rsidR="00234EA9" w:rsidRPr="002B78EE" w:rsidRDefault="00234EA9" w:rsidP="00234EA9">
      <w:pPr>
        <w:pStyle w:val="BodyText"/>
        <w:spacing w:before="310" w:after="0"/>
        <w:jc w:val="center"/>
        <w:rPr>
          <w:ins w:id="10" w:author="Khanh Cong" w:date="2024-12-23T21:15:00Z" w16du:dateUtc="2024-12-23T14:15:00Z"/>
          <w:rFonts w:ascii="Times New Roman" w:hAnsi="Times New Roman" w:cs="Times New Roman"/>
          <w:b/>
          <w:sz w:val="60"/>
        </w:rPr>
      </w:pPr>
    </w:p>
    <w:p w14:paraId="447F4F6B" w14:textId="77777777" w:rsidR="00234EA9" w:rsidRPr="002B78EE" w:rsidRDefault="00234EA9" w:rsidP="00234EA9">
      <w:pPr>
        <w:pStyle w:val="Title"/>
        <w:jc w:val="center"/>
        <w:rPr>
          <w:ins w:id="11" w:author="Khanh Cong" w:date="2024-12-23T21:15:00Z" w16du:dateUtc="2024-12-23T14:15:00Z"/>
          <w:rFonts w:ascii="Times New Roman" w:hAnsi="Times New Roman" w:cs="Times New Roman"/>
          <w:b/>
          <w:bCs/>
        </w:rPr>
      </w:pPr>
      <w:ins w:id="12" w:author="Khanh Cong" w:date="2024-12-23T21:15:00Z" w16du:dateUtc="2024-12-23T14:15:00Z">
        <w:r w:rsidRPr="002B78EE">
          <w:rPr>
            <w:rFonts w:ascii="Times New Roman" w:hAnsi="Times New Roman" w:cs="Times New Roman"/>
            <w:b/>
            <w:bCs/>
            <w:sz w:val="40"/>
            <w:szCs w:val="40"/>
          </w:rPr>
          <w:t>ĐỒ</w:t>
        </w:r>
        <w:r w:rsidRPr="002B78EE">
          <w:rPr>
            <w:rFonts w:ascii="Times New Roman" w:hAnsi="Times New Roman" w:cs="Times New Roman"/>
            <w:b/>
            <w:bCs/>
            <w:spacing w:val="-2"/>
            <w:sz w:val="40"/>
            <w:szCs w:val="40"/>
          </w:rPr>
          <w:t xml:space="preserve"> </w:t>
        </w:r>
        <w:r w:rsidRPr="002B78EE">
          <w:rPr>
            <w:rFonts w:ascii="Times New Roman" w:hAnsi="Times New Roman" w:cs="Times New Roman"/>
            <w:b/>
            <w:bCs/>
            <w:spacing w:val="-5"/>
            <w:sz w:val="40"/>
            <w:szCs w:val="40"/>
          </w:rPr>
          <w:t>ÁN</w:t>
        </w:r>
      </w:ins>
    </w:p>
    <w:p w14:paraId="63168466" w14:textId="77777777" w:rsidR="00234EA9" w:rsidRPr="002B78EE" w:rsidRDefault="00234EA9" w:rsidP="00234EA9">
      <w:pPr>
        <w:pStyle w:val="Title"/>
        <w:spacing w:before="240"/>
        <w:ind w:right="-1"/>
        <w:jc w:val="center"/>
        <w:rPr>
          <w:ins w:id="13" w:author="Khanh Cong" w:date="2024-12-23T21:15:00Z" w16du:dateUtc="2024-12-23T14:15:00Z"/>
          <w:rFonts w:ascii="Times New Roman" w:hAnsi="Times New Roman" w:cs="Times New Roman"/>
          <w:b/>
          <w:bCs/>
        </w:rPr>
      </w:pPr>
      <w:ins w:id="14" w:author="Khanh Cong" w:date="2024-12-23T21:15:00Z" w16du:dateUtc="2024-12-23T14:15:00Z">
        <w:r w:rsidRPr="002B78EE">
          <w:rPr>
            <w:rFonts w:ascii="Times New Roman" w:hAnsi="Times New Roman" w:cs="Times New Roman"/>
            <w:b/>
            <w:bCs/>
            <w:sz w:val="40"/>
            <w:szCs w:val="40"/>
          </w:rPr>
          <w:t>TỐT</w:t>
        </w:r>
        <w:r w:rsidRPr="002B78EE">
          <w:rPr>
            <w:rFonts w:ascii="Times New Roman" w:hAnsi="Times New Roman" w:cs="Times New Roman"/>
            <w:b/>
            <w:bCs/>
            <w:spacing w:val="-3"/>
            <w:sz w:val="40"/>
            <w:szCs w:val="40"/>
          </w:rPr>
          <w:t xml:space="preserve"> </w:t>
        </w:r>
        <w:r w:rsidRPr="002B78EE">
          <w:rPr>
            <w:rFonts w:ascii="Times New Roman" w:hAnsi="Times New Roman" w:cs="Times New Roman"/>
            <w:b/>
            <w:bCs/>
            <w:sz w:val="40"/>
            <w:szCs w:val="40"/>
          </w:rPr>
          <w:t>NGHIỆP</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z w:val="40"/>
            <w:szCs w:val="40"/>
          </w:rPr>
          <w:t>ĐẠI</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pacing w:val="-5"/>
            <w:sz w:val="40"/>
            <w:szCs w:val="40"/>
          </w:rPr>
          <w:t>HỌC</w:t>
        </w:r>
      </w:ins>
    </w:p>
    <w:p w14:paraId="71E236A9" w14:textId="77777777" w:rsidR="00234EA9" w:rsidRPr="002B78EE" w:rsidRDefault="00234EA9" w:rsidP="00234EA9">
      <w:pPr>
        <w:pStyle w:val="Title"/>
        <w:spacing w:before="240"/>
        <w:ind w:right="-1"/>
        <w:jc w:val="center"/>
        <w:rPr>
          <w:ins w:id="15" w:author="Khanh Cong" w:date="2024-12-23T21:15:00Z" w16du:dateUtc="2024-12-23T14:15:00Z"/>
          <w:rFonts w:ascii="Times New Roman" w:hAnsi="Times New Roman" w:cs="Times New Roman"/>
          <w:b/>
          <w:bCs/>
        </w:rPr>
      </w:pPr>
      <w:ins w:id="16" w:author="Khanh Cong" w:date="2024-12-23T21:15:00Z" w16du:dateUtc="2024-12-23T14:15:00Z">
        <w:r w:rsidRPr="002B78EE">
          <w:rPr>
            <w:rFonts w:ascii="Times New Roman" w:hAnsi="Times New Roman" w:cs="Times New Roman"/>
            <w:b/>
            <w:bCs/>
            <w:sz w:val="32"/>
          </w:rPr>
          <w:t>XÂY</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DỰNG</w:t>
        </w:r>
        <w:r w:rsidRPr="002B78EE">
          <w:rPr>
            <w:rFonts w:ascii="Times New Roman" w:hAnsi="Times New Roman" w:cs="Times New Roman"/>
            <w:b/>
            <w:bCs/>
            <w:spacing w:val="-3"/>
            <w:sz w:val="32"/>
          </w:rPr>
          <w:t xml:space="preserve"> </w:t>
        </w:r>
        <w:r w:rsidRPr="002B78EE">
          <w:rPr>
            <w:rFonts w:ascii="Times New Roman" w:hAnsi="Times New Roman" w:cs="Times New Roman"/>
            <w:b/>
            <w:bCs/>
            <w:sz w:val="32"/>
          </w:rPr>
          <w:t>WEBSITE</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BÁN</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ĐỒ</w:t>
        </w:r>
        <w:r w:rsidRPr="002B78EE">
          <w:rPr>
            <w:rFonts w:ascii="Times New Roman" w:hAnsi="Times New Roman" w:cs="Times New Roman"/>
            <w:b/>
            <w:bCs/>
            <w:spacing w:val="-3"/>
            <w:sz w:val="32"/>
          </w:rPr>
          <w:t xml:space="preserve"> ĐIỆN TỬ</w:t>
        </w:r>
      </w:ins>
    </w:p>
    <w:p w14:paraId="0E57EA08" w14:textId="77777777" w:rsidR="00234EA9" w:rsidRPr="002B78EE" w:rsidRDefault="00234EA9" w:rsidP="00234EA9">
      <w:pPr>
        <w:pStyle w:val="BodyText"/>
        <w:spacing w:after="0"/>
        <w:jc w:val="center"/>
        <w:rPr>
          <w:ins w:id="17" w:author="Khanh Cong" w:date="2024-12-23T21:15:00Z" w16du:dateUtc="2024-12-23T14:15:00Z"/>
          <w:rFonts w:ascii="Times New Roman" w:hAnsi="Times New Roman" w:cs="Times New Roman"/>
          <w:b/>
          <w:sz w:val="32"/>
        </w:rPr>
      </w:pPr>
    </w:p>
    <w:p w14:paraId="5DB9F977" w14:textId="77777777" w:rsidR="00234EA9" w:rsidRPr="002B78EE" w:rsidRDefault="00234EA9" w:rsidP="00234EA9">
      <w:pPr>
        <w:pStyle w:val="BodyText"/>
        <w:spacing w:before="43" w:after="0"/>
        <w:jc w:val="center"/>
        <w:rPr>
          <w:ins w:id="18" w:author="Khanh Cong" w:date="2024-12-23T21:15:00Z" w16du:dateUtc="2024-12-23T14:15:00Z"/>
          <w:rFonts w:ascii="Times New Roman" w:hAnsi="Times New Roman" w:cs="Times New Roman"/>
          <w:b/>
          <w:sz w:val="32"/>
        </w:rPr>
      </w:pPr>
    </w:p>
    <w:tbl>
      <w:tblPr>
        <w:tblW w:w="7824" w:type="dxa"/>
        <w:tblInd w:w="1357" w:type="dxa"/>
        <w:tblLayout w:type="fixed"/>
        <w:tblCellMar>
          <w:top w:w="55" w:type="dxa"/>
          <w:left w:w="55" w:type="dxa"/>
          <w:bottom w:w="55" w:type="dxa"/>
          <w:right w:w="55" w:type="dxa"/>
        </w:tblCellMar>
        <w:tblLook w:val="0000" w:firstRow="0" w:lastRow="0" w:firstColumn="0" w:lastColumn="0" w:noHBand="0" w:noVBand="0"/>
      </w:tblPr>
      <w:tblGrid>
        <w:gridCol w:w="3033"/>
        <w:gridCol w:w="4791"/>
      </w:tblGrid>
      <w:tr w:rsidR="00234EA9" w:rsidRPr="002B78EE" w14:paraId="7918C3BE" w14:textId="77777777" w:rsidTr="003E33D6">
        <w:trPr>
          <w:ins w:id="19" w:author="Khanh Cong" w:date="2024-12-23T21:15:00Z" w16du:dateUtc="2024-12-23T14:15:00Z"/>
        </w:trPr>
        <w:tc>
          <w:tcPr>
            <w:tcW w:w="3033" w:type="dxa"/>
            <w:tcBorders>
              <w:top w:val="single" w:sz="4" w:space="0" w:color="FFFFFF"/>
              <w:left w:val="single" w:sz="4" w:space="0" w:color="FFFFFF"/>
              <w:bottom w:val="single" w:sz="4" w:space="0" w:color="FFFFFF"/>
            </w:tcBorders>
          </w:tcPr>
          <w:p w14:paraId="42A42BCA" w14:textId="77777777" w:rsidR="00234EA9" w:rsidRPr="00790665" w:rsidRDefault="00234EA9" w:rsidP="003E33D6">
            <w:pPr>
              <w:pStyle w:val="TableContents"/>
              <w:rPr>
                <w:ins w:id="20" w:author="Khanh Cong" w:date="2024-12-23T21:15:00Z" w16du:dateUtc="2024-12-23T14:15:00Z"/>
                <w:rFonts w:cs="Times New Roman"/>
                <w:sz w:val="26"/>
                <w:szCs w:val="26"/>
              </w:rPr>
            </w:pPr>
            <w:ins w:id="21" w:author="Khanh Cong" w:date="2024-12-23T21:15:00Z" w16du:dateUtc="2024-12-23T14:15:00Z">
              <w:r w:rsidRPr="00790665">
                <w:rPr>
                  <w:rFonts w:cs="Times New Roman"/>
                  <w:b/>
                  <w:bCs/>
                  <w:sz w:val="26"/>
                  <w:szCs w:val="26"/>
                </w:rPr>
                <w:t>Giảng viên hướng dẫn:</w:t>
              </w:r>
            </w:ins>
          </w:p>
        </w:tc>
        <w:tc>
          <w:tcPr>
            <w:tcW w:w="4791" w:type="dxa"/>
            <w:tcBorders>
              <w:top w:val="single" w:sz="4" w:space="0" w:color="FFFFFF"/>
              <w:left w:val="single" w:sz="4" w:space="0" w:color="FFFFFF"/>
              <w:bottom w:val="single" w:sz="4" w:space="0" w:color="FFFFFF"/>
              <w:right w:val="single" w:sz="4" w:space="0" w:color="FFFFFF"/>
            </w:tcBorders>
          </w:tcPr>
          <w:p w14:paraId="2F30AAE4" w14:textId="77777777" w:rsidR="00234EA9" w:rsidRPr="00790665" w:rsidRDefault="00234EA9" w:rsidP="003E33D6">
            <w:pPr>
              <w:pStyle w:val="TableContents"/>
              <w:rPr>
                <w:ins w:id="22" w:author="Khanh Cong" w:date="2024-12-23T21:15:00Z" w16du:dateUtc="2024-12-23T14:15:00Z"/>
                <w:rFonts w:cs="Times New Roman"/>
                <w:sz w:val="26"/>
                <w:szCs w:val="26"/>
              </w:rPr>
            </w:pPr>
            <w:ins w:id="23" w:author="Khanh Cong" w:date="2024-12-23T21:15:00Z" w16du:dateUtc="2024-12-23T14:15:00Z">
              <w:r w:rsidRPr="00790665">
                <w:rPr>
                  <w:rFonts w:cs="Times New Roman"/>
                  <w:b/>
                  <w:bCs/>
                  <w:sz w:val="26"/>
                  <w:szCs w:val="26"/>
                </w:rPr>
                <w:t>Bùi Văn Kiên</w:t>
              </w:r>
            </w:ins>
          </w:p>
        </w:tc>
      </w:tr>
      <w:tr w:rsidR="00234EA9" w:rsidRPr="002B78EE" w14:paraId="51325CE7" w14:textId="77777777" w:rsidTr="003E33D6">
        <w:trPr>
          <w:ins w:id="24" w:author="Khanh Cong" w:date="2024-12-23T21:15:00Z" w16du:dateUtc="2024-12-23T14:15:00Z"/>
        </w:trPr>
        <w:tc>
          <w:tcPr>
            <w:tcW w:w="3033" w:type="dxa"/>
            <w:tcBorders>
              <w:left w:val="single" w:sz="4" w:space="0" w:color="FFFFFF"/>
              <w:bottom w:val="single" w:sz="4" w:space="0" w:color="FFFFFF"/>
            </w:tcBorders>
          </w:tcPr>
          <w:p w14:paraId="461A44D6" w14:textId="77777777" w:rsidR="00234EA9" w:rsidRPr="00790665" w:rsidRDefault="00234EA9" w:rsidP="003E33D6">
            <w:pPr>
              <w:pStyle w:val="TableContents"/>
              <w:rPr>
                <w:ins w:id="25" w:author="Khanh Cong" w:date="2024-12-23T21:15:00Z" w16du:dateUtc="2024-12-23T14:15:00Z"/>
                <w:rFonts w:cs="Times New Roman"/>
                <w:sz w:val="26"/>
                <w:szCs w:val="26"/>
              </w:rPr>
            </w:pPr>
            <w:ins w:id="26" w:author="Khanh Cong" w:date="2024-12-23T21:15:00Z" w16du:dateUtc="2024-12-23T14:15:00Z">
              <w:r w:rsidRPr="00790665">
                <w:rPr>
                  <w:rFonts w:cs="Times New Roman"/>
                  <w:b/>
                  <w:bCs/>
                  <w:sz w:val="26"/>
                  <w:szCs w:val="26"/>
                </w:rPr>
                <w:t>Sinh viên thực hiện:</w:t>
              </w:r>
            </w:ins>
          </w:p>
        </w:tc>
        <w:tc>
          <w:tcPr>
            <w:tcW w:w="4791" w:type="dxa"/>
            <w:tcBorders>
              <w:left w:val="single" w:sz="4" w:space="0" w:color="FFFFFF"/>
              <w:bottom w:val="single" w:sz="4" w:space="0" w:color="FFFFFF"/>
              <w:right w:val="single" w:sz="4" w:space="0" w:color="FFFFFF"/>
            </w:tcBorders>
          </w:tcPr>
          <w:p w14:paraId="78CFA679" w14:textId="77777777" w:rsidR="00234EA9" w:rsidRPr="00790665" w:rsidRDefault="00234EA9" w:rsidP="003E33D6">
            <w:pPr>
              <w:pStyle w:val="TableContents"/>
              <w:rPr>
                <w:ins w:id="27" w:author="Khanh Cong" w:date="2024-12-23T21:15:00Z" w16du:dateUtc="2024-12-23T14:15:00Z"/>
                <w:rFonts w:cs="Times New Roman"/>
                <w:sz w:val="26"/>
                <w:szCs w:val="26"/>
              </w:rPr>
            </w:pPr>
            <w:ins w:id="28" w:author="Khanh Cong" w:date="2024-12-23T21:15:00Z" w16du:dateUtc="2024-12-23T14:15:00Z">
              <w:r w:rsidRPr="00790665">
                <w:rPr>
                  <w:rFonts w:cs="Times New Roman"/>
                  <w:b/>
                  <w:bCs/>
                  <w:sz w:val="26"/>
                  <w:szCs w:val="26"/>
                </w:rPr>
                <w:t>Nguyễn Ngọc Anh - B20DCCN059</w:t>
              </w:r>
            </w:ins>
          </w:p>
        </w:tc>
      </w:tr>
      <w:tr w:rsidR="00234EA9" w:rsidRPr="002B78EE" w14:paraId="3E84C412" w14:textId="77777777" w:rsidTr="003E33D6">
        <w:trPr>
          <w:ins w:id="29" w:author="Khanh Cong" w:date="2024-12-23T21:15:00Z" w16du:dateUtc="2024-12-23T14:15:00Z"/>
        </w:trPr>
        <w:tc>
          <w:tcPr>
            <w:tcW w:w="3033" w:type="dxa"/>
            <w:tcBorders>
              <w:left w:val="single" w:sz="4" w:space="0" w:color="FFFFFF"/>
              <w:bottom w:val="single" w:sz="4" w:space="0" w:color="FFFFFF"/>
            </w:tcBorders>
          </w:tcPr>
          <w:p w14:paraId="1422E7F5" w14:textId="77777777" w:rsidR="00234EA9" w:rsidRPr="00790665" w:rsidRDefault="00234EA9" w:rsidP="003E33D6">
            <w:pPr>
              <w:pStyle w:val="TableContents"/>
              <w:rPr>
                <w:ins w:id="30" w:author="Khanh Cong" w:date="2024-12-23T21:15:00Z" w16du:dateUtc="2024-12-23T14:15:00Z"/>
                <w:rFonts w:cs="Times New Roman"/>
                <w:sz w:val="26"/>
                <w:szCs w:val="26"/>
              </w:rPr>
            </w:pPr>
          </w:p>
        </w:tc>
        <w:tc>
          <w:tcPr>
            <w:tcW w:w="4791" w:type="dxa"/>
            <w:tcBorders>
              <w:left w:val="single" w:sz="4" w:space="0" w:color="FFFFFF"/>
              <w:bottom w:val="single" w:sz="4" w:space="0" w:color="FFFFFF"/>
              <w:right w:val="single" w:sz="4" w:space="0" w:color="FFFFFF"/>
            </w:tcBorders>
          </w:tcPr>
          <w:p w14:paraId="1A2953E9" w14:textId="77777777" w:rsidR="00234EA9" w:rsidRPr="00790665" w:rsidRDefault="00234EA9" w:rsidP="003E33D6">
            <w:pPr>
              <w:pStyle w:val="TableContents"/>
              <w:rPr>
                <w:ins w:id="31" w:author="Khanh Cong" w:date="2024-12-23T21:15:00Z" w16du:dateUtc="2024-12-23T14:15:00Z"/>
                <w:rFonts w:cs="Times New Roman"/>
                <w:sz w:val="26"/>
                <w:szCs w:val="26"/>
              </w:rPr>
            </w:pPr>
            <w:ins w:id="32" w:author="Khanh Cong" w:date="2024-12-23T21:15:00Z" w16du:dateUtc="2024-12-23T14:15:00Z">
              <w:r w:rsidRPr="00790665">
                <w:rPr>
                  <w:rFonts w:cs="Times New Roman"/>
                  <w:b/>
                  <w:bCs/>
                  <w:sz w:val="26"/>
                  <w:szCs w:val="26"/>
                </w:rPr>
                <w:t>Nguyễn Công Khánh – B20DCCN375</w:t>
              </w:r>
            </w:ins>
          </w:p>
        </w:tc>
      </w:tr>
      <w:tr w:rsidR="00234EA9" w:rsidRPr="002B78EE" w14:paraId="0725EA5F" w14:textId="77777777" w:rsidTr="003E33D6">
        <w:trPr>
          <w:ins w:id="33" w:author="Khanh Cong" w:date="2024-12-23T21:15:00Z" w16du:dateUtc="2024-12-23T14:15:00Z"/>
        </w:trPr>
        <w:tc>
          <w:tcPr>
            <w:tcW w:w="3033" w:type="dxa"/>
            <w:tcBorders>
              <w:left w:val="single" w:sz="4" w:space="0" w:color="FFFFFF"/>
              <w:bottom w:val="single" w:sz="4" w:space="0" w:color="FFFFFF"/>
            </w:tcBorders>
          </w:tcPr>
          <w:p w14:paraId="0662C9BF" w14:textId="77777777" w:rsidR="00234EA9" w:rsidRPr="00790665" w:rsidRDefault="00234EA9" w:rsidP="003E33D6">
            <w:pPr>
              <w:pStyle w:val="TableContents"/>
              <w:rPr>
                <w:ins w:id="34" w:author="Khanh Cong" w:date="2024-12-23T21:15:00Z" w16du:dateUtc="2024-12-23T14:15:00Z"/>
                <w:rFonts w:cs="Times New Roman"/>
                <w:sz w:val="26"/>
                <w:szCs w:val="26"/>
              </w:rPr>
            </w:pPr>
          </w:p>
        </w:tc>
        <w:tc>
          <w:tcPr>
            <w:tcW w:w="4791" w:type="dxa"/>
            <w:tcBorders>
              <w:left w:val="single" w:sz="4" w:space="0" w:color="FFFFFF"/>
              <w:bottom w:val="single" w:sz="4" w:space="0" w:color="FFFFFF"/>
              <w:right w:val="single" w:sz="4" w:space="0" w:color="FFFFFF"/>
            </w:tcBorders>
          </w:tcPr>
          <w:p w14:paraId="16E26ABF" w14:textId="77777777" w:rsidR="00234EA9" w:rsidRPr="00790665" w:rsidRDefault="00234EA9" w:rsidP="003E33D6">
            <w:pPr>
              <w:pStyle w:val="TableContents"/>
              <w:rPr>
                <w:ins w:id="35" w:author="Khanh Cong" w:date="2024-12-23T21:15:00Z" w16du:dateUtc="2024-12-23T14:15:00Z"/>
                <w:rFonts w:cs="Times New Roman"/>
                <w:sz w:val="26"/>
                <w:szCs w:val="26"/>
              </w:rPr>
            </w:pPr>
            <w:ins w:id="36" w:author="Khanh Cong" w:date="2024-12-23T21:15:00Z" w16du:dateUtc="2024-12-23T14:15:00Z">
              <w:r w:rsidRPr="00790665">
                <w:rPr>
                  <w:rFonts w:cs="Times New Roman"/>
                  <w:b/>
                  <w:bCs/>
                  <w:sz w:val="26"/>
                  <w:szCs w:val="26"/>
                </w:rPr>
                <w:t>Nguyễn Hải Phong – B20DCCN495</w:t>
              </w:r>
            </w:ins>
          </w:p>
        </w:tc>
      </w:tr>
      <w:tr w:rsidR="00234EA9" w:rsidRPr="002B78EE" w14:paraId="08EBF61D" w14:textId="77777777" w:rsidTr="003E33D6">
        <w:trPr>
          <w:ins w:id="37" w:author="Khanh Cong" w:date="2024-12-23T21:15:00Z" w16du:dateUtc="2024-12-23T14:15:00Z"/>
        </w:trPr>
        <w:tc>
          <w:tcPr>
            <w:tcW w:w="3033" w:type="dxa"/>
            <w:tcBorders>
              <w:left w:val="single" w:sz="4" w:space="0" w:color="FFFFFF"/>
              <w:bottom w:val="single" w:sz="4" w:space="0" w:color="FFFFFF"/>
            </w:tcBorders>
          </w:tcPr>
          <w:p w14:paraId="549CEED7" w14:textId="77777777" w:rsidR="00234EA9" w:rsidRPr="00790665" w:rsidRDefault="00234EA9" w:rsidP="003E33D6">
            <w:pPr>
              <w:pStyle w:val="TableContents"/>
              <w:rPr>
                <w:ins w:id="38" w:author="Khanh Cong" w:date="2024-12-23T21:15:00Z" w16du:dateUtc="2024-12-23T14:15:00Z"/>
                <w:rFonts w:cs="Times New Roman"/>
                <w:sz w:val="26"/>
                <w:szCs w:val="26"/>
              </w:rPr>
            </w:pPr>
            <w:ins w:id="39" w:author="Khanh Cong" w:date="2024-12-23T21:15:00Z" w16du:dateUtc="2024-12-23T14:15:00Z">
              <w:r w:rsidRPr="00790665">
                <w:rPr>
                  <w:rFonts w:cs="Times New Roman"/>
                  <w:b/>
                  <w:bCs/>
                  <w:sz w:val="26"/>
                  <w:szCs w:val="26"/>
                </w:rPr>
                <w:t>Niên khoá:</w:t>
              </w:r>
            </w:ins>
          </w:p>
        </w:tc>
        <w:tc>
          <w:tcPr>
            <w:tcW w:w="4791" w:type="dxa"/>
            <w:tcBorders>
              <w:left w:val="single" w:sz="4" w:space="0" w:color="FFFFFF"/>
              <w:bottom w:val="single" w:sz="4" w:space="0" w:color="FFFFFF"/>
              <w:right w:val="single" w:sz="4" w:space="0" w:color="FFFFFF"/>
            </w:tcBorders>
          </w:tcPr>
          <w:p w14:paraId="23838E04" w14:textId="77777777" w:rsidR="00234EA9" w:rsidRPr="00790665" w:rsidRDefault="00234EA9" w:rsidP="003E33D6">
            <w:pPr>
              <w:pStyle w:val="TableContents"/>
              <w:rPr>
                <w:ins w:id="40" w:author="Khanh Cong" w:date="2024-12-23T21:15:00Z" w16du:dateUtc="2024-12-23T14:15:00Z"/>
                <w:rFonts w:cs="Times New Roman"/>
                <w:sz w:val="26"/>
                <w:szCs w:val="26"/>
              </w:rPr>
            </w:pPr>
            <w:ins w:id="41" w:author="Khanh Cong" w:date="2024-12-23T21:15:00Z" w16du:dateUtc="2024-12-23T14:15:00Z">
              <w:r w:rsidRPr="00790665">
                <w:rPr>
                  <w:rFonts w:cs="Times New Roman"/>
                  <w:b/>
                  <w:bCs/>
                  <w:sz w:val="26"/>
                  <w:szCs w:val="26"/>
                </w:rPr>
                <w:t>2020-2025</w:t>
              </w:r>
            </w:ins>
          </w:p>
        </w:tc>
      </w:tr>
      <w:tr w:rsidR="00234EA9" w:rsidRPr="002B78EE" w14:paraId="4A8CCE28" w14:textId="77777777" w:rsidTr="003E33D6">
        <w:trPr>
          <w:ins w:id="42" w:author="Khanh Cong" w:date="2024-12-23T21:15:00Z" w16du:dateUtc="2024-12-23T14:15:00Z"/>
        </w:trPr>
        <w:tc>
          <w:tcPr>
            <w:tcW w:w="3033" w:type="dxa"/>
            <w:tcBorders>
              <w:left w:val="single" w:sz="4" w:space="0" w:color="FFFFFF"/>
              <w:bottom w:val="single" w:sz="4" w:space="0" w:color="FFFFFF"/>
            </w:tcBorders>
          </w:tcPr>
          <w:p w14:paraId="5F4D7506" w14:textId="77777777" w:rsidR="00234EA9" w:rsidRPr="00790665" w:rsidRDefault="00234EA9" w:rsidP="003E33D6">
            <w:pPr>
              <w:pStyle w:val="TableContents"/>
              <w:rPr>
                <w:ins w:id="43" w:author="Khanh Cong" w:date="2024-12-23T21:15:00Z" w16du:dateUtc="2024-12-23T14:15:00Z"/>
                <w:rFonts w:cs="Times New Roman"/>
                <w:sz w:val="26"/>
                <w:szCs w:val="26"/>
              </w:rPr>
            </w:pPr>
            <w:ins w:id="44" w:author="Khanh Cong" w:date="2024-12-23T21:15:00Z" w16du:dateUtc="2024-12-23T14:15:00Z">
              <w:r w:rsidRPr="00790665">
                <w:rPr>
                  <w:rFonts w:cs="Times New Roman"/>
                  <w:b/>
                  <w:bCs/>
                  <w:sz w:val="26"/>
                  <w:szCs w:val="26"/>
                </w:rPr>
                <w:t>Hệ đào tạo:</w:t>
              </w:r>
            </w:ins>
          </w:p>
        </w:tc>
        <w:tc>
          <w:tcPr>
            <w:tcW w:w="4791" w:type="dxa"/>
            <w:tcBorders>
              <w:left w:val="single" w:sz="4" w:space="0" w:color="FFFFFF"/>
              <w:bottom w:val="single" w:sz="4" w:space="0" w:color="FFFFFF"/>
              <w:right w:val="single" w:sz="4" w:space="0" w:color="FFFFFF"/>
            </w:tcBorders>
          </w:tcPr>
          <w:p w14:paraId="398F53C0" w14:textId="77777777" w:rsidR="00234EA9" w:rsidRPr="00790665" w:rsidRDefault="00234EA9" w:rsidP="003E33D6">
            <w:pPr>
              <w:pStyle w:val="TableContents"/>
              <w:rPr>
                <w:ins w:id="45" w:author="Khanh Cong" w:date="2024-12-23T21:15:00Z" w16du:dateUtc="2024-12-23T14:15:00Z"/>
                <w:rFonts w:cs="Times New Roman"/>
                <w:sz w:val="26"/>
                <w:szCs w:val="26"/>
              </w:rPr>
            </w:pPr>
            <w:ins w:id="46" w:author="Khanh Cong" w:date="2024-12-23T21:15:00Z" w16du:dateUtc="2024-12-23T14:15:00Z">
              <w:r w:rsidRPr="00790665">
                <w:rPr>
                  <w:rFonts w:cs="Times New Roman"/>
                  <w:b/>
                  <w:bCs/>
                  <w:sz w:val="26"/>
                  <w:szCs w:val="26"/>
                </w:rPr>
                <w:t>Đại học chính quy</w:t>
              </w:r>
            </w:ins>
          </w:p>
        </w:tc>
      </w:tr>
      <w:tr w:rsidR="00234EA9" w:rsidRPr="002B78EE" w14:paraId="55A3B907" w14:textId="77777777" w:rsidTr="003E33D6">
        <w:trPr>
          <w:ins w:id="47" w:author="Khanh Cong" w:date="2024-12-23T21:15:00Z" w16du:dateUtc="2024-12-23T14:15:00Z"/>
        </w:trPr>
        <w:tc>
          <w:tcPr>
            <w:tcW w:w="3033" w:type="dxa"/>
            <w:tcBorders>
              <w:left w:val="single" w:sz="4" w:space="0" w:color="FFFFFF"/>
              <w:bottom w:val="single" w:sz="4" w:space="0" w:color="FFFFFF"/>
            </w:tcBorders>
          </w:tcPr>
          <w:p w14:paraId="16CDB378" w14:textId="77777777" w:rsidR="00234EA9" w:rsidRPr="002B78EE" w:rsidRDefault="00234EA9" w:rsidP="003E33D6">
            <w:pPr>
              <w:pStyle w:val="TableContents"/>
              <w:rPr>
                <w:ins w:id="48" w:author="Khanh Cong" w:date="2024-12-23T21:15:00Z" w16du:dateUtc="2024-12-23T14:15:00Z"/>
                <w:rFonts w:cs="Times New Roman"/>
              </w:rPr>
            </w:pPr>
          </w:p>
        </w:tc>
        <w:tc>
          <w:tcPr>
            <w:tcW w:w="4791" w:type="dxa"/>
            <w:tcBorders>
              <w:left w:val="single" w:sz="4" w:space="0" w:color="FFFFFF"/>
              <w:bottom w:val="single" w:sz="4" w:space="0" w:color="FFFFFF"/>
              <w:right w:val="single" w:sz="4" w:space="0" w:color="FFFFFF"/>
            </w:tcBorders>
          </w:tcPr>
          <w:p w14:paraId="6C6ABB63" w14:textId="77777777" w:rsidR="00234EA9" w:rsidRPr="002B78EE" w:rsidRDefault="00234EA9" w:rsidP="003E33D6">
            <w:pPr>
              <w:pStyle w:val="TableContents"/>
              <w:rPr>
                <w:ins w:id="49" w:author="Khanh Cong" w:date="2024-12-23T21:15:00Z" w16du:dateUtc="2024-12-23T14:15:00Z"/>
                <w:rFonts w:cs="Times New Roman"/>
              </w:rPr>
            </w:pPr>
          </w:p>
        </w:tc>
      </w:tr>
    </w:tbl>
    <w:p w14:paraId="04FE2953" w14:textId="77777777" w:rsidR="00234EA9" w:rsidRPr="002B78EE" w:rsidRDefault="00234EA9" w:rsidP="00234EA9">
      <w:pPr>
        <w:tabs>
          <w:tab w:val="left" w:pos="5897"/>
        </w:tabs>
        <w:spacing w:line="420" w:lineRule="auto"/>
        <w:ind w:left="1356" w:right="2120"/>
        <w:jc w:val="center"/>
        <w:rPr>
          <w:ins w:id="50" w:author="Khanh Cong" w:date="2024-12-23T21:15:00Z" w16du:dateUtc="2024-12-23T14:15:00Z"/>
          <w:rFonts w:cs="Times New Roman"/>
          <w:b/>
        </w:rPr>
      </w:pPr>
    </w:p>
    <w:p w14:paraId="2583F839" w14:textId="77777777" w:rsidR="00234EA9" w:rsidRPr="002B78EE" w:rsidRDefault="00234EA9" w:rsidP="00234EA9">
      <w:pPr>
        <w:pStyle w:val="BodyText"/>
        <w:spacing w:after="0"/>
        <w:jc w:val="center"/>
        <w:rPr>
          <w:ins w:id="51" w:author="Khanh Cong" w:date="2024-12-23T21:15:00Z" w16du:dateUtc="2024-12-23T14:15:00Z"/>
          <w:rFonts w:ascii="Times New Roman" w:hAnsi="Times New Roman" w:cs="Times New Roman"/>
          <w:b/>
        </w:rPr>
      </w:pPr>
    </w:p>
    <w:p w14:paraId="52D6567B" w14:textId="77777777" w:rsidR="00234EA9" w:rsidRPr="002B78EE" w:rsidRDefault="00234EA9" w:rsidP="00234EA9">
      <w:pPr>
        <w:pStyle w:val="BodyText"/>
        <w:spacing w:after="0"/>
        <w:jc w:val="center"/>
        <w:rPr>
          <w:ins w:id="52" w:author="Khanh Cong" w:date="2024-12-23T21:15:00Z" w16du:dateUtc="2024-12-23T14:15:00Z"/>
          <w:rFonts w:ascii="Times New Roman" w:hAnsi="Times New Roman" w:cs="Times New Roman"/>
          <w:b/>
        </w:rPr>
      </w:pPr>
    </w:p>
    <w:p w14:paraId="03C09A3C" w14:textId="77777777" w:rsidR="00234EA9" w:rsidRPr="002B78EE" w:rsidRDefault="00234EA9" w:rsidP="00234EA9">
      <w:pPr>
        <w:pStyle w:val="BodyText"/>
        <w:spacing w:after="0"/>
        <w:ind w:right="3"/>
        <w:jc w:val="center"/>
        <w:rPr>
          <w:ins w:id="53" w:author="Khanh Cong" w:date="2024-12-23T21:15:00Z" w16du:dateUtc="2024-12-23T14:15:00Z"/>
          <w:rFonts w:ascii="Times New Roman" w:hAnsi="Times New Roman" w:cs="Times New Roman"/>
          <w:b/>
          <w:spacing w:val="-4"/>
          <w:sz w:val="28"/>
          <w:szCs w:val="28"/>
        </w:rPr>
      </w:pPr>
      <w:ins w:id="54" w:author="Khanh Cong" w:date="2024-12-23T21:15:00Z" w16du:dateUtc="2024-12-23T14:15:00Z">
        <w:r w:rsidRPr="002B78EE">
          <w:rPr>
            <w:rFonts w:ascii="Times New Roman" w:hAnsi="Times New Roman" w:cs="Times New Roman"/>
            <w:b/>
            <w:sz w:val="28"/>
            <w:szCs w:val="28"/>
          </w:rPr>
          <w:t>Hà</w:t>
        </w:r>
        <w:r w:rsidRPr="002B78EE">
          <w:rPr>
            <w:rFonts w:ascii="Times New Roman" w:hAnsi="Times New Roman" w:cs="Times New Roman"/>
            <w:b/>
            <w:spacing w:val="-1"/>
            <w:sz w:val="28"/>
            <w:szCs w:val="28"/>
          </w:rPr>
          <w:t xml:space="preserve"> </w:t>
        </w:r>
        <w:r w:rsidRPr="002B78EE">
          <w:rPr>
            <w:rFonts w:ascii="Times New Roman" w:hAnsi="Times New Roman" w:cs="Times New Roman"/>
            <w:b/>
            <w:sz w:val="28"/>
            <w:szCs w:val="28"/>
          </w:rPr>
          <w:t>Nội</w:t>
        </w:r>
        <w:r w:rsidRPr="002B78EE">
          <w:rPr>
            <w:rFonts w:ascii="Times New Roman" w:hAnsi="Times New Roman" w:cs="Times New Roman"/>
            <w:b/>
            <w:spacing w:val="-3"/>
            <w:sz w:val="28"/>
            <w:szCs w:val="28"/>
          </w:rPr>
          <w:t xml:space="preserve"> </w:t>
        </w:r>
        <w:r w:rsidRPr="002B78EE">
          <w:rPr>
            <w:rFonts w:ascii="Times New Roman" w:hAnsi="Times New Roman" w:cs="Times New Roman"/>
            <w:b/>
            <w:sz w:val="28"/>
            <w:szCs w:val="28"/>
          </w:rPr>
          <w:t xml:space="preserve">– </w:t>
        </w:r>
        <w:r w:rsidRPr="002B78EE">
          <w:rPr>
            <w:rFonts w:ascii="Times New Roman" w:hAnsi="Times New Roman" w:cs="Times New Roman"/>
            <w:b/>
            <w:spacing w:val="-4"/>
            <w:sz w:val="28"/>
            <w:szCs w:val="28"/>
          </w:rPr>
          <w:t>2024</w:t>
        </w:r>
      </w:ins>
    </w:p>
    <w:p w14:paraId="0EE99258" w14:textId="77777777" w:rsidR="00234EA9" w:rsidRPr="002B78EE" w:rsidRDefault="00234EA9" w:rsidP="00234EA9">
      <w:pPr>
        <w:pStyle w:val="BodyText"/>
        <w:spacing w:after="0"/>
        <w:ind w:right="3"/>
        <w:jc w:val="center"/>
        <w:rPr>
          <w:ins w:id="55" w:author="Khanh Cong" w:date="2024-12-23T21:15:00Z" w16du:dateUtc="2024-12-23T14:15:00Z"/>
          <w:rFonts w:ascii="Times New Roman" w:hAnsi="Times New Roman" w:cs="Times New Roman"/>
          <w:b/>
          <w:spacing w:val="-4"/>
          <w:sz w:val="28"/>
          <w:szCs w:val="28"/>
        </w:rPr>
      </w:pPr>
    </w:p>
    <w:p w14:paraId="319FE355" w14:textId="77777777" w:rsidR="00234EA9" w:rsidRPr="002B78EE" w:rsidRDefault="00234EA9" w:rsidP="00234EA9">
      <w:pPr>
        <w:pStyle w:val="BodyText"/>
        <w:spacing w:after="0"/>
        <w:ind w:right="3"/>
        <w:jc w:val="center"/>
        <w:rPr>
          <w:ins w:id="56" w:author="Khanh Cong" w:date="2024-12-23T21:15:00Z" w16du:dateUtc="2024-12-23T14:15:00Z"/>
          <w:rFonts w:ascii="Times New Roman" w:hAnsi="Times New Roman" w:cs="Times New Roman"/>
          <w:b/>
          <w:spacing w:val="-4"/>
          <w:sz w:val="28"/>
          <w:szCs w:val="28"/>
        </w:rPr>
      </w:pPr>
    </w:p>
    <w:p w14:paraId="5DE0F18B" w14:textId="77777777" w:rsidR="00234EA9" w:rsidRDefault="00234EA9" w:rsidP="00234EA9">
      <w:pPr>
        <w:pStyle w:val="BodyText"/>
        <w:spacing w:after="0"/>
        <w:ind w:right="3"/>
        <w:jc w:val="center"/>
        <w:rPr>
          <w:ins w:id="57" w:author="Khanh Cong" w:date="2024-12-23T21:15:00Z" w16du:dateUtc="2024-12-23T14:15:00Z"/>
          <w:rFonts w:ascii="Times New Roman" w:hAnsi="Times New Roman" w:cs="Times New Roman"/>
          <w:b/>
          <w:spacing w:val="-4"/>
          <w:sz w:val="28"/>
          <w:szCs w:val="28"/>
        </w:rPr>
      </w:pPr>
    </w:p>
    <w:p w14:paraId="199F4E25" w14:textId="77777777" w:rsidR="00234EA9" w:rsidRDefault="00234EA9" w:rsidP="00234EA9">
      <w:pPr>
        <w:pStyle w:val="BodyText"/>
        <w:spacing w:after="0"/>
        <w:ind w:right="3"/>
        <w:jc w:val="center"/>
        <w:rPr>
          <w:ins w:id="58" w:author="Khanh Cong" w:date="2024-12-23T21:15:00Z" w16du:dateUtc="2024-12-23T14:15:00Z"/>
          <w:rFonts w:ascii="Times New Roman" w:hAnsi="Times New Roman" w:cs="Times New Roman"/>
          <w:b/>
          <w:spacing w:val="-4"/>
          <w:sz w:val="28"/>
          <w:szCs w:val="28"/>
        </w:rPr>
      </w:pPr>
    </w:p>
    <w:p w14:paraId="0F85A375" w14:textId="77777777" w:rsidR="00234EA9" w:rsidRPr="002B78EE" w:rsidRDefault="00234EA9" w:rsidP="00234EA9">
      <w:pPr>
        <w:pStyle w:val="BodyText"/>
        <w:spacing w:after="0"/>
        <w:ind w:right="3"/>
        <w:jc w:val="center"/>
        <w:rPr>
          <w:ins w:id="59" w:author="Khanh Cong" w:date="2024-12-23T21:15:00Z" w16du:dateUtc="2024-12-23T14:15:00Z"/>
          <w:rFonts w:ascii="Times New Roman" w:hAnsi="Times New Roman" w:cs="Times New Roman"/>
          <w:b/>
          <w:spacing w:val="-4"/>
          <w:sz w:val="28"/>
          <w:szCs w:val="28"/>
        </w:rPr>
      </w:pPr>
    </w:p>
    <w:p w14:paraId="14DC73F5" w14:textId="77777777" w:rsidR="00234EA9" w:rsidRPr="002B78EE" w:rsidRDefault="00234EA9" w:rsidP="00234EA9">
      <w:pPr>
        <w:pStyle w:val="BodyText"/>
        <w:spacing w:after="0"/>
        <w:ind w:right="3"/>
        <w:jc w:val="center"/>
        <w:rPr>
          <w:ins w:id="60" w:author="Khanh Cong" w:date="2024-12-23T21:15:00Z" w16du:dateUtc="2024-12-23T14:15:00Z"/>
          <w:rFonts w:ascii="Times New Roman" w:hAnsi="Times New Roman" w:cs="Times New Roman"/>
          <w:b/>
          <w:spacing w:val="-4"/>
          <w:sz w:val="28"/>
          <w:szCs w:val="28"/>
        </w:rPr>
      </w:pPr>
    </w:p>
    <w:p w14:paraId="6859372C" w14:textId="77777777" w:rsidR="00234EA9" w:rsidRPr="006454E5" w:rsidRDefault="00234EA9" w:rsidP="00234EA9">
      <w:pPr>
        <w:pStyle w:val="NoSpacing"/>
        <w:jc w:val="center"/>
        <w:rPr>
          <w:ins w:id="61" w:author="Khanh Cong" w:date="2024-12-23T21:15:00Z" w16du:dateUtc="2024-12-23T14:15:00Z"/>
        </w:rPr>
      </w:pPr>
      <w:ins w:id="62" w:author="Khanh Cong" w:date="2024-12-23T21:15:00Z" w16du:dateUtc="2024-12-23T14:15:00Z">
        <w:r w:rsidRPr="006454E5">
          <w:t>NHẬN XÉT, ĐÁNH GIÁ, CHO ĐIỂM</w:t>
        </w:r>
      </w:ins>
    </w:p>
    <w:p w14:paraId="41A68387" w14:textId="77777777" w:rsidR="00234EA9" w:rsidRPr="00A60732" w:rsidRDefault="00234EA9" w:rsidP="00234EA9">
      <w:pPr>
        <w:pStyle w:val="NoSpacing"/>
        <w:jc w:val="center"/>
        <w:rPr>
          <w:ins w:id="63" w:author="Khanh Cong" w:date="2024-12-23T21:15:00Z" w16du:dateUtc="2024-12-23T14:15:00Z"/>
          <w:szCs w:val="26"/>
        </w:rPr>
      </w:pPr>
      <w:ins w:id="64" w:author="Khanh Cong" w:date="2024-12-23T21:15:00Z" w16du:dateUtc="2024-12-23T14:15:00Z">
        <w:r w:rsidRPr="00A60732">
          <w:rPr>
            <w:szCs w:val="26"/>
          </w:rPr>
          <w:t>(CỦA GIẢNG VIÊN HƯỚNG DẪN)</w:t>
        </w:r>
      </w:ins>
    </w:p>
    <w:p w14:paraId="2C10A524" w14:textId="77777777" w:rsidR="00234EA9" w:rsidRPr="002B78EE" w:rsidRDefault="00234EA9" w:rsidP="00234EA9">
      <w:pPr>
        <w:pStyle w:val="BodyText"/>
        <w:spacing w:before="208" w:after="0"/>
        <w:rPr>
          <w:ins w:id="65" w:author="Khanh Cong" w:date="2024-12-23T21:15:00Z" w16du:dateUtc="2024-12-23T14:15:00Z"/>
          <w:rFonts w:ascii="Times New Roman" w:hAnsi="Times New Roman" w:cs="Times New Roman"/>
          <w:b/>
        </w:rPr>
      </w:pPr>
    </w:p>
    <w:p w14:paraId="159C1A6A" w14:textId="77777777" w:rsidR="00234EA9" w:rsidRPr="002B78EE" w:rsidRDefault="00234EA9" w:rsidP="00234EA9">
      <w:pPr>
        <w:ind w:left="120"/>
        <w:jc w:val="center"/>
        <w:rPr>
          <w:ins w:id="66" w:author="Khanh Cong" w:date="2024-12-23T21:15:00Z" w16du:dateUtc="2024-12-23T14:15:00Z"/>
          <w:rFonts w:cs="Times New Roman"/>
        </w:rPr>
      </w:pPr>
      <w:ins w:id="67" w:author="Khanh Cong" w:date="2024-12-23T21:15:00Z" w16du:dateUtc="2024-12-23T14:15:00Z">
        <w:r w:rsidRPr="002B78EE">
          <w:rPr>
            <w:rFonts w:cs="Times New Roman"/>
            <w:b/>
            <w:spacing w:val="-2"/>
            <w:sz w:val="26"/>
          </w:rPr>
          <w:t>.............................................................................................................................................</w:t>
        </w:r>
      </w:ins>
    </w:p>
    <w:p w14:paraId="20AE2129" w14:textId="77777777" w:rsidR="00234EA9" w:rsidRPr="002B78EE" w:rsidRDefault="00234EA9" w:rsidP="00234EA9">
      <w:pPr>
        <w:spacing w:before="209"/>
        <w:ind w:left="120"/>
        <w:jc w:val="center"/>
        <w:rPr>
          <w:ins w:id="68" w:author="Khanh Cong" w:date="2024-12-23T21:15:00Z" w16du:dateUtc="2024-12-23T14:15:00Z"/>
          <w:rFonts w:cs="Times New Roman"/>
        </w:rPr>
      </w:pPr>
      <w:ins w:id="69" w:author="Khanh Cong" w:date="2024-12-23T21:15:00Z" w16du:dateUtc="2024-12-23T14:15:00Z">
        <w:r w:rsidRPr="002B78EE">
          <w:rPr>
            <w:rFonts w:cs="Times New Roman"/>
            <w:b/>
            <w:spacing w:val="-2"/>
            <w:sz w:val="26"/>
          </w:rPr>
          <w:t>.............................................................................................................................................</w:t>
        </w:r>
      </w:ins>
    </w:p>
    <w:p w14:paraId="533AF4C4" w14:textId="77777777" w:rsidR="00234EA9" w:rsidRPr="002B78EE" w:rsidRDefault="00234EA9" w:rsidP="00234EA9">
      <w:pPr>
        <w:spacing w:before="209"/>
        <w:ind w:left="120"/>
        <w:jc w:val="center"/>
        <w:rPr>
          <w:ins w:id="70" w:author="Khanh Cong" w:date="2024-12-23T21:15:00Z" w16du:dateUtc="2024-12-23T14:15:00Z"/>
          <w:rFonts w:cs="Times New Roman"/>
        </w:rPr>
      </w:pPr>
      <w:ins w:id="71" w:author="Khanh Cong" w:date="2024-12-23T21:15:00Z" w16du:dateUtc="2024-12-23T14:15:00Z">
        <w:r w:rsidRPr="002B78EE">
          <w:rPr>
            <w:rFonts w:cs="Times New Roman"/>
            <w:b/>
            <w:spacing w:val="-2"/>
            <w:sz w:val="26"/>
          </w:rPr>
          <w:t>.............................................................................................................................................</w:t>
        </w:r>
      </w:ins>
    </w:p>
    <w:p w14:paraId="17CCD900" w14:textId="77777777" w:rsidR="00234EA9" w:rsidRPr="002B78EE" w:rsidRDefault="00234EA9" w:rsidP="00234EA9">
      <w:pPr>
        <w:spacing w:before="209"/>
        <w:ind w:left="120"/>
        <w:jc w:val="center"/>
        <w:rPr>
          <w:ins w:id="72" w:author="Khanh Cong" w:date="2024-12-23T21:15:00Z" w16du:dateUtc="2024-12-23T14:15:00Z"/>
          <w:rFonts w:cs="Times New Roman"/>
        </w:rPr>
      </w:pPr>
      <w:ins w:id="73" w:author="Khanh Cong" w:date="2024-12-23T21:15:00Z" w16du:dateUtc="2024-12-23T14:15:00Z">
        <w:r w:rsidRPr="002B78EE">
          <w:rPr>
            <w:rFonts w:cs="Times New Roman"/>
            <w:b/>
            <w:spacing w:val="-2"/>
            <w:sz w:val="26"/>
          </w:rPr>
          <w:t>.............................................................................................................................................</w:t>
        </w:r>
      </w:ins>
    </w:p>
    <w:p w14:paraId="28AD87A7" w14:textId="77777777" w:rsidR="00234EA9" w:rsidRPr="002B78EE" w:rsidRDefault="00234EA9" w:rsidP="00234EA9">
      <w:pPr>
        <w:spacing w:before="209"/>
        <w:ind w:left="120"/>
        <w:jc w:val="center"/>
        <w:rPr>
          <w:ins w:id="74" w:author="Khanh Cong" w:date="2024-12-23T21:15:00Z" w16du:dateUtc="2024-12-23T14:15:00Z"/>
          <w:rFonts w:cs="Times New Roman"/>
        </w:rPr>
      </w:pPr>
      <w:ins w:id="75" w:author="Khanh Cong" w:date="2024-12-23T21:15:00Z" w16du:dateUtc="2024-12-23T14:15:00Z">
        <w:r w:rsidRPr="002B78EE">
          <w:rPr>
            <w:rFonts w:cs="Times New Roman"/>
            <w:b/>
            <w:spacing w:val="-2"/>
            <w:sz w:val="26"/>
          </w:rPr>
          <w:t>.............................................................................................................................................</w:t>
        </w:r>
      </w:ins>
    </w:p>
    <w:p w14:paraId="2439E36B" w14:textId="77777777" w:rsidR="00234EA9" w:rsidRPr="002B78EE" w:rsidRDefault="00234EA9" w:rsidP="00234EA9">
      <w:pPr>
        <w:spacing w:before="209"/>
        <w:ind w:left="120"/>
        <w:jc w:val="center"/>
        <w:rPr>
          <w:ins w:id="76" w:author="Khanh Cong" w:date="2024-12-23T21:15:00Z" w16du:dateUtc="2024-12-23T14:15:00Z"/>
          <w:rFonts w:cs="Times New Roman"/>
        </w:rPr>
      </w:pPr>
      <w:ins w:id="77" w:author="Khanh Cong" w:date="2024-12-23T21:15:00Z" w16du:dateUtc="2024-12-23T14:15:00Z">
        <w:r w:rsidRPr="002B78EE">
          <w:rPr>
            <w:rFonts w:cs="Times New Roman"/>
            <w:b/>
            <w:spacing w:val="-2"/>
            <w:sz w:val="26"/>
          </w:rPr>
          <w:t>.............................................................................................................................................</w:t>
        </w:r>
      </w:ins>
    </w:p>
    <w:p w14:paraId="5BD639DD" w14:textId="77777777" w:rsidR="00234EA9" w:rsidRPr="002B78EE" w:rsidRDefault="00234EA9" w:rsidP="00234EA9">
      <w:pPr>
        <w:spacing w:before="209"/>
        <w:ind w:left="120"/>
        <w:jc w:val="center"/>
        <w:rPr>
          <w:ins w:id="78" w:author="Khanh Cong" w:date="2024-12-23T21:15:00Z" w16du:dateUtc="2024-12-23T14:15:00Z"/>
          <w:rFonts w:cs="Times New Roman"/>
        </w:rPr>
      </w:pPr>
      <w:ins w:id="79" w:author="Khanh Cong" w:date="2024-12-23T21:15:00Z" w16du:dateUtc="2024-12-23T14:15:00Z">
        <w:r w:rsidRPr="002B78EE">
          <w:rPr>
            <w:rFonts w:cs="Times New Roman"/>
            <w:b/>
            <w:spacing w:val="-2"/>
            <w:sz w:val="26"/>
          </w:rPr>
          <w:t>.............................................................................................................................................</w:t>
        </w:r>
      </w:ins>
    </w:p>
    <w:p w14:paraId="4476C3C1" w14:textId="77777777" w:rsidR="00234EA9" w:rsidRPr="002B78EE" w:rsidRDefault="00234EA9" w:rsidP="00234EA9">
      <w:pPr>
        <w:spacing w:before="209"/>
        <w:ind w:left="120"/>
        <w:jc w:val="center"/>
        <w:rPr>
          <w:ins w:id="80" w:author="Khanh Cong" w:date="2024-12-23T21:15:00Z" w16du:dateUtc="2024-12-23T14:15:00Z"/>
          <w:rFonts w:cs="Times New Roman"/>
        </w:rPr>
      </w:pPr>
      <w:ins w:id="81" w:author="Khanh Cong" w:date="2024-12-23T21:15:00Z" w16du:dateUtc="2024-12-23T14:15:00Z">
        <w:r w:rsidRPr="002B78EE">
          <w:rPr>
            <w:rFonts w:cs="Times New Roman"/>
            <w:b/>
            <w:spacing w:val="-2"/>
            <w:sz w:val="26"/>
          </w:rPr>
          <w:t>.............................................................................................................................................</w:t>
        </w:r>
      </w:ins>
    </w:p>
    <w:p w14:paraId="1B408F3E" w14:textId="77777777" w:rsidR="00234EA9" w:rsidRPr="002B78EE" w:rsidRDefault="00234EA9" w:rsidP="00234EA9">
      <w:pPr>
        <w:spacing w:before="209"/>
        <w:ind w:left="120"/>
        <w:jc w:val="center"/>
        <w:rPr>
          <w:ins w:id="82" w:author="Khanh Cong" w:date="2024-12-23T21:15:00Z" w16du:dateUtc="2024-12-23T14:15:00Z"/>
          <w:rFonts w:cs="Times New Roman"/>
        </w:rPr>
      </w:pPr>
      <w:ins w:id="83" w:author="Khanh Cong" w:date="2024-12-23T21:15:00Z" w16du:dateUtc="2024-12-23T14:15:00Z">
        <w:r w:rsidRPr="002B78EE">
          <w:rPr>
            <w:rFonts w:cs="Times New Roman"/>
            <w:b/>
            <w:spacing w:val="-2"/>
            <w:sz w:val="26"/>
          </w:rPr>
          <w:t>.............................................................................................................................................</w:t>
        </w:r>
      </w:ins>
    </w:p>
    <w:p w14:paraId="16C405FB" w14:textId="77777777" w:rsidR="00234EA9" w:rsidRPr="002B78EE" w:rsidRDefault="00234EA9" w:rsidP="00234EA9">
      <w:pPr>
        <w:spacing w:before="209"/>
        <w:ind w:left="120"/>
        <w:jc w:val="center"/>
        <w:rPr>
          <w:ins w:id="84" w:author="Khanh Cong" w:date="2024-12-23T21:15:00Z" w16du:dateUtc="2024-12-23T14:15:00Z"/>
          <w:rFonts w:cs="Times New Roman"/>
        </w:rPr>
      </w:pPr>
      <w:ins w:id="85" w:author="Khanh Cong" w:date="2024-12-23T21:15:00Z" w16du:dateUtc="2024-12-23T14:15:00Z">
        <w:r w:rsidRPr="002B78EE">
          <w:rPr>
            <w:rFonts w:cs="Times New Roman"/>
            <w:b/>
            <w:spacing w:val="-2"/>
            <w:sz w:val="26"/>
          </w:rPr>
          <w:t>.............................................................................................................................................</w:t>
        </w:r>
      </w:ins>
    </w:p>
    <w:p w14:paraId="79263A75" w14:textId="77777777" w:rsidR="00234EA9" w:rsidRPr="002B78EE" w:rsidRDefault="00234EA9" w:rsidP="00234EA9">
      <w:pPr>
        <w:spacing w:before="209"/>
        <w:ind w:left="120"/>
        <w:jc w:val="center"/>
        <w:rPr>
          <w:ins w:id="86" w:author="Khanh Cong" w:date="2024-12-23T21:15:00Z" w16du:dateUtc="2024-12-23T14:15:00Z"/>
          <w:rFonts w:cs="Times New Roman"/>
        </w:rPr>
      </w:pPr>
      <w:ins w:id="87" w:author="Khanh Cong" w:date="2024-12-23T21:15:00Z" w16du:dateUtc="2024-12-23T14:15:00Z">
        <w:r w:rsidRPr="002B78EE">
          <w:rPr>
            <w:rFonts w:cs="Times New Roman"/>
            <w:b/>
            <w:spacing w:val="-2"/>
            <w:sz w:val="26"/>
          </w:rPr>
          <w:t>.............................................................................................................................................</w:t>
        </w:r>
      </w:ins>
    </w:p>
    <w:p w14:paraId="4A9D9742" w14:textId="77777777" w:rsidR="00234EA9" w:rsidRPr="002B78EE" w:rsidRDefault="00234EA9" w:rsidP="00234EA9">
      <w:pPr>
        <w:spacing w:before="209"/>
        <w:ind w:left="120"/>
        <w:jc w:val="center"/>
        <w:rPr>
          <w:ins w:id="88" w:author="Khanh Cong" w:date="2024-12-23T21:15:00Z" w16du:dateUtc="2024-12-23T14:15:00Z"/>
          <w:rFonts w:cs="Times New Roman"/>
        </w:rPr>
      </w:pPr>
      <w:ins w:id="89" w:author="Khanh Cong" w:date="2024-12-23T21:15:00Z" w16du:dateUtc="2024-12-23T14:15:00Z">
        <w:r w:rsidRPr="002B78EE">
          <w:rPr>
            <w:rFonts w:cs="Times New Roman"/>
            <w:b/>
            <w:spacing w:val="-2"/>
            <w:sz w:val="26"/>
          </w:rPr>
          <w:t>.............................................................................................................................................</w:t>
        </w:r>
      </w:ins>
    </w:p>
    <w:p w14:paraId="1AC0A974" w14:textId="77777777" w:rsidR="00234EA9" w:rsidRPr="002B78EE" w:rsidRDefault="00234EA9" w:rsidP="00234EA9">
      <w:pPr>
        <w:spacing w:before="209"/>
        <w:ind w:left="120"/>
        <w:jc w:val="center"/>
        <w:rPr>
          <w:ins w:id="90" w:author="Khanh Cong" w:date="2024-12-23T21:15:00Z" w16du:dateUtc="2024-12-23T14:15:00Z"/>
          <w:rFonts w:cs="Times New Roman"/>
        </w:rPr>
      </w:pPr>
      <w:ins w:id="91" w:author="Khanh Cong" w:date="2024-12-23T21:15:00Z" w16du:dateUtc="2024-12-23T14:15:00Z">
        <w:r w:rsidRPr="002B78EE">
          <w:rPr>
            <w:rFonts w:cs="Times New Roman"/>
            <w:b/>
            <w:spacing w:val="-2"/>
            <w:sz w:val="26"/>
          </w:rPr>
          <w:t>.............................................................................................................................................</w:t>
        </w:r>
      </w:ins>
    </w:p>
    <w:p w14:paraId="6C317EE3" w14:textId="77777777" w:rsidR="00234EA9" w:rsidRPr="006454E5" w:rsidRDefault="00234EA9" w:rsidP="00234EA9">
      <w:pPr>
        <w:tabs>
          <w:tab w:val="left" w:leader="dot" w:pos="7951"/>
        </w:tabs>
        <w:spacing w:before="209"/>
        <w:ind w:left="688"/>
        <w:rPr>
          <w:ins w:id="92" w:author="Khanh Cong" w:date="2024-12-23T21:15:00Z" w16du:dateUtc="2024-12-23T14:15:00Z"/>
          <w:rFonts w:cs="Times New Roman"/>
          <w:sz w:val="26"/>
          <w:szCs w:val="26"/>
        </w:rPr>
      </w:pPr>
      <w:ins w:id="93" w:author="Khanh Cong" w:date="2024-12-23T21:15:00Z" w16du:dateUtc="2024-12-23T14:15:00Z">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ins>
    </w:p>
    <w:p w14:paraId="41DDA9B3" w14:textId="77777777" w:rsidR="00234EA9" w:rsidRPr="006454E5" w:rsidRDefault="00234EA9" w:rsidP="00234EA9">
      <w:pPr>
        <w:spacing w:before="210"/>
        <w:ind w:left="688"/>
        <w:rPr>
          <w:ins w:id="94" w:author="Khanh Cong" w:date="2024-12-23T21:15:00Z" w16du:dateUtc="2024-12-23T14:15:00Z"/>
          <w:rFonts w:cs="Times New Roman"/>
          <w:sz w:val="26"/>
          <w:szCs w:val="26"/>
        </w:rPr>
      </w:pPr>
      <w:ins w:id="95" w:author="Khanh Cong" w:date="2024-12-23T21:15:00Z" w16du:dateUtc="2024-12-23T14:15:00Z">
        <w:r w:rsidRPr="00F06492">
          <w:rPr>
            <w:rFonts w:cs="Times New Roman"/>
            <w:b/>
            <w:sz w:val="26"/>
            <w:szCs w:val="26"/>
          </w:rPr>
          <w:t>Đồng</w:t>
        </w:r>
        <w:r w:rsidRPr="00F06492">
          <w:rPr>
            <w:rFonts w:cs="Times New Roman"/>
            <w:b/>
            <w:spacing w:val="-4"/>
            <w:sz w:val="26"/>
            <w:szCs w:val="26"/>
          </w:rPr>
          <w:t xml:space="preserve"> </w:t>
        </w:r>
        <w:r w:rsidRPr="00F06492">
          <w:rPr>
            <w:rFonts w:cs="Times New Roman"/>
            <w:b/>
            <w:sz w:val="26"/>
            <w:szCs w:val="26"/>
          </w:rPr>
          <w:t>ý/</w:t>
        </w:r>
        <w:r w:rsidRPr="00F06492">
          <w:rPr>
            <w:rFonts w:cs="Times New Roman"/>
            <w:b/>
            <w:spacing w:val="-2"/>
            <w:sz w:val="26"/>
            <w:szCs w:val="26"/>
          </w:rPr>
          <w:t xml:space="preserve"> </w:t>
        </w:r>
        <w:r w:rsidRPr="00F06492">
          <w:rPr>
            <w:rFonts w:cs="Times New Roman"/>
            <w:b/>
            <w:sz w:val="26"/>
            <w:szCs w:val="26"/>
          </w:rPr>
          <w:t>Không</w:t>
        </w:r>
        <w:r w:rsidRPr="00F06492">
          <w:rPr>
            <w:rFonts w:cs="Times New Roman"/>
            <w:b/>
            <w:spacing w:val="-2"/>
            <w:sz w:val="26"/>
            <w:szCs w:val="26"/>
          </w:rPr>
          <w:t xml:space="preserve"> </w:t>
        </w:r>
        <w:r w:rsidRPr="00F06492">
          <w:rPr>
            <w:rFonts w:cs="Times New Roman"/>
            <w:b/>
            <w:sz w:val="26"/>
            <w:szCs w:val="26"/>
          </w:rPr>
          <w:t>đồng</w:t>
        </w:r>
        <w:r w:rsidRPr="00F06492">
          <w:rPr>
            <w:rFonts w:cs="Times New Roman"/>
            <w:b/>
            <w:spacing w:val="-1"/>
            <w:sz w:val="26"/>
            <w:szCs w:val="26"/>
          </w:rPr>
          <w:t xml:space="preserve"> </w:t>
        </w:r>
        <w:r w:rsidRPr="00F06492">
          <w:rPr>
            <w:rFonts w:cs="Times New Roman"/>
            <w:b/>
            <w:sz w:val="26"/>
            <w:szCs w:val="26"/>
          </w:rPr>
          <w:t xml:space="preserve">ý </w:t>
        </w:r>
        <w:r w:rsidRPr="00F06492">
          <w:rPr>
            <w:rFonts w:cs="Times New Roman"/>
            <w:sz w:val="26"/>
            <w:szCs w:val="26"/>
          </w:rPr>
          <w:t>cho</w:t>
        </w:r>
        <w:r w:rsidRPr="00F06492">
          <w:rPr>
            <w:rFonts w:cs="Times New Roman"/>
            <w:spacing w:val="-2"/>
            <w:sz w:val="26"/>
            <w:szCs w:val="26"/>
          </w:rPr>
          <w:t xml:space="preserve"> </w:t>
        </w:r>
        <w:r w:rsidRPr="00F06492">
          <w:rPr>
            <w:rFonts w:cs="Times New Roman"/>
            <w:sz w:val="26"/>
            <w:szCs w:val="26"/>
          </w:rPr>
          <w:t>sinh</w:t>
        </w:r>
        <w:r w:rsidRPr="00F06492">
          <w:rPr>
            <w:rFonts w:cs="Times New Roman"/>
            <w:spacing w:val="-3"/>
            <w:sz w:val="26"/>
            <w:szCs w:val="26"/>
          </w:rPr>
          <w:t xml:space="preserve"> </w:t>
        </w:r>
        <w:r w:rsidRPr="00F06492">
          <w:rPr>
            <w:rFonts w:cs="Times New Roman"/>
            <w:sz w:val="26"/>
            <w:szCs w:val="26"/>
          </w:rPr>
          <w:t>viên</w:t>
        </w:r>
        <w:r w:rsidRPr="00F06492">
          <w:rPr>
            <w:rFonts w:cs="Times New Roman"/>
            <w:spacing w:val="-4"/>
            <w:sz w:val="26"/>
            <w:szCs w:val="26"/>
          </w:rPr>
          <w:t xml:space="preserve"> </w:t>
        </w:r>
        <w:r w:rsidRPr="00F06492">
          <w:rPr>
            <w:rFonts w:cs="Times New Roman"/>
            <w:sz w:val="26"/>
            <w:szCs w:val="26"/>
          </w:rPr>
          <w:t>bảo</w:t>
        </w:r>
        <w:r w:rsidRPr="00F06492">
          <w:rPr>
            <w:rFonts w:cs="Times New Roman"/>
            <w:spacing w:val="-2"/>
            <w:sz w:val="26"/>
            <w:szCs w:val="26"/>
          </w:rPr>
          <w:t xml:space="preserve"> </w:t>
        </w:r>
        <w:r w:rsidRPr="00F06492">
          <w:rPr>
            <w:rFonts w:cs="Times New Roman"/>
            <w:sz w:val="26"/>
            <w:szCs w:val="26"/>
          </w:rPr>
          <w:t>vệ</w:t>
        </w:r>
        <w:r w:rsidRPr="00F06492">
          <w:rPr>
            <w:rFonts w:cs="Times New Roman"/>
            <w:spacing w:val="-1"/>
            <w:sz w:val="26"/>
            <w:szCs w:val="26"/>
          </w:rPr>
          <w:t xml:space="preserve"> </w:t>
        </w:r>
        <w:r w:rsidRPr="00F06492">
          <w:rPr>
            <w:rFonts w:cs="Times New Roman"/>
            <w:sz w:val="26"/>
            <w:szCs w:val="26"/>
          </w:rPr>
          <w:t>trước</w:t>
        </w:r>
        <w:r w:rsidRPr="00F06492">
          <w:rPr>
            <w:rFonts w:cs="Times New Roman"/>
            <w:spacing w:val="-2"/>
            <w:sz w:val="26"/>
            <w:szCs w:val="26"/>
          </w:rPr>
          <w:t xml:space="preserve"> </w:t>
        </w:r>
        <w:r w:rsidRPr="00F06492">
          <w:rPr>
            <w:rFonts w:cs="Times New Roman"/>
            <w:sz w:val="26"/>
            <w:szCs w:val="26"/>
          </w:rPr>
          <w:t>hội</w:t>
        </w:r>
        <w:r w:rsidRPr="00F06492">
          <w:rPr>
            <w:rFonts w:cs="Times New Roman"/>
            <w:spacing w:val="-2"/>
            <w:sz w:val="26"/>
            <w:szCs w:val="26"/>
          </w:rPr>
          <w:t xml:space="preserve"> </w:t>
        </w:r>
        <w:r w:rsidRPr="00F06492">
          <w:rPr>
            <w:rFonts w:cs="Times New Roman"/>
            <w:sz w:val="26"/>
            <w:szCs w:val="26"/>
          </w:rPr>
          <w:t>đồng</w:t>
        </w:r>
        <w:r w:rsidRPr="00F06492">
          <w:rPr>
            <w:rFonts w:cs="Times New Roman"/>
            <w:spacing w:val="-2"/>
            <w:sz w:val="26"/>
            <w:szCs w:val="26"/>
          </w:rPr>
          <w:t xml:space="preserve"> </w:t>
        </w:r>
        <w:r w:rsidRPr="00F06492">
          <w:rPr>
            <w:rFonts w:cs="Times New Roman"/>
            <w:sz w:val="26"/>
            <w:szCs w:val="26"/>
          </w:rPr>
          <w:t>chấm</w:t>
        </w:r>
        <w:r w:rsidRPr="00F06492">
          <w:rPr>
            <w:rFonts w:cs="Times New Roman"/>
            <w:spacing w:val="-3"/>
            <w:sz w:val="26"/>
            <w:szCs w:val="26"/>
          </w:rPr>
          <w:t xml:space="preserve"> </w:t>
        </w:r>
        <w:r w:rsidRPr="00F06492">
          <w:rPr>
            <w:rFonts w:cs="Times New Roman"/>
            <w:sz w:val="26"/>
            <w:szCs w:val="26"/>
          </w:rPr>
          <w:t>đồ</w:t>
        </w:r>
        <w:r w:rsidRPr="00F06492">
          <w:rPr>
            <w:rFonts w:cs="Times New Roman"/>
            <w:spacing w:val="-2"/>
            <w:sz w:val="26"/>
            <w:szCs w:val="26"/>
          </w:rPr>
          <w:t xml:space="preserve"> </w:t>
        </w:r>
        <w:r w:rsidRPr="00F06492">
          <w:rPr>
            <w:rFonts w:cs="Times New Roman"/>
            <w:sz w:val="26"/>
            <w:szCs w:val="26"/>
          </w:rPr>
          <w:t>án</w:t>
        </w:r>
        <w:r w:rsidRPr="00F06492">
          <w:rPr>
            <w:rFonts w:cs="Times New Roman"/>
            <w:spacing w:val="-4"/>
            <w:sz w:val="26"/>
            <w:szCs w:val="26"/>
          </w:rPr>
          <w:t xml:space="preserve"> </w:t>
        </w:r>
        <w:r w:rsidRPr="00F06492">
          <w:rPr>
            <w:rFonts w:cs="Times New Roman"/>
            <w:sz w:val="26"/>
            <w:szCs w:val="26"/>
          </w:rPr>
          <w:t>tốt</w:t>
        </w:r>
        <w:r w:rsidRPr="00F06492">
          <w:rPr>
            <w:rFonts w:cs="Times New Roman"/>
            <w:spacing w:val="-1"/>
            <w:sz w:val="26"/>
            <w:szCs w:val="26"/>
          </w:rPr>
          <w:t xml:space="preserve"> </w:t>
        </w:r>
        <w:r w:rsidRPr="00F06492">
          <w:rPr>
            <w:rFonts w:cs="Times New Roman"/>
            <w:spacing w:val="-2"/>
            <w:sz w:val="26"/>
            <w:szCs w:val="26"/>
          </w:rPr>
          <w:t>nghiệp.</w:t>
        </w:r>
      </w:ins>
    </w:p>
    <w:p w14:paraId="6FC40CC5" w14:textId="77777777" w:rsidR="00234EA9" w:rsidRPr="006454E5" w:rsidRDefault="00234EA9" w:rsidP="00234EA9">
      <w:pPr>
        <w:spacing w:before="210"/>
        <w:ind w:left="688"/>
        <w:rPr>
          <w:ins w:id="96" w:author="Khanh Cong" w:date="2024-12-23T21:15:00Z" w16du:dateUtc="2024-12-23T14:15:00Z"/>
          <w:rFonts w:cs="Times New Roman"/>
          <w:sz w:val="26"/>
          <w:szCs w:val="26"/>
        </w:rPr>
      </w:pPr>
    </w:p>
    <w:p w14:paraId="4F2ACC1D" w14:textId="77777777" w:rsidR="00234EA9" w:rsidRPr="006454E5" w:rsidRDefault="00234EA9" w:rsidP="00234EA9">
      <w:pPr>
        <w:spacing w:before="1"/>
        <w:ind w:left="4890"/>
        <w:rPr>
          <w:ins w:id="97" w:author="Khanh Cong" w:date="2024-12-23T21:15:00Z" w16du:dateUtc="2024-12-23T14:15:00Z"/>
          <w:rFonts w:cs="Times New Roman"/>
          <w:sz w:val="26"/>
          <w:szCs w:val="26"/>
        </w:rPr>
      </w:pPr>
      <w:ins w:id="98" w:author="Khanh Cong" w:date="2024-12-23T21:15:00Z" w16du:dateUtc="2024-12-23T14:15:00Z">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ngày</w:t>
        </w:r>
        <w:r w:rsidRPr="006454E5">
          <w:rPr>
            <w:rFonts w:cs="Times New Roman"/>
            <w:spacing w:val="1"/>
            <w:sz w:val="26"/>
            <w:szCs w:val="26"/>
          </w:rPr>
          <w:t xml:space="preserve"> </w:t>
        </w: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tháng</w:t>
        </w:r>
        <w:r w:rsidRPr="006454E5">
          <w:rPr>
            <w:rFonts w:cs="Times New Roman"/>
            <w:spacing w:val="-1"/>
            <w:sz w:val="26"/>
            <w:szCs w:val="26"/>
          </w:rPr>
          <w:t xml:space="preserve"> </w:t>
        </w: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năm</w:t>
        </w:r>
        <w:r w:rsidRPr="006454E5">
          <w:rPr>
            <w:rFonts w:cs="Times New Roman"/>
            <w:spacing w:val="-1"/>
            <w:sz w:val="26"/>
            <w:szCs w:val="26"/>
          </w:rPr>
          <w:t xml:space="preserve"> </w:t>
        </w:r>
        <w:r w:rsidRPr="006454E5">
          <w:rPr>
            <w:rFonts w:cs="Times New Roman"/>
            <w:spacing w:val="-5"/>
            <w:sz w:val="26"/>
            <w:szCs w:val="26"/>
          </w:rPr>
          <w:t>…..</w:t>
        </w:r>
      </w:ins>
    </w:p>
    <w:p w14:paraId="37E559C4" w14:textId="77777777" w:rsidR="00234EA9" w:rsidRPr="006454E5" w:rsidRDefault="00234EA9" w:rsidP="00234EA9">
      <w:pPr>
        <w:pStyle w:val="NoSpacing"/>
        <w:jc w:val="right"/>
        <w:rPr>
          <w:ins w:id="99" w:author="Khanh Cong" w:date="2024-12-23T21:15:00Z" w16du:dateUtc="2024-12-23T14:15:00Z"/>
          <w:szCs w:val="26"/>
        </w:rPr>
      </w:pPr>
      <w:ins w:id="100" w:author="Khanh Cong" w:date="2024-12-23T21:15:00Z" w16du:dateUtc="2024-12-23T14:15:00Z">
        <w:r w:rsidRPr="006454E5">
          <w:rPr>
            <w:szCs w:val="26"/>
          </w:rPr>
          <w:t>CÁN</w:t>
        </w:r>
        <w:r w:rsidRPr="006454E5">
          <w:rPr>
            <w:spacing w:val="-5"/>
            <w:szCs w:val="26"/>
          </w:rPr>
          <w:t xml:space="preserve"> </w:t>
        </w:r>
        <w:r w:rsidRPr="006454E5">
          <w:rPr>
            <w:szCs w:val="26"/>
          </w:rPr>
          <w:t>BỘ</w:t>
        </w:r>
        <w:r w:rsidRPr="006454E5">
          <w:rPr>
            <w:spacing w:val="-5"/>
            <w:szCs w:val="26"/>
          </w:rPr>
          <w:t xml:space="preserve"> </w:t>
        </w:r>
        <w:r w:rsidRPr="006454E5">
          <w:rPr>
            <w:szCs w:val="26"/>
          </w:rPr>
          <w:t>GIẢNG</w:t>
        </w:r>
        <w:r w:rsidRPr="006454E5">
          <w:rPr>
            <w:spacing w:val="-8"/>
            <w:szCs w:val="26"/>
          </w:rPr>
          <w:t xml:space="preserve"> </w:t>
        </w:r>
        <w:r w:rsidRPr="006454E5">
          <w:rPr>
            <w:szCs w:val="26"/>
          </w:rPr>
          <w:t>VIÊN</w:t>
        </w:r>
        <w:r w:rsidRPr="006454E5">
          <w:rPr>
            <w:spacing w:val="-3"/>
            <w:szCs w:val="26"/>
          </w:rPr>
          <w:t xml:space="preserve"> </w:t>
        </w:r>
        <w:r w:rsidRPr="006454E5">
          <w:rPr>
            <w:szCs w:val="26"/>
          </w:rPr>
          <w:t xml:space="preserve">HƯỚNG </w:t>
        </w:r>
        <w:r w:rsidRPr="006454E5">
          <w:rPr>
            <w:spacing w:val="-5"/>
            <w:szCs w:val="26"/>
          </w:rPr>
          <w:t>DẪN</w:t>
        </w:r>
      </w:ins>
    </w:p>
    <w:p w14:paraId="74B176E3" w14:textId="77777777" w:rsidR="00234EA9" w:rsidRPr="001D767D" w:rsidRDefault="00234EA9" w:rsidP="00234EA9">
      <w:pPr>
        <w:jc w:val="right"/>
        <w:rPr>
          <w:ins w:id="101" w:author="Khanh Cong" w:date="2024-12-23T21:15:00Z" w16du:dateUtc="2024-12-23T14:15:00Z"/>
          <w:rFonts w:cs="Times New Roman"/>
          <w:sz w:val="24"/>
        </w:rPr>
      </w:pPr>
      <w:ins w:id="102" w:author="Khanh Cong" w:date="2024-12-23T21:15:00Z" w16du:dateUtc="2024-12-23T14:15:00Z">
        <w:r w:rsidRPr="006454E5">
          <w:rPr>
            <w:rFonts w:cs="Times New Roman"/>
            <w:sz w:val="26"/>
            <w:szCs w:val="26"/>
          </w:rPr>
          <w:t>(ký, họ tên)</w:t>
        </w:r>
        <w:r w:rsidRPr="006454E5">
          <w:rPr>
            <w:rFonts w:cs="Times New Roman"/>
            <w:sz w:val="26"/>
            <w:szCs w:val="26"/>
          </w:rPr>
          <w:tab/>
        </w:r>
        <w:r>
          <w:rPr>
            <w:rFonts w:cs="Times New Roman"/>
            <w:sz w:val="24"/>
          </w:rPr>
          <w:tab/>
        </w:r>
        <w:r>
          <w:rPr>
            <w:rFonts w:cs="Times New Roman"/>
            <w:sz w:val="24"/>
          </w:rPr>
          <w:tab/>
        </w:r>
      </w:ins>
    </w:p>
    <w:p w14:paraId="572AD5A1" w14:textId="77777777" w:rsidR="00234EA9" w:rsidRPr="002B78EE" w:rsidRDefault="00234EA9" w:rsidP="00234EA9">
      <w:pPr>
        <w:pStyle w:val="BodyText"/>
        <w:jc w:val="right"/>
        <w:rPr>
          <w:ins w:id="103" w:author="Khanh Cong" w:date="2024-12-23T21:15:00Z" w16du:dateUtc="2024-12-23T14:15:00Z"/>
          <w:rFonts w:ascii="Times New Roman" w:hAnsi="Times New Roman" w:cs="Times New Roman"/>
        </w:rPr>
      </w:pPr>
      <w:ins w:id="104" w:author="Khanh Cong" w:date="2024-12-23T21:15:00Z" w16du:dateUtc="2024-12-23T14:15:00Z">
        <w:r w:rsidRPr="002B78EE">
          <w:rPr>
            <w:rFonts w:ascii="Times New Roman" w:hAnsi="Times New Roman" w:cs="Times New Roman"/>
          </w:rPr>
          <w:br w:type="page"/>
        </w:r>
      </w:ins>
    </w:p>
    <w:p w14:paraId="2152625F" w14:textId="77777777" w:rsidR="00234EA9" w:rsidRPr="006454E5" w:rsidRDefault="00234EA9" w:rsidP="00234EA9">
      <w:pPr>
        <w:pStyle w:val="NoSpacing"/>
        <w:jc w:val="center"/>
        <w:rPr>
          <w:ins w:id="105" w:author="Khanh Cong" w:date="2024-12-23T21:15:00Z" w16du:dateUtc="2024-12-23T14:15:00Z"/>
        </w:rPr>
      </w:pPr>
      <w:ins w:id="106" w:author="Khanh Cong" w:date="2024-12-23T21:15:00Z" w16du:dateUtc="2024-12-23T14:15:00Z">
        <w:r w:rsidRPr="00F06492">
          <w:lastRenderedPageBreak/>
          <w:t>NHẬN XÉT, ĐÁNH GIÁ, CHO ĐIỂM</w:t>
        </w:r>
      </w:ins>
    </w:p>
    <w:p w14:paraId="7094AB07" w14:textId="77777777" w:rsidR="00234EA9" w:rsidRPr="00863B69" w:rsidRDefault="00234EA9" w:rsidP="00234EA9">
      <w:pPr>
        <w:pStyle w:val="NoSpacing"/>
        <w:jc w:val="center"/>
        <w:rPr>
          <w:ins w:id="107" w:author="Khanh Cong" w:date="2024-12-23T21:15:00Z" w16du:dateUtc="2024-12-23T14:15:00Z"/>
        </w:rPr>
      </w:pPr>
      <w:ins w:id="108" w:author="Khanh Cong" w:date="2024-12-23T21:15:00Z" w16du:dateUtc="2024-12-23T14:15:00Z">
        <w:r w:rsidRPr="003E33D6">
          <w:t>(CỦA GIẢNG VIÊN PHẢN BIỆN)</w:t>
        </w:r>
      </w:ins>
    </w:p>
    <w:p w14:paraId="1272278D" w14:textId="77777777" w:rsidR="00234EA9" w:rsidRPr="00F06492" w:rsidRDefault="00234EA9" w:rsidP="00234EA9">
      <w:pPr>
        <w:pStyle w:val="BodyText"/>
        <w:jc w:val="center"/>
        <w:rPr>
          <w:ins w:id="109" w:author="Khanh Cong" w:date="2024-12-23T21:15:00Z" w16du:dateUtc="2024-12-23T14:15:00Z"/>
          <w:rFonts w:ascii="Times New Roman" w:hAnsi="Times New Roman" w:cs="Times New Roman"/>
          <w:b/>
          <w:bCs/>
          <w:sz w:val="26"/>
          <w:szCs w:val="26"/>
        </w:rPr>
      </w:pPr>
    </w:p>
    <w:p w14:paraId="40641760" w14:textId="77777777" w:rsidR="00234EA9" w:rsidRPr="006454E5" w:rsidRDefault="00234EA9" w:rsidP="00234EA9">
      <w:pPr>
        <w:ind w:left="120"/>
        <w:jc w:val="center"/>
        <w:rPr>
          <w:ins w:id="110" w:author="Khanh Cong" w:date="2024-12-23T21:15:00Z" w16du:dateUtc="2024-12-23T14:15:00Z"/>
          <w:rFonts w:cs="Times New Roman"/>
          <w:sz w:val="26"/>
          <w:szCs w:val="26"/>
        </w:rPr>
      </w:pPr>
      <w:ins w:id="111" w:author="Khanh Cong" w:date="2024-12-23T21:15:00Z" w16du:dateUtc="2024-12-23T14:15:00Z">
        <w:r w:rsidRPr="00F06492">
          <w:rPr>
            <w:rFonts w:cs="Times New Roman"/>
            <w:b/>
            <w:spacing w:val="-2"/>
            <w:sz w:val="26"/>
            <w:szCs w:val="26"/>
          </w:rPr>
          <w:t>.............................................................................................................................................</w:t>
        </w:r>
      </w:ins>
    </w:p>
    <w:p w14:paraId="5AE19ED5" w14:textId="77777777" w:rsidR="00234EA9" w:rsidRPr="006454E5" w:rsidRDefault="00234EA9" w:rsidP="00234EA9">
      <w:pPr>
        <w:spacing w:before="209"/>
        <w:ind w:left="120"/>
        <w:jc w:val="center"/>
        <w:rPr>
          <w:ins w:id="112" w:author="Khanh Cong" w:date="2024-12-23T21:15:00Z" w16du:dateUtc="2024-12-23T14:15:00Z"/>
          <w:rFonts w:cs="Times New Roman"/>
          <w:sz w:val="26"/>
          <w:szCs w:val="26"/>
        </w:rPr>
      </w:pPr>
      <w:ins w:id="113" w:author="Khanh Cong" w:date="2024-12-23T21:15:00Z" w16du:dateUtc="2024-12-23T14:15:00Z">
        <w:r w:rsidRPr="00F06492">
          <w:rPr>
            <w:rFonts w:cs="Times New Roman"/>
            <w:b/>
            <w:spacing w:val="-2"/>
            <w:sz w:val="26"/>
            <w:szCs w:val="26"/>
          </w:rPr>
          <w:t>.............................................................................................................................................</w:t>
        </w:r>
      </w:ins>
    </w:p>
    <w:p w14:paraId="1C972CDE" w14:textId="77777777" w:rsidR="00234EA9" w:rsidRPr="006454E5" w:rsidRDefault="00234EA9" w:rsidP="00234EA9">
      <w:pPr>
        <w:spacing w:before="209"/>
        <w:ind w:left="120"/>
        <w:jc w:val="center"/>
        <w:rPr>
          <w:ins w:id="114" w:author="Khanh Cong" w:date="2024-12-23T21:15:00Z" w16du:dateUtc="2024-12-23T14:15:00Z"/>
          <w:rFonts w:cs="Times New Roman"/>
          <w:sz w:val="26"/>
          <w:szCs w:val="26"/>
        </w:rPr>
      </w:pPr>
      <w:ins w:id="115" w:author="Khanh Cong" w:date="2024-12-23T21:15:00Z" w16du:dateUtc="2024-12-23T14:15:00Z">
        <w:r w:rsidRPr="00F06492">
          <w:rPr>
            <w:rFonts w:cs="Times New Roman"/>
            <w:b/>
            <w:spacing w:val="-2"/>
            <w:sz w:val="26"/>
            <w:szCs w:val="26"/>
          </w:rPr>
          <w:t>.............................................................................................................................................</w:t>
        </w:r>
      </w:ins>
    </w:p>
    <w:p w14:paraId="6EA1122B" w14:textId="77777777" w:rsidR="00234EA9" w:rsidRPr="006454E5" w:rsidRDefault="00234EA9" w:rsidP="00234EA9">
      <w:pPr>
        <w:spacing w:before="209"/>
        <w:ind w:left="120"/>
        <w:jc w:val="center"/>
        <w:rPr>
          <w:ins w:id="116" w:author="Khanh Cong" w:date="2024-12-23T21:15:00Z" w16du:dateUtc="2024-12-23T14:15:00Z"/>
          <w:rFonts w:cs="Times New Roman"/>
          <w:sz w:val="26"/>
          <w:szCs w:val="26"/>
        </w:rPr>
      </w:pPr>
      <w:ins w:id="117" w:author="Khanh Cong" w:date="2024-12-23T21:15:00Z" w16du:dateUtc="2024-12-23T14:15:00Z">
        <w:r w:rsidRPr="00F06492">
          <w:rPr>
            <w:rFonts w:cs="Times New Roman"/>
            <w:b/>
            <w:spacing w:val="-2"/>
            <w:sz w:val="26"/>
            <w:szCs w:val="26"/>
          </w:rPr>
          <w:t>.............................................................................................................................................</w:t>
        </w:r>
      </w:ins>
    </w:p>
    <w:p w14:paraId="3442ED70" w14:textId="77777777" w:rsidR="00234EA9" w:rsidRPr="006454E5" w:rsidRDefault="00234EA9" w:rsidP="00234EA9">
      <w:pPr>
        <w:spacing w:before="209"/>
        <w:ind w:left="120"/>
        <w:jc w:val="center"/>
        <w:rPr>
          <w:ins w:id="118" w:author="Khanh Cong" w:date="2024-12-23T21:15:00Z" w16du:dateUtc="2024-12-23T14:15:00Z"/>
          <w:rFonts w:cs="Times New Roman"/>
          <w:sz w:val="26"/>
          <w:szCs w:val="26"/>
        </w:rPr>
      </w:pPr>
      <w:ins w:id="119" w:author="Khanh Cong" w:date="2024-12-23T21:15:00Z" w16du:dateUtc="2024-12-23T14:15:00Z">
        <w:r w:rsidRPr="00F06492">
          <w:rPr>
            <w:rFonts w:cs="Times New Roman"/>
            <w:b/>
            <w:spacing w:val="-2"/>
            <w:sz w:val="26"/>
            <w:szCs w:val="26"/>
          </w:rPr>
          <w:t>.............................................................................................................................................</w:t>
        </w:r>
      </w:ins>
    </w:p>
    <w:p w14:paraId="069BB83C" w14:textId="77777777" w:rsidR="00234EA9" w:rsidRPr="006454E5" w:rsidRDefault="00234EA9" w:rsidP="00234EA9">
      <w:pPr>
        <w:spacing w:before="209"/>
        <w:ind w:left="120"/>
        <w:jc w:val="center"/>
        <w:rPr>
          <w:ins w:id="120" w:author="Khanh Cong" w:date="2024-12-23T21:15:00Z" w16du:dateUtc="2024-12-23T14:15:00Z"/>
          <w:rFonts w:cs="Times New Roman"/>
          <w:sz w:val="26"/>
          <w:szCs w:val="26"/>
        </w:rPr>
      </w:pPr>
      <w:ins w:id="121" w:author="Khanh Cong" w:date="2024-12-23T21:15:00Z" w16du:dateUtc="2024-12-23T14:15:00Z">
        <w:r w:rsidRPr="00F06492">
          <w:rPr>
            <w:rFonts w:cs="Times New Roman"/>
            <w:b/>
            <w:spacing w:val="-2"/>
            <w:sz w:val="26"/>
            <w:szCs w:val="26"/>
          </w:rPr>
          <w:t>.............................................................................................................................................</w:t>
        </w:r>
      </w:ins>
    </w:p>
    <w:p w14:paraId="1EF78168" w14:textId="77777777" w:rsidR="00234EA9" w:rsidRPr="006454E5" w:rsidRDefault="00234EA9" w:rsidP="00234EA9">
      <w:pPr>
        <w:spacing w:before="209"/>
        <w:ind w:left="120"/>
        <w:jc w:val="center"/>
        <w:rPr>
          <w:ins w:id="122" w:author="Khanh Cong" w:date="2024-12-23T21:15:00Z" w16du:dateUtc="2024-12-23T14:15:00Z"/>
          <w:rFonts w:cs="Times New Roman"/>
          <w:sz w:val="26"/>
          <w:szCs w:val="26"/>
        </w:rPr>
      </w:pPr>
      <w:ins w:id="123" w:author="Khanh Cong" w:date="2024-12-23T21:15:00Z" w16du:dateUtc="2024-12-23T14:15:00Z">
        <w:r w:rsidRPr="00F06492">
          <w:rPr>
            <w:rFonts w:cs="Times New Roman"/>
            <w:b/>
            <w:spacing w:val="-2"/>
            <w:sz w:val="26"/>
            <w:szCs w:val="26"/>
          </w:rPr>
          <w:t>.............................................................................................................................................</w:t>
        </w:r>
      </w:ins>
    </w:p>
    <w:p w14:paraId="182C41AF" w14:textId="77777777" w:rsidR="00234EA9" w:rsidRPr="006454E5" w:rsidRDefault="00234EA9" w:rsidP="00234EA9">
      <w:pPr>
        <w:spacing w:before="209"/>
        <w:ind w:left="120"/>
        <w:jc w:val="center"/>
        <w:rPr>
          <w:ins w:id="124" w:author="Khanh Cong" w:date="2024-12-23T21:15:00Z" w16du:dateUtc="2024-12-23T14:15:00Z"/>
          <w:rFonts w:cs="Times New Roman"/>
          <w:sz w:val="26"/>
          <w:szCs w:val="26"/>
        </w:rPr>
      </w:pPr>
      <w:ins w:id="125" w:author="Khanh Cong" w:date="2024-12-23T21:15:00Z" w16du:dateUtc="2024-12-23T14:15:00Z">
        <w:r w:rsidRPr="00F06492">
          <w:rPr>
            <w:rFonts w:cs="Times New Roman"/>
            <w:b/>
            <w:spacing w:val="-2"/>
            <w:sz w:val="26"/>
            <w:szCs w:val="26"/>
          </w:rPr>
          <w:t>.............................................................................................................................................</w:t>
        </w:r>
      </w:ins>
    </w:p>
    <w:p w14:paraId="74E09450" w14:textId="77777777" w:rsidR="00234EA9" w:rsidRPr="006454E5" w:rsidRDefault="00234EA9" w:rsidP="00234EA9">
      <w:pPr>
        <w:spacing w:before="209"/>
        <w:ind w:left="120"/>
        <w:jc w:val="center"/>
        <w:rPr>
          <w:ins w:id="126" w:author="Khanh Cong" w:date="2024-12-23T21:15:00Z" w16du:dateUtc="2024-12-23T14:15:00Z"/>
          <w:rFonts w:cs="Times New Roman"/>
          <w:sz w:val="26"/>
          <w:szCs w:val="26"/>
        </w:rPr>
      </w:pPr>
      <w:ins w:id="127" w:author="Khanh Cong" w:date="2024-12-23T21:15:00Z" w16du:dateUtc="2024-12-23T14:15:00Z">
        <w:r w:rsidRPr="00F06492">
          <w:rPr>
            <w:rFonts w:cs="Times New Roman"/>
            <w:b/>
            <w:spacing w:val="-2"/>
            <w:sz w:val="26"/>
            <w:szCs w:val="26"/>
          </w:rPr>
          <w:t>.............................................................................................................................................</w:t>
        </w:r>
      </w:ins>
    </w:p>
    <w:p w14:paraId="66A6B4AD" w14:textId="77777777" w:rsidR="00234EA9" w:rsidRPr="006454E5" w:rsidRDefault="00234EA9" w:rsidP="00234EA9">
      <w:pPr>
        <w:spacing w:before="209"/>
        <w:ind w:left="120"/>
        <w:jc w:val="center"/>
        <w:rPr>
          <w:ins w:id="128" w:author="Khanh Cong" w:date="2024-12-23T21:15:00Z" w16du:dateUtc="2024-12-23T14:15:00Z"/>
          <w:rFonts w:cs="Times New Roman"/>
          <w:sz w:val="26"/>
          <w:szCs w:val="26"/>
        </w:rPr>
      </w:pPr>
      <w:ins w:id="129" w:author="Khanh Cong" w:date="2024-12-23T21:15:00Z" w16du:dateUtc="2024-12-23T14:15:00Z">
        <w:r w:rsidRPr="00F06492">
          <w:rPr>
            <w:rFonts w:cs="Times New Roman"/>
            <w:b/>
            <w:spacing w:val="-2"/>
            <w:sz w:val="26"/>
            <w:szCs w:val="26"/>
          </w:rPr>
          <w:t>.............................................................................................................................................</w:t>
        </w:r>
      </w:ins>
    </w:p>
    <w:p w14:paraId="246E352E" w14:textId="77777777" w:rsidR="00234EA9" w:rsidRPr="006454E5" w:rsidRDefault="00234EA9" w:rsidP="00234EA9">
      <w:pPr>
        <w:spacing w:before="209"/>
        <w:ind w:left="120"/>
        <w:jc w:val="center"/>
        <w:rPr>
          <w:ins w:id="130" w:author="Khanh Cong" w:date="2024-12-23T21:15:00Z" w16du:dateUtc="2024-12-23T14:15:00Z"/>
          <w:rFonts w:cs="Times New Roman"/>
          <w:sz w:val="26"/>
          <w:szCs w:val="26"/>
        </w:rPr>
      </w:pPr>
      <w:ins w:id="131" w:author="Khanh Cong" w:date="2024-12-23T21:15:00Z" w16du:dateUtc="2024-12-23T14:15:00Z">
        <w:r w:rsidRPr="00F06492">
          <w:rPr>
            <w:rFonts w:cs="Times New Roman"/>
            <w:b/>
            <w:spacing w:val="-2"/>
            <w:sz w:val="26"/>
            <w:szCs w:val="26"/>
          </w:rPr>
          <w:t>.............................................................................................................................................</w:t>
        </w:r>
      </w:ins>
    </w:p>
    <w:p w14:paraId="32FAE181" w14:textId="77777777" w:rsidR="00234EA9" w:rsidRPr="006454E5" w:rsidRDefault="00234EA9" w:rsidP="00234EA9">
      <w:pPr>
        <w:spacing w:before="209"/>
        <w:ind w:left="120"/>
        <w:jc w:val="center"/>
        <w:rPr>
          <w:ins w:id="132" w:author="Khanh Cong" w:date="2024-12-23T21:15:00Z" w16du:dateUtc="2024-12-23T14:15:00Z"/>
          <w:rFonts w:cs="Times New Roman"/>
          <w:sz w:val="26"/>
          <w:szCs w:val="26"/>
        </w:rPr>
      </w:pPr>
      <w:ins w:id="133" w:author="Khanh Cong" w:date="2024-12-23T21:15:00Z" w16du:dateUtc="2024-12-23T14:15:00Z">
        <w:r w:rsidRPr="00F06492">
          <w:rPr>
            <w:rFonts w:cs="Times New Roman"/>
            <w:b/>
            <w:spacing w:val="-2"/>
            <w:sz w:val="26"/>
            <w:szCs w:val="26"/>
          </w:rPr>
          <w:t>.............................................................................................................................................</w:t>
        </w:r>
      </w:ins>
    </w:p>
    <w:p w14:paraId="5DA9E9C1" w14:textId="77777777" w:rsidR="00234EA9" w:rsidRPr="006454E5" w:rsidRDefault="00234EA9" w:rsidP="00234EA9">
      <w:pPr>
        <w:spacing w:before="209"/>
        <w:ind w:left="120"/>
        <w:jc w:val="center"/>
        <w:rPr>
          <w:ins w:id="134" w:author="Khanh Cong" w:date="2024-12-23T21:15:00Z" w16du:dateUtc="2024-12-23T14:15:00Z"/>
          <w:rFonts w:cs="Times New Roman"/>
          <w:sz w:val="26"/>
          <w:szCs w:val="26"/>
        </w:rPr>
      </w:pPr>
      <w:ins w:id="135" w:author="Khanh Cong" w:date="2024-12-23T21:15:00Z" w16du:dateUtc="2024-12-23T14:15:00Z">
        <w:r w:rsidRPr="00F06492">
          <w:rPr>
            <w:rFonts w:cs="Times New Roman"/>
            <w:b/>
            <w:spacing w:val="-2"/>
            <w:sz w:val="26"/>
            <w:szCs w:val="26"/>
          </w:rPr>
          <w:t>.............................................................................................................................................</w:t>
        </w:r>
      </w:ins>
    </w:p>
    <w:p w14:paraId="5A796D6C" w14:textId="77777777" w:rsidR="00234EA9" w:rsidRPr="006454E5" w:rsidRDefault="00234EA9" w:rsidP="00234EA9">
      <w:pPr>
        <w:tabs>
          <w:tab w:val="left" w:leader="dot" w:pos="7951"/>
        </w:tabs>
        <w:spacing w:before="209"/>
        <w:ind w:left="688"/>
        <w:rPr>
          <w:ins w:id="136" w:author="Khanh Cong" w:date="2024-12-23T21:15:00Z" w16du:dateUtc="2024-12-23T14:15:00Z"/>
          <w:rFonts w:cs="Times New Roman"/>
          <w:sz w:val="26"/>
          <w:szCs w:val="26"/>
        </w:rPr>
      </w:pPr>
      <w:ins w:id="137" w:author="Khanh Cong" w:date="2024-12-23T21:15:00Z" w16du:dateUtc="2024-12-23T14:15:00Z">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ins>
    </w:p>
    <w:p w14:paraId="7F67C00B" w14:textId="77777777" w:rsidR="00234EA9" w:rsidRPr="006454E5" w:rsidRDefault="00234EA9" w:rsidP="00234EA9">
      <w:pPr>
        <w:spacing w:before="210"/>
        <w:ind w:left="688"/>
        <w:rPr>
          <w:ins w:id="138" w:author="Khanh Cong" w:date="2024-12-23T21:15:00Z" w16du:dateUtc="2024-12-23T14:15:00Z"/>
          <w:rFonts w:cs="Times New Roman"/>
          <w:sz w:val="26"/>
          <w:szCs w:val="26"/>
        </w:rPr>
      </w:pPr>
      <w:ins w:id="139" w:author="Khanh Cong" w:date="2024-12-23T21:15:00Z" w16du:dateUtc="2024-12-23T14:15:00Z">
        <w:r w:rsidRPr="006454E5">
          <w:rPr>
            <w:rFonts w:cs="Times New Roman"/>
            <w:sz w:val="26"/>
            <w:szCs w:val="26"/>
          </w:rPr>
          <w:t>Đồng</w:t>
        </w:r>
        <w:r w:rsidRPr="006454E5">
          <w:rPr>
            <w:rFonts w:cs="Times New Roman"/>
            <w:spacing w:val="-4"/>
            <w:sz w:val="26"/>
            <w:szCs w:val="26"/>
          </w:rPr>
          <w:t xml:space="preserve"> </w:t>
        </w:r>
        <w:r w:rsidRPr="006454E5">
          <w:rPr>
            <w:rFonts w:cs="Times New Roman"/>
            <w:sz w:val="26"/>
            <w:szCs w:val="26"/>
          </w:rPr>
          <w:t>ý/</w:t>
        </w:r>
        <w:r w:rsidRPr="006454E5">
          <w:rPr>
            <w:rFonts w:cs="Times New Roman"/>
            <w:spacing w:val="-2"/>
            <w:sz w:val="26"/>
            <w:szCs w:val="26"/>
          </w:rPr>
          <w:t xml:space="preserve"> </w:t>
        </w:r>
        <w:r w:rsidRPr="006454E5">
          <w:rPr>
            <w:rFonts w:cs="Times New Roman"/>
            <w:sz w:val="26"/>
            <w:szCs w:val="26"/>
          </w:rPr>
          <w:t>Không</w:t>
        </w:r>
        <w:r w:rsidRPr="006454E5">
          <w:rPr>
            <w:rFonts w:cs="Times New Roman"/>
            <w:spacing w:val="-2"/>
            <w:sz w:val="26"/>
            <w:szCs w:val="26"/>
          </w:rPr>
          <w:t xml:space="preserve"> </w:t>
        </w:r>
        <w:r w:rsidRPr="006454E5">
          <w:rPr>
            <w:rFonts w:cs="Times New Roman"/>
            <w:sz w:val="26"/>
            <w:szCs w:val="26"/>
          </w:rPr>
          <w:t>đồng</w:t>
        </w:r>
        <w:r w:rsidRPr="006454E5">
          <w:rPr>
            <w:rFonts w:cs="Times New Roman"/>
            <w:spacing w:val="-1"/>
            <w:sz w:val="26"/>
            <w:szCs w:val="26"/>
          </w:rPr>
          <w:t xml:space="preserve"> </w:t>
        </w:r>
        <w:r w:rsidRPr="006454E5">
          <w:rPr>
            <w:rFonts w:cs="Times New Roman"/>
            <w:sz w:val="26"/>
            <w:szCs w:val="26"/>
          </w:rPr>
          <w:t>ý cho</w:t>
        </w:r>
        <w:r w:rsidRPr="006454E5">
          <w:rPr>
            <w:rFonts w:cs="Times New Roman"/>
            <w:spacing w:val="-2"/>
            <w:sz w:val="26"/>
            <w:szCs w:val="26"/>
          </w:rPr>
          <w:t xml:space="preserve"> </w:t>
        </w:r>
        <w:r w:rsidRPr="006454E5">
          <w:rPr>
            <w:rFonts w:cs="Times New Roman"/>
            <w:sz w:val="26"/>
            <w:szCs w:val="26"/>
          </w:rPr>
          <w:t>sinh</w:t>
        </w:r>
        <w:r w:rsidRPr="006454E5">
          <w:rPr>
            <w:rFonts w:cs="Times New Roman"/>
            <w:spacing w:val="-3"/>
            <w:sz w:val="26"/>
            <w:szCs w:val="26"/>
          </w:rPr>
          <w:t xml:space="preserve"> </w:t>
        </w:r>
        <w:r w:rsidRPr="006454E5">
          <w:rPr>
            <w:rFonts w:cs="Times New Roman"/>
            <w:sz w:val="26"/>
            <w:szCs w:val="26"/>
          </w:rPr>
          <w:t>viên</w:t>
        </w:r>
        <w:r w:rsidRPr="006454E5">
          <w:rPr>
            <w:rFonts w:cs="Times New Roman"/>
            <w:spacing w:val="-4"/>
            <w:sz w:val="26"/>
            <w:szCs w:val="26"/>
          </w:rPr>
          <w:t xml:space="preserve"> </w:t>
        </w:r>
        <w:r w:rsidRPr="006454E5">
          <w:rPr>
            <w:rFonts w:cs="Times New Roman"/>
            <w:sz w:val="26"/>
            <w:szCs w:val="26"/>
          </w:rPr>
          <w:t>bảo</w:t>
        </w:r>
        <w:r w:rsidRPr="006454E5">
          <w:rPr>
            <w:rFonts w:cs="Times New Roman"/>
            <w:spacing w:val="-2"/>
            <w:sz w:val="26"/>
            <w:szCs w:val="26"/>
          </w:rPr>
          <w:t xml:space="preserve"> </w:t>
        </w:r>
        <w:r w:rsidRPr="006454E5">
          <w:rPr>
            <w:rFonts w:cs="Times New Roman"/>
            <w:sz w:val="26"/>
            <w:szCs w:val="26"/>
          </w:rPr>
          <w:t>vệ</w:t>
        </w:r>
        <w:r w:rsidRPr="006454E5">
          <w:rPr>
            <w:rFonts w:cs="Times New Roman"/>
            <w:spacing w:val="-1"/>
            <w:sz w:val="26"/>
            <w:szCs w:val="26"/>
          </w:rPr>
          <w:t xml:space="preserve"> </w:t>
        </w:r>
        <w:r w:rsidRPr="006454E5">
          <w:rPr>
            <w:rFonts w:cs="Times New Roman"/>
            <w:sz w:val="26"/>
            <w:szCs w:val="26"/>
          </w:rPr>
          <w:t>trước</w:t>
        </w:r>
        <w:r w:rsidRPr="006454E5">
          <w:rPr>
            <w:rFonts w:cs="Times New Roman"/>
            <w:spacing w:val="-2"/>
            <w:sz w:val="26"/>
            <w:szCs w:val="26"/>
          </w:rPr>
          <w:t xml:space="preserve"> </w:t>
        </w:r>
        <w:r w:rsidRPr="006454E5">
          <w:rPr>
            <w:rFonts w:cs="Times New Roman"/>
            <w:sz w:val="26"/>
            <w:szCs w:val="26"/>
          </w:rPr>
          <w:t>hội</w:t>
        </w:r>
        <w:r w:rsidRPr="006454E5">
          <w:rPr>
            <w:rFonts w:cs="Times New Roman"/>
            <w:spacing w:val="-2"/>
            <w:sz w:val="26"/>
            <w:szCs w:val="26"/>
          </w:rPr>
          <w:t xml:space="preserve"> </w:t>
        </w:r>
        <w:r w:rsidRPr="006454E5">
          <w:rPr>
            <w:rFonts w:cs="Times New Roman"/>
            <w:sz w:val="26"/>
            <w:szCs w:val="26"/>
          </w:rPr>
          <w:t>đồng</w:t>
        </w:r>
        <w:r w:rsidRPr="006454E5">
          <w:rPr>
            <w:rFonts w:cs="Times New Roman"/>
            <w:spacing w:val="-2"/>
            <w:sz w:val="26"/>
            <w:szCs w:val="26"/>
          </w:rPr>
          <w:t xml:space="preserve"> </w:t>
        </w:r>
        <w:r w:rsidRPr="006454E5">
          <w:rPr>
            <w:rFonts w:cs="Times New Roman"/>
            <w:sz w:val="26"/>
            <w:szCs w:val="26"/>
          </w:rPr>
          <w:t>chấm</w:t>
        </w:r>
        <w:r w:rsidRPr="006454E5">
          <w:rPr>
            <w:rFonts w:cs="Times New Roman"/>
            <w:spacing w:val="-3"/>
            <w:sz w:val="26"/>
            <w:szCs w:val="26"/>
          </w:rPr>
          <w:t xml:space="preserve"> </w:t>
        </w:r>
        <w:r w:rsidRPr="006454E5">
          <w:rPr>
            <w:rFonts w:cs="Times New Roman"/>
            <w:sz w:val="26"/>
            <w:szCs w:val="26"/>
          </w:rPr>
          <w:t>đồ</w:t>
        </w:r>
        <w:r w:rsidRPr="006454E5">
          <w:rPr>
            <w:rFonts w:cs="Times New Roman"/>
            <w:spacing w:val="-2"/>
            <w:sz w:val="26"/>
            <w:szCs w:val="26"/>
          </w:rPr>
          <w:t xml:space="preserve"> </w:t>
        </w:r>
        <w:r w:rsidRPr="006454E5">
          <w:rPr>
            <w:rFonts w:cs="Times New Roman"/>
            <w:sz w:val="26"/>
            <w:szCs w:val="26"/>
          </w:rPr>
          <w:t>án</w:t>
        </w:r>
        <w:r w:rsidRPr="006454E5">
          <w:rPr>
            <w:rFonts w:cs="Times New Roman"/>
            <w:spacing w:val="-4"/>
            <w:sz w:val="26"/>
            <w:szCs w:val="26"/>
          </w:rPr>
          <w:t xml:space="preserve"> </w:t>
        </w:r>
        <w:r w:rsidRPr="006454E5">
          <w:rPr>
            <w:rFonts w:cs="Times New Roman"/>
            <w:sz w:val="26"/>
            <w:szCs w:val="26"/>
          </w:rPr>
          <w:t>tốt</w:t>
        </w:r>
        <w:r w:rsidRPr="006454E5">
          <w:rPr>
            <w:rFonts w:cs="Times New Roman"/>
            <w:spacing w:val="-1"/>
            <w:sz w:val="26"/>
            <w:szCs w:val="26"/>
          </w:rPr>
          <w:t xml:space="preserve"> </w:t>
        </w:r>
        <w:r w:rsidRPr="006454E5">
          <w:rPr>
            <w:rFonts w:cs="Times New Roman"/>
            <w:spacing w:val="-2"/>
            <w:sz w:val="26"/>
            <w:szCs w:val="26"/>
          </w:rPr>
          <w:t>nghiệp.</w:t>
        </w:r>
      </w:ins>
    </w:p>
    <w:p w14:paraId="4A3F50D8" w14:textId="77777777" w:rsidR="00234EA9" w:rsidRPr="006454E5" w:rsidRDefault="00234EA9" w:rsidP="00234EA9">
      <w:pPr>
        <w:spacing w:before="210"/>
        <w:ind w:left="688"/>
        <w:rPr>
          <w:ins w:id="140" w:author="Khanh Cong" w:date="2024-12-23T21:15:00Z" w16du:dateUtc="2024-12-23T14:15:00Z"/>
          <w:rFonts w:cs="Times New Roman"/>
          <w:spacing w:val="-2"/>
          <w:sz w:val="26"/>
          <w:szCs w:val="26"/>
        </w:rPr>
      </w:pPr>
    </w:p>
    <w:p w14:paraId="7A0D4934" w14:textId="77777777" w:rsidR="00234EA9" w:rsidRPr="006454E5" w:rsidRDefault="00234EA9" w:rsidP="00234EA9">
      <w:pPr>
        <w:spacing w:before="210"/>
        <w:ind w:left="688"/>
        <w:rPr>
          <w:ins w:id="141" w:author="Khanh Cong" w:date="2024-12-23T21:15:00Z" w16du:dateUtc="2024-12-23T14:15:00Z"/>
          <w:rFonts w:cs="Times New Roman"/>
          <w:spacing w:val="-2"/>
          <w:sz w:val="26"/>
          <w:szCs w:val="26"/>
        </w:rPr>
      </w:pPr>
    </w:p>
    <w:p w14:paraId="6ABE4ED1" w14:textId="77777777" w:rsidR="00234EA9" w:rsidRPr="006454E5" w:rsidRDefault="00234EA9" w:rsidP="00234EA9">
      <w:pPr>
        <w:pStyle w:val="BodyText"/>
        <w:spacing w:before="1" w:after="0"/>
        <w:ind w:left="4890"/>
        <w:jc w:val="right"/>
        <w:rPr>
          <w:ins w:id="142" w:author="Khanh Cong" w:date="2024-12-23T21:15:00Z" w16du:dateUtc="2024-12-23T14:15:00Z"/>
          <w:rFonts w:ascii="Times New Roman" w:hAnsi="Times New Roman" w:cs="Times New Roman"/>
          <w:sz w:val="26"/>
          <w:szCs w:val="26"/>
        </w:rPr>
      </w:pPr>
      <w:ins w:id="143" w:author="Khanh Cong" w:date="2024-12-23T21:15:00Z" w16du:dateUtc="2024-12-23T14:15:00Z">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ngày</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tháng</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năm</w:t>
        </w:r>
        <w:r w:rsidRPr="006454E5">
          <w:rPr>
            <w:rFonts w:ascii="Times New Roman" w:hAnsi="Times New Roman" w:cs="Times New Roman"/>
            <w:spacing w:val="-1"/>
            <w:sz w:val="26"/>
            <w:szCs w:val="26"/>
          </w:rPr>
          <w:t xml:space="preserve"> </w:t>
        </w:r>
        <w:r w:rsidRPr="006454E5">
          <w:rPr>
            <w:rFonts w:ascii="Times New Roman" w:hAnsi="Times New Roman" w:cs="Times New Roman"/>
            <w:spacing w:val="-5"/>
            <w:sz w:val="26"/>
            <w:szCs w:val="26"/>
          </w:rPr>
          <w:t>…..</w:t>
        </w:r>
      </w:ins>
    </w:p>
    <w:p w14:paraId="21E29CBE" w14:textId="77777777" w:rsidR="00234EA9" w:rsidRPr="00863B69" w:rsidRDefault="00234EA9" w:rsidP="00234EA9">
      <w:pPr>
        <w:spacing w:before="209"/>
        <w:ind w:left="5362"/>
        <w:jc w:val="right"/>
        <w:rPr>
          <w:ins w:id="144" w:author="Khanh Cong" w:date="2024-12-23T21:15:00Z" w16du:dateUtc="2024-12-23T14:15:00Z"/>
          <w:rFonts w:cs="Times New Roman"/>
          <w:bCs/>
          <w:sz w:val="26"/>
          <w:szCs w:val="26"/>
        </w:rPr>
      </w:pPr>
      <w:ins w:id="145" w:author="Khanh Cong" w:date="2024-12-23T21:15:00Z" w16du:dateUtc="2024-12-23T14:15:00Z">
        <w:r w:rsidRPr="003E33D6">
          <w:rPr>
            <w:rFonts w:cs="Times New Roman"/>
            <w:bCs/>
            <w:spacing w:val="-2"/>
            <w:sz w:val="26"/>
            <w:szCs w:val="26"/>
          </w:rPr>
          <w:t>CÁN</w:t>
        </w:r>
        <w:r w:rsidRPr="003E33D6">
          <w:rPr>
            <w:rFonts w:cs="Times New Roman"/>
            <w:bCs/>
            <w:spacing w:val="-5"/>
            <w:sz w:val="26"/>
            <w:szCs w:val="26"/>
          </w:rPr>
          <w:t xml:space="preserve"> </w:t>
        </w:r>
        <w:r w:rsidRPr="003E33D6">
          <w:rPr>
            <w:rFonts w:cs="Times New Roman"/>
            <w:bCs/>
            <w:spacing w:val="-2"/>
            <w:sz w:val="26"/>
            <w:szCs w:val="26"/>
          </w:rPr>
          <w:t>BỘ</w:t>
        </w:r>
        <w:r w:rsidRPr="003E33D6">
          <w:rPr>
            <w:rFonts w:cs="Times New Roman"/>
            <w:bCs/>
            <w:spacing w:val="-4"/>
            <w:sz w:val="26"/>
            <w:szCs w:val="26"/>
          </w:rPr>
          <w:t xml:space="preserve"> </w:t>
        </w:r>
        <w:r w:rsidRPr="003E33D6">
          <w:rPr>
            <w:rFonts w:cs="Times New Roman"/>
            <w:bCs/>
            <w:spacing w:val="-2"/>
            <w:sz w:val="26"/>
            <w:szCs w:val="26"/>
          </w:rPr>
          <w:t>GIẢNG</w:t>
        </w:r>
        <w:r w:rsidRPr="003E33D6">
          <w:rPr>
            <w:rFonts w:cs="Times New Roman"/>
            <w:bCs/>
            <w:spacing w:val="-8"/>
            <w:sz w:val="26"/>
            <w:szCs w:val="26"/>
          </w:rPr>
          <w:t xml:space="preserve"> </w:t>
        </w:r>
        <w:r w:rsidRPr="003E33D6">
          <w:rPr>
            <w:rFonts w:cs="Times New Roman"/>
            <w:bCs/>
            <w:spacing w:val="-2"/>
            <w:sz w:val="26"/>
            <w:szCs w:val="26"/>
          </w:rPr>
          <w:t xml:space="preserve">VIÊN PHẢN </w:t>
        </w:r>
        <w:r w:rsidRPr="003E33D6">
          <w:rPr>
            <w:rFonts w:cs="Times New Roman"/>
            <w:bCs/>
            <w:spacing w:val="-4"/>
            <w:sz w:val="26"/>
            <w:szCs w:val="26"/>
          </w:rPr>
          <w:t>BIỆN</w:t>
        </w:r>
      </w:ins>
    </w:p>
    <w:p w14:paraId="0DA3DF52" w14:textId="77777777" w:rsidR="00234EA9" w:rsidRPr="002B78EE" w:rsidRDefault="00234EA9" w:rsidP="00234EA9">
      <w:pPr>
        <w:spacing w:before="209"/>
        <w:ind w:left="5362"/>
        <w:jc w:val="right"/>
        <w:rPr>
          <w:ins w:id="146" w:author="Khanh Cong" w:date="2024-12-23T21:15:00Z" w16du:dateUtc="2024-12-23T14:15:00Z"/>
          <w:rFonts w:cs="Times New Roman"/>
          <w:b/>
          <w:spacing w:val="-4"/>
          <w:sz w:val="26"/>
        </w:rPr>
      </w:pPr>
    </w:p>
    <w:p w14:paraId="62BB0C67" w14:textId="77777777" w:rsidR="00234EA9" w:rsidRDefault="00234EA9" w:rsidP="00234EA9">
      <w:pPr>
        <w:suppressAutoHyphens w:val="0"/>
        <w:spacing w:after="160" w:line="259" w:lineRule="auto"/>
        <w:rPr>
          <w:ins w:id="147" w:author="Khanh Cong" w:date="2024-12-23T21:15:00Z" w16du:dateUtc="2024-12-23T14:15:00Z"/>
          <w:rFonts w:cs="Times New Roman"/>
        </w:rPr>
      </w:pPr>
      <w:ins w:id="148" w:author="Khanh Cong" w:date="2024-12-23T21:15:00Z" w16du:dateUtc="2024-12-23T14:15:00Z">
        <w:r>
          <w:rPr>
            <w:rFonts w:cs="Times New Roman"/>
          </w:rPr>
          <w:br w:type="page"/>
        </w:r>
      </w:ins>
    </w:p>
    <w:p w14:paraId="3CD7AD6D" w14:textId="593527FC" w:rsidR="00234EA9" w:rsidRPr="00462FF3" w:rsidRDefault="00234EA9" w:rsidP="0048246D">
      <w:pPr>
        <w:pStyle w:val="NoSpacing"/>
        <w:jc w:val="center"/>
        <w:rPr>
          <w:ins w:id="149" w:author="Khanh Cong" w:date="2024-12-23T21:15:00Z" w16du:dateUtc="2024-12-23T14:15:00Z"/>
        </w:rPr>
        <w:pPrChange w:id="150" w:author="Khanh Cong" w:date="2024-12-23T21:17:00Z" w16du:dateUtc="2024-12-23T14:17:00Z">
          <w:pPr>
            <w:pStyle w:val="Heading1"/>
          </w:pPr>
        </w:pPrChange>
      </w:pPr>
      <w:bookmarkStart w:id="151" w:name="_Toc185881023"/>
      <w:ins w:id="152" w:author="Khanh Cong" w:date="2024-12-23T21:15:00Z" w16du:dateUtc="2024-12-23T14:15:00Z">
        <w:r w:rsidRPr="00462FF3">
          <w:lastRenderedPageBreak/>
          <w:t>LỜI CẢM ƠN</w:t>
        </w:r>
        <w:bookmarkEnd w:id="151"/>
      </w:ins>
    </w:p>
    <w:p w14:paraId="3924F88D" w14:textId="77777777" w:rsidR="00234EA9" w:rsidRPr="006454E5" w:rsidRDefault="00234EA9" w:rsidP="00234EA9">
      <w:pPr>
        <w:pStyle w:val="normal1"/>
        <w:rPr>
          <w:ins w:id="153" w:author="Khanh Cong" w:date="2024-12-23T21:15:00Z" w16du:dateUtc="2024-12-23T14:15:00Z"/>
          <w:rFonts w:ascii="Times New Roman" w:hAnsi="Times New Roman" w:cs="Times New Roman"/>
          <w:sz w:val="26"/>
          <w:szCs w:val="26"/>
        </w:rPr>
      </w:pPr>
      <w:ins w:id="154" w:author="Khanh Cong" w:date="2024-12-23T21:15:00Z" w16du:dateUtc="2024-12-23T14:15:00Z">
        <w:r w:rsidRPr="006454E5">
          <w:rPr>
            <w:rFonts w:ascii="Times New Roman" w:hAnsi="Times New Roman" w:cs="Times New Roman"/>
            <w:sz w:val="26"/>
            <w:szCs w:val="26"/>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ins>
    </w:p>
    <w:p w14:paraId="5A601DC6" w14:textId="77777777" w:rsidR="00234EA9" w:rsidRPr="006454E5" w:rsidRDefault="00234EA9" w:rsidP="00234EA9">
      <w:pPr>
        <w:pStyle w:val="normal1"/>
        <w:rPr>
          <w:ins w:id="155" w:author="Khanh Cong" w:date="2024-12-23T21:15:00Z" w16du:dateUtc="2024-12-23T14:15:00Z"/>
          <w:rFonts w:ascii="Times New Roman" w:hAnsi="Times New Roman" w:cs="Times New Roman"/>
          <w:sz w:val="26"/>
          <w:szCs w:val="26"/>
        </w:rPr>
      </w:pPr>
    </w:p>
    <w:p w14:paraId="34632BFE" w14:textId="77777777" w:rsidR="00234EA9" w:rsidRPr="006454E5" w:rsidRDefault="00234EA9" w:rsidP="00234EA9">
      <w:pPr>
        <w:pStyle w:val="normal1"/>
        <w:rPr>
          <w:ins w:id="156" w:author="Khanh Cong" w:date="2024-12-23T21:15:00Z" w16du:dateUtc="2024-12-23T14:15:00Z"/>
          <w:rFonts w:ascii="Times New Roman" w:hAnsi="Times New Roman" w:cs="Times New Roman"/>
          <w:sz w:val="26"/>
          <w:szCs w:val="26"/>
        </w:rPr>
      </w:pPr>
      <w:ins w:id="157" w:author="Khanh Cong" w:date="2024-12-23T21:15:00Z" w16du:dateUtc="2024-12-23T14:15:00Z">
        <w:r w:rsidRPr="006454E5">
          <w:rPr>
            <w:rFonts w:ascii="Times New Roman" w:hAnsi="Times New Roman" w:cs="Times New Roman"/>
            <w:sz w:val="26"/>
            <w:szCs w:val="26"/>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ins>
    </w:p>
    <w:p w14:paraId="5B9B7ACD" w14:textId="77777777" w:rsidR="00234EA9" w:rsidRPr="006454E5" w:rsidRDefault="00234EA9" w:rsidP="00234EA9">
      <w:pPr>
        <w:pStyle w:val="normal1"/>
        <w:rPr>
          <w:ins w:id="158" w:author="Khanh Cong" w:date="2024-12-23T21:15:00Z" w16du:dateUtc="2024-12-23T14:15:00Z"/>
          <w:rFonts w:ascii="Times New Roman" w:hAnsi="Times New Roman" w:cs="Times New Roman"/>
          <w:sz w:val="26"/>
          <w:szCs w:val="26"/>
        </w:rPr>
      </w:pPr>
    </w:p>
    <w:p w14:paraId="76C2E7E8" w14:textId="77777777" w:rsidR="00234EA9" w:rsidRPr="006454E5" w:rsidRDefault="00234EA9" w:rsidP="00234EA9">
      <w:pPr>
        <w:pStyle w:val="normal1"/>
        <w:rPr>
          <w:ins w:id="159" w:author="Khanh Cong" w:date="2024-12-23T21:15:00Z" w16du:dateUtc="2024-12-23T14:15:00Z"/>
          <w:rFonts w:ascii="Times New Roman" w:hAnsi="Times New Roman" w:cs="Times New Roman"/>
          <w:sz w:val="26"/>
          <w:szCs w:val="26"/>
        </w:rPr>
      </w:pPr>
      <w:ins w:id="160" w:author="Khanh Cong" w:date="2024-12-23T21:15:00Z" w16du:dateUtc="2024-12-23T14:15:00Z">
        <w:r w:rsidRPr="006454E5">
          <w:rPr>
            <w:rFonts w:ascii="Times New Roman" w:hAnsi="Times New Roman" w:cs="Times New Roman"/>
            <w:sz w:val="26"/>
            <w:szCs w:val="26"/>
          </w:rPr>
          <w:tab/>
          <w:t>Bên cạnh đó, nhóm em chân thành cảm ơn gia đình, bạn bè và các anh chị khóa trên đã luôn đồng hành, động viên và hỗ trợ nhóm em trong suốt hành trình thực hiện đồ án này.</w:t>
        </w:r>
      </w:ins>
    </w:p>
    <w:p w14:paraId="2E479C87" w14:textId="77777777" w:rsidR="00234EA9" w:rsidRPr="006454E5" w:rsidRDefault="00234EA9" w:rsidP="00234EA9">
      <w:pPr>
        <w:pStyle w:val="normal1"/>
        <w:rPr>
          <w:ins w:id="161" w:author="Khanh Cong" w:date="2024-12-23T21:15:00Z" w16du:dateUtc="2024-12-23T14:15:00Z"/>
          <w:rFonts w:ascii="Times New Roman" w:hAnsi="Times New Roman" w:cs="Times New Roman"/>
          <w:sz w:val="26"/>
          <w:szCs w:val="26"/>
        </w:rPr>
      </w:pPr>
    </w:p>
    <w:p w14:paraId="0C4CBA97" w14:textId="77777777" w:rsidR="00234EA9" w:rsidRPr="006454E5" w:rsidRDefault="00234EA9" w:rsidP="00234EA9">
      <w:pPr>
        <w:pStyle w:val="normal1"/>
        <w:rPr>
          <w:ins w:id="162" w:author="Khanh Cong" w:date="2024-12-23T21:15:00Z" w16du:dateUtc="2024-12-23T14:15:00Z"/>
          <w:rFonts w:ascii="Times New Roman" w:hAnsi="Times New Roman" w:cs="Times New Roman"/>
          <w:sz w:val="26"/>
          <w:szCs w:val="26"/>
        </w:rPr>
      </w:pPr>
      <w:ins w:id="163" w:author="Khanh Cong" w:date="2024-12-23T21:15:00Z" w16du:dateUtc="2024-12-23T14:15:00Z">
        <w:r w:rsidRPr="006454E5">
          <w:rPr>
            <w:rFonts w:ascii="Times New Roman" w:hAnsi="Times New Roman" w:cs="Times New Roman"/>
            <w:sz w:val="26"/>
            <w:szCs w:val="26"/>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ins>
    </w:p>
    <w:p w14:paraId="769EFAA2" w14:textId="77777777" w:rsidR="00234EA9" w:rsidRPr="006454E5" w:rsidRDefault="00234EA9" w:rsidP="00234EA9">
      <w:pPr>
        <w:pStyle w:val="normal1"/>
        <w:rPr>
          <w:ins w:id="164" w:author="Khanh Cong" w:date="2024-12-23T21:15:00Z" w16du:dateUtc="2024-12-23T14:15:00Z"/>
          <w:rFonts w:ascii="Times New Roman" w:hAnsi="Times New Roman" w:cs="Times New Roman"/>
          <w:sz w:val="26"/>
          <w:szCs w:val="26"/>
        </w:rPr>
      </w:pPr>
    </w:p>
    <w:p w14:paraId="4C021981" w14:textId="77777777" w:rsidR="00234EA9" w:rsidRPr="006454E5" w:rsidRDefault="00234EA9" w:rsidP="00234EA9">
      <w:pPr>
        <w:pStyle w:val="normal1"/>
        <w:rPr>
          <w:ins w:id="165" w:author="Khanh Cong" w:date="2024-12-23T21:15:00Z" w16du:dateUtc="2024-12-23T14:15:00Z"/>
          <w:rFonts w:ascii="Times New Roman" w:hAnsi="Times New Roman" w:cs="Times New Roman"/>
          <w:sz w:val="26"/>
          <w:szCs w:val="26"/>
        </w:rPr>
      </w:pPr>
      <w:ins w:id="166" w:author="Khanh Cong" w:date="2024-12-23T21:15:00Z" w16du:dateUtc="2024-12-23T14:15:00Z">
        <w:r w:rsidRPr="006454E5">
          <w:rPr>
            <w:rFonts w:ascii="Times New Roman" w:hAnsi="Times New Roman" w:cs="Times New Roman"/>
            <w:sz w:val="26"/>
            <w:szCs w:val="26"/>
          </w:rPr>
          <w:tab/>
          <w:t>Nhóm em xin chân thành cảm ơn!</w:t>
        </w:r>
      </w:ins>
    </w:p>
    <w:p w14:paraId="07993F0F" w14:textId="77777777" w:rsidR="00234EA9" w:rsidRDefault="00234EA9" w:rsidP="00234EA9">
      <w:pPr>
        <w:pStyle w:val="normal1"/>
        <w:rPr>
          <w:ins w:id="167" w:author="Khanh Cong" w:date="2024-12-23T21:15:00Z" w16du:dateUtc="2024-12-23T14:15:00Z"/>
          <w:rFonts w:ascii="Times New Roman" w:hAnsi="Times New Roman" w:cs="Times New Roman"/>
          <w:sz w:val="26"/>
          <w:szCs w:val="26"/>
        </w:rPr>
      </w:pPr>
    </w:p>
    <w:p w14:paraId="1D14EA15" w14:textId="77777777" w:rsidR="00234EA9" w:rsidRDefault="00234EA9" w:rsidP="00234EA9">
      <w:pPr>
        <w:pStyle w:val="normal1"/>
        <w:rPr>
          <w:ins w:id="168" w:author="Khanh Cong" w:date="2024-12-23T21:15:00Z" w16du:dateUtc="2024-12-23T14:15:00Z"/>
          <w:rFonts w:ascii="Times New Roman" w:hAnsi="Times New Roman" w:cs="Times New Roman"/>
          <w:sz w:val="26"/>
          <w:szCs w:val="26"/>
        </w:rPr>
      </w:pPr>
    </w:p>
    <w:p w14:paraId="4664F3FB" w14:textId="77777777" w:rsidR="00234EA9" w:rsidRDefault="00234EA9" w:rsidP="00234EA9">
      <w:pPr>
        <w:pStyle w:val="normal1"/>
        <w:rPr>
          <w:ins w:id="169" w:author="Khanh Cong" w:date="2024-12-23T21:15:00Z" w16du:dateUtc="2024-12-23T14:15:00Z"/>
          <w:rFonts w:ascii="Times New Roman" w:hAnsi="Times New Roman" w:cs="Times New Roman"/>
          <w:sz w:val="26"/>
          <w:szCs w:val="26"/>
        </w:rPr>
      </w:pPr>
    </w:p>
    <w:p w14:paraId="29F0C18C" w14:textId="77777777" w:rsidR="00234EA9" w:rsidRDefault="00234EA9" w:rsidP="00234EA9">
      <w:pPr>
        <w:pStyle w:val="normal1"/>
        <w:rPr>
          <w:ins w:id="170" w:author="Khanh Cong" w:date="2024-12-23T21:15:00Z" w16du:dateUtc="2024-12-23T14:15:00Z"/>
          <w:rFonts w:ascii="Times New Roman" w:hAnsi="Times New Roman" w:cs="Times New Roman"/>
          <w:sz w:val="26"/>
          <w:szCs w:val="26"/>
        </w:rPr>
      </w:pPr>
    </w:p>
    <w:p w14:paraId="143DD7C7" w14:textId="77777777" w:rsidR="00234EA9" w:rsidRDefault="00234EA9" w:rsidP="00234EA9">
      <w:pPr>
        <w:pStyle w:val="normal1"/>
        <w:rPr>
          <w:ins w:id="171" w:author="Khanh Cong" w:date="2024-12-23T21:15:00Z" w16du:dateUtc="2024-12-23T14:15:00Z"/>
          <w:rFonts w:ascii="Times New Roman" w:hAnsi="Times New Roman" w:cs="Times New Roman"/>
          <w:sz w:val="26"/>
          <w:szCs w:val="26"/>
        </w:rPr>
      </w:pPr>
    </w:p>
    <w:p w14:paraId="238B9E73" w14:textId="77777777" w:rsidR="00234EA9" w:rsidRDefault="00234EA9" w:rsidP="00234EA9">
      <w:pPr>
        <w:pStyle w:val="normal1"/>
        <w:rPr>
          <w:ins w:id="172" w:author="Khanh Cong" w:date="2024-12-23T21:15:00Z" w16du:dateUtc="2024-12-23T14:15:00Z"/>
          <w:rFonts w:ascii="Times New Roman" w:hAnsi="Times New Roman" w:cs="Times New Roman"/>
          <w:sz w:val="26"/>
          <w:szCs w:val="26"/>
        </w:rPr>
      </w:pPr>
    </w:p>
    <w:p w14:paraId="3E4A5B3F" w14:textId="77777777" w:rsidR="00234EA9" w:rsidRPr="006454E5" w:rsidRDefault="00234EA9" w:rsidP="00234EA9">
      <w:pPr>
        <w:pStyle w:val="normal1"/>
        <w:rPr>
          <w:ins w:id="173" w:author="Khanh Cong" w:date="2024-12-23T21:15:00Z" w16du:dateUtc="2024-12-23T14:15:00Z"/>
          <w:rFonts w:ascii="Times New Roman" w:hAnsi="Times New Roman" w:cs="Times New Roman"/>
          <w:sz w:val="26"/>
          <w:szCs w:val="26"/>
        </w:rPr>
      </w:pPr>
    </w:p>
    <w:p w14:paraId="459B65F0" w14:textId="77777777" w:rsidR="00234EA9" w:rsidRPr="006454E5" w:rsidRDefault="00234EA9" w:rsidP="00234EA9">
      <w:pPr>
        <w:pStyle w:val="normal1"/>
        <w:jc w:val="right"/>
        <w:rPr>
          <w:ins w:id="174" w:author="Khanh Cong" w:date="2024-12-23T21:15:00Z" w16du:dateUtc="2024-12-23T14:15:00Z"/>
          <w:rFonts w:ascii="Times New Roman" w:hAnsi="Times New Roman" w:cs="Times New Roman"/>
          <w:sz w:val="26"/>
          <w:szCs w:val="26"/>
        </w:rPr>
      </w:pPr>
      <w:ins w:id="175" w:author="Khanh Cong" w:date="2024-12-23T21:15:00Z" w16du:dateUtc="2024-12-23T14:15:00Z">
        <w:r w:rsidRPr="006454E5">
          <w:rPr>
            <w:rFonts w:ascii="Times New Roman" w:hAnsi="Times New Roman" w:cs="Times New Roman"/>
            <w:sz w:val="26"/>
            <w:szCs w:val="26"/>
          </w:rPr>
          <w:t>Hà Nội, tháng 12 năm 2024</w:t>
        </w:r>
      </w:ins>
    </w:p>
    <w:p w14:paraId="75A29129" w14:textId="77777777" w:rsidR="00234EA9" w:rsidRPr="006454E5" w:rsidRDefault="00234EA9" w:rsidP="00234EA9">
      <w:pPr>
        <w:pStyle w:val="normal1"/>
        <w:jc w:val="right"/>
        <w:rPr>
          <w:ins w:id="176" w:author="Khanh Cong" w:date="2024-12-23T21:15:00Z" w16du:dateUtc="2024-12-23T14:15:00Z"/>
          <w:rFonts w:ascii="Times New Roman" w:hAnsi="Times New Roman" w:cs="Times New Roman"/>
          <w:sz w:val="26"/>
          <w:szCs w:val="26"/>
        </w:rPr>
      </w:pPr>
      <w:ins w:id="177" w:author="Khanh Cong" w:date="2024-12-23T21:15:00Z" w16du:dateUtc="2024-12-23T14:15:00Z">
        <w:r w:rsidRPr="006454E5">
          <w:rPr>
            <w:rFonts w:ascii="Times New Roman" w:hAnsi="Times New Roman" w:cs="Times New Roman"/>
            <w:sz w:val="26"/>
            <w:szCs w:val="26"/>
          </w:rPr>
          <w:t>Nhóm sinh viên thực hiện</w:t>
        </w:r>
      </w:ins>
    </w:p>
    <w:p w14:paraId="78A7BE16" w14:textId="77777777" w:rsidR="00234EA9" w:rsidRDefault="00234EA9" w:rsidP="00234EA9">
      <w:pPr>
        <w:pStyle w:val="NoSpacing"/>
        <w:rPr>
          <w:ins w:id="178" w:author="Khanh Cong" w:date="2024-12-23T21:15:00Z" w16du:dateUtc="2024-12-23T14:15:00Z"/>
        </w:rPr>
      </w:pPr>
    </w:p>
    <w:p w14:paraId="56345D48" w14:textId="77777777" w:rsidR="00234EA9" w:rsidRDefault="00234EA9" w:rsidP="00234EA9">
      <w:pPr>
        <w:pStyle w:val="NoSpacing"/>
        <w:rPr>
          <w:ins w:id="179" w:author="Khanh Cong" w:date="2024-12-23T21:15:00Z" w16du:dateUtc="2024-12-23T14:15:00Z"/>
        </w:rPr>
      </w:pPr>
    </w:p>
    <w:p w14:paraId="31EB86C6" w14:textId="77777777" w:rsidR="00234EA9" w:rsidRDefault="00234EA9" w:rsidP="00234EA9">
      <w:pPr>
        <w:pStyle w:val="NoSpacing"/>
        <w:rPr>
          <w:ins w:id="180" w:author="Khanh Cong" w:date="2024-12-23T21:15:00Z" w16du:dateUtc="2024-12-23T14:15:00Z"/>
        </w:rPr>
      </w:pPr>
    </w:p>
    <w:p w14:paraId="339E17D2" w14:textId="77777777" w:rsidR="00234EA9" w:rsidRPr="00462FF3" w:rsidRDefault="00234EA9" w:rsidP="00234EA9">
      <w:pPr>
        <w:pStyle w:val="NoSpacing"/>
        <w:rPr>
          <w:ins w:id="181" w:author="Khanh Cong" w:date="2024-12-23T21:15:00Z" w16du:dateUtc="2024-12-23T14:15:00Z"/>
        </w:rPr>
      </w:pPr>
    </w:p>
    <w:p w14:paraId="5304AE7A" w14:textId="77777777" w:rsidR="00234EA9" w:rsidRPr="00462FF3" w:rsidRDefault="00234EA9" w:rsidP="00234EA9">
      <w:pPr>
        <w:pStyle w:val="NoSpacing"/>
        <w:rPr>
          <w:ins w:id="182" w:author="Khanh Cong" w:date="2024-12-23T21:15:00Z" w16du:dateUtc="2024-12-23T14:15:00Z"/>
        </w:rPr>
      </w:pPr>
    </w:p>
    <w:p w14:paraId="75A65A54" w14:textId="77777777" w:rsidR="00234EA9" w:rsidRPr="006454E5" w:rsidRDefault="00234EA9" w:rsidP="00234EA9">
      <w:pPr>
        <w:pStyle w:val="BodyText"/>
        <w:jc w:val="right"/>
        <w:rPr>
          <w:ins w:id="183" w:author="Khanh Cong" w:date="2024-12-23T21:15:00Z" w16du:dateUtc="2024-12-23T14:15:00Z"/>
          <w:rFonts w:ascii="Times New Roman" w:hAnsi="Times New Roman" w:cs="Times New Roman"/>
          <w:b/>
          <w:bCs/>
          <w:sz w:val="26"/>
          <w:szCs w:val="26"/>
        </w:rPr>
      </w:pPr>
      <w:ins w:id="184" w:author="Khanh Cong" w:date="2024-12-23T21:15:00Z" w16du:dateUtc="2024-12-23T14:15:00Z">
        <w:r w:rsidRPr="006454E5">
          <w:rPr>
            <w:rFonts w:ascii="Times New Roman" w:hAnsi="Times New Roman" w:cs="Times New Roman"/>
            <w:b/>
            <w:bCs/>
            <w:sz w:val="26"/>
            <w:szCs w:val="26"/>
          </w:rPr>
          <w:t>Nguyễn Ngọc Anh</w:t>
        </w:r>
      </w:ins>
    </w:p>
    <w:p w14:paraId="09E44AD2" w14:textId="77777777" w:rsidR="00234EA9" w:rsidRPr="006454E5" w:rsidRDefault="00234EA9" w:rsidP="00234EA9">
      <w:pPr>
        <w:pStyle w:val="BodyText"/>
        <w:jc w:val="right"/>
        <w:rPr>
          <w:ins w:id="185" w:author="Khanh Cong" w:date="2024-12-23T21:15:00Z" w16du:dateUtc="2024-12-23T14:15:00Z"/>
          <w:rFonts w:ascii="Times New Roman" w:hAnsi="Times New Roman" w:cs="Times New Roman"/>
          <w:b/>
          <w:bCs/>
          <w:sz w:val="26"/>
          <w:szCs w:val="26"/>
        </w:rPr>
      </w:pPr>
      <w:ins w:id="186" w:author="Khanh Cong" w:date="2024-12-23T21:15:00Z" w16du:dateUtc="2024-12-23T14:15:00Z">
        <w:r w:rsidRPr="006454E5">
          <w:rPr>
            <w:rFonts w:ascii="Times New Roman" w:hAnsi="Times New Roman" w:cs="Times New Roman"/>
            <w:b/>
            <w:bCs/>
            <w:sz w:val="26"/>
            <w:szCs w:val="26"/>
          </w:rPr>
          <w:t>Nguyễn Công Khánh</w:t>
        </w:r>
      </w:ins>
    </w:p>
    <w:p w14:paraId="161708F9" w14:textId="77777777" w:rsidR="00234EA9" w:rsidRPr="006454E5" w:rsidRDefault="00234EA9" w:rsidP="00234EA9">
      <w:pPr>
        <w:pStyle w:val="BodyText"/>
        <w:jc w:val="right"/>
        <w:rPr>
          <w:ins w:id="187" w:author="Khanh Cong" w:date="2024-12-23T21:15:00Z" w16du:dateUtc="2024-12-23T14:15:00Z"/>
          <w:rFonts w:ascii="Times New Roman" w:hAnsi="Times New Roman" w:cs="Times New Roman"/>
          <w:b/>
          <w:bCs/>
          <w:sz w:val="26"/>
          <w:szCs w:val="26"/>
        </w:rPr>
      </w:pPr>
      <w:ins w:id="188" w:author="Khanh Cong" w:date="2024-12-23T21:15:00Z" w16du:dateUtc="2024-12-23T14:15:00Z">
        <w:r w:rsidRPr="006454E5">
          <w:rPr>
            <w:rFonts w:ascii="Times New Roman" w:hAnsi="Times New Roman" w:cs="Times New Roman"/>
            <w:b/>
            <w:bCs/>
            <w:sz w:val="26"/>
            <w:szCs w:val="26"/>
          </w:rPr>
          <w:t>Nguyễn Hải Phong</w:t>
        </w:r>
      </w:ins>
    </w:p>
    <w:p w14:paraId="0CBFF228" w14:textId="77777777" w:rsidR="00234EA9" w:rsidRDefault="00234EA9" w:rsidP="00234EA9">
      <w:pPr>
        <w:rPr>
          <w:ins w:id="189" w:author="Khanh Cong" w:date="2024-12-23T21:15:00Z" w16du:dateUtc="2024-12-23T14:15:00Z"/>
        </w:rPr>
      </w:pPr>
    </w:p>
    <w:p w14:paraId="1EB332A2" w14:textId="7E93B18C" w:rsidR="00314B16" w:rsidRPr="002B78EE" w:rsidDel="00234EA9" w:rsidRDefault="00314B16" w:rsidP="00F06492">
      <w:pPr>
        <w:spacing w:before="1" w:line="420" w:lineRule="auto"/>
        <w:ind w:right="-1"/>
        <w:jc w:val="center"/>
        <w:rPr>
          <w:del w:id="190" w:author="Khanh Cong" w:date="2024-12-23T21:15:00Z" w16du:dateUtc="2024-12-23T14:15:00Z"/>
          <w:rFonts w:cs="Times New Roman"/>
        </w:rPr>
      </w:pPr>
      <w:del w:id="191" w:author="Khanh Cong" w:date="2024-12-23T21:15:00Z" w16du:dateUtc="2024-12-23T14:15:00Z">
        <w:r w:rsidRPr="002B78EE" w:rsidDel="00234EA9">
          <w:rPr>
            <w:rFonts w:cs="Times New Roman"/>
            <w:noProof/>
          </w:rPr>
          <mc:AlternateContent>
            <mc:Choice Requires="wpg">
              <w:drawing>
                <wp:anchor distT="5080" distB="5715" distL="5080" distR="5715" simplePos="0" relativeHeight="251659264" behindDoc="1" locked="0" layoutInCell="1" allowOverlap="1" wp14:anchorId="59F5D6A4" wp14:editId="4059F28A">
                  <wp:simplePos x="0" y="0"/>
                  <wp:positionH relativeFrom="margin">
                    <wp:align>center</wp:align>
                  </wp:positionH>
                  <wp:positionV relativeFrom="paragraph">
                    <wp:posOffset>-345661</wp:posOffset>
                  </wp:positionV>
                  <wp:extent cx="6750657" cy="9255843"/>
                  <wp:effectExtent l="0" t="0" r="12700" b="21590"/>
                  <wp:wrapNone/>
                  <wp:docPr id="1" name="Group 1"/>
                  <wp:cNvGraphicFramePr/>
                  <a:graphic xmlns:a="http://schemas.openxmlformats.org/drawingml/2006/main">
                    <a:graphicData uri="http://schemas.microsoft.com/office/word/2010/wordprocessingGroup">
                      <wpg:wgp>
                        <wpg:cNvGrpSpPr/>
                        <wpg:grpSpPr>
                          <a:xfrm>
                            <a:off x="0" y="0"/>
                            <a:ext cx="6750657" cy="9255843"/>
                            <a:chOff x="0" y="0"/>
                            <a:chExt cx="6126480" cy="9235440"/>
                          </a:xfrm>
                        </wpg:grpSpPr>
                        <pic:pic xmlns:pic="http://schemas.openxmlformats.org/drawingml/2006/picture">
                          <pic:nvPicPr>
                            <pic:cNvPr id="2" name="Image 2"/>
                            <pic:cNvPicPr/>
                          </pic:nvPicPr>
                          <pic:blipFill>
                            <a:blip r:embed="rId8"/>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8320 w 3473280"/>
                                <a:gd name="textAreaTop" fmla="*/ 0 h 5235840"/>
                                <a:gd name="textAreaBottom" fmla="*/ 5240880 h 5235840"/>
                              </a:gdLst>
                              <a:ahLst/>
                              <a:cxn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scrgbClr r="0" g="0" b="0"/>
                            </a:lnRef>
                            <a:fillRef idx="0">
                              <a:scrgbClr r="0" g="0" b="0"/>
                            </a:fillRef>
                            <a:effectRef idx="0">
                              <a:scrgbClr r="0" g="0" b="0"/>
                            </a:effectRef>
                            <a:fontRef idx="minor"/>
                          </wps:style>
                          <wps:bodyPr/>
                        </wps:wsp>
                        <wps:wsp>
                          <wps:cNvPr id="4" name="Graphic 4"/>
                          <wps:cNvSpPr/>
                          <wps:spPr>
                            <a:xfrm>
                              <a:off x="2005920" y="1351440"/>
                              <a:ext cx="2080440" cy="720"/>
                            </a:xfrm>
                            <a:custGeom>
                              <a:avLst/>
                              <a:gdLst>
                                <a:gd name="textAreaLeft" fmla="*/ 0 w 1179360"/>
                                <a:gd name="textAreaRight" fmla="*/ 1184400 w 1179360"/>
                                <a:gd name="textAreaTop" fmla="*/ 0 h 360"/>
                                <a:gd name="textAreaBottom" fmla="*/ 5898240 h 360"/>
                              </a:gdLst>
                              <a:ahLst/>
                              <a:cxnLst/>
                              <a:rect l="textAreaLeft" t="textAreaTop" r="textAreaRight" b="textAreaBottom"/>
                              <a:pathLst>
                                <a:path w="2031364">
                                  <a:moveTo>
                                    <a:pt x="0" y="0"/>
                                  </a:moveTo>
                                  <a:lnTo>
                                    <a:pt x="2031226" y="0"/>
                                  </a:lnTo>
                                </a:path>
                              </a:pathLst>
                            </a:custGeom>
                            <a:noFill/>
                            <a:ln w="12217">
                              <a:solidFill>
                                <a:srgbClr val="000000"/>
                              </a:solidFill>
                              <a:prstDash val="sysDash"/>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5" name="Image 4"/>
                            <pic:cNvPicPr/>
                          </pic:nvPicPr>
                          <pic:blipFill>
                            <a:blip r:embed="rId9"/>
                            <a:stretch/>
                          </pic:blipFill>
                          <pic:spPr>
                            <a:xfrm>
                              <a:off x="2111400" y="1586160"/>
                              <a:ext cx="1647720" cy="197280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66A63EC1" id="Group 1" o:spid="_x0000_s1026" style="position:absolute;margin-left:0;margin-top:-27.2pt;width:531.55pt;height:728.8pt;z-index:-251657216;mso-wrap-distance-left:.4pt;mso-wrap-distance-top:.4pt;mso-wrap-distance-right:.45pt;mso-wrap-distance-bottom:.45pt;mso-position-horizontal:center;mso-position-horizontal-relative:margin;mso-width-relative:margin;mso-height-relative:margin" coordsize="61264,92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x6+HPH/APyke8Kf9gqvuN6+&#10;HPH/APyke8Kf9gqgD7ij+5Xz7+3h/wAmsePf+vP/ANmr6Cj+5Xz7+3h/yax49/68/wD2agqO5+Nf&#10;wE/5G+7/AOvBv/Q4qKPgJ/yN93/14N/6HFRUFlG2/wCS5L/2MX/txX9C+i/8g60/64JX89Ft/wAl&#10;yX/sYv8A24r+hfRf+Qdaf9cEoiTIx/ib/wAk98R/9eMv/oNfNX/BM3/kiOp/9hi6/wDQ6+lfib/y&#10;T3xH/wBeMv8A6DXzV/wTN/5Ijqf/AGGLr/0Ogg+vqKKK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x6+HPH//ACke&#10;8Kf9gqvuN6+HPH//ACke8Kf9gqgD7ij+5Xz7+3h/yax49/68/wD2avoKP7lfPv7eH/JrHj3/AK8/&#10;/ZqCo7n41/AT/kb7v/rwb/0OKij4Cf8AI33f/Xg3/ocVFQWUbb/kuS/9jF/7cV/Qvov/ACDrT/rg&#10;lfz0W3/Jcl/7GL/24r+hfRf+Qdaf9cEoiTIx/ib/AMk98R/9eMv/AKDXzV/wTN/5Ijqf/YYuv/Q6&#10;+lfib/yT3xH/ANeMv/oNfNX/AATN/wCSI6n/ANhi6/8AQ6CD6+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x6+HP&#10;H/8Ayke8Kf8AYKr7jevhzx//AMpHvCn/AGCqAPuKP7lfPv7eH/JrHj3/AK8//Zq+go/uV8+/t4f8&#10;msePf+vP/wBmoKjufjX8BP8Akb7v/rwb/wBDioo+An/I33f/AF4N/wChxUVBZRtv+S5L/wBjF/7c&#10;V/Qvov8AyDrT/rglfz0W3/Jcl/7GL/24r+hfRf8AkHWn/XBKIkyMf4m/8k98R/8AXjL/AOg181f8&#10;Ezf+SI6n/wBhi6/9Dr6V+Jv/ACT3xH/14y/+g181f8Ezf+SI6n/2GLr/ANDoIPr6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j18OeP8A/lI94U/7BVfcb18OeP8A/lI94U/7&#10;BVAH3FH9yvn39vD/AJNY8e/9ef8A7NX0FH9yvn39vD/k1jx7/wBef/s1BUdz8a/gJ/yN93/14N/6&#10;HFRR8BP+Rvu/+vBv/Q4qKgso23/Jcl/7GL/24r+hfRf+Qdaf9cEr+ei2/wCS5L/2MX/txX9C+i/8&#10;g60/64JREmRj/E3/AJJ74j/68Zf/AEGvmr/gmb/yRHU/+wxdf+h19K/E3/knviP/AK8Zf/Qa+av+&#10;CZv/ACRHU/8AsMXX/odBB9fUUUV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M&#10;evhzx/8A8pHvCn/YKr7jevhzx/8A8pHvCn/YKoA+4o/uV8+/t4f8msePf+vP/wBmr6Cj+5Xz7+3h&#10;/wAmsePf+vP/ANmoKjufjX8BP+Rvu/8Arwb/ANDioo+An/I33f8A14N/6HFRUFlG2/5Lkv8A2MX/&#10;ALcV/Qvov/IOtP8Arglfz0W3/Jcl/wCxi/8Abiv6F9F/5B1p/wBcEoiTIx/ib/yT3xH/ANeMv/oN&#10;fNX/AATN/wCSI6n/ANhi6/8AQ6+lfib/AMk98R/9eMv/AKDXzV/wTN/5Ijqf/YYuv/Q6CD6+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9fDnj//AJSPeFP+wVX3G9fDnj//&#10;AJSPeFP+wVQB9xR/cr59/bw/5NY8e/8AXn/7NX0FH9yvn39vD/k1jx7/ANef/s1BUdz8a/gJ/wAj&#10;fd/9eDf+hxUUfAT/AJG+7/68G/8AQ4qKgso23/Jcl/7GL/24r+hfRf8AkHWn/XBK/notv+S5L/2M&#10;X/txX9C+i/8AIOtP+uCURJkY/wATf+Se+I/+vGX/ANBr5q/4Jm/8kR1P/sMXX/odfSvxN/5J74j/&#10;AOvGX/0Gvmr/AIJm/wDJEdT/AOwxdf8AodBB9fUUUV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j18OeP/wDlI94U/wCwVX3G&#10;9fDnj/8A5SPeFP8AsFUAfcUf3K+ff28P+TWPHv8A15/+zV9BR/cr59/bw/5NY8e/9ef/ALNQVHc/&#10;Gv4Cf8jfd/8AXg3/AKHFRR8BP+Rvu/8Arwb/ANDioqCyjbf8lyX/ALGL/wBuK/oX0X/kHWn/AFwS&#10;v56Lb/kuS/8AYxf+3Ff0L6L/AMg60/64JREmRj/E3/knviP/AK8Zf/Qa+av+CZv/ACRHU/8AsMXX&#10;/odfSvxN/wCSe+I/+vGX/wBBr5q/4Jm/8kR1P/sMXX/odBB9fU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PXw54/8A+Uj3&#10;hT/sFV9xvXw54/8A+Uj3hT/sFUAfcUf3K+ff28P+TWPHv/Xn/wCzV9BR/cr59/bw/wCTWPHv/Xn/&#10;AOzUFR3Pxr+An/I33f8A14N/6HFRR8BP+Rvu/wDrwb/0OKioLKNt/wAlyX/sYv8A24r+hfRf+Qda&#10;f9cEr+ei2/5Lkv8A2MX/ALcV/Qvov/IOtP8ArglESZGP8Tf+Se+I/wDrxl/9Br5q/wCCZv8AyRHU&#10;/wDsMXX/AKHX0r8Tf+Se+I/+vGX/ANBr5q/4Jm/8kR1P/sMXX/odBB9fUUUV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Y9fDnj/AP5SPeFP+wVX3G9fDnj/AP5SPeFP+wVQB9xR/cr59/bw/wCTWPHv/Xn/AOzV9BR/cr59&#10;/bw/5NY8e/8AXn/7NQVHc/Gv4Cf8jfd/9eDf+hxUUfAT/kb7v/rwb/0OKioLKNt/yXJf+xi/9uK/&#10;oX0X/kHWn/XBK/notv8AkuS/9jF/7cV/Qvov/IOtP+uCURJkY/xN/wCSe+I/+vGX/wBBr5q/4Jm/&#10;8kR1P/sMXX/odfSvxN/5J74j/wCvGX/0Gvmr/gmb/wAkR1P/ALDF1/6HQQfX1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Hr4c8f/APKR7wp/2Cq+43r4c8f/APKR7wp/2CqA&#10;PuKP7lfPv7eH/JrHj3/rz/8AZq+go/uV8+/t4f8AJrHj3/rz/wDZqCo7n41/AT/kb7v/AK8G/wDQ&#10;4qKPgJ/yN93/ANeDf+hxUVBZRtv+S5L/ANjF/wC3Ff0L6L/yDrT/AK4JX89Ft/yXJf8AsYv/AG4r&#10;+hfRf+Qdaf8AXBKIkyMf4m/8k98R/wDXjL/6DXzV/wAEzf8AkiOp/wDYYuv/AEOvpX4m/wDJPfEf&#10;/XjL/wCg181f8Ezf+SI6n/2GLr/0Ogg+vq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Hr4c8f8A/KR7wp/2Cq+43r4c&#10;8f8A/KR7wp/2CqAPuKP7lfPv7eH/ACax49/68/8A2avoKP7lfPv7eH/JrHj3/rz/APZqCo7n41/A&#10;T/kb7v8A68G/9Dioo+An/I33f/Xg3/ocVFQWUbb/AJLkv/Yxf+3Ff0L6L/yDrT/rglfz0W3/ACXJ&#10;f+xi/wDbiv6F9F/5B1p/1wSiJMjH+Jv/ACT3xH/14y/+g181f8Ezf+SI6n/2GLr/ANDr6V+Jv/JP&#10;fEf/AF4y/wDoNfNX/BM3/kiOp/8AYYuv/Q6CD6+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Hr4c8f/8AKR7w&#10;p/2Cq+43r4c8f/8AKR7wp/2CqAPuKP7lfPv7eH/JrHj3/rz/APZq+go/uV8+/t4f8msePf8Arz/9&#10;moKjufjX8BP+Rvu/+vBv/Q4qKPgJ/wAjfd/9eDf+hxUVBZRtv+S5L/2MX/txX9C+i/8AIOtP+uCV&#10;/PRbf8lyX/sYv/biv6F9F/5B1p/1wSiJMjH+Jv8AyT3xH/14y/8AoNfNX/BM3/kiOp/9hi6/9Dr6&#10;V+Jv/JPfEf8A14y/+g181f8ABM3/AJIjqf8A2GLr/wBDoIPr6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Hr4c8f&#10;/wDKR7wp/wBgqvuN6+HPH/8Ayke8Kf8AYKoA+4o/uV8+/t4f8msePf8Arz/9mr6Cj+5Xz7+3h/ya&#10;x49/68//AGagqO5+NfwE/wCRvu/+vBv/AEOKij4Cf8jfd/8AXg3/AKHFRUFlG2/5Lkv/AGMX/txX&#10;9C+i/wDIOtP+uCV/PRbf8lyX/sYv/biv6F9F/wCQdaf9cEoiTIx/ib/yT3xH/wBeMv8A6DXzV/wT&#10;N/5Ijqf/AGGLr/0OvpX4m/8AJPfEf/XjL/6DXzV/wTN/5Ijqf/YYuv8A0Ogg+vq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PXw54/wD+Uj3hT/sFV9xvXw54/wD+Uj3hT/sF&#10;UAfcUf3K+ff28P8Ak1jx7/15/wDs1fQUf3K+ff28P+TWPHv/AF5/+zUFR3Pxr+An/I33f/Xg3/oc&#10;VFHwE/5G+7/68G/9DioqCyjbf8lyX/sYv/biv6F9F/5B1p/1wSv56Lb/AJLkv/Yxf+3Ff0L6L/yD&#10;rT/rglESZGP8Tf8AknviP/rxl/8AQa+av+CZv/JEdT/7DF1/6HX0r8Tf+Se+I/8Arxl/9Br5q/4J&#10;m/8AJEdT/wCwxdf+h0EH19RRRV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x6&#10;+HPH/wDyke8Kf9gqvuN6+HPH/wDyke8Kf9gqgD7ij+5Xz7+3h/yax49/68//AGavoKP7lfPv7eH/&#10;ACax49/68/8A2agqO5+NfwE/5G+7/wCvBv8A0OKij4Cf8jfd/wDXg3/ocVFQWUbb/kuS/wDYxf8A&#10;txX9C+i/8g60/wCuCV/PRbf8lyX/ALGL/wBuK/oX0X/kHWn/AFwSiJMjH+Jv/JPfEf8A14y/+g18&#10;1f8ABM3/AJIjqf8A2GLr/wBDr6V+Jv8AyT3xH/14y/8AoNfNX/BM3/kiOp/9hi6/9DoIPr6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j18OeP/8AlI94U/7BVfcb18OeP/8A&#10;lI94U/7BVAH3FH9yvn39vD/k1jx7/wBef/s1fQUf3K+ff28P+TWPHv8A15/+zUFR3Pxr+An/ACN9&#10;3/14N/6HFRR8BP8Akb7v/rwb/wBDioqCyjbf8lyX/sYv/biv6F9F/wCQdaf9cEr+ei2/5Lkv/Yxf&#10;+3Ff0L6L/wAg60/64JREmRj/ABN/5J74j/68Zf8A0Gvmr/gmb/yRHU/+wxdf+h19K/E3/knviP8A&#10;68Zf/Qa+av8Agmb/AMkR1P8A7DF1/wCh0EH19RRRV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PXw54//AOUj3hT/ALBVfcb1&#10;8OeP/wDlI94U/wCwVQB9xR/cr59/bw/5NY8e/wDXn/7NX0FH9yvn39vD/k1jx7/15/8As1BUdz8a&#10;/gJ/yN93/wBeDf8AocVFHwE/5G+7/wCvBv8A0OKioLKNt/yXJf8AsYv/AG4r+hfRf+Qdaf8AXBK/&#10;notv+S5L/wBjF/7cV/Qvov8AyDrT/rglESZGP8Tf+Se+I/8Arxl/9Br5q/4Jm/8AJEdT/wCwxdf+&#10;h19K/E3/AJJ74j/68Zf/AEGvmr/gmb/yRHU/+wxdf+h0EH19RRRV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9fDnj/wD5SPeF&#10;P+wVX3G9fDnj/wD5SPeFP+wVQB9xR/cr59/bw/5NY8e/9ef/ALNX0FH9yvn39vD/AJNY8e/9ef8A&#10;7NQVHc/Gv4Cf8jfd/wDXg3/ocVFHwE/5G+7/AOvBv/Q4qKgso23/ACXJf+xi/wDbiv6F9F/5B1p/&#10;1wSv56Lb/kuS/wDYxf8AtxX9C+i/8g60/wCuCURJkY/xN/5J74j/AOvGX/0Gvmr/AIJm/wDJEdT/&#10;AOwxdf8AodfSvxN/5J74j/68Zf8A0Gvmr/gmb/yRHU/+wxdf+h0EH19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j18OeP8A/lI94U/7BVfcb18OeP8A/lI94U/7BVAH3FH9yvn39vD/AJNY8e/9ef8A7NX0FH9yvn39&#10;vD/k1jx7/wBef/s1BUdz8a/gJ/yN93/14N/6HFRR8BP+Rvu/+vBv/Q4qKgso23/Jcl/7GL/24r+h&#10;fRf+Qdaf9cEr+ei2/wCS5L/2MX/txX9C+i/8g60/64JREmRj/E3/AJJ74j/68Zf/AEGvmr/gmb/y&#10;RHU/+wxdf+h19K/E3/knviP/AK8Zf/Qa+av+CZv/ACRHU/8AsMXX/odBB9fUUUV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Y9fDnj//AJSPeFP+wVX3G9fDnj//AJSPeFP+wVQB9xR/cr59/bw/5NY8e/8AXn/7NX0F&#10;H9yvn39vD/k1jx7/ANef/s1BUdz8a/gJ/wAjfd/9eDf+hxUUfAT/AJG+7/68G/8AQ4qKgso23/Jc&#10;l/7GL/24r+hfRf8AkHWn/XBK/notv+S5L/2MX/txX9C+i/8AIOtP+uCURJkY/wATf+Se+I/+vGX/&#10;ANBr5q/4Jm/8kR1P/sMXX/odfSvxN/5J74j/AOvGX/0Gvmr/AIJm/wDJEdT/AOwxdf8AodBB9fU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Mevhzx/wD8pHvCn/YKr7jevhzx&#10;/wD8pHvCn/YKoA+4o/uV8+/t4f8AJrHj3/rz/wDZq+go/uV8+/t4f8msePf+vP8A9moKjufjX8BP&#10;+Rvu/wDrwb/0OKij4Cf8jfd/9eDf+hxUVBZRtv8AkuS/9jF/7cV/Qvov/IOtP+uCV/PRbf8AJcl/&#10;7GL/ANuK/oX0X/kHWn/XBKIkyMf4m/8AJPfEf/XjL/6DXzV/wTN/5Ijqf/YYuv8A0OvpX4m/8k98&#10;R/8AXjL/AOg181f8Ezf+SI6n/wBhi6/9DoIPr6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Mevhzx//wApHvCn&#10;/YKr7jevhzx//wApHvCn/YKoA+4o/uV8+/t4f8msePf+vP8A9mr6Cj+5Xz7+3h/yax49/wCvP/2a&#10;gqO5+NfwE/5G+7/68G/9Dioo+An/ACN93/14N/6HFRUFlG2/5Lkv/Yxf+3Ff0L6L/wAg60/64JX8&#10;9Ft/yXJf+xi/9uK/oX0X/kHWn/XBKIkyMf4m/wDJPfEf/XjL/wCg181f8Ezf+SI6n/2GLr/0OvpX&#10;4m/8k98R/wDXjL/6DXzV/wAEzf8AkiOp/wDYYuv/AEOgg+vqKKKs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Mevhzx//&#10;AMpHvCn/AGCq+43r4c8f/wDKR7wp/wBgqgD7ij+5Xz7+3h/yax49/wCvP/2avoKP7lfPv7eH/JrH&#10;j3/rz/8AZqCo7n41/AT/AJG+7/68G/8AQ4qKPgJ/yN93/wBeDf8AocVFQWUbb/kuS/8AYxf+3Ff0&#10;L6L/AMg60/64JX89Ft/yXJf+xi/9uK/oX0X/AJB1p/1wSiJMjH+Jv/JPfEf/AF4y/wDoNfNX/BM3&#10;/kiOp/8AYYuv/Q6+lfib/wAk98R/9eMv/oNfNX/BM3/kiOp/9hi6/wDQ6CD6+oooq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9fDnj/AP5SPeFP+wVX3G9fDnj/AP5SPeFP+wVQ&#10;B9xR/cr59/bw/wCTWPHv/Xn/AOzV9BR/cr59/bw/5NY8e/8AXn/7NQVHc/Gv4Cf8jfd/9eDf+hxU&#10;UfAT/kb7v/rwb/0OKioLKNt/yXJf+xi/9uK/oX0X/kHWn/XBK/notv8AkuS/9jF/7cV/Qvov/IOt&#10;P+uCURJkY/xN/wCSe+I/+vGX/wBBr5q/4Jm/8kR1P/sMXX/odfSvxN/5J74j/wCvGX/0Gvmr/gmb&#10;/wAkR1P/ALDF1/6HQQfX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Hr4&#10;c8f/APKR7wp/2Cq+43r4c8f/APKR7wp/2CqAPuKP7lfPv7eH/JrHj3/rz/8AZq+go/uV8+/t4f8A&#10;JrHj3/rz/wDZqCo7n41/AT/kb7v/AK8G/wDQ4qKPgJ/yN93/ANeDf+hxUVBZRtv+S5L/ANjF/wC3&#10;Ff0L6L/yDrT/AK4JX89Ft/yXJf8AsYv/AG4r+hfRf+Qdaf8AXBKIkyMf4m/8k98R/wDXjL/6DXzV&#10;/wAEzf8AkiOp/wDYYuv/AEOvpX4m/wDJPfEf/XjL/wCg181f8Ezf+SI6n/2GLr/0Ogg+vq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PXw54//wCUj3hT/sFV9xvXw54//wCU&#10;j3hT/sFUAfcUf3K+ff28P+TWPHv/AF5/+zV9BR/cr59/bw/5NY8e/wDXn/7NQVHc/Gv4Cf8AI33f&#10;/Xg3/ocVFHwE/wCRvu/+vBv/AEOKioLKNt/yXJf+xi/9uK/oX0X/AJB1p/1wSv56Lb/kuS/9jF/7&#10;cV/Qvov/ACDrT/rglESZGP8AE3/knviP/rxl/wDQa+av+CZv/JEdT/7DF1/6HX0r8Tf+Se+I/wDr&#10;xl/9Br5q/wCCZv8AyRHU/wDsMXX/AKHQQfX1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Hr4c8f8A/KR7wp/2Cq+43r4c8f8A/KR7wp/2CqAPuKP7lfPv7eH/ACax49/68/8A&#10;2avoKP7lfPv7eH/JrHj3/rz/APZqCo7n41/AT/kb7v8A68G/9Dioo+An/I33f/Xg3/ocVFQWUbb/&#10;AJLkv/Yxf+3Ff0L6L/yDrT/rglfz0W3/ACXJf+xi/wDbiv6F9F/5B1p/1wSiJMjH+Jv/ACT3xH/1&#10;4y/+g181f8Ezf+SI6n/2GLr/ANDr6V+Jv/JPfEf/AF4y/wDoNfNX/BM3/kiOp/8AYYuv/Q6CD6+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9fDnj/8A5SPeFP8AsFV9xvXw&#10;54//AOUj3hT/ALBVAH3FH9yvn39vD/k1jx7/ANef/s1fQUf3K+ff28P+TWPHv/Xn/wCzUFR3Pxr+&#10;An/I33f/AF4N/wChxUUfAT/kb7v/AK8G/wDQ4qKgso23/Jcl/wCxi/8Abiv6F9F/5B1p/wBcEr+e&#10;i2/5Lkv/AGMX/txX9C+i/wDIOtP+uCURJkY/xN/5J74j/wCvGX/0Gvmr/gmb/wAkR1P/ALDF1/6H&#10;X0r8Tf8AknviP/rxl/8AQa+av+CZv/JEdT/7DF1/6HQQfX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j18OeP/APlI94U/&#10;7BVfcb18OeP/APlI94U/7BVAH3FH9yvn39vD/k1jx7/15/8As1fQUf3K+ff28P8Ak1jx7/15/wDs&#10;1BUdz8a/gJ/yN93/ANeDf+hxUUfAT/kb7v8A68G/9DioqCyjbf8AJcl/7GL/ANuK/oX0X/kHWn/X&#10;BK/notv+S5L/ANjF/wC3Ff0L6L/yDrT/AK4JREmRj/E3/knviP8A68Zf/Qa+av8Agmb/AMkR1P8A&#10;7DF1/wCh19K/E3/knviP/rxl/wDQa+av+CZv/JEdT/7DF1/6HQQfX1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P&#10;Xw54/wD+Uj3hT/sFV9xvXw54/wD+Uj3hT/sFUAfcUf3K+ff28P8Ak1jx7/15/wDs1fQUf3K+ff28&#10;P+TWPHv/AF5/+zUFR3Pxr+An/I33f/Xg3/ocVFHwE/5G+7/68G/9DioqCyjbf8lyX/sYv/biv6F9&#10;F/5B1p/1wSv56Lb/AJLkv/Yxf+3Ff0L6L/yDrT/rglESZGP8Tf8AknviP/rxl/8AQa+av+CZv/JE&#10;dT/7DF1/6HX0r8Tf+Se+I/8Arxl/9Br5q/4Jm/8AJEdT/wCwxdf+h0EH19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j18OeP/8AlI94U/7BVfcb18OeP/8AlI94U/7BVAH3FH9yvn39vD/k1jx7/wBef/s1fQUf&#10;3K+ff28P+TWPHv8A15/+zUFR3Pxr+An/ACN93/14N/6HFRR8BP8Akb7v/rwb/wBDioqCyjbf8lyX&#10;/sYv/biv6F9F/wCQdaf9cEr+ei2/5Lkv/Yxf+3Ff0L6L/wAg60/64JREmRj/ABN/5J74j/68Zf8A&#10;0Gvmr/gmb/yRHU/+wxdf+h19K/E3/knviP8A68Zf/Qa+av8Agmb/AMkR1P8A7DF1/wCh0EH19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x6+HPH/APyke8Kf9gqvuN6+HPH/&#10;APyke8Kf9gqgD7ij+5Xz7+3h/wAmsePf+vP/ANmr6Cj+5Xz7+3h/yax49/68/wD2agqO5+NfwE/5&#10;G+7/AOvBv/Q4qKPgJ/yN93/14N/6HFRUFlG2/wCS5L/2MX/txX9C+i/8g60/64JX89Ft/wAlyX/s&#10;Yv8A24r+hfRf+Qdaf9cEoiTIx/ib/wAk98R/9eMv/oNfNX/BM3/kiOp/9hi6/wDQ6+lfib/yT3xH&#10;/wBeMv8A6DXzV/wTN/5Ijqf/AGGLr/0Ogg+vq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x6+HPH//ACke8Kf9&#10;gqvuN6+HPH//ACke8Kf9gqgD7ij+5Xz7+3h/yax49/68/wD2avoKP7lfPv7eH/JrHj3/AK8//ZqC&#10;o7n41/AT/kb7v/rwb/0OKij4Cf8AI33f/Xg3/ocVFQWUbb/kuS/9jF/7cV/Qvov/ACDrT/rglfz0&#10;W3/Jcl/7GL/24r+hfRf+Qdaf9cEoiTIx/ib/AMk98R/9eMv/AKDXzV/wTN/5Ijqf/YYuv/Q6+lfi&#10;b/yT3xH/ANeMv/oNfNX/AATN/wCSI6n/ANhi6/8AQ6CD6+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x6+HPH/8A&#10;yke8Kf8AYKr7jevhzx//AMpHvCn/AGCqAPuKP7lfPv7eH/JrHj3/AK8//Zq+go/uV8+/t4f8mseP&#10;f+vP/wBmoKjufjX8BP8Akb7v/rwb/wBDioo+An/I33f/AF4N/wChxUVBZRtv+S5L/wBjF/7cV/Qv&#10;ov8AyDrT/rglfz0W3/Jcl/7GL/24r+hfRf8AkHWn/XBKIkyMf4m/8k98R/8AXjL/AOg181f8Ezf+&#10;SI6n/wBhi6/9Dr6V+Jv/ACT3xH/14y/+g181f8Ezf+SI6n/2GLr/ANDoIPr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evhz&#10;x/8A8pHvCn/YKr7jevhzx/8A8pHvCn/YKoA+4o/uV8+/t4f8msePf+vP/wBmr6Cj+5Xz7+3h/wAm&#10;sePf+vP/ANmoKjufjX8BP+Rvu/8Arwb/ANDioo+An/I33f8A14N/6HFRUFlG2/5Lkv8A2MX/ALcV&#10;/Qvov/IOtP8Arglfz0W3/Jcl/wCxi/8Abiv6F9F/5B1p/wBcEoiTIx/ib/yT3xH/ANeMv/oNfNX/&#10;AATN/wCSI6n/ANhi6/8AQ6+lfib/AMk98R/9eMv/AKDXzV/wTN/5Ijqf/YYuv/Q6CD6+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Dnj//AJSPeFP+wVX3G9fDnj//AJSP&#10;eFP+wVQB9xR/cr59/bw/5NY8e/8AXn/7NX0FH9yvn39vD/k1jx7/ANef/s1BUdz8a/gJ/wAjfd/9&#10;eDf+hxUUfAT/AJG+7/68G/8AQ4qKgso23/Jcl/7GL/24r+hfRf8AkHWn/XBK/notv+S5L/2MX/tx&#10;X9C+i/8AIOtP+uCURJkY/wATf+Se+I/+vGX/ANBr5q/4Jm/8kR1P/sMXX/odfSvxN/5J74j/AOvG&#10;X/0Gvmr/AIJm/wDJEdT/AOwxdf8AodBB9f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Mevhzx/wD8pHvCn/YKr7jevhzx/wD8pHvCn/YKoA+4o/uV8+/t4f8AJrHj3/rz/wDZ&#10;q+go/uV8+/t4f8msePf+vP8A9moKjufjX8BP+Rvu/wDrwb/0OKij4Cf8jfd/9eDf+hxUVBZRtv8A&#10;kuS/9jF/7cV/Qvov/IOtP+uCV/PRbf8AJcl/7GL/ANuK/oX0X/kHWn/XBKIkyMf4m/8AJPfEf/Xj&#10;L/6DXzV/wTN/5Ijqf/YYuv8A0OvpX4m/8k98R/8AXjL/AOg181f8Ezf+SI6n/wBhi6/9DoIPr6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j18OeP/wDlI94U/wCwVX3G9fDn&#10;j/8A5SPeFP8AsFUAfcUf3K+ff28P+TWPHv8A15/+zV9BR/cr59/bw/5NY8e/9ef/ALNQVHc/Gv4C&#10;f8jfd/8AXg3/AKHFRR8BP+Rvu/8Arwb/ANDioqCyjbf8lyX/ALGL/wBuK/oX0X/kHWn/AFwSv56L&#10;b/kuS/8AYxf+3Ff0L6L/AMg60/64JREmRj/E3/knviP/AK8Zf/Qa+av+CZv/ACRHU/8AsMXX/odf&#10;SvxN/wCSe+I/+vGX/wBBr5q/4Jm/8kR1P/sMXX/odBB9fU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PXw54/8A+Uj3hT/s&#10;FV9xvXw54/8A+Uj3hT/sFUAfcUf3K+ff28P+TWPHv/Xn/wCzV9BR/cr59/bw/wCTWPHv/Xn/AOzU&#10;FR3Pxr+An/I33f8A14N/6HFRR8BP+Rvu/wDrwb/0OKioLKNt/wAlyX/sYv8A24r+hfRf+Qdaf9cE&#10;r+ei2/5Lkv8A2MX/ALcV/Qvov/IOtP8ArglESZGP8Tf+Se+I/wDrxl/9Br5q/wCCZv8AyRHU/wDs&#10;MXX/AKHX0r8Tf+Se+I/+vGX/ANBr5q/4Jm/8kR1P/sMXX/odBB9fU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f&#10;Dnj/AP5SPeFP+wVX3G9fDnj/AP5SPeFP+wVQB9xR/cr59/bw/wCTWPHv/Xn/AOzV9BR/cr59/bw/&#10;5NY8e/8AXn/7NQVHc/Gv4Cf8jfd/9eDf+hxUUfAT/kb7v/rwb/0OKioLKNt/yXJf+xi/9uK/oX0X&#10;/kHWn/XBK/notv8AkuS/9jF/7cV/Qvov/IOtP+uCURJkY/xN/wCSe+I/+vGX/wBBr5q/4Jm/8kR1&#10;P/sMXX/odfSvxN/5J74j/wCvGX/0Gvmr/gmb/wAkR1P/ALDF1/6HQQfX1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PXw54//wCUj3hT/sFV9xvXw54//wCUj3hT/sFUAfcUf3K+ff28P+TWPHv/AF5/+zV9BR/c&#10;r59/bw/5NY8e/wDXn/7NQVHc/Gv4Cf8AI33f/Xg3/ocVFHwE/wCRvu/+vBv/AEOKioLKNt/yXJf+&#10;xi/9uK/oX0X/AJB1p/1wSv56Lb/kuS/9jF/7cV/Qvov/ACDrT/rglESZGP8AE3/knviP/rxl/wDQ&#10;a+av+CZv/JEdT/7DF1/6HX0r8Tf+Se+I/wDrxl/9Br5q/wCCZv8AyRHU/wDsMXX/AKHQQfX1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Hr4c8f8A/KR7wp/2Cq+43r4c8f8A&#10;/KR7wp/2CqAPuKP7lfPv7eH/ACax49/68/8A2avoKP7lfPv7eH/JrHj3/rz/APZqCo7n41/AT/kb&#10;7v8A68G/9Dioo+An/I33f/Xg3/ocVFQWUbb/AJLkv/Yxf+3Ff0L6L/yDrT/rglfz0W3/ACXJf+xi&#10;/wDbiv6F9F/5B1p/1wSiJMjH+Jv/ACT3xH/14y/+g181f8Ezf+SI6n/2GLr/ANDr6V+Jv/JPfEf/&#10;AF4y/wDoNfNX/BM3/kiOp/8AYYuv/Q6CD6+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Hr4c8f/8AKR7wp/2C&#10;q+43r4c8f/8AKR7wp/2CqAPuKP7lfPv7eH/JrHj3/rz/APZq+go/uV8+/t4f8msePf8Arz/9moKj&#10;ufjX8BP+Rvu/+vBv/Q4qKPgJ/wAjfd/9eDf+hxUVBZRtv+S5L/2MX/txX9C+i/8AIOtP+uCV/PRb&#10;f8lyX/sYv/biv6F9F/5B1p/1wSiJMjH+Jv8AyT3xH/14y/8AoNfNX/BM3/kiOp/9hi6/9Dr6V+Jv&#10;/JPfEf8A14y/+g181f8ABM3/AJIjqf8A2GLr/wBDoIPr6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Hr4c8f/wDK&#10;R7wp/wBgqvuN6+HPH/8Ayke8Kf8AYKoA+4o/uV8+/t4f8msePf8Arz/9mr6Cj+5Xz7+3h/yax49/&#10;68//AGagqO5+NfwE/wCRvu/+vBv/AEOKij4Cf8jfd/8AXg3/AKHFRUFlG2/5Lkv/AGMX/txX9C+i&#10;/wDIOtP+uCV/PRbf8lyX/sYv/biv6F9F/wCQdaf9cEoiTIx/ib/yT3xH/wBeMv8A6DXzV/wTN/5I&#10;jqf/AGGLr/0OvpX4m/8AJPfEf/XjL/6DXzV/wTN/5Ijqf/YYuv8A0Ogg+vq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x6+HPH&#10;/wDyke8Kf9gqvuN6+HPH/wDyke8Kf9gqgD7ij+5Xz7+3h/yax49/68//AGavoKP7lfPv7eH/ACax&#10;49/68/8A2agqO5+NfwE/5G+7/wCvBv8A0OKij4Cf8jfd/wDXg3/ocVFQWUbb/kuS/wDYxf8AtxX9&#10;C+i/8g60/wCuCV/PRbf8lyX/ALGL/wBuK/oX0X/kHWn/AFwSiJMjH+Jv/JPfEf8A14y/+g181f8A&#10;BM3/AJIjqf8A2GLr/wBDr6V+Jv8AyT3xH/14y/8AoNfNX/BM3/kiOp/9hi6/9DoIPr6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18OeP/8AlI94U/7BVfcb18OeP/8AlI94&#10;U/7BVAH3FH9yvn39vD/k1jx7/wBef/s1fQUf3K+ff28P+TWPHv8A15/+zUFR3Pxr+An/ACN93/14&#10;N/6HFRR8BP8Akb7v/rwb/wBDioqCyjbf8lyX/sYv/biv6F9F/wCQdaf9cEr+ei2/5Lkv/Yxf+3Ff&#10;0L6L/wAg60/64JREmRj/ABN/5J74j/68Zf8A0Gvmr/gmb/yRHU/+wxdf+h19K/E3/knviP8A68Zf&#10;/Qa+av8Agmb/AMkR1P8A7DF1/wCh0EH19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6+HPH/APyke8Kf9gqvuN6+HPH/APyke8Kf9gqgD7ij+5Xz7+3h/wAmsePf+vP/ANmr&#10;6Cj+5Xz7+3h/yax49/68/wD2agqO5+NfwE/5G+7/AOvBv/Q4qKPgJ/yN93/14N/6HFRUFlG2/wCS&#10;5L/2MX/txX9C+i/8g60/64JX89Ft/wAlyX/sYv8A24r+hfRf+Qdaf9cEoiTIx/ib/wAk98R/9eMv&#10;/oNfNX/BM3/kiOp/9hi6/wDQ6+lfib/yT3xH/wBeMv8A6DXzV/wTN/5Ijqf/AGGLr/0Ogg+vq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PXw54//AOUj3hT/ALBVfcb18OeP&#10;/wDlI94U/wCwVQB9xR/cr59/bw/5NY8e/wDXn/7NX0FH9yvn39vD/k1jx7/15/8As1BUdz8a/gJ/&#10;yN93/wBeDf8AocVFHwE/5G+7/wCvBv8A0OKioLKNt/yXJf8AsYv/AG4r+hfRf+Qdaf8AXBK/notv&#10;+S5L/wBjF/7cV/Qvov8AyDrT/rglESZGP8Tf+Se+I/8Arxl/9Br5q/4Jm/8AJEdT/wCwxdf+h19K&#10;/E3/AJJ74j/68Zf/AEGvmr/gmb/yRHU/+wxdf+h0EH19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9fDnj/wD5SPeFP+wV&#10;X3G9fDnj/wD5SPeFP+wVQB9xR/cr59/bw/5NY8e/9ef/ALNX0FH9yvn39vD/AJNY8e/9ef8A7NQV&#10;Hc/Gv4Cf8jfd/wDXg3/ocVFHwE/5G+7/AOvBv/Q4qKgso23/ACXJf+xi/wDbiv6F9F/5B1p/1wSv&#10;56Lb/kuS/wDYxf8AtxX9C+i/8g60/wCuCURJkY/xN/5J74j/AOvGX/0Gvmr/AIJm/wDJEdT/AOwx&#10;df8AodfSvxN/5J74j/68Zf8A0Gvmr/gmb/yRHU/+wxdf+h0EH19RRRV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j18O&#10;eP8A/lI94U/7BVfcb18OeP8A/lI94U/7BVAH3FH9yvn39vD/AJNY8e/9ef8A7NX0FH9yvn39vD/k&#10;1jx7/wBef/s1BUdz8a/gJ/yN93/14N/6HFRR8BP+Rvu/+vBv/Q4qKgso23/Jcl/7GL/24r+hfRf+&#10;Qdaf9cEr+ei2/wCS5L/2MX/txX9C+i/8g60/64JREmRj/E3/AJJ74j/68Zf/AEGvmr/gmb/yRHU/&#10;+wxdf+h19K/E3/knviP/AK8Zf/Qa+av+CZv/ACRHU/8AsMXX/odBB9f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fDnj//AJSPeFP+wVX3G9fDnj//AJSPeFP+wVQB9xR/cr59/bw/5NY8e/8AXn/7NX0FH9yv&#10;n39vD/k1jx7/ANef/s1BUdz8a/gJ/wAjfd/9eDf+hxUUfAT/AJG+7/68G/8AQ4qKgso23/Jcl/7G&#10;L/24r+hfRf8AkHWn/XBK/notv+S5L/2MX/txX9C+i/8AIOtP+uCURJkY/wATf+Se+I/+vGX/ANBr&#10;5q/4Jm/8kR1P/sMXX/odfSvxN/5J74j/AOvGX/0Gvmr/AIJm/wDJEdT/AOwxdf8AodBB9fU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evhzx/wD8pHvCn/YKr7jevhzx/wD8&#10;pHvCn/YKoA+4o/uV8+/t4f8AJrHj3/rz/wDZq+go/uV8+/t4f8msePf+vP8A9moKjufjX8BP+Rvu&#10;/wDrwb/0OKij4Cf8jfd/9eDf+hxUVBZRtv8AkuS/9jF/7cV/Qvov/IOtP+uCV/PRbf8AJcl/7GL/&#10;ANuK/oX0X/kHWn/XBKIkyMf4m/8AJPfEf/XjL/6DXzV/wTN/5Ijqf/YYuv8A0OvpX4m/8k98R/8A&#10;XjL/AOg181f8Ezf+SI6n/wBhi6/9DoIPr6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Mevhzx//wApHvCn/YKr&#10;7jevhzx//wApHvCn/YKoA+4o/uV8+/t4f8msePf+vP8A9mr6Cj+5Xz7+3h/yax49/wCvP/2agqO5&#10;+NfwE/5G+7/68G/9Dioo+An/ACN93/14N/6HFRUFlG2/5Lkv/Yxf+3Ff0L6L/wAg60/64JX89Ft/&#10;yXJf+xi/9uK/oX0X/kHWn/XBKIkyMf4m/wDJPfEf/XjL/wCg181f8Ezf+SI6n/2GLr/0OvpX4m/8&#10;k98R/wDXjL/6DXzV/wAEzf8AkiOp/wDYYuv/AEOgg+vq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evhzx//AMpH&#10;vCn/AGCq+43r4c8f/wDKR7wp/wBgqgD7ij+5Xz7+3h/yax49/wCvP/2avoKP7lfPv7eH/JrHj3/r&#10;z/8AZqCo7n41/AT/AJG+7/68G/8AQ4qKPgJ/yN93/wBeDf8AocVFQWUbb/kuS/8AYxf+3Ff0L6L/&#10;AMg60/64JX89Ft/yXJf+xi/9uK/oX0X/AJB1p/1wSiJMjH+Jv/JPfEf/AF4y/wDoNfNX/BM3/kiO&#10;p/8AYYuv/Q6+lfib/wAk98R/9eMv/oNfNX/BM3/kiOp/9hi6/wDQ6CD6+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Hr4c8f/&#10;APKR7wp/2Cq+43r4c8f/APKR7wp/2CqAPuKP7lfPv7eH/JrHj3/rz/8AZq+go/uV8+/t4f8AJrHj&#10;3/rz/wDZqCo7n41/AT/kb7v/AK8G/wDQ4qKPgJ/yN93/ANeDf+hxUVBZRtv+S5L/ANjF/wC3Ff0L&#10;6L/yDrT/AK4JX89Ft/yXJf8AsYv/AG4r+hfRf+Qdaf8AXBKIkyMf4m/8k98R/wDXjL/6DXzV/wAE&#10;zf8AkiOp/wDYYuv/AEOvpX4m/wDJPfEf/XjL/wCg181f8Ezf+SI6n/2GLr/0Ogg+vq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PXw54//wCUj3hT/sFV9xvXw54//wCUj3hT&#10;/sFUAfcUf3K+ff28P+TWPHv/AF5/+zV9BR/cr59/bw/5NY8e/wDXn/7NQVHc/Gv4Cf8AI33f/Xg3&#10;/ocVFHwE/wCRvu/+vBv/AEOKioLKNt/yXJf+xi/9uK/oX0X/AJB1p/1wSv56Lb/kuS/9jF/7cV/Q&#10;vov/ACDrT/rglESZGP8AE3/knviP/rxl/wDQa+av+CZv/JEdT/7DF1/6HX0r8Tf+Se+I/wDrxl/9&#10;Br5q/wCCZv8AyRHU/wDsMXX/AKHQQfX1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Hr4c8f8A/KR7wp/2Cq+43r4c8f8A/KR7wp/2CqAPuKP7lfPv7eH/ACax49/68/8A2avo&#10;KP7lfPv7eH/JrHj3/rz/APZqCo7n41/AT/kb7v8A68G/9Dioo+An/I33f/Xg3/ocVFQWUbb/AJLk&#10;v/Yxf+3Ff0L6L/yDrT/rglfz0W3/ACXJf+xi/wDbiv6F9F/5B1p/1wSiJMjH+Jv/ACT3xH/14y/+&#10;g181f8Ezf+SI6n/2GLr/ANDr6V+Jv/JPfEf/AF4y/wDoNfNX/BM3/kiOp/8AYYuv/Q6CD6+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Y9fDnj/8A5SPeFP8AsFV9xvXw54//&#10;AOUj3hT/ALBVAH3FH9yvn39vD/k1jx7/ANef/s1fQUf3K+ff28P+TWPHv/Xn/wCzUFR3Pxr+An/I&#10;33f/AF4N/wChxUUfAT/kb7v/AK8G/wDQ4qKgso23/Jcl/wCxi/8Abiv6F9F/5B1p/wBcEr+ei2/5&#10;Lkv/AGMX/txX9C+i/wDIOtP+uCURJkY/xN/5J74j/wCvGX/0Gvmr/gmb/wAkR1P/ALDF1/6HX0r8&#10;Tf8AknviP/rxl/8AQa+av+CZv/JEdT/7DF1/6HQQfX1FFFW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3;top:90;width:61081;height:9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" strokeweight="0">
                    <v:imagedata r:id="rId12" o:title=""/>
                  </v:shape>
                  <v:shape id="Graphic 3" o:spid="_x0000_s1028" style="position:absolute;width:61264;height:92354;visibility:visible;mso-wrap-style:square;v-text-anchor:top" coordsize="5981065,882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" path="m,5080r5981065,em5976620,r,8828405em5981065,8823960l,8823960em5080,8828405l5080,e" filled="f" strokecolor="blue">
                    <v:path arrowok="t" textboxrect="0,0,5989744,8836903"/>
                  </v:shape>
                  <v:shape id="Graphic 4" o:spid="_x0000_s1029" style="position:absolute;left:20059;top:13514;width:20804;height:7;visibility:visible;mso-wrap-style:square;v-text-anchor:top" coordsize="203136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" path="m,l2031226,e" filled="f" strokeweight=".33936mm">
                    <v:stroke dashstyle="3 1"/>
                    <v:path arrowok="t" textboxrect="0,0,2040045,11796480"/>
                  </v:shape>
                  <v:shape id="Image 4" o:spid="_x0000_s1030" type="#_x0000_t75" style="position:absolute;left:21114;top:15861;width:16477;height:1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" strokeweight="0">
                    <v:imagedata r:id="rId13" o:title=""/>
                  </v:shape>
                  <w10:wrap anchorx="margin"/>
                </v:group>
              </w:pict>
            </mc:Fallback>
          </mc:AlternateContent>
        </w:r>
        <w:r w:rsidRPr="002B78EE" w:rsidDel="00234EA9">
          <w:rPr>
            <w:rFonts w:cs="Times New Roman"/>
            <w:b/>
          </w:rPr>
          <w:delText>HỌC</w:delText>
        </w:r>
        <w:r w:rsidRPr="002B78EE" w:rsidDel="00234EA9">
          <w:rPr>
            <w:rFonts w:cs="Times New Roman"/>
            <w:b/>
            <w:spacing w:val="-7"/>
          </w:rPr>
          <w:delText xml:space="preserve"> </w:delText>
        </w:r>
        <w:r w:rsidRPr="002B78EE" w:rsidDel="00234EA9">
          <w:rPr>
            <w:rFonts w:cs="Times New Roman"/>
            <w:b/>
          </w:rPr>
          <w:delText>VIỆN</w:delText>
        </w:r>
        <w:r w:rsidRPr="002B78EE" w:rsidDel="00234EA9">
          <w:rPr>
            <w:rFonts w:cs="Times New Roman"/>
            <w:b/>
            <w:spacing w:val="-5"/>
          </w:rPr>
          <w:delText xml:space="preserve"> </w:delText>
        </w:r>
        <w:r w:rsidRPr="002B78EE" w:rsidDel="00234EA9">
          <w:rPr>
            <w:rFonts w:cs="Times New Roman"/>
            <w:b/>
          </w:rPr>
          <w:delText>CÔNG</w:delText>
        </w:r>
        <w:r w:rsidRPr="002B78EE" w:rsidDel="00234EA9">
          <w:rPr>
            <w:rFonts w:cs="Times New Roman"/>
            <w:b/>
            <w:spacing w:val="-6"/>
          </w:rPr>
          <w:delText xml:space="preserve"> </w:delText>
        </w:r>
        <w:r w:rsidRPr="002B78EE" w:rsidDel="00234EA9">
          <w:rPr>
            <w:rFonts w:cs="Times New Roman"/>
            <w:b/>
          </w:rPr>
          <w:delText>NGHỆ</w:delText>
        </w:r>
        <w:r w:rsidRPr="002B78EE" w:rsidDel="00234EA9">
          <w:rPr>
            <w:rFonts w:cs="Times New Roman"/>
            <w:b/>
            <w:spacing w:val="-7"/>
          </w:rPr>
          <w:delText xml:space="preserve"> </w:delText>
        </w:r>
        <w:r w:rsidRPr="002B78EE" w:rsidDel="00234EA9">
          <w:rPr>
            <w:rFonts w:cs="Times New Roman"/>
            <w:b/>
          </w:rPr>
          <w:delText>BƯU</w:delText>
        </w:r>
        <w:r w:rsidRPr="002B78EE" w:rsidDel="00234EA9">
          <w:rPr>
            <w:rFonts w:cs="Times New Roman"/>
            <w:b/>
            <w:spacing w:val="-5"/>
          </w:rPr>
          <w:delText xml:space="preserve"> </w:delText>
        </w:r>
        <w:r w:rsidRPr="002B78EE" w:rsidDel="00234EA9">
          <w:rPr>
            <w:rFonts w:cs="Times New Roman"/>
            <w:b/>
          </w:rPr>
          <w:delText>CHÍNH</w:delText>
        </w:r>
        <w:r w:rsidRPr="002B78EE" w:rsidDel="00234EA9">
          <w:rPr>
            <w:rFonts w:cs="Times New Roman"/>
            <w:b/>
            <w:spacing w:val="-4"/>
          </w:rPr>
          <w:delText xml:space="preserve"> </w:delText>
        </w:r>
        <w:r w:rsidRPr="002B78EE" w:rsidDel="00234EA9">
          <w:rPr>
            <w:rFonts w:cs="Times New Roman"/>
            <w:b/>
          </w:rPr>
          <w:delText>VIỄN</w:delText>
        </w:r>
        <w:r w:rsidRPr="002B78EE" w:rsidDel="00234EA9">
          <w:rPr>
            <w:rFonts w:cs="Times New Roman"/>
            <w:b/>
            <w:spacing w:val="-5"/>
          </w:rPr>
          <w:delText xml:space="preserve"> </w:delText>
        </w:r>
        <w:r w:rsidRPr="002B78EE" w:rsidDel="00234EA9">
          <w:rPr>
            <w:rFonts w:cs="Times New Roman"/>
            <w:b/>
          </w:rPr>
          <w:delText xml:space="preserve">THÔNG </w:delText>
        </w:r>
      </w:del>
    </w:p>
    <w:p w14:paraId="5BAA25F9" w14:textId="78EEC552" w:rsidR="00314B16" w:rsidRPr="002B78EE" w:rsidDel="00234EA9" w:rsidRDefault="00314B16" w:rsidP="006454E5">
      <w:pPr>
        <w:spacing w:before="1" w:line="420" w:lineRule="auto"/>
        <w:ind w:right="-1"/>
        <w:jc w:val="center"/>
        <w:rPr>
          <w:del w:id="192" w:author="Khanh Cong" w:date="2024-12-23T21:15:00Z" w16du:dateUtc="2024-12-23T14:15:00Z"/>
          <w:rFonts w:cs="Times New Roman"/>
        </w:rPr>
      </w:pPr>
      <w:del w:id="193" w:author="Khanh Cong" w:date="2024-12-23T21:15:00Z" w16du:dateUtc="2024-12-23T14:15:00Z">
        <w:r w:rsidRPr="002B78EE" w:rsidDel="00234EA9">
          <w:rPr>
            <w:rFonts w:cs="Times New Roman"/>
            <w:b/>
          </w:rPr>
          <w:delText>KHOA CÔNG NGHỆ THÔNG TIN 1</w:delText>
        </w:r>
      </w:del>
    </w:p>
    <w:p w14:paraId="297FB958" w14:textId="7B14D72B" w:rsidR="00314B16" w:rsidRPr="002B78EE" w:rsidDel="00234EA9" w:rsidRDefault="00314B16" w:rsidP="00314B16">
      <w:pPr>
        <w:pStyle w:val="BodyText"/>
        <w:spacing w:after="0"/>
        <w:jc w:val="center"/>
        <w:rPr>
          <w:del w:id="194" w:author="Khanh Cong" w:date="2024-12-23T21:15:00Z" w16du:dateUtc="2024-12-23T14:15:00Z"/>
          <w:rFonts w:ascii="Times New Roman" w:hAnsi="Times New Roman" w:cs="Times New Roman"/>
          <w:b/>
          <w:sz w:val="60"/>
        </w:rPr>
      </w:pPr>
    </w:p>
    <w:p w14:paraId="23F6306C" w14:textId="698F7A8A" w:rsidR="00314B16" w:rsidRPr="002B78EE" w:rsidDel="00234EA9" w:rsidRDefault="00314B16" w:rsidP="00314B16">
      <w:pPr>
        <w:pStyle w:val="BodyText"/>
        <w:spacing w:after="0"/>
        <w:jc w:val="center"/>
        <w:rPr>
          <w:del w:id="195" w:author="Khanh Cong" w:date="2024-12-23T21:15:00Z" w16du:dateUtc="2024-12-23T14:15:00Z"/>
          <w:rFonts w:ascii="Times New Roman" w:hAnsi="Times New Roman" w:cs="Times New Roman"/>
          <w:b/>
          <w:sz w:val="60"/>
        </w:rPr>
      </w:pPr>
    </w:p>
    <w:p w14:paraId="36AC75B4" w14:textId="405CEBF4" w:rsidR="00314B16" w:rsidRPr="002B78EE" w:rsidDel="00234EA9" w:rsidRDefault="00314B16" w:rsidP="00314B16">
      <w:pPr>
        <w:pStyle w:val="BodyText"/>
        <w:spacing w:after="0"/>
        <w:jc w:val="center"/>
        <w:rPr>
          <w:del w:id="196" w:author="Khanh Cong" w:date="2024-12-23T21:15:00Z" w16du:dateUtc="2024-12-23T14:15:00Z"/>
          <w:rFonts w:ascii="Times New Roman" w:hAnsi="Times New Roman" w:cs="Times New Roman"/>
          <w:b/>
          <w:sz w:val="60"/>
        </w:rPr>
      </w:pPr>
    </w:p>
    <w:p w14:paraId="112C4566" w14:textId="47D4D817" w:rsidR="00314B16" w:rsidRPr="002B78EE" w:rsidDel="00234EA9" w:rsidRDefault="00314B16" w:rsidP="00314B16">
      <w:pPr>
        <w:pStyle w:val="BodyText"/>
        <w:spacing w:after="0"/>
        <w:jc w:val="center"/>
        <w:rPr>
          <w:del w:id="197" w:author="Khanh Cong" w:date="2024-12-23T21:15:00Z" w16du:dateUtc="2024-12-23T14:15:00Z"/>
          <w:rFonts w:ascii="Times New Roman" w:hAnsi="Times New Roman" w:cs="Times New Roman"/>
          <w:b/>
          <w:sz w:val="60"/>
        </w:rPr>
      </w:pPr>
    </w:p>
    <w:p w14:paraId="6A6F06B6" w14:textId="4B72CC23" w:rsidR="00314B16" w:rsidRPr="002B78EE" w:rsidDel="00234EA9" w:rsidRDefault="00314B16" w:rsidP="00314B16">
      <w:pPr>
        <w:pStyle w:val="BodyText"/>
        <w:spacing w:before="310" w:after="0"/>
        <w:jc w:val="center"/>
        <w:rPr>
          <w:del w:id="198" w:author="Khanh Cong" w:date="2024-12-23T21:15:00Z" w16du:dateUtc="2024-12-23T14:15:00Z"/>
          <w:rFonts w:ascii="Times New Roman" w:hAnsi="Times New Roman" w:cs="Times New Roman"/>
          <w:b/>
          <w:sz w:val="60"/>
        </w:rPr>
      </w:pPr>
    </w:p>
    <w:p w14:paraId="406157D9" w14:textId="05040361" w:rsidR="00314B16" w:rsidRPr="002B78EE" w:rsidDel="00234EA9" w:rsidRDefault="00314B16" w:rsidP="00314B16">
      <w:pPr>
        <w:pStyle w:val="Title"/>
        <w:jc w:val="center"/>
        <w:rPr>
          <w:del w:id="199" w:author="Khanh Cong" w:date="2024-12-23T21:15:00Z" w16du:dateUtc="2024-12-23T14:15:00Z"/>
          <w:rFonts w:ascii="Times New Roman" w:hAnsi="Times New Roman" w:cs="Times New Roman"/>
          <w:b/>
          <w:bCs/>
        </w:rPr>
      </w:pPr>
      <w:del w:id="200" w:author="Khanh Cong" w:date="2024-12-23T21:15:00Z" w16du:dateUtc="2024-12-23T14:15:00Z">
        <w:r w:rsidRPr="002B78EE" w:rsidDel="00234EA9">
          <w:rPr>
            <w:rFonts w:ascii="Times New Roman" w:hAnsi="Times New Roman" w:cs="Times New Roman"/>
            <w:b/>
            <w:bCs/>
            <w:sz w:val="40"/>
            <w:szCs w:val="40"/>
          </w:rPr>
          <w:delText>ĐỒ</w:delText>
        </w:r>
        <w:r w:rsidRPr="002B78EE" w:rsidDel="00234EA9">
          <w:rPr>
            <w:rFonts w:ascii="Times New Roman" w:hAnsi="Times New Roman" w:cs="Times New Roman"/>
            <w:b/>
            <w:bCs/>
            <w:spacing w:val="-2"/>
            <w:sz w:val="40"/>
            <w:szCs w:val="40"/>
          </w:rPr>
          <w:delText xml:space="preserve"> </w:delText>
        </w:r>
        <w:r w:rsidRPr="002B78EE" w:rsidDel="00234EA9">
          <w:rPr>
            <w:rFonts w:ascii="Times New Roman" w:hAnsi="Times New Roman" w:cs="Times New Roman"/>
            <w:b/>
            <w:bCs/>
            <w:spacing w:val="-5"/>
            <w:sz w:val="40"/>
            <w:szCs w:val="40"/>
          </w:rPr>
          <w:delText>ÁN</w:delText>
        </w:r>
      </w:del>
    </w:p>
    <w:p w14:paraId="7173F09A" w14:textId="5E306617" w:rsidR="00314B16" w:rsidRPr="002B78EE" w:rsidDel="00234EA9" w:rsidRDefault="00314B16" w:rsidP="00790665">
      <w:pPr>
        <w:pStyle w:val="Title"/>
        <w:spacing w:before="240"/>
        <w:ind w:right="-1"/>
        <w:jc w:val="center"/>
        <w:rPr>
          <w:del w:id="201" w:author="Khanh Cong" w:date="2024-12-23T21:15:00Z" w16du:dateUtc="2024-12-23T14:15:00Z"/>
          <w:rFonts w:ascii="Times New Roman" w:hAnsi="Times New Roman" w:cs="Times New Roman"/>
          <w:b/>
          <w:bCs/>
        </w:rPr>
      </w:pPr>
      <w:del w:id="202" w:author="Khanh Cong" w:date="2024-12-23T21:15:00Z" w16du:dateUtc="2024-12-23T14:15:00Z">
        <w:r w:rsidRPr="002B78EE" w:rsidDel="00234EA9">
          <w:rPr>
            <w:rFonts w:ascii="Times New Roman" w:hAnsi="Times New Roman" w:cs="Times New Roman"/>
            <w:b/>
            <w:bCs/>
            <w:sz w:val="40"/>
            <w:szCs w:val="40"/>
          </w:rPr>
          <w:delText>TỐT</w:delText>
        </w:r>
        <w:r w:rsidRPr="002B78EE" w:rsidDel="00234EA9">
          <w:rPr>
            <w:rFonts w:ascii="Times New Roman" w:hAnsi="Times New Roman" w:cs="Times New Roman"/>
            <w:b/>
            <w:bCs/>
            <w:spacing w:val="-3"/>
            <w:sz w:val="40"/>
            <w:szCs w:val="40"/>
          </w:rPr>
          <w:delText xml:space="preserve"> </w:delText>
        </w:r>
        <w:r w:rsidRPr="002B78EE" w:rsidDel="00234EA9">
          <w:rPr>
            <w:rFonts w:ascii="Times New Roman" w:hAnsi="Times New Roman" w:cs="Times New Roman"/>
            <w:b/>
            <w:bCs/>
            <w:sz w:val="40"/>
            <w:szCs w:val="40"/>
          </w:rPr>
          <w:delText>NGHIỆP</w:delText>
        </w:r>
        <w:r w:rsidRPr="002B78EE" w:rsidDel="00234EA9">
          <w:rPr>
            <w:rFonts w:ascii="Times New Roman" w:hAnsi="Times New Roman" w:cs="Times New Roman"/>
            <w:b/>
            <w:bCs/>
            <w:spacing w:val="-4"/>
            <w:sz w:val="40"/>
            <w:szCs w:val="40"/>
          </w:rPr>
          <w:delText xml:space="preserve"> </w:delText>
        </w:r>
        <w:r w:rsidRPr="002B78EE" w:rsidDel="00234EA9">
          <w:rPr>
            <w:rFonts w:ascii="Times New Roman" w:hAnsi="Times New Roman" w:cs="Times New Roman"/>
            <w:b/>
            <w:bCs/>
            <w:sz w:val="40"/>
            <w:szCs w:val="40"/>
          </w:rPr>
          <w:delText>ĐẠI</w:delText>
        </w:r>
        <w:r w:rsidRPr="002B78EE" w:rsidDel="00234EA9">
          <w:rPr>
            <w:rFonts w:ascii="Times New Roman" w:hAnsi="Times New Roman" w:cs="Times New Roman"/>
            <w:b/>
            <w:bCs/>
            <w:spacing w:val="-4"/>
            <w:sz w:val="40"/>
            <w:szCs w:val="40"/>
          </w:rPr>
          <w:delText xml:space="preserve"> </w:delText>
        </w:r>
        <w:r w:rsidRPr="002B78EE" w:rsidDel="00234EA9">
          <w:rPr>
            <w:rFonts w:ascii="Times New Roman" w:hAnsi="Times New Roman" w:cs="Times New Roman"/>
            <w:b/>
            <w:bCs/>
            <w:spacing w:val="-5"/>
            <w:sz w:val="40"/>
            <w:szCs w:val="40"/>
          </w:rPr>
          <w:delText>HỌC</w:delText>
        </w:r>
      </w:del>
    </w:p>
    <w:p w14:paraId="07E23CCF" w14:textId="7192A837" w:rsidR="00314B16" w:rsidRPr="002B78EE" w:rsidDel="00234EA9" w:rsidRDefault="00314B16" w:rsidP="006454E5">
      <w:pPr>
        <w:pStyle w:val="Title"/>
        <w:spacing w:before="240"/>
        <w:ind w:right="-1"/>
        <w:jc w:val="center"/>
        <w:rPr>
          <w:del w:id="203" w:author="Khanh Cong" w:date="2024-12-23T21:15:00Z" w16du:dateUtc="2024-12-23T14:15:00Z"/>
          <w:rFonts w:ascii="Times New Roman" w:hAnsi="Times New Roman" w:cs="Times New Roman"/>
          <w:b/>
          <w:bCs/>
        </w:rPr>
      </w:pPr>
      <w:del w:id="204" w:author="Khanh Cong" w:date="2024-12-23T21:15:00Z" w16du:dateUtc="2024-12-23T14:15:00Z">
        <w:r w:rsidRPr="002B78EE" w:rsidDel="00234EA9">
          <w:rPr>
            <w:rFonts w:ascii="Times New Roman" w:hAnsi="Times New Roman" w:cs="Times New Roman"/>
            <w:b/>
            <w:bCs/>
            <w:sz w:val="32"/>
          </w:rPr>
          <w:delText>XÂY</w:delText>
        </w:r>
        <w:r w:rsidRPr="002B78EE" w:rsidDel="00234EA9">
          <w:rPr>
            <w:rFonts w:ascii="Times New Roman" w:hAnsi="Times New Roman" w:cs="Times New Roman"/>
            <w:b/>
            <w:bCs/>
            <w:spacing w:val="-2"/>
            <w:sz w:val="32"/>
          </w:rPr>
          <w:delText xml:space="preserve"> </w:delText>
        </w:r>
        <w:r w:rsidRPr="002B78EE" w:rsidDel="00234EA9">
          <w:rPr>
            <w:rFonts w:ascii="Times New Roman" w:hAnsi="Times New Roman" w:cs="Times New Roman"/>
            <w:b/>
            <w:bCs/>
            <w:sz w:val="32"/>
          </w:rPr>
          <w:delText>DỰNG</w:delText>
        </w:r>
        <w:r w:rsidRPr="002B78EE" w:rsidDel="00234EA9">
          <w:rPr>
            <w:rFonts w:ascii="Times New Roman" w:hAnsi="Times New Roman" w:cs="Times New Roman"/>
            <w:b/>
            <w:bCs/>
            <w:spacing w:val="-3"/>
            <w:sz w:val="32"/>
          </w:rPr>
          <w:delText xml:space="preserve"> </w:delText>
        </w:r>
        <w:r w:rsidRPr="002B78EE" w:rsidDel="00234EA9">
          <w:rPr>
            <w:rFonts w:ascii="Times New Roman" w:hAnsi="Times New Roman" w:cs="Times New Roman"/>
            <w:b/>
            <w:bCs/>
            <w:sz w:val="32"/>
          </w:rPr>
          <w:delText>WEBSITE</w:delText>
        </w:r>
        <w:r w:rsidRPr="002B78EE" w:rsidDel="00234EA9">
          <w:rPr>
            <w:rFonts w:ascii="Times New Roman" w:hAnsi="Times New Roman" w:cs="Times New Roman"/>
            <w:b/>
            <w:bCs/>
            <w:spacing w:val="-2"/>
            <w:sz w:val="32"/>
          </w:rPr>
          <w:delText xml:space="preserve"> </w:delText>
        </w:r>
        <w:r w:rsidRPr="002B78EE" w:rsidDel="00234EA9">
          <w:rPr>
            <w:rFonts w:ascii="Times New Roman" w:hAnsi="Times New Roman" w:cs="Times New Roman"/>
            <w:b/>
            <w:bCs/>
            <w:sz w:val="32"/>
          </w:rPr>
          <w:delText>BÁN</w:delText>
        </w:r>
        <w:r w:rsidRPr="002B78EE" w:rsidDel="00234EA9">
          <w:rPr>
            <w:rFonts w:ascii="Times New Roman" w:hAnsi="Times New Roman" w:cs="Times New Roman"/>
            <w:b/>
            <w:bCs/>
            <w:spacing w:val="-2"/>
            <w:sz w:val="32"/>
          </w:rPr>
          <w:delText xml:space="preserve"> </w:delText>
        </w:r>
        <w:r w:rsidRPr="002B78EE" w:rsidDel="00234EA9">
          <w:rPr>
            <w:rFonts w:ascii="Times New Roman" w:hAnsi="Times New Roman" w:cs="Times New Roman"/>
            <w:b/>
            <w:bCs/>
            <w:sz w:val="32"/>
          </w:rPr>
          <w:delText>ĐỒ</w:delText>
        </w:r>
        <w:r w:rsidRPr="002B78EE" w:rsidDel="00234EA9">
          <w:rPr>
            <w:rFonts w:ascii="Times New Roman" w:hAnsi="Times New Roman" w:cs="Times New Roman"/>
            <w:b/>
            <w:bCs/>
            <w:spacing w:val="-3"/>
            <w:sz w:val="32"/>
          </w:rPr>
          <w:delText xml:space="preserve"> ĐIỆN TỬ</w:delText>
        </w:r>
      </w:del>
    </w:p>
    <w:p w14:paraId="0D43843B" w14:textId="224C3EC4" w:rsidR="00314B16" w:rsidRPr="002B78EE" w:rsidDel="00234EA9" w:rsidRDefault="00314B16" w:rsidP="00314B16">
      <w:pPr>
        <w:pStyle w:val="BodyText"/>
        <w:spacing w:after="0"/>
        <w:jc w:val="center"/>
        <w:rPr>
          <w:del w:id="205" w:author="Khanh Cong" w:date="2024-12-23T21:15:00Z" w16du:dateUtc="2024-12-23T14:15:00Z"/>
          <w:rFonts w:ascii="Times New Roman" w:hAnsi="Times New Roman" w:cs="Times New Roman"/>
          <w:b/>
          <w:sz w:val="32"/>
        </w:rPr>
      </w:pPr>
    </w:p>
    <w:p w14:paraId="7234734B" w14:textId="6210B78C" w:rsidR="00314B16" w:rsidRPr="002B78EE" w:rsidDel="00234EA9" w:rsidRDefault="00314B16" w:rsidP="00314B16">
      <w:pPr>
        <w:pStyle w:val="BodyText"/>
        <w:spacing w:before="43" w:after="0"/>
        <w:jc w:val="center"/>
        <w:rPr>
          <w:del w:id="206" w:author="Khanh Cong" w:date="2024-12-23T21:15:00Z" w16du:dateUtc="2024-12-23T14:15:00Z"/>
          <w:rFonts w:ascii="Times New Roman" w:hAnsi="Times New Roman" w:cs="Times New Roman"/>
          <w:b/>
          <w:sz w:val="32"/>
        </w:rPr>
      </w:pPr>
    </w:p>
    <w:tbl>
      <w:tblPr>
        <w:tblW w:w="7824" w:type="dxa"/>
        <w:tblInd w:w="1357" w:type="dxa"/>
        <w:tblLayout w:type="fixed"/>
        <w:tblCellMar>
          <w:top w:w="55" w:type="dxa"/>
          <w:left w:w="55" w:type="dxa"/>
          <w:bottom w:w="55" w:type="dxa"/>
          <w:right w:w="55" w:type="dxa"/>
        </w:tblCellMar>
        <w:tblLook w:val="0000" w:firstRow="0" w:lastRow="0" w:firstColumn="0" w:lastColumn="0" w:noHBand="0" w:noVBand="0"/>
      </w:tblPr>
      <w:tblGrid>
        <w:gridCol w:w="3033"/>
        <w:gridCol w:w="4791"/>
      </w:tblGrid>
      <w:tr w:rsidR="00314B16" w:rsidRPr="002B78EE" w:rsidDel="00234EA9" w14:paraId="1B330E98" w14:textId="4F428D08" w:rsidTr="002B78EE">
        <w:trPr>
          <w:del w:id="207" w:author="Khanh Cong" w:date="2024-12-23T21:15:00Z" w16du:dateUtc="2024-12-23T14:15:00Z"/>
        </w:trPr>
        <w:tc>
          <w:tcPr>
            <w:tcW w:w="3033" w:type="dxa"/>
            <w:tcBorders>
              <w:top w:val="single" w:sz="4" w:space="0" w:color="FFFFFF"/>
              <w:left w:val="single" w:sz="4" w:space="0" w:color="FFFFFF"/>
              <w:bottom w:val="single" w:sz="4" w:space="0" w:color="FFFFFF"/>
            </w:tcBorders>
          </w:tcPr>
          <w:p w14:paraId="6137F65C" w14:textId="774D6E8E" w:rsidR="00314B16" w:rsidRPr="00790665" w:rsidDel="00234EA9" w:rsidRDefault="00314B16" w:rsidP="00B52E04">
            <w:pPr>
              <w:pStyle w:val="TableContents"/>
              <w:rPr>
                <w:del w:id="208" w:author="Khanh Cong" w:date="2024-12-23T21:15:00Z" w16du:dateUtc="2024-12-23T14:15:00Z"/>
                <w:rFonts w:cs="Times New Roman"/>
                <w:sz w:val="26"/>
                <w:szCs w:val="26"/>
              </w:rPr>
            </w:pPr>
            <w:del w:id="209" w:author="Khanh Cong" w:date="2024-12-23T21:15:00Z" w16du:dateUtc="2024-12-23T14:15:00Z">
              <w:r w:rsidRPr="00790665" w:rsidDel="00234EA9">
                <w:rPr>
                  <w:rFonts w:cs="Times New Roman"/>
                  <w:b/>
                  <w:bCs/>
                  <w:sz w:val="26"/>
                  <w:szCs w:val="26"/>
                </w:rPr>
                <w:delText>Giảng viên hướng dẫn:</w:delText>
              </w:r>
            </w:del>
          </w:p>
        </w:tc>
        <w:tc>
          <w:tcPr>
            <w:tcW w:w="4791" w:type="dxa"/>
            <w:tcBorders>
              <w:top w:val="single" w:sz="4" w:space="0" w:color="FFFFFF"/>
              <w:left w:val="single" w:sz="4" w:space="0" w:color="FFFFFF"/>
              <w:bottom w:val="single" w:sz="4" w:space="0" w:color="FFFFFF"/>
              <w:right w:val="single" w:sz="4" w:space="0" w:color="FFFFFF"/>
            </w:tcBorders>
          </w:tcPr>
          <w:p w14:paraId="3AF319D7" w14:textId="765252E2" w:rsidR="00314B16" w:rsidRPr="00790665" w:rsidDel="00234EA9" w:rsidRDefault="00314B16" w:rsidP="00B52E04">
            <w:pPr>
              <w:pStyle w:val="TableContents"/>
              <w:rPr>
                <w:del w:id="210" w:author="Khanh Cong" w:date="2024-12-23T21:15:00Z" w16du:dateUtc="2024-12-23T14:15:00Z"/>
                <w:rFonts w:cs="Times New Roman"/>
                <w:sz w:val="26"/>
                <w:szCs w:val="26"/>
              </w:rPr>
            </w:pPr>
            <w:del w:id="211" w:author="Khanh Cong" w:date="2024-12-23T21:15:00Z" w16du:dateUtc="2024-12-23T14:15:00Z">
              <w:r w:rsidRPr="00790665" w:rsidDel="00234EA9">
                <w:rPr>
                  <w:rFonts w:cs="Times New Roman"/>
                  <w:b/>
                  <w:bCs/>
                  <w:sz w:val="26"/>
                  <w:szCs w:val="26"/>
                </w:rPr>
                <w:delText>Bùi Văn Kiên</w:delText>
              </w:r>
            </w:del>
          </w:p>
        </w:tc>
      </w:tr>
      <w:tr w:rsidR="00314B16" w:rsidRPr="002B78EE" w:rsidDel="00234EA9" w14:paraId="162E3C6E" w14:textId="29ED0967" w:rsidTr="002B78EE">
        <w:trPr>
          <w:del w:id="212" w:author="Khanh Cong" w:date="2024-12-23T21:15:00Z" w16du:dateUtc="2024-12-23T14:15:00Z"/>
        </w:trPr>
        <w:tc>
          <w:tcPr>
            <w:tcW w:w="3033" w:type="dxa"/>
            <w:tcBorders>
              <w:left w:val="single" w:sz="4" w:space="0" w:color="FFFFFF"/>
              <w:bottom w:val="single" w:sz="4" w:space="0" w:color="FFFFFF"/>
            </w:tcBorders>
          </w:tcPr>
          <w:p w14:paraId="10C3AD9F" w14:textId="717FE28B" w:rsidR="00314B16" w:rsidRPr="00790665" w:rsidDel="00234EA9" w:rsidRDefault="00314B16" w:rsidP="00B52E04">
            <w:pPr>
              <w:pStyle w:val="TableContents"/>
              <w:rPr>
                <w:del w:id="213" w:author="Khanh Cong" w:date="2024-12-23T21:15:00Z" w16du:dateUtc="2024-12-23T14:15:00Z"/>
                <w:rFonts w:cs="Times New Roman"/>
                <w:sz w:val="26"/>
                <w:szCs w:val="26"/>
              </w:rPr>
            </w:pPr>
            <w:del w:id="214" w:author="Khanh Cong" w:date="2024-12-23T21:15:00Z" w16du:dateUtc="2024-12-23T14:15:00Z">
              <w:r w:rsidRPr="00790665" w:rsidDel="00234EA9">
                <w:rPr>
                  <w:rFonts w:cs="Times New Roman"/>
                  <w:b/>
                  <w:bCs/>
                  <w:sz w:val="26"/>
                  <w:szCs w:val="26"/>
                </w:rPr>
                <w:delText>Sinh viên thực hiện:</w:delText>
              </w:r>
            </w:del>
          </w:p>
        </w:tc>
        <w:tc>
          <w:tcPr>
            <w:tcW w:w="4791" w:type="dxa"/>
            <w:tcBorders>
              <w:left w:val="single" w:sz="4" w:space="0" w:color="FFFFFF"/>
              <w:bottom w:val="single" w:sz="4" w:space="0" w:color="FFFFFF"/>
              <w:right w:val="single" w:sz="4" w:space="0" w:color="FFFFFF"/>
            </w:tcBorders>
          </w:tcPr>
          <w:p w14:paraId="3DE85C6B" w14:textId="031724D7" w:rsidR="00314B16" w:rsidRPr="00790665" w:rsidDel="00234EA9" w:rsidRDefault="00314B16" w:rsidP="00B52E04">
            <w:pPr>
              <w:pStyle w:val="TableContents"/>
              <w:rPr>
                <w:del w:id="215" w:author="Khanh Cong" w:date="2024-12-23T21:15:00Z" w16du:dateUtc="2024-12-23T14:15:00Z"/>
                <w:rFonts w:cs="Times New Roman"/>
                <w:sz w:val="26"/>
                <w:szCs w:val="26"/>
              </w:rPr>
            </w:pPr>
            <w:del w:id="216" w:author="Khanh Cong" w:date="2024-12-23T21:15:00Z" w16du:dateUtc="2024-12-23T14:15:00Z">
              <w:r w:rsidRPr="00790665" w:rsidDel="00234EA9">
                <w:rPr>
                  <w:rFonts w:cs="Times New Roman"/>
                  <w:b/>
                  <w:bCs/>
                  <w:sz w:val="26"/>
                  <w:szCs w:val="26"/>
                </w:rPr>
                <w:delText>Nguyễn Ngọc Anh - B20DCCN059</w:delText>
              </w:r>
            </w:del>
          </w:p>
        </w:tc>
      </w:tr>
      <w:tr w:rsidR="00314B16" w:rsidRPr="002B78EE" w:rsidDel="00234EA9" w14:paraId="35D883AE" w14:textId="7263936A" w:rsidTr="002B78EE">
        <w:trPr>
          <w:del w:id="217" w:author="Khanh Cong" w:date="2024-12-23T21:15:00Z" w16du:dateUtc="2024-12-23T14:15:00Z"/>
        </w:trPr>
        <w:tc>
          <w:tcPr>
            <w:tcW w:w="3033" w:type="dxa"/>
            <w:tcBorders>
              <w:left w:val="single" w:sz="4" w:space="0" w:color="FFFFFF"/>
              <w:bottom w:val="single" w:sz="4" w:space="0" w:color="FFFFFF"/>
            </w:tcBorders>
          </w:tcPr>
          <w:p w14:paraId="06D10D59" w14:textId="058E6EDC" w:rsidR="00314B16" w:rsidRPr="00790665" w:rsidDel="00234EA9" w:rsidRDefault="00314B16" w:rsidP="00B52E04">
            <w:pPr>
              <w:pStyle w:val="TableContents"/>
              <w:rPr>
                <w:del w:id="218" w:author="Khanh Cong" w:date="2024-12-23T21:15:00Z" w16du:dateUtc="2024-12-23T14:15:00Z"/>
                <w:rFonts w:cs="Times New Roman"/>
                <w:sz w:val="26"/>
                <w:szCs w:val="26"/>
              </w:rPr>
            </w:pPr>
          </w:p>
        </w:tc>
        <w:tc>
          <w:tcPr>
            <w:tcW w:w="4791" w:type="dxa"/>
            <w:tcBorders>
              <w:left w:val="single" w:sz="4" w:space="0" w:color="FFFFFF"/>
              <w:bottom w:val="single" w:sz="4" w:space="0" w:color="FFFFFF"/>
              <w:right w:val="single" w:sz="4" w:space="0" w:color="FFFFFF"/>
            </w:tcBorders>
          </w:tcPr>
          <w:p w14:paraId="1CF9CA74" w14:textId="408611BF" w:rsidR="00314B16" w:rsidRPr="00790665" w:rsidDel="00234EA9" w:rsidRDefault="00314B16" w:rsidP="00B52E04">
            <w:pPr>
              <w:pStyle w:val="TableContents"/>
              <w:rPr>
                <w:del w:id="219" w:author="Khanh Cong" w:date="2024-12-23T21:15:00Z" w16du:dateUtc="2024-12-23T14:15:00Z"/>
                <w:rFonts w:cs="Times New Roman"/>
                <w:sz w:val="26"/>
                <w:szCs w:val="26"/>
              </w:rPr>
            </w:pPr>
            <w:del w:id="220" w:author="Khanh Cong" w:date="2024-12-23T21:15:00Z" w16du:dateUtc="2024-12-23T14:15:00Z">
              <w:r w:rsidRPr="00790665" w:rsidDel="00234EA9">
                <w:rPr>
                  <w:rFonts w:cs="Times New Roman"/>
                  <w:b/>
                  <w:bCs/>
                  <w:sz w:val="26"/>
                  <w:szCs w:val="26"/>
                </w:rPr>
                <w:delText>Nguyễn Công Khánh – B20DCCN375</w:delText>
              </w:r>
            </w:del>
          </w:p>
        </w:tc>
      </w:tr>
      <w:tr w:rsidR="00314B16" w:rsidRPr="002B78EE" w:rsidDel="00234EA9" w14:paraId="13137256" w14:textId="2386F2B5" w:rsidTr="002B78EE">
        <w:trPr>
          <w:del w:id="221" w:author="Khanh Cong" w:date="2024-12-23T21:15:00Z" w16du:dateUtc="2024-12-23T14:15:00Z"/>
        </w:trPr>
        <w:tc>
          <w:tcPr>
            <w:tcW w:w="3033" w:type="dxa"/>
            <w:tcBorders>
              <w:left w:val="single" w:sz="4" w:space="0" w:color="FFFFFF"/>
              <w:bottom w:val="single" w:sz="4" w:space="0" w:color="FFFFFF"/>
            </w:tcBorders>
          </w:tcPr>
          <w:p w14:paraId="4E408540" w14:textId="711B5133" w:rsidR="00314B16" w:rsidRPr="00790665" w:rsidDel="00234EA9" w:rsidRDefault="00314B16" w:rsidP="00B52E04">
            <w:pPr>
              <w:pStyle w:val="TableContents"/>
              <w:rPr>
                <w:del w:id="222" w:author="Khanh Cong" w:date="2024-12-23T21:15:00Z" w16du:dateUtc="2024-12-23T14:15:00Z"/>
                <w:rFonts w:cs="Times New Roman"/>
                <w:sz w:val="26"/>
                <w:szCs w:val="26"/>
              </w:rPr>
            </w:pPr>
          </w:p>
        </w:tc>
        <w:tc>
          <w:tcPr>
            <w:tcW w:w="4791" w:type="dxa"/>
            <w:tcBorders>
              <w:left w:val="single" w:sz="4" w:space="0" w:color="FFFFFF"/>
              <w:bottom w:val="single" w:sz="4" w:space="0" w:color="FFFFFF"/>
              <w:right w:val="single" w:sz="4" w:space="0" w:color="FFFFFF"/>
            </w:tcBorders>
          </w:tcPr>
          <w:p w14:paraId="1C44B654" w14:textId="1A1144BE" w:rsidR="00314B16" w:rsidRPr="00790665" w:rsidDel="00234EA9" w:rsidRDefault="00314B16" w:rsidP="00B52E04">
            <w:pPr>
              <w:pStyle w:val="TableContents"/>
              <w:rPr>
                <w:del w:id="223" w:author="Khanh Cong" w:date="2024-12-23T21:15:00Z" w16du:dateUtc="2024-12-23T14:15:00Z"/>
                <w:rFonts w:cs="Times New Roman"/>
                <w:sz w:val="26"/>
                <w:szCs w:val="26"/>
              </w:rPr>
            </w:pPr>
            <w:del w:id="224" w:author="Khanh Cong" w:date="2024-12-23T21:15:00Z" w16du:dateUtc="2024-12-23T14:15:00Z">
              <w:r w:rsidRPr="00790665" w:rsidDel="00234EA9">
                <w:rPr>
                  <w:rFonts w:cs="Times New Roman"/>
                  <w:b/>
                  <w:bCs/>
                  <w:sz w:val="26"/>
                  <w:szCs w:val="26"/>
                </w:rPr>
                <w:delText>Nguyễn Hải Phong – B20DCCN495</w:delText>
              </w:r>
            </w:del>
          </w:p>
        </w:tc>
      </w:tr>
      <w:tr w:rsidR="00314B16" w:rsidRPr="002B78EE" w:rsidDel="00234EA9" w14:paraId="4449EF9E" w14:textId="1E2C2DA5" w:rsidTr="002B78EE">
        <w:trPr>
          <w:del w:id="225" w:author="Khanh Cong" w:date="2024-12-23T21:15:00Z" w16du:dateUtc="2024-12-23T14:15:00Z"/>
        </w:trPr>
        <w:tc>
          <w:tcPr>
            <w:tcW w:w="3033" w:type="dxa"/>
            <w:tcBorders>
              <w:left w:val="single" w:sz="4" w:space="0" w:color="FFFFFF"/>
              <w:bottom w:val="single" w:sz="4" w:space="0" w:color="FFFFFF"/>
            </w:tcBorders>
          </w:tcPr>
          <w:p w14:paraId="6C15FB19" w14:textId="7ACFD4CD" w:rsidR="00314B16" w:rsidRPr="00790665" w:rsidDel="00234EA9" w:rsidRDefault="00314B16" w:rsidP="00B52E04">
            <w:pPr>
              <w:pStyle w:val="TableContents"/>
              <w:rPr>
                <w:del w:id="226" w:author="Khanh Cong" w:date="2024-12-23T21:15:00Z" w16du:dateUtc="2024-12-23T14:15:00Z"/>
                <w:rFonts w:cs="Times New Roman"/>
                <w:sz w:val="26"/>
                <w:szCs w:val="26"/>
              </w:rPr>
            </w:pPr>
            <w:del w:id="227" w:author="Khanh Cong" w:date="2024-12-23T21:15:00Z" w16du:dateUtc="2024-12-23T14:15:00Z">
              <w:r w:rsidRPr="00790665" w:rsidDel="00234EA9">
                <w:rPr>
                  <w:rFonts w:cs="Times New Roman"/>
                  <w:b/>
                  <w:bCs/>
                  <w:sz w:val="26"/>
                  <w:szCs w:val="26"/>
                </w:rPr>
                <w:delText>Niên khoá:</w:delText>
              </w:r>
            </w:del>
          </w:p>
        </w:tc>
        <w:tc>
          <w:tcPr>
            <w:tcW w:w="4791" w:type="dxa"/>
            <w:tcBorders>
              <w:left w:val="single" w:sz="4" w:space="0" w:color="FFFFFF"/>
              <w:bottom w:val="single" w:sz="4" w:space="0" w:color="FFFFFF"/>
              <w:right w:val="single" w:sz="4" w:space="0" w:color="FFFFFF"/>
            </w:tcBorders>
          </w:tcPr>
          <w:p w14:paraId="224ECE38" w14:textId="007185F1" w:rsidR="00314B16" w:rsidRPr="00790665" w:rsidDel="00234EA9" w:rsidRDefault="00314B16" w:rsidP="00B52E04">
            <w:pPr>
              <w:pStyle w:val="TableContents"/>
              <w:rPr>
                <w:del w:id="228" w:author="Khanh Cong" w:date="2024-12-23T21:15:00Z" w16du:dateUtc="2024-12-23T14:15:00Z"/>
                <w:rFonts w:cs="Times New Roman"/>
                <w:sz w:val="26"/>
                <w:szCs w:val="26"/>
              </w:rPr>
            </w:pPr>
            <w:del w:id="229" w:author="Khanh Cong" w:date="2024-12-23T21:15:00Z" w16du:dateUtc="2024-12-23T14:15:00Z">
              <w:r w:rsidRPr="00790665" w:rsidDel="00234EA9">
                <w:rPr>
                  <w:rFonts w:cs="Times New Roman"/>
                  <w:b/>
                  <w:bCs/>
                  <w:sz w:val="26"/>
                  <w:szCs w:val="26"/>
                </w:rPr>
                <w:delText>2020-2025</w:delText>
              </w:r>
            </w:del>
          </w:p>
        </w:tc>
      </w:tr>
      <w:tr w:rsidR="00314B16" w:rsidRPr="002B78EE" w:rsidDel="00234EA9" w14:paraId="18A87592" w14:textId="1DEAA0A4" w:rsidTr="002B78EE">
        <w:trPr>
          <w:del w:id="230" w:author="Khanh Cong" w:date="2024-12-23T21:15:00Z" w16du:dateUtc="2024-12-23T14:15:00Z"/>
        </w:trPr>
        <w:tc>
          <w:tcPr>
            <w:tcW w:w="3033" w:type="dxa"/>
            <w:tcBorders>
              <w:left w:val="single" w:sz="4" w:space="0" w:color="FFFFFF"/>
              <w:bottom w:val="single" w:sz="4" w:space="0" w:color="FFFFFF"/>
            </w:tcBorders>
          </w:tcPr>
          <w:p w14:paraId="637A5FDB" w14:textId="718FBAF4" w:rsidR="00314B16" w:rsidRPr="00790665" w:rsidDel="00234EA9" w:rsidRDefault="00314B16" w:rsidP="00B52E04">
            <w:pPr>
              <w:pStyle w:val="TableContents"/>
              <w:rPr>
                <w:del w:id="231" w:author="Khanh Cong" w:date="2024-12-23T21:15:00Z" w16du:dateUtc="2024-12-23T14:15:00Z"/>
                <w:rFonts w:cs="Times New Roman"/>
                <w:sz w:val="26"/>
                <w:szCs w:val="26"/>
              </w:rPr>
            </w:pPr>
            <w:del w:id="232" w:author="Khanh Cong" w:date="2024-12-23T21:15:00Z" w16du:dateUtc="2024-12-23T14:15:00Z">
              <w:r w:rsidRPr="00790665" w:rsidDel="00234EA9">
                <w:rPr>
                  <w:rFonts w:cs="Times New Roman"/>
                  <w:b/>
                  <w:bCs/>
                  <w:sz w:val="26"/>
                  <w:szCs w:val="26"/>
                </w:rPr>
                <w:delText>Hệ đào tạo:</w:delText>
              </w:r>
            </w:del>
          </w:p>
        </w:tc>
        <w:tc>
          <w:tcPr>
            <w:tcW w:w="4791" w:type="dxa"/>
            <w:tcBorders>
              <w:left w:val="single" w:sz="4" w:space="0" w:color="FFFFFF"/>
              <w:bottom w:val="single" w:sz="4" w:space="0" w:color="FFFFFF"/>
              <w:right w:val="single" w:sz="4" w:space="0" w:color="FFFFFF"/>
            </w:tcBorders>
          </w:tcPr>
          <w:p w14:paraId="68BC3E21" w14:textId="04ADE303" w:rsidR="00314B16" w:rsidRPr="00790665" w:rsidDel="00234EA9" w:rsidRDefault="00314B16" w:rsidP="00B52E04">
            <w:pPr>
              <w:pStyle w:val="TableContents"/>
              <w:rPr>
                <w:del w:id="233" w:author="Khanh Cong" w:date="2024-12-23T21:15:00Z" w16du:dateUtc="2024-12-23T14:15:00Z"/>
                <w:rFonts w:cs="Times New Roman"/>
                <w:sz w:val="26"/>
                <w:szCs w:val="26"/>
              </w:rPr>
            </w:pPr>
            <w:del w:id="234" w:author="Khanh Cong" w:date="2024-12-23T21:15:00Z" w16du:dateUtc="2024-12-23T14:15:00Z">
              <w:r w:rsidRPr="00790665" w:rsidDel="00234EA9">
                <w:rPr>
                  <w:rFonts w:cs="Times New Roman"/>
                  <w:b/>
                  <w:bCs/>
                  <w:sz w:val="26"/>
                  <w:szCs w:val="26"/>
                </w:rPr>
                <w:delText>Đại học chính quy</w:delText>
              </w:r>
            </w:del>
          </w:p>
        </w:tc>
      </w:tr>
      <w:tr w:rsidR="00314B16" w:rsidRPr="002B78EE" w:rsidDel="00234EA9" w14:paraId="5851E576" w14:textId="68976FBE" w:rsidTr="002B78EE">
        <w:trPr>
          <w:del w:id="235" w:author="Khanh Cong" w:date="2024-12-23T21:15:00Z" w16du:dateUtc="2024-12-23T14:15:00Z"/>
        </w:trPr>
        <w:tc>
          <w:tcPr>
            <w:tcW w:w="3033" w:type="dxa"/>
            <w:tcBorders>
              <w:left w:val="single" w:sz="4" w:space="0" w:color="FFFFFF"/>
              <w:bottom w:val="single" w:sz="4" w:space="0" w:color="FFFFFF"/>
            </w:tcBorders>
          </w:tcPr>
          <w:p w14:paraId="11B32601" w14:textId="4D21700B" w:rsidR="00314B16" w:rsidRPr="002B78EE" w:rsidDel="00234EA9" w:rsidRDefault="00314B16" w:rsidP="00B52E04">
            <w:pPr>
              <w:pStyle w:val="TableContents"/>
              <w:rPr>
                <w:del w:id="236" w:author="Khanh Cong" w:date="2024-12-23T21:15:00Z" w16du:dateUtc="2024-12-23T14:15:00Z"/>
                <w:rFonts w:cs="Times New Roman"/>
              </w:rPr>
            </w:pPr>
          </w:p>
        </w:tc>
        <w:tc>
          <w:tcPr>
            <w:tcW w:w="4791" w:type="dxa"/>
            <w:tcBorders>
              <w:left w:val="single" w:sz="4" w:space="0" w:color="FFFFFF"/>
              <w:bottom w:val="single" w:sz="4" w:space="0" w:color="FFFFFF"/>
              <w:right w:val="single" w:sz="4" w:space="0" w:color="FFFFFF"/>
            </w:tcBorders>
          </w:tcPr>
          <w:p w14:paraId="20C59E2D" w14:textId="16D4463E" w:rsidR="00314B16" w:rsidRPr="002B78EE" w:rsidDel="00234EA9" w:rsidRDefault="00314B16" w:rsidP="00B52E04">
            <w:pPr>
              <w:pStyle w:val="TableContents"/>
              <w:rPr>
                <w:del w:id="237" w:author="Khanh Cong" w:date="2024-12-23T21:15:00Z" w16du:dateUtc="2024-12-23T14:15:00Z"/>
                <w:rFonts w:cs="Times New Roman"/>
              </w:rPr>
            </w:pPr>
          </w:p>
        </w:tc>
      </w:tr>
    </w:tbl>
    <w:p w14:paraId="58DCB3C9" w14:textId="14A6C735" w:rsidR="00314B16" w:rsidRPr="002B78EE" w:rsidDel="00234EA9" w:rsidRDefault="00314B16" w:rsidP="00314B16">
      <w:pPr>
        <w:tabs>
          <w:tab w:val="left" w:pos="5897"/>
        </w:tabs>
        <w:spacing w:line="420" w:lineRule="auto"/>
        <w:ind w:left="1356" w:right="2120"/>
        <w:jc w:val="center"/>
        <w:rPr>
          <w:del w:id="238" w:author="Khanh Cong" w:date="2024-12-23T21:15:00Z" w16du:dateUtc="2024-12-23T14:15:00Z"/>
          <w:rFonts w:cs="Times New Roman"/>
          <w:b/>
        </w:rPr>
      </w:pPr>
    </w:p>
    <w:p w14:paraId="25EA10A5" w14:textId="5D350768" w:rsidR="00314B16" w:rsidRPr="002B78EE" w:rsidDel="00234EA9" w:rsidRDefault="00314B16" w:rsidP="00314B16">
      <w:pPr>
        <w:pStyle w:val="BodyText"/>
        <w:spacing w:after="0"/>
        <w:jc w:val="center"/>
        <w:rPr>
          <w:del w:id="239" w:author="Khanh Cong" w:date="2024-12-23T21:15:00Z" w16du:dateUtc="2024-12-23T14:15:00Z"/>
          <w:rFonts w:ascii="Times New Roman" w:hAnsi="Times New Roman" w:cs="Times New Roman"/>
          <w:b/>
        </w:rPr>
      </w:pPr>
    </w:p>
    <w:p w14:paraId="1F8D4FA1" w14:textId="566A01BD" w:rsidR="00314B16" w:rsidRPr="002B78EE" w:rsidDel="00234EA9" w:rsidRDefault="00314B16" w:rsidP="00314B16">
      <w:pPr>
        <w:pStyle w:val="BodyText"/>
        <w:spacing w:after="0"/>
        <w:jc w:val="center"/>
        <w:rPr>
          <w:del w:id="240" w:author="Khanh Cong" w:date="2024-12-23T21:15:00Z" w16du:dateUtc="2024-12-23T14:15:00Z"/>
          <w:rFonts w:ascii="Times New Roman" w:hAnsi="Times New Roman" w:cs="Times New Roman"/>
          <w:b/>
        </w:rPr>
      </w:pPr>
    </w:p>
    <w:p w14:paraId="03EA0D97" w14:textId="06B84063" w:rsidR="00D7652D" w:rsidRPr="002B78EE" w:rsidDel="00234EA9" w:rsidRDefault="00314B16" w:rsidP="00314B16">
      <w:pPr>
        <w:pStyle w:val="BodyText"/>
        <w:spacing w:after="0"/>
        <w:ind w:right="3"/>
        <w:jc w:val="center"/>
        <w:rPr>
          <w:del w:id="241" w:author="Khanh Cong" w:date="2024-12-23T21:15:00Z" w16du:dateUtc="2024-12-23T14:15:00Z"/>
          <w:rFonts w:ascii="Times New Roman" w:hAnsi="Times New Roman" w:cs="Times New Roman"/>
          <w:b/>
          <w:spacing w:val="-4"/>
          <w:sz w:val="28"/>
          <w:szCs w:val="28"/>
        </w:rPr>
      </w:pPr>
      <w:del w:id="242" w:author="Khanh Cong" w:date="2024-12-23T21:15:00Z" w16du:dateUtc="2024-12-23T14:15:00Z">
        <w:r w:rsidRPr="002B78EE" w:rsidDel="00234EA9">
          <w:rPr>
            <w:rFonts w:ascii="Times New Roman" w:hAnsi="Times New Roman" w:cs="Times New Roman"/>
            <w:b/>
            <w:sz w:val="28"/>
            <w:szCs w:val="28"/>
          </w:rPr>
          <w:delText>Hà</w:delText>
        </w:r>
        <w:r w:rsidRPr="002B78EE" w:rsidDel="00234EA9">
          <w:rPr>
            <w:rFonts w:ascii="Times New Roman" w:hAnsi="Times New Roman" w:cs="Times New Roman"/>
            <w:b/>
            <w:spacing w:val="-1"/>
            <w:sz w:val="28"/>
            <w:szCs w:val="28"/>
          </w:rPr>
          <w:delText xml:space="preserve"> </w:delText>
        </w:r>
        <w:r w:rsidRPr="002B78EE" w:rsidDel="00234EA9">
          <w:rPr>
            <w:rFonts w:ascii="Times New Roman" w:hAnsi="Times New Roman" w:cs="Times New Roman"/>
            <w:b/>
            <w:sz w:val="28"/>
            <w:szCs w:val="28"/>
          </w:rPr>
          <w:delText>Nội</w:delText>
        </w:r>
        <w:r w:rsidRPr="002B78EE" w:rsidDel="00234EA9">
          <w:rPr>
            <w:rFonts w:ascii="Times New Roman" w:hAnsi="Times New Roman" w:cs="Times New Roman"/>
            <w:b/>
            <w:spacing w:val="-3"/>
            <w:sz w:val="28"/>
            <w:szCs w:val="28"/>
          </w:rPr>
          <w:delText xml:space="preserve"> </w:delText>
        </w:r>
        <w:r w:rsidRPr="002B78EE" w:rsidDel="00234EA9">
          <w:rPr>
            <w:rFonts w:ascii="Times New Roman" w:hAnsi="Times New Roman" w:cs="Times New Roman"/>
            <w:b/>
            <w:sz w:val="28"/>
            <w:szCs w:val="28"/>
          </w:rPr>
          <w:delText xml:space="preserve">– </w:delText>
        </w:r>
        <w:r w:rsidRPr="002B78EE" w:rsidDel="00234EA9">
          <w:rPr>
            <w:rFonts w:ascii="Times New Roman" w:hAnsi="Times New Roman" w:cs="Times New Roman"/>
            <w:b/>
            <w:spacing w:val="-4"/>
            <w:sz w:val="28"/>
            <w:szCs w:val="28"/>
          </w:rPr>
          <w:delText>2024</w:delText>
        </w:r>
      </w:del>
    </w:p>
    <w:p w14:paraId="15A10837" w14:textId="658ACACA" w:rsidR="00314B16" w:rsidRPr="002B78EE" w:rsidDel="00234EA9" w:rsidRDefault="00314B16" w:rsidP="00314B16">
      <w:pPr>
        <w:pStyle w:val="BodyText"/>
        <w:spacing w:after="0"/>
        <w:ind w:right="3"/>
        <w:jc w:val="center"/>
        <w:rPr>
          <w:del w:id="243" w:author="Khanh Cong" w:date="2024-12-23T21:15:00Z" w16du:dateUtc="2024-12-23T14:15:00Z"/>
          <w:rFonts w:ascii="Times New Roman" w:hAnsi="Times New Roman" w:cs="Times New Roman"/>
          <w:b/>
          <w:spacing w:val="-4"/>
          <w:sz w:val="28"/>
          <w:szCs w:val="28"/>
        </w:rPr>
      </w:pPr>
    </w:p>
    <w:p w14:paraId="642A8B6C" w14:textId="18928366" w:rsidR="00314B16" w:rsidRPr="002B78EE" w:rsidDel="00234EA9" w:rsidRDefault="00314B16" w:rsidP="00314B16">
      <w:pPr>
        <w:pStyle w:val="BodyText"/>
        <w:spacing w:after="0"/>
        <w:ind w:right="3"/>
        <w:jc w:val="center"/>
        <w:rPr>
          <w:del w:id="244" w:author="Khanh Cong" w:date="2024-12-23T21:15:00Z" w16du:dateUtc="2024-12-23T14:15:00Z"/>
          <w:rFonts w:ascii="Times New Roman" w:hAnsi="Times New Roman" w:cs="Times New Roman"/>
          <w:b/>
          <w:spacing w:val="-4"/>
          <w:sz w:val="28"/>
          <w:szCs w:val="28"/>
        </w:rPr>
      </w:pPr>
    </w:p>
    <w:p w14:paraId="33116B0D" w14:textId="47C795A1" w:rsidR="003B22ED" w:rsidRPr="002B78EE" w:rsidDel="00234EA9" w:rsidRDefault="003B22ED" w:rsidP="00314B16">
      <w:pPr>
        <w:pStyle w:val="BodyText"/>
        <w:spacing w:after="0"/>
        <w:ind w:right="3"/>
        <w:jc w:val="center"/>
        <w:rPr>
          <w:del w:id="245" w:author="Khanh Cong" w:date="2024-12-23T21:15:00Z" w16du:dateUtc="2024-12-23T14:15:00Z"/>
          <w:rFonts w:ascii="Times New Roman" w:hAnsi="Times New Roman" w:cs="Times New Roman"/>
          <w:b/>
          <w:spacing w:val="-4"/>
          <w:sz w:val="28"/>
          <w:szCs w:val="28"/>
        </w:rPr>
      </w:pPr>
    </w:p>
    <w:p w14:paraId="7266C69B" w14:textId="4EC41675" w:rsidR="00314B16" w:rsidRPr="002B78EE" w:rsidDel="00234EA9" w:rsidRDefault="00314B16" w:rsidP="00314B16">
      <w:pPr>
        <w:pStyle w:val="BodyText"/>
        <w:spacing w:after="0"/>
        <w:ind w:right="3"/>
        <w:jc w:val="center"/>
        <w:rPr>
          <w:del w:id="246" w:author="Khanh Cong" w:date="2024-12-23T21:15:00Z" w16du:dateUtc="2024-12-23T14:15:00Z"/>
          <w:rFonts w:ascii="Times New Roman" w:hAnsi="Times New Roman" w:cs="Times New Roman"/>
          <w:b/>
          <w:spacing w:val="-4"/>
          <w:sz w:val="28"/>
          <w:szCs w:val="28"/>
        </w:rPr>
      </w:pPr>
    </w:p>
    <w:p w14:paraId="14F6DAF5" w14:textId="03D3934E" w:rsidR="00314B16" w:rsidRPr="006454E5" w:rsidDel="00234EA9" w:rsidRDefault="00314B16">
      <w:pPr>
        <w:pStyle w:val="NoSpacing"/>
        <w:jc w:val="center"/>
        <w:rPr>
          <w:del w:id="247" w:author="Khanh Cong" w:date="2024-12-23T21:15:00Z" w16du:dateUtc="2024-12-23T14:15:00Z"/>
        </w:rPr>
        <w:pPrChange w:id="248" w:author="Khanh Cong" w:date="2024-12-22T21:04:00Z" w16du:dateUtc="2024-12-22T14:04:00Z">
          <w:pPr>
            <w:pStyle w:val="Heading2"/>
            <w:jc w:val="center"/>
          </w:pPr>
        </w:pPrChange>
      </w:pPr>
      <w:bookmarkStart w:id="249" w:name="_Toc185447723"/>
      <w:bookmarkStart w:id="250" w:name="_Toc185534187"/>
      <w:bookmarkStart w:id="251" w:name="_Toc185706942"/>
      <w:del w:id="252" w:author="Khanh Cong" w:date="2024-12-23T21:15:00Z" w16du:dateUtc="2024-12-23T14:15:00Z">
        <w:r w:rsidRPr="006454E5" w:rsidDel="00234EA9">
          <w:delText>NHẬN XÉT, ĐÁNH GIÁ, CHO ĐIỂM</w:delText>
        </w:r>
        <w:bookmarkEnd w:id="249"/>
        <w:bookmarkEnd w:id="250"/>
        <w:bookmarkEnd w:id="251"/>
      </w:del>
    </w:p>
    <w:p w14:paraId="2CAEAB10" w14:textId="580EC0C2" w:rsidR="00314B16" w:rsidRPr="00A60732" w:rsidDel="00234EA9" w:rsidRDefault="00314B16">
      <w:pPr>
        <w:pStyle w:val="NoSpacing"/>
        <w:jc w:val="center"/>
        <w:rPr>
          <w:del w:id="253" w:author="Khanh Cong" w:date="2024-12-23T21:15:00Z" w16du:dateUtc="2024-12-23T14:15:00Z"/>
          <w:szCs w:val="26"/>
        </w:rPr>
        <w:pPrChange w:id="254" w:author="Khanh Cong" w:date="2024-12-22T21:04:00Z" w16du:dateUtc="2024-12-22T14:04:00Z">
          <w:pPr>
            <w:pStyle w:val="Heading2"/>
            <w:jc w:val="center"/>
          </w:pPr>
        </w:pPrChange>
      </w:pPr>
      <w:bookmarkStart w:id="255" w:name="__RefHeading___Toc26554_1225579473"/>
      <w:bookmarkStart w:id="256" w:name="_Toc185447724"/>
      <w:bookmarkStart w:id="257" w:name="_Toc185534188"/>
      <w:bookmarkEnd w:id="255"/>
      <w:del w:id="258" w:author="Khanh Cong" w:date="2024-12-23T21:15:00Z" w16du:dateUtc="2024-12-23T14:15:00Z">
        <w:r w:rsidRPr="00A60732" w:rsidDel="00234EA9">
          <w:rPr>
            <w:szCs w:val="26"/>
          </w:rPr>
          <w:delText>(CỦA GIẢNG VIÊN HƯỚNG DẪN)</w:delText>
        </w:r>
        <w:bookmarkEnd w:id="256"/>
        <w:bookmarkEnd w:id="257"/>
      </w:del>
    </w:p>
    <w:p w14:paraId="43E55B5B" w14:textId="4905C411" w:rsidR="00314B16" w:rsidRPr="002B78EE" w:rsidDel="00234EA9" w:rsidRDefault="00314B16" w:rsidP="00314B16">
      <w:pPr>
        <w:pStyle w:val="BodyText"/>
        <w:spacing w:before="208" w:after="0"/>
        <w:rPr>
          <w:del w:id="259" w:author="Khanh Cong" w:date="2024-12-23T21:15:00Z" w16du:dateUtc="2024-12-23T14:15:00Z"/>
          <w:rFonts w:ascii="Times New Roman" w:hAnsi="Times New Roman" w:cs="Times New Roman"/>
          <w:b/>
        </w:rPr>
      </w:pPr>
    </w:p>
    <w:p w14:paraId="50EE8408" w14:textId="0E20C4D1" w:rsidR="00314B16" w:rsidRPr="002B78EE" w:rsidDel="00234EA9" w:rsidRDefault="00314B16" w:rsidP="00314B16">
      <w:pPr>
        <w:ind w:left="120"/>
        <w:jc w:val="center"/>
        <w:rPr>
          <w:del w:id="260" w:author="Khanh Cong" w:date="2024-12-23T21:15:00Z" w16du:dateUtc="2024-12-23T14:15:00Z"/>
          <w:rFonts w:cs="Times New Roman"/>
        </w:rPr>
      </w:pPr>
      <w:del w:id="261" w:author="Khanh Cong" w:date="2024-12-23T21:15:00Z" w16du:dateUtc="2024-12-23T14:15:00Z">
        <w:r w:rsidRPr="002B78EE" w:rsidDel="00234EA9">
          <w:rPr>
            <w:rFonts w:cs="Times New Roman"/>
            <w:b/>
            <w:spacing w:val="-2"/>
            <w:sz w:val="26"/>
          </w:rPr>
          <w:delText>.............................................................................................................................................</w:delText>
        </w:r>
      </w:del>
    </w:p>
    <w:p w14:paraId="694BF5CE" w14:textId="061B038B" w:rsidR="00314B16" w:rsidRPr="002B78EE" w:rsidDel="00234EA9" w:rsidRDefault="00314B16" w:rsidP="00314B16">
      <w:pPr>
        <w:spacing w:before="209"/>
        <w:ind w:left="120"/>
        <w:jc w:val="center"/>
        <w:rPr>
          <w:del w:id="262" w:author="Khanh Cong" w:date="2024-12-23T21:15:00Z" w16du:dateUtc="2024-12-23T14:15:00Z"/>
          <w:rFonts w:cs="Times New Roman"/>
        </w:rPr>
      </w:pPr>
      <w:del w:id="263" w:author="Khanh Cong" w:date="2024-12-23T21:15:00Z" w16du:dateUtc="2024-12-23T14:15:00Z">
        <w:r w:rsidRPr="002B78EE" w:rsidDel="00234EA9">
          <w:rPr>
            <w:rFonts w:cs="Times New Roman"/>
            <w:b/>
            <w:spacing w:val="-2"/>
            <w:sz w:val="26"/>
          </w:rPr>
          <w:delText>.............................................................................................................................................</w:delText>
        </w:r>
      </w:del>
    </w:p>
    <w:p w14:paraId="2221C3F1" w14:textId="6AC23D86" w:rsidR="00314B16" w:rsidRPr="002B78EE" w:rsidDel="00234EA9" w:rsidRDefault="00314B16" w:rsidP="00314B16">
      <w:pPr>
        <w:spacing w:before="209"/>
        <w:ind w:left="120"/>
        <w:jc w:val="center"/>
        <w:rPr>
          <w:del w:id="264" w:author="Khanh Cong" w:date="2024-12-23T21:15:00Z" w16du:dateUtc="2024-12-23T14:15:00Z"/>
          <w:rFonts w:cs="Times New Roman"/>
        </w:rPr>
      </w:pPr>
      <w:del w:id="265" w:author="Khanh Cong" w:date="2024-12-23T21:15:00Z" w16du:dateUtc="2024-12-23T14:15:00Z">
        <w:r w:rsidRPr="002B78EE" w:rsidDel="00234EA9">
          <w:rPr>
            <w:rFonts w:cs="Times New Roman"/>
            <w:b/>
            <w:spacing w:val="-2"/>
            <w:sz w:val="26"/>
          </w:rPr>
          <w:delText>.............................................................................................................................................</w:delText>
        </w:r>
      </w:del>
    </w:p>
    <w:p w14:paraId="0466C1CE" w14:textId="16FE8F18" w:rsidR="00314B16" w:rsidRPr="002B78EE" w:rsidDel="00234EA9" w:rsidRDefault="00314B16" w:rsidP="00314B16">
      <w:pPr>
        <w:spacing w:before="209"/>
        <w:ind w:left="120"/>
        <w:jc w:val="center"/>
        <w:rPr>
          <w:del w:id="266" w:author="Khanh Cong" w:date="2024-12-23T21:15:00Z" w16du:dateUtc="2024-12-23T14:15:00Z"/>
          <w:rFonts w:cs="Times New Roman"/>
        </w:rPr>
      </w:pPr>
      <w:del w:id="267" w:author="Khanh Cong" w:date="2024-12-23T21:15:00Z" w16du:dateUtc="2024-12-23T14:15:00Z">
        <w:r w:rsidRPr="002B78EE" w:rsidDel="00234EA9">
          <w:rPr>
            <w:rFonts w:cs="Times New Roman"/>
            <w:b/>
            <w:spacing w:val="-2"/>
            <w:sz w:val="26"/>
          </w:rPr>
          <w:delText>.............................................................................................................................................</w:delText>
        </w:r>
      </w:del>
    </w:p>
    <w:p w14:paraId="7525B9B9" w14:textId="0A546BDB" w:rsidR="00314B16" w:rsidRPr="002B78EE" w:rsidDel="00234EA9" w:rsidRDefault="00314B16" w:rsidP="00314B16">
      <w:pPr>
        <w:spacing w:before="209"/>
        <w:ind w:left="120"/>
        <w:jc w:val="center"/>
        <w:rPr>
          <w:del w:id="268" w:author="Khanh Cong" w:date="2024-12-23T21:15:00Z" w16du:dateUtc="2024-12-23T14:15:00Z"/>
          <w:rFonts w:cs="Times New Roman"/>
        </w:rPr>
      </w:pPr>
      <w:del w:id="269" w:author="Khanh Cong" w:date="2024-12-23T21:15:00Z" w16du:dateUtc="2024-12-23T14:15:00Z">
        <w:r w:rsidRPr="002B78EE" w:rsidDel="00234EA9">
          <w:rPr>
            <w:rFonts w:cs="Times New Roman"/>
            <w:b/>
            <w:spacing w:val="-2"/>
            <w:sz w:val="26"/>
          </w:rPr>
          <w:delText>.............................................................................................................................................</w:delText>
        </w:r>
      </w:del>
    </w:p>
    <w:p w14:paraId="4352EFC2" w14:textId="01B07288" w:rsidR="00314B16" w:rsidRPr="002B78EE" w:rsidDel="00234EA9" w:rsidRDefault="00314B16" w:rsidP="00314B16">
      <w:pPr>
        <w:spacing w:before="209"/>
        <w:ind w:left="120"/>
        <w:jc w:val="center"/>
        <w:rPr>
          <w:del w:id="270" w:author="Khanh Cong" w:date="2024-12-23T21:15:00Z" w16du:dateUtc="2024-12-23T14:15:00Z"/>
          <w:rFonts w:cs="Times New Roman"/>
        </w:rPr>
      </w:pPr>
      <w:del w:id="271" w:author="Khanh Cong" w:date="2024-12-23T21:15:00Z" w16du:dateUtc="2024-12-23T14:15:00Z">
        <w:r w:rsidRPr="002B78EE" w:rsidDel="00234EA9">
          <w:rPr>
            <w:rFonts w:cs="Times New Roman"/>
            <w:b/>
            <w:spacing w:val="-2"/>
            <w:sz w:val="26"/>
          </w:rPr>
          <w:delText>.............................................................................................................................................</w:delText>
        </w:r>
      </w:del>
    </w:p>
    <w:p w14:paraId="5FC4C190" w14:textId="03014B3F" w:rsidR="00314B16" w:rsidRPr="002B78EE" w:rsidDel="00234EA9" w:rsidRDefault="00314B16" w:rsidP="00314B16">
      <w:pPr>
        <w:spacing w:before="209"/>
        <w:ind w:left="120"/>
        <w:jc w:val="center"/>
        <w:rPr>
          <w:del w:id="272" w:author="Khanh Cong" w:date="2024-12-23T21:15:00Z" w16du:dateUtc="2024-12-23T14:15:00Z"/>
          <w:rFonts w:cs="Times New Roman"/>
        </w:rPr>
      </w:pPr>
      <w:del w:id="273" w:author="Khanh Cong" w:date="2024-12-23T21:15:00Z" w16du:dateUtc="2024-12-23T14:15:00Z">
        <w:r w:rsidRPr="002B78EE" w:rsidDel="00234EA9">
          <w:rPr>
            <w:rFonts w:cs="Times New Roman"/>
            <w:b/>
            <w:spacing w:val="-2"/>
            <w:sz w:val="26"/>
          </w:rPr>
          <w:delText>.............................................................................................................................................</w:delText>
        </w:r>
      </w:del>
    </w:p>
    <w:p w14:paraId="1A429438" w14:textId="034ABCA9" w:rsidR="00314B16" w:rsidRPr="002B78EE" w:rsidDel="00234EA9" w:rsidRDefault="00314B16" w:rsidP="00314B16">
      <w:pPr>
        <w:spacing w:before="209"/>
        <w:ind w:left="120"/>
        <w:jc w:val="center"/>
        <w:rPr>
          <w:del w:id="274" w:author="Khanh Cong" w:date="2024-12-23T21:15:00Z" w16du:dateUtc="2024-12-23T14:15:00Z"/>
          <w:rFonts w:cs="Times New Roman"/>
        </w:rPr>
      </w:pPr>
      <w:del w:id="275" w:author="Khanh Cong" w:date="2024-12-23T21:15:00Z" w16du:dateUtc="2024-12-23T14:15:00Z">
        <w:r w:rsidRPr="002B78EE" w:rsidDel="00234EA9">
          <w:rPr>
            <w:rFonts w:cs="Times New Roman"/>
            <w:b/>
            <w:spacing w:val="-2"/>
            <w:sz w:val="26"/>
          </w:rPr>
          <w:delText>.............................................................................................................................................</w:delText>
        </w:r>
      </w:del>
    </w:p>
    <w:p w14:paraId="073CF932" w14:textId="2070A850" w:rsidR="00314B16" w:rsidRPr="002B78EE" w:rsidDel="00234EA9" w:rsidRDefault="00314B16" w:rsidP="00314B16">
      <w:pPr>
        <w:spacing w:before="209"/>
        <w:ind w:left="120"/>
        <w:jc w:val="center"/>
        <w:rPr>
          <w:del w:id="276" w:author="Khanh Cong" w:date="2024-12-23T21:15:00Z" w16du:dateUtc="2024-12-23T14:15:00Z"/>
          <w:rFonts w:cs="Times New Roman"/>
        </w:rPr>
      </w:pPr>
      <w:del w:id="277" w:author="Khanh Cong" w:date="2024-12-23T21:15:00Z" w16du:dateUtc="2024-12-23T14:15:00Z">
        <w:r w:rsidRPr="002B78EE" w:rsidDel="00234EA9">
          <w:rPr>
            <w:rFonts w:cs="Times New Roman"/>
            <w:b/>
            <w:spacing w:val="-2"/>
            <w:sz w:val="26"/>
          </w:rPr>
          <w:delText>.............................................................................................................................................</w:delText>
        </w:r>
      </w:del>
    </w:p>
    <w:p w14:paraId="4930A644" w14:textId="1CAF1589" w:rsidR="00314B16" w:rsidRPr="002B78EE" w:rsidDel="00234EA9" w:rsidRDefault="00314B16" w:rsidP="00314B16">
      <w:pPr>
        <w:spacing w:before="209"/>
        <w:ind w:left="120"/>
        <w:jc w:val="center"/>
        <w:rPr>
          <w:del w:id="278" w:author="Khanh Cong" w:date="2024-12-23T21:15:00Z" w16du:dateUtc="2024-12-23T14:15:00Z"/>
          <w:rFonts w:cs="Times New Roman"/>
        </w:rPr>
      </w:pPr>
      <w:del w:id="279" w:author="Khanh Cong" w:date="2024-12-23T21:15:00Z" w16du:dateUtc="2024-12-23T14:15:00Z">
        <w:r w:rsidRPr="002B78EE" w:rsidDel="00234EA9">
          <w:rPr>
            <w:rFonts w:cs="Times New Roman"/>
            <w:b/>
            <w:spacing w:val="-2"/>
            <w:sz w:val="26"/>
          </w:rPr>
          <w:delText>.............................................................................................................................................</w:delText>
        </w:r>
      </w:del>
    </w:p>
    <w:p w14:paraId="6A6753E5" w14:textId="5AE2AC07" w:rsidR="00314B16" w:rsidRPr="002B78EE" w:rsidDel="00234EA9" w:rsidRDefault="00314B16" w:rsidP="00314B16">
      <w:pPr>
        <w:spacing w:before="209"/>
        <w:ind w:left="120"/>
        <w:jc w:val="center"/>
        <w:rPr>
          <w:del w:id="280" w:author="Khanh Cong" w:date="2024-12-23T21:15:00Z" w16du:dateUtc="2024-12-23T14:15:00Z"/>
          <w:rFonts w:cs="Times New Roman"/>
        </w:rPr>
      </w:pPr>
      <w:del w:id="281" w:author="Khanh Cong" w:date="2024-12-23T21:15:00Z" w16du:dateUtc="2024-12-23T14:15:00Z">
        <w:r w:rsidRPr="002B78EE" w:rsidDel="00234EA9">
          <w:rPr>
            <w:rFonts w:cs="Times New Roman"/>
            <w:b/>
            <w:spacing w:val="-2"/>
            <w:sz w:val="26"/>
          </w:rPr>
          <w:delText>.............................................................................................................................................</w:delText>
        </w:r>
      </w:del>
    </w:p>
    <w:p w14:paraId="190A6630" w14:textId="0A0466F9" w:rsidR="00314B16" w:rsidRPr="002B78EE" w:rsidDel="00234EA9" w:rsidRDefault="00314B16" w:rsidP="00314B16">
      <w:pPr>
        <w:spacing w:before="209"/>
        <w:ind w:left="120"/>
        <w:jc w:val="center"/>
        <w:rPr>
          <w:del w:id="282" w:author="Khanh Cong" w:date="2024-12-23T21:15:00Z" w16du:dateUtc="2024-12-23T14:15:00Z"/>
          <w:rFonts w:cs="Times New Roman"/>
        </w:rPr>
      </w:pPr>
      <w:del w:id="283" w:author="Khanh Cong" w:date="2024-12-23T21:15:00Z" w16du:dateUtc="2024-12-23T14:15:00Z">
        <w:r w:rsidRPr="002B78EE" w:rsidDel="00234EA9">
          <w:rPr>
            <w:rFonts w:cs="Times New Roman"/>
            <w:b/>
            <w:spacing w:val="-2"/>
            <w:sz w:val="26"/>
          </w:rPr>
          <w:delText>.............................................................................................................................................</w:delText>
        </w:r>
      </w:del>
    </w:p>
    <w:p w14:paraId="3EFF0BCA" w14:textId="2044E75A" w:rsidR="00314B16" w:rsidRPr="002B78EE" w:rsidDel="00234EA9" w:rsidRDefault="00314B16" w:rsidP="00314B16">
      <w:pPr>
        <w:spacing w:before="209"/>
        <w:ind w:left="120"/>
        <w:jc w:val="center"/>
        <w:rPr>
          <w:del w:id="284" w:author="Khanh Cong" w:date="2024-12-23T21:15:00Z" w16du:dateUtc="2024-12-23T14:15:00Z"/>
          <w:rFonts w:cs="Times New Roman"/>
        </w:rPr>
      </w:pPr>
      <w:del w:id="285" w:author="Khanh Cong" w:date="2024-12-23T21:15:00Z" w16du:dateUtc="2024-12-23T14:15:00Z">
        <w:r w:rsidRPr="002B78EE" w:rsidDel="00234EA9">
          <w:rPr>
            <w:rFonts w:cs="Times New Roman"/>
            <w:b/>
            <w:spacing w:val="-2"/>
            <w:sz w:val="26"/>
          </w:rPr>
          <w:delText>.............................................................................................................................................</w:delText>
        </w:r>
      </w:del>
    </w:p>
    <w:p w14:paraId="597421BE" w14:textId="1E0EB697" w:rsidR="00314B16" w:rsidRPr="006454E5" w:rsidDel="00234EA9" w:rsidRDefault="00314B16" w:rsidP="00314B16">
      <w:pPr>
        <w:tabs>
          <w:tab w:val="left" w:leader="dot" w:pos="7951"/>
        </w:tabs>
        <w:spacing w:before="209"/>
        <w:ind w:left="688"/>
        <w:rPr>
          <w:del w:id="286" w:author="Khanh Cong" w:date="2024-12-23T21:15:00Z" w16du:dateUtc="2024-12-23T14:15:00Z"/>
          <w:rFonts w:cs="Times New Roman"/>
          <w:sz w:val="26"/>
          <w:szCs w:val="26"/>
        </w:rPr>
      </w:pPr>
      <w:del w:id="287" w:author="Khanh Cong" w:date="2024-12-23T21:15:00Z" w16du:dateUtc="2024-12-23T14:15:00Z">
        <w:r w:rsidRPr="00F06492" w:rsidDel="00234EA9">
          <w:rPr>
            <w:rFonts w:cs="Times New Roman"/>
            <w:b/>
            <w:sz w:val="26"/>
            <w:szCs w:val="26"/>
          </w:rPr>
          <w:delText>Điểm:</w:delText>
        </w:r>
        <w:r w:rsidRPr="00F06492" w:rsidDel="00234EA9">
          <w:rPr>
            <w:rFonts w:cs="Times New Roman"/>
            <w:b/>
            <w:spacing w:val="30"/>
            <w:sz w:val="26"/>
            <w:szCs w:val="26"/>
          </w:rPr>
          <w:delText xml:space="preserve"> </w:delText>
        </w:r>
        <w:r w:rsidRPr="00F06492" w:rsidDel="00234EA9">
          <w:rPr>
            <w:rFonts w:cs="Times New Roman"/>
            <w:b/>
            <w:sz w:val="26"/>
            <w:szCs w:val="26"/>
          </w:rPr>
          <w:delText>...............................(</w:delText>
        </w:r>
        <w:r w:rsidRPr="00F06492" w:rsidDel="00234EA9">
          <w:rPr>
            <w:rFonts w:cs="Times New Roman"/>
            <w:sz w:val="26"/>
            <w:szCs w:val="26"/>
          </w:rPr>
          <w:delText>bằng</w:delText>
        </w:r>
        <w:r w:rsidRPr="00F06492" w:rsidDel="00234EA9">
          <w:rPr>
            <w:rFonts w:cs="Times New Roman"/>
            <w:spacing w:val="31"/>
            <w:sz w:val="26"/>
            <w:szCs w:val="26"/>
          </w:rPr>
          <w:delText xml:space="preserve"> </w:delText>
        </w:r>
        <w:r w:rsidRPr="00F06492" w:rsidDel="00234EA9">
          <w:rPr>
            <w:rFonts w:cs="Times New Roman"/>
            <w:spacing w:val="-5"/>
            <w:sz w:val="26"/>
            <w:szCs w:val="26"/>
          </w:rPr>
          <w:delText>chữ</w:delText>
        </w:r>
        <w:r w:rsidRPr="00F06492" w:rsidDel="00234EA9">
          <w:rPr>
            <w:rFonts w:cs="Times New Roman"/>
            <w:sz w:val="26"/>
            <w:szCs w:val="26"/>
          </w:rPr>
          <w:tab/>
        </w:r>
        <w:r w:rsidRPr="00F06492" w:rsidDel="00234EA9">
          <w:rPr>
            <w:rFonts w:cs="Times New Roman"/>
            <w:spacing w:val="-10"/>
            <w:sz w:val="26"/>
            <w:szCs w:val="26"/>
          </w:rPr>
          <w:delText>)</w:delText>
        </w:r>
      </w:del>
    </w:p>
    <w:p w14:paraId="573F5C4D" w14:textId="591BC6C6" w:rsidR="00314B16" w:rsidRPr="006454E5" w:rsidDel="00234EA9" w:rsidRDefault="00314B16" w:rsidP="00314B16">
      <w:pPr>
        <w:spacing w:before="210"/>
        <w:ind w:left="688"/>
        <w:rPr>
          <w:del w:id="288" w:author="Khanh Cong" w:date="2024-12-23T21:15:00Z" w16du:dateUtc="2024-12-23T14:15:00Z"/>
          <w:rFonts w:cs="Times New Roman"/>
          <w:sz w:val="26"/>
          <w:szCs w:val="26"/>
        </w:rPr>
      </w:pPr>
      <w:del w:id="289" w:author="Khanh Cong" w:date="2024-12-23T21:15:00Z" w16du:dateUtc="2024-12-23T14:15:00Z">
        <w:r w:rsidRPr="00F06492" w:rsidDel="00234EA9">
          <w:rPr>
            <w:rFonts w:cs="Times New Roman"/>
            <w:b/>
            <w:sz w:val="26"/>
            <w:szCs w:val="26"/>
          </w:rPr>
          <w:delText>Đồng</w:delText>
        </w:r>
        <w:r w:rsidRPr="00F06492" w:rsidDel="00234EA9">
          <w:rPr>
            <w:rFonts w:cs="Times New Roman"/>
            <w:b/>
            <w:spacing w:val="-4"/>
            <w:sz w:val="26"/>
            <w:szCs w:val="26"/>
          </w:rPr>
          <w:delText xml:space="preserve"> </w:delText>
        </w:r>
        <w:r w:rsidRPr="00F06492" w:rsidDel="00234EA9">
          <w:rPr>
            <w:rFonts w:cs="Times New Roman"/>
            <w:b/>
            <w:sz w:val="26"/>
            <w:szCs w:val="26"/>
          </w:rPr>
          <w:delText>ý/</w:delText>
        </w:r>
        <w:r w:rsidRPr="00F06492" w:rsidDel="00234EA9">
          <w:rPr>
            <w:rFonts w:cs="Times New Roman"/>
            <w:b/>
            <w:spacing w:val="-2"/>
            <w:sz w:val="26"/>
            <w:szCs w:val="26"/>
          </w:rPr>
          <w:delText xml:space="preserve"> </w:delText>
        </w:r>
        <w:r w:rsidRPr="00F06492" w:rsidDel="00234EA9">
          <w:rPr>
            <w:rFonts w:cs="Times New Roman"/>
            <w:b/>
            <w:sz w:val="26"/>
            <w:szCs w:val="26"/>
          </w:rPr>
          <w:delText>Không</w:delText>
        </w:r>
        <w:r w:rsidRPr="00F06492" w:rsidDel="00234EA9">
          <w:rPr>
            <w:rFonts w:cs="Times New Roman"/>
            <w:b/>
            <w:spacing w:val="-2"/>
            <w:sz w:val="26"/>
            <w:szCs w:val="26"/>
          </w:rPr>
          <w:delText xml:space="preserve"> </w:delText>
        </w:r>
        <w:r w:rsidRPr="00F06492" w:rsidDel="00234EA9">
          <w:rPr>
            <w:rFonts w:cs="Times New Roman"/>
            <w:b/>
            <w:sz w:val="26"/>
            <w:szCs w:val="26"/>
          </w:rPr>
          <w:delText>đồng</w:delText>
        </w:r>
        <w:r w:rsidRPr="00F06492" w:rsidDel="00234EA9">
          <w:rPr>
            <w:rFonts w:cs="Times New Roman"/>
            <w:b/>
            <w:spacing w:val="-1"/>
            <w:sz w:val="26"/>
            <w:szCs w:val="26"/>
          </w:rPr>
          <w:delText xml:space="preserve"> </w:delText>
        </w:r>
        <w:r w:rsidRPr="00F06492" w:rsidDel="00234EA9">
          <w:rPr>
            <w:rFonts w:cs="Times New Roman"/>
            <w:b/>
            <w:sz w:val="26"/>
            <w:szCs w:val="26"/>
          </w:rPr>
          <w:delText xml:space="preserve">ý </w:delText>
        </w:r>
        <w:r w:rsidRPr="00F06492" w:rsidDel="00234EA9">
          <w:rPr>
            <w:rFonts w:cs="Times New Roman"/>
            <w:sz w:val="26"/>
            <w:szCs w:val="26"/>
          </w:rPr>
          <w:delText>cho</w:delText>
        </w:r>
        <w:r w:rsidRPr="00F06492" w:rsidDel="00234EA9">
          <w:rPr>
            <w:rFonts w:cs="Times New Roman"/>
            <w:spacing w:val="-2"/>
            <w:sz w:val="26"/>
            <w:szCs w:val="26"/>
          </w:rPr>
          <w:delText xml:space="preserve"> </w:delText>
        </w:r>
        <w:r w:rsidRPr="00F06492" w:rsidDel="00234EA9">
          <w:rPr>
            <w:rFonts w:cs="Times New Roman"/>
            <w:sz w:val="26"/>
            <w:szCs w:val="26"/>
          </w:rPr>
          <w:delText>sinh</w:delText>
        </w:r>
        <w:r w:rsidRPr="00F06492" w:rsidDel="00234EA9">
          <w:rPr>
            <w:rFonts w:cs="Times New Roman"/>
            <w:spacing w:val="-3"/>
            <w:sz w:val="26"/>
            <w:szCs w:val="26"/>
          </w:rPr>
          <w:delText xml:space="preserve"> </w:delText>
        </w:r>
        <w:r w:rsidRPr="00F06492" w:rsidDel="00234EA9">
          <w:rPr>
            <w:rFonts w:cs="Times New Roman"/>
            <w:sz w:val="26"/>
            <w:szCs w:val="26"/>
          </w:rPr>
          <w:delText>viên</w:delText>
        </w:r>
        <w:r w:rsidRPr="00F06492" w:rsidDel="00234EA9">
          <w:rPr>
            <w:rFonts w:cs="Times New Roman"/>
            <w:spacing w:val="-4"/>
            <w:sz w:val="26"/>
            <w:szCs w:val="26"/>
          </w:rPr>
          <w:delText xml:space="preserve"> </w:delText>
        </w:r>
        <w:r w:rsidRPr="00F06492" w:rsidDel="00234EA9">
          <w:rPr>
            <w:rFonts w:cs="Times New Roman"/>
            <w:sz w:val="26"/>
            <w:szCs w:val="26"/>
          </w:rPr>
          <w:delText>bảo</w:delText>
        </w:r>
        <w:r w:rsidRPr="00F06492" w:rsidDel="00234EA9">
          <w:rPr>
            <w:rFonts w:cs="Times New Roman"/>
            <w:spacing w:val="-2"/>
            <w:sz w:val="26"/>
            <w:szCs w:val="26"/>
          </w:rPr>
          <w:delText xml:space="preserve"> </w:delText>
        </w:r>
        <w:r w:rsidRPr="00F06492" w:rsidDel="00234EA9">
          <w:rPr>
            <w:rFonts w:cs="Times New Roman"/>
            <w:sz w:val="26"/>
            <w:szCs w:val="26"/>
          </w:rPr>
          <w:delText>vệ</w:delText>
        </w:r>
        <w:r w:rsidRPr="00F06492" w:rsidDel="00234EA9">
          <w:rPr>
            <w:rFonts w:cs="Times New Roman"/>
            <w:spacing w:val="-1"/>
            <w:sz w:val="26"/>
            <w:szCs w:val="26"/>
          </w:rPr>
          <w:delText xml:space="preserve"> </w:delText>
        </w:r>
        <w:r w:rsidRPr="00F06492" w:rsidDel="00234EA9">
          <w:rPr>
            <w:rFonts w:cs="Times New Roman"/>
            <w:sz w:val="26"/>
            <w:szCs w:val="26"/>
          </w:rPr>
          <w:delText>trước</w:delText>
        </w:r>
        <w:r w:rsidRPr="00F06492" w:rsidDel="00234EA9">
          <w:rPr>
            <w:rFonts w:cs="Times New Roman"/>
            <w:spacing w:val="-2"/>
            <w:sz w:val="26"/>
            <w:szCs w:val="26"/>
          </w:rPr>
          <w:delText xml:space="preserve"> </w:delText>
        </w:r>
        <w:r w:rsidRPr="00F06492" w:rsidDel="00234EA9">
          <w:rPr>
            <w:rFonts w:cs="Times New Roman"/>
            <w:sz w:val="26"/>
            <w:szCs w:val="26"/>
          </w:rPr>
          <w:delText>hội</w:delText>
        </w:r>
        <w:r w:rsidRPr="00F06492" w:rsidDel="00234EA9">
          <w:rPr>
            <w:rFonts w:cs="Times New Roman"/>
            <w:spacing w:val="-2"/>
            <w:sz w:val="26"/>
            <w:szCs w:val="26"/>
          </w:rPr>
          <w:delText xml:space="preserve"> </w:delText>
        </w:r>
        <w:r w:rsidRPr="00F06492" w:rsidDel="00234EA9">
          <w:rPr>
            <w:rFonts w:cs="Times New Roman"/>
            <w:sz w:val="26"/>
            <w:szCs w:val="26"/>
          </w:rPr>
          <w:delText>đồng</w:delText>
        </w:r>
        <w:r w:rsidRPr="00F06492" w:rsidDel="00234EA9">
          <w:rPr>
            <w:rFonts w:cs="Times New Roman"/>
            <w:spacing w:val="-2"/>
            <w:sz w:val="26"/>
            <w:szCs w:val="26"/>
          </w:rPr>
          <w:delText xml:space="preserve"> </w:delText>
        </w:r>
        <w:r w:rsidRPr="00F06492" w:rsidDel="00234EA9">
          <w:rPr>
            <w:rFonts w:cs="Times New Roman"/>
            <w:sz w:val="26"/>
            <w:szCs w:val="26"/>
          </w:rPr>
          <w:delText>chấm</w:delText>
        </w:r>
        <w:r w:rsidRPr="00F06492" w:rsidDel="00234EA9">
          <w:rPr>
            <w:rFonts w:cs="Times New Roman"/>
            <w:spacing w:val="-3"/>
            <w:sz w:val="26"/>
            <w:szCs w:val="26"/>
          </w:rPr>
          <w:delText xml:space="preserve"> </w:delText>
        </w:r>
        <w:r w:rsidRPr="00F06492" w:rsidDel="00234EA9">
          <w:rPr>
            <w:rFonts w:cs="Times New Roman"/>
            <w:sz w:val="26"/>
            <w:szCs w:val="26"/>
          </w:rPr>
          <w:delText>đồ</w:delText>
        </w:r>
        <w:r w:rsidRPr="00F06492" w:rsidDel="00234EA9">
          <w:rPr>
            <w:rFonts w:cs="Times New Roman"/>
            <w:spacing w:val="-2"/>
            <w:sz w:val="26"/>
            <w:szCs w:val="26"/>
          </w:rPr>
          <w:delText xml:space="preserve"> </w:delText>
        </w:r>
        <w:r w:rsidRPr="00F06492" w:rsidDel="00234EA9">
          <w:rPr>
            <w:rFonts w:cs="Times New Roman"/>
            <w:sz w:val="26"/>
            <w:szCs w:val="26"/>
          </w:rPr>
          <w:delText>án</w:delText>
        </w:r>
        <w:r w:rsidRPr="00F06492" w:rsidDel="00234EA9">
          <w:rPr>
            <w:rFonts w:cs="Times New Roman"/>
            <w:spacing w:val="-4"/>
            <w:sz w:val="26"/>
            <w:szCs w:val="26"/>
          </w:rPr>
          <w:delText xml:space="preserve"> </w:delText>
        </w:r>
        <w:r w:rsidRPr="00F06492" w:rsidDel="00234EA9">
          <w:rPr>
            <w:rFonts w:cs="Times New Roman"/>
            <w:sz w:val="26"/>
            <w:szCs w:val="26"/>
          </w:rPr>
          <w:delText>tốt</w:delText>
        </w:r>
        <w:r w:rsidRPr="00F06492" w:rsidDel="00234EA9">
          <w:rPr>
            <w:rFonts w:cs="Times New Roman"/>
            <w:spacing w:val="-1"/>
            <w:sz w:val="26"/>
            <w:szCs w:val="26"/>
          </w:rPr>
          <w:delText xml:space="preserve"> </w:delText>
        </w:r>
        <w:r w:rsidRPr="00F06492" w:rsidDel="00234EA9">
          <w:rPr>
            <w:rFonts w:cs="Times New Roman"/>
            <w:spacing w:val="-2"/>
            <w:sz w:val="26"/>
            <w:szCs w:val="26"/>
          </w:rPr>
          <w:delText>nghiệp.</w:delText>
        </w:r>
      </w:del>
    </w:p>
    <w:p w14:paraId="34C4CD7D" w14:textId="19A57FE9" w:rsidR="00314B16" w:rsidRPr="006454E5" w:rsidDel="00234EA9" w:rsidRDefault="00314B16" w:rsidP="00314B16">
      <w:pPr>
        <w:spacing w:before="210"/>
        <w:ind w:left="688"/>
        <w:rPr>
          <w:del w:id="290" w:author="Khanh Cong" w:date="2024-12-23T21:15:00Z" w16du:dateUtc="2024-12-23T14:15:00Z"/>
          <w:rFonts w:cs="Times New Roman"/>
          <w:sz w:val="26"/>
          <w:szCs w:val="26"/>
        </w:rPr>
      </w:pPr>
    </w:p>
    <w:p w14:paraId="7D0C143D" w14:textId="1E91CEC2" w:rsidR="00314B16" w:rsidRPr="006454E5" w:rsidDel="00234EA9" w:rsidRDefault="00314B16" w:rsidP="00314B16">
      <w:pPr>
        <w:spacing w:before="1"/>
        <w:ind w:left="4890"/>
        <w:rPr>
          <w:del w:id="291" w:author="Khanh Cong" w:date="2024-12-23T21:15:00Z" w16du:dateUtc="2024-12-23T14:15:00Z"/>
          <w:rFonts w:cs="Times New Roman"/>
          <w:sz w:val="26"/>
          <w:szCs w:val="26"/>
        </w:rPr>
      </w:pPr>
      <w:del w:id="292" w:author="Khanh Cong" w:date="2024-12-23T21:15:00Z" w16du:dateUtc="2024-12-23T14:15:00Z">
        <w:r w:rsidRPr="006454E5" w:rsidDel="00234EA9">
          <w:rPr>
            <w:rFonts w:cs="Times New Roman"/>
            <w:sz w:val="26"/>
            <w:szCs w:val="26"/>
          </w:rPr>
          <w:delText>..................,</w:delText>
        </w:r>
        <w:r w:rsidRPr="006454E5" w:rsidDel="00234EA9">
          <w:rPr>
            <w:rFonts w:cs="Times New Roman"/>
            <w:spacing w:val="-1"/>
            <w:sz w:val="26"/>
            <w:szCs w:val="26"/>
          </w:rPr>
          <w:delText xml:space="preserve"> </w:delText>
        </w:r>
        <w:r w:rsidRPr="006454E5" w:rsidDel="00234EA9">
          <w:rPr>
            <w:rFonts w:cs="Times New Roman"/>
            <w:sz w:val="26"/>
            <w:szCs w:val="26"/>
          </w:rPr>
          <w:delText>ngày</w:delText>
        </w:r>
        <w:r w:rsidRPr="006454E5" w:rsidDel="00234EA9">
          <w:rPr>
            <w:rFonts w:cs="Times New Roman"/>
            <w:spacing w:val="1"/>
            <w:sz w:val="26"/>
            <w:szCs w:val="26"/>
          </w:rPr>
          <w:delText xml:space="preserve"> </w:delText>
        </w:r>
        <w:r w:rsidRPr="006454E5" w:rsidDel="00234EA9">
          <w:rPr>
            <w:rFonts w:cs="Times New Roman"/>
            <w:sz w:val="26"/>
            <w:szCs w:val="26"/>
          </w:rPr>
          <w:delText>….</w:delText>
        </w:r>
        <w:r w:rsidRPr="006454E5" w:rsidDel="00234EA9">
          <w:rPr>
            <w:rFonts w:cs="Times New Roman"/>
            <w:spacing w:val="1"/>
            <w:sz w:val="26"/>
            <w:szCs w:val="26"/>
          </w:rPr>
          <w:delText xml:space="preserve"> </w:delText>
        </w:r>
        <w:r w:rsidRPr="006454E5" w:rsidDel="00234EA9">
          <w:rPr>
            <w:rFonts w:cs="Times New Roman"/>
            <w:sz w:val="26"/>
            <w:szCs w:val="26"/>
          </w:rPr>
          <w:delText>tháng</w:delText>
        </w:r>
        <w:r w:rsidRPr="006454E5" w:rsidDel="00234EA9">
          <w:rPr>
            <w:rFonts w:cs="Times New Roman"/>
            <w:spacing w:val="-1"/>
            <w:sz w:val="26"/>
            <w:szCs w:val="26"/>
          </w:rPr>
          <w:delText xml:space="preserve"> </w:delText>
        </w:r>
        <w:r w:rsidRPr="006454E5" w:rsidDel="00234EA9">
          <w:rPr>
            <w:rFonts w:cs="Times New Roman"/>
            <w:sz w:val="26"/>
            <w:szCs w:val="26"/>
          </w:rPr>
          <w:delText>….</w:delText>
        </w:r>
        <w:r w:rsidRPr="006454E5" w:rsidDel="00234EA9">
          <w:rPr>
            <w:rFonts w:cs="Times New Roman"/>
            <w:spacing w:val="-1"/>
            <w:sz w:val="26"/>
            <w:szCs w:val="26"/>
          </w:rPr>
          <w:delText xml:space="preserve"> </w:delText>
        </w:r>
        <w:r w:rsidRPr="006454E5" w:rsidDel="00234EA9">
          <w:rPr>
            <w:rFonts w:cs="Times New Roman"/>
            <w:sz w:val="26"/>
            <w:szCs w:val="26"/>
          </w:rPr>
          <w:delText>năm</w:delText>
        </w:r>
        <w:r w:rsidRPr="006454E5" w:rsidDel="00234EA9">
          <w:rPr>
            <w:rFonts w:cs="Times New Roman"/>
            <w:spacing w:val="-1"/>
            <w:sz w:val="26"/>
            <w:szCs w:val="26"/>
          </w:rPr>
          <w:delText xml:space="preserve"> </w:delText>
        </w:r>
        <w:r w:rsidRPr="006454E5" w:rsidDel="00234EA9">
          <w:rPr>
            <w:rFonts w:cs="Times New Roman"/>
            <w:spacing w:val="-5"/>
            <w:sz w:val="26"/>
            <w:szCs w:val="26"/>
          </w:rPr>
          <w:delText>…..</w:delText>
        </w:r>
      </w:del>
    </w:p>
    <w:p w14:paraId="53717493" w14:textId="56DFE15E" w:rsidR="00314B16" w:rsidRPr="006454E5" w:rsidDel="00234EA9" w:rsidRDefault="00314B16" w:rsidP="00790665">
      <w:pPr>
        <w:pStyle w:val="NoSpacing"/>
        <w:jc w:val="right"/>
        <w:rPr>
          <w:del w:id="293" w:author="Khanh Cong" w:date="2024-12-23T21:15:00Z" w16du:dateUtc="2024-12-23T14:15:00Z"/>
          <w:szCs w:val="26"/>
        </w:rPr>
      </w:pPr>
      <w:bookmarkStart w:id="294" w:name="__RefHeading___Toc26556_1225579473"/>
      <w:bookmarkStart w:id="295" w:name="_Toc185447725"/>
      <w:bookmarkEnd w:id="294"/>
      <w:del w:id="296" w:author="Khanh Cong" w:date="2024-12-23T21:15:00Z" w16du:dateUtc="2024-12-23T14:15:00Z">
        <w:r w:rsidRPr="006454E5" w:rsidDel="00234EA9">
          <w:rPr>
            <w:szCs w:val="26"/>
          </w:rPr>
          <w:delText>CÁN</w:delText>
        </w:r>
        <w:r w:rsidRPr="006454E5" w:rsidDel="00234EA9">
          <w:rPr>
            <w:spacing w:val="-5"/>
            <w:szCs w:val="26"/>
          </w:rPr>
          <w:delText xml:space="preserve"> </w:delText>
        </w:r>
        <w:r w:rsidRPr="006454E5" w:rsidDel="00234EA9">
          <w:rPr>
            <w:szCs w:val="26"/>
          </w:rPr>
          <w:delText>BỘ</w:delText>
        </w:r>
        <w:r w:rsidRPr="006454E5" w:rsidDel="00234EA9">
          <w:rPr>
            <w:spacing w:val="-5"/>
            <w:szCs w:val="26"/>
          </w:rPr>
          <w:delText xml:space="preserve"> </w:delText>
        </w:r>
        <w:r w:rsidRPr="006454E5" w:rsidDel="00234EA9">
          <w:rPr>
            <w:szCs w:val="26"/>
          </w:rPr>
          <w:delText>GIẢNG</w:delText>
        </w:r>
        <w:r w:rsidRPr="006454E5" w:rsidDel="00234EA9">
          <w:rPr>
            <w:spacing w:val="-8"/>
            <w:szCs w:val="26"/>
          </w:rPr>
          <w:delText xml:space="preserve"> </w:delText>
        </w:r>
        <w:r w:rsidRPr="006454E5" w:rsidDel="00234EA9">
          <w:rPr>
            <w:szCs w:val="26"/>
          </w:rPr>
          <w:delText>VIÊN</w:delText>
        </w:r>
        <w:r w:rsidRPr="006454E5" w:rsidDel="00234EA9">
          <w:rPr>
            <w:spacing w:val="-3"/>
            <w:szCs w:val="26"/>
          </w:rPr>
          <w:delText xml:space="preserve"> </w:delText>
        </w:r>
        <w:r w:rsidRPr="006454E5" w:rsidDel="00234EA9">
          <w:rPr>
            <w:szCs w:val="26"/>
          </w:rPr>
          <w:delText xml:space="preserve">HƯỚNG </w:delText>
        </w:r>
        <w:r w:rsidRPr="006454E5" w:rsidDel="00234EA9">
          <w:rPr>
            <w:spacing w:val="-5"/>
            <w:szCs w:val="26"/>
          </w:rPr>
          <w:delText>DẪN</w:delText>
        </w:r>
        <w:bookmarkEnd w:id="295"/>
      </w:del>
    </w:p>
    <w:p w14:paraId="27E26C54" w14:textId="55398957" w:rsidR="00652785" w:rsidRPr="001D767D" w:rsidDel="00234EA9" w:rsidRDefault="00652785" w:rsidP="00790665">
      <w:pPr>
        <w:jc w:val="right"/>
        <w:rPr>
          <w:del w:id="297" w:author="Khanh Cong" w:date="2024-12-23T21:15:00Z" w16du:dateUtc="2024-12-23T14:15:00Z"/>
          <w:rFonts w:cs="Times New Roman"/>
          <w:sz w:val="24"/>
        </w:rPr>
      </w:pPr>
      <w:del w:id="298" w:author="Khanh Cong" w:date="2024-12-23T21:15:00Z" w16du:dateUtc="2024-12-23T14:15:00Z">
        <w:r w:rsidRPr="006454E5" w:rsidDel="00234EA9">
          <w:rPr>
            <w:rFonts w:cs="Times New Roman"/>
            <w:sz w:val="26"/>
            <w:szCs w:val="26"/>
          </w:rPr>
          <w:delText>(ký, họ tên)</w:delText>
        </w:r>
        <w:r w:rsidRPr="006454E5" w:rsidDel="00234EA9">
          <w:rPr>
            <w:rFonts w:cs="Times New Roman"/>
            <w:sz w:val="26"/>
            <w:szCs w:val="26"/>
          </w:rPr>
          <w:tab/>
        </w:r>
        <w:r w:rsidDel="00234EA9">
          <w:rPr>
            <w:rFonts w:cs="Times New Roman"/>
            <w:sz w:val="24"/>
          </w:rPr>
          <w:tab/>
        </w:r>
        <w:r w:rsidDel="00234EA9">
          <w:rPr>
            <w:rFonts w:cs="Times New Roman"/>
            <w:sz w:val="24"/>
          </w:rPr>
          <w:tab/>
        </w:r>
      </w:del>
    </w:p>
    <w:p w14:paraId="42921487" w14:textId="67328774" w:rsidR="00314B16" w:rsidRPr="002B78EE" w:rsidDel="00234EA9" w:rsidRDefault="00314B16" w:rsidP="00790665">
      <w:pPr>
        <w:pStyle w:val="BodyText"/>
        <w:jc w:val="right"/>
        <w:rPr>
          <w:del w:id="299" w:author="Khanh Cong" w:date="2024-12-23T21:15:00Z" w16du:dateUtc="2024-12-23T14:15:00Z"/>
          <w:rFonts w:ascii="Times New Roman" w:hAnsi="Times New Roman" w:cs="Times New Roman"/>
        </w:rPr>
      </w:pPr>
      <w:del w:id="300" w:author="Khanh Cong" w:date="2024-12-23T21:15:00Z" w16du:dateUtc="2024-12-23T14:15:00Z">
        <w:r w:rsidRPr="002B78EE" w:rsidDel="00234EA9">
          <w:rPr>
            <w:rFonts w:ascii="Times New Roman" w:hAnsi="Times New Roman" w:cs="Times New Roman"/>
          </w:rPr>
          <w:br w:type="page"/>
        </w:r>
      </w:del>
    </w:p>
    <w:p w14:paraId="792A52CF" w14:textId="21167F98" w:rsidR="00314B16" w:rsidRPr="006454E5" w:rsidDel="00234EA9" w:rsidRDefault="00314B16">
      <w:pPr>
        <w:pStyle w:val="NoSpacing"/>
        <w:jc w:val="center"/>
        <w:rPr>
          <w:del w:id="301" w:author="Khanh Cong" w:date="2024-12-23T21:15:00Z" w16du:dateUtc="2024-12-23T14:15:00Z"/>
        </w:rPr>
        <w:pPrChange w:id="302" w:author="Khanh Cong" w:date="2024-12-22T21:05:00Z" w16du:dateUtc="2024-12-22T14:05:00Z">
          <w:pPr>
            <w:pStyle w:val="BodyText"/>
            <w:jc w:val="center"/>
          </w:pPr>
        </w:pPrChange>
      </w:pPr>
      <w:bookmarkStart w:id="303" w:name="_Toc185706943"/>
      <w:del w:id="304" w:author="Khanh Cong" w:date="2024-12-23T21:15:00Z" w16du:dateUtc="2024-12-23T14:15:00Z">
        <w:r w:rsidRPr="00F06492" w:rsidDel="00234EA9">
          <w:delText>NHẬN XÉT, ĐÁNH GIÁ, CHO ĐIỂM</w:delText>
        </w:r>
        <w:bookmarkEnd w:id="303"/>
      </w:del>
    </w:p>
    <w:p w14:paraId="67B7D23F" w14:textId="58648C45" w:rsidR="00314B16" w:rsidRPr="00863B69" w:rsidDel="00234EA9" w:rsidRDefault="00314B16">
      <w:pPr>
        <w:pStyle w:val="NoSpacing"/>
        <w:jc w:val="center"/>
        <w:rPr>
          <w:del w:id="305" w:author="Khanh Cong" w:date="2024-12-23T21:15:00Z" w16du:dateUtc="2024-12-23T14:15:00Z"/>
        </w:rPr>
        <w:pPrChange w:id="306" w:author="Khanh Cong" w:date="2024-12-22T21:05:00Z" w16du:dateUtc="2024-12-22T14:05:00Z">
          <w:pPr>
            <w:pStyle w:val="BodyText"/>
            <w:jc w:val="center"/>
          </w:pPr>
        </w:pPrChange>
      </w:pPr>
      <w:del w:id="307" w:author="Khanh Cong" w:date="2024-12-23T21:15:00Z" w16du:dateUtc="2024-12-23T14:15:00Z">
        <w:r w:rsidRPr="00863B69" w:rsidDel="00234EA9">
          <w:rPr>
            <w:rPrChange w:id="308" w:author="Khanh Cong" w:date="2024-12-21T20:42:00Z" w16du:dateUtc="2024-12-21T13:42:00Z">
              <w:rPr>
                <w:rFonts w:cs="Times New Roman"/>
                <w:b/>
                <w:bCs/>
                <w:szCs w:val="26"/>
              </w:rPr>
            </w:rPrChange>
          </w:rPr>
          <w:delText>(CỦA GIẢNG VIÊN PHẢN BIỆN)</w:delText>
        </w:r>
      </w:del>
    </w:p>
    <w:p w14:paraId="1209AF41" w14:textId="2466287B" w:rsidR="00314B16" w:rsidRPr="00F06492" w:rsidDel="00234EA9" w:rsidRDefault="00314B16" w:rsidP="00314B16">
      <w:pPr>
        <w:pStyle w:val="BodyText"/>
        <w:jc w:val="center"/>
        <w:rPr>
          <w:del w:id="309" w:author="Khanh Cong" w:date="2024-12-23T21:15:00Z" w16du:dateUtc="2024-12-23T14:15:00Z"/>
          <w:rFonts w:ascii="Times New Roman" w:hAnsi="Times New Roman" w:cs="Times New Roman"/>
          <w:b/>
          <w:bCs/>
          <w:sz w:val="26"/>
          <w:szCs w:val="26"/>
        </w:rPr>
      </w:pPr>
    </w:p>
    <w:p w14:paraId="18950777" w14:textId="6FCC2ECB" w:rsidR="00314B16" w:rsidRPr="006454E5" w:rsidDel="00234EA9" w:rsidRDefault="00314B16" w:rsidP="00314B16">
      <w:pPr>
        <w:ind w:left="120"/>
        <w:jc w:val="center"/>
        <w:rPr>
          <w:del w:id="310" w:author="Khanh Cong" w:date="2024-12-23T21:15:00Z" w16du:dateUtc="2024-12-23T14:15:00Z"/>
          <w:rFonts w:cs="Times New Roman"/>
          <w:sz w:val="26"/>
          <w:szCs w:val="26"/>
        </w:rPr>
      </w:pPr>
      <w:del w:id="311" w:author="Khanh Cong" w:date="2024-12-23T21:15:00Z" w16du:dateUtc="2024-12-23T14:15:00Z">
        <w:r w:rsidRPr="00F06492" w:rsidDel="00234EA9">
          <w:rPr>
            <w:rFonts w:cs="Times New Roman"/>
            <w:b/>
            <w:spacing w:val="-2"/>
            <w:sz w:val="26"/>
            <w:szCs w:val="26"/>
          </w:rPr>
          <w:delText>.............................................................................................................................................</w:delText>
        </w:r>
      </w:del>
    </w:p>
    <w:p w14:paraId="284C1236" w14:textId="3F0EA7D7" w:rsidR="00314B16" w:rsidRPr="006454E5" w:rsidDel="00234EA9" w:rsidRDefault="00314B16" w:rsidP="00314B16">
      <w:pPr>
        <w:spacing w:before="209"/>
        <w:ind w:left="120"/>
        <w:jc w:val="center"/>
        <w:rPr>
          <w:del w:id="312" w:author="Khanh Cong" w:date="2024-12-23T21:15:00Z" w16du:dateUtc="2024-12-23T14:15:00Z"/>
          <w:rFonts w:cs="Times New Roman"/>
          <w:sz w:val="26"/>
          <w:szCs w:val="26"/>
        </w:rPr>
      </w:pPr>
      <w:del w:id="313" w:author="Khanh Cong" w:date="2024-12-23T21:15:00Z" w16du:dateUtc="2024-12-23T14:15:00Z">
        <w:r w:rsidRPr="00F06492" w:rsidDel="00234EA9">
          <w:rPr>
            <w:rFonts w:cs="Times New Roman"/>
            <w:b/>
            <w:spacing w:val="-2"/>
            <w:sz w:val="26"/>
            <w:szCs w:val="26"/>
          </w:rPr>
          <w:delText>.............................................................................................................................................</w:delText>
        </w:r>
      </w:del>
    </w:p>
    <w:p w14:paraId="09635B04" w14:textId="1835BDD7" w:rsidR="00314B16" w:rsidRPr="006454E5" w:rsidDel="00234EA9" w:rsidRDefault="00314B16" w:rsidP="00314B16">
      <w:pPr>
        <w:spacing w:before="209"/>
        <w:ind w:left="120"/>
        <w:jc w:val="center"/>
        <w:rPr>
          <w:del w:id="314" w:author="Khanh Cong" w:date="2024-12-23T21:15:00Z" w16du:dateUtc="2024-12-23T14:15:00Z"/>
          <w:rFonts w:cs="Times New Roman"/>
          <w:sz w:val="26"/>
          <w:szCs w:val="26"/>
        </w:rPr>
      </w:pPr>
      <w:del w:id="315" w:author="Khanh Cong" w:date="2024-12-23T21:15:00Z" w16du:dateUtc="2024-12-23T14:15:00Z">
        <w:r w:rsidRPr="00F06492" w:rsidDel="00234EA9">
          <w:rPr>
            <w:rFonts w:cs="Times New Roman"/>
            <w:b/>
            <w:spacing w:val="-2"/>
            <w:sz w:val="26"/>
            <w:szCs w:val="26"/>
          </w:rPr>
          <w:delText>.............................................................................................................................................</w:delText>
        </w:r>
      </w:del>
    </w:p>
    <w:p w14:paraId="43A7612D" w14:textId="56561235" w:rsidR="00314B16" w:rsidRPr="006454E5" w:rsidDel="00234EA9" w:rsidRDefault="00314B16" w:rsidP="00314B16">
      <w:pPr>
        <w:spacing w:before="209"/>
        <w:ind w:left="120"/>
        <w:jc w:val="center"/>
        <w:rPr>
          <w:del w:id="316" w:author="Khanh Cong" w:date="2024-12-23T21:15:00Z" w16du:dateUtc="2024-12-23T14:15:00Z"/>
          <w:rFonts w:cs="Times New Roman"/>
          <w:sz w:val="26"/>
          <w:szCs w:val="26"/>
        </w:rPr>
      </w:pPr>
      <w:del w:id="317" w:author="Khanh Cong" w:date="2024-12-23T21:15:00Z" w16du:dateUtc="2024-12-23T14:15:00Z">
        <w:r w:rsidRPr="00F06492" w:rsidDel="00234EA9">
          <w:rPr>
            <w:rFonts w:cs="Times New Roman"/>
            <w:b/>
            <w:spacing w:val="-2"/>
            <w:sz w:val="26"/>
            <w:szCs w:val="26"/>
          </w:rPr>
          <w:delText>.............................................................................................................................................</w:delText>
        </w:r>
      </w:del>
    </w:p>
    <w:p w14:paraId="0747C215" w14:textId="4A732D55" w:rsidR="00314B16" w:rsidRPr="006454E5" w:rsidDel="00234EA9" w:rsidRDefault="00314B16" w:rsidP="00314B16">
      <w:pPr>
        <w:spacing w:before="209"/>
        <w:ind w:left="120"/>
        <w:jc w:val="center"/>
        <w:rPr>
          <w:del w:id="318" w:author="Khanh Cong" w:date="2024-12-23T21:15:00Z" w16du:dateUtc="2024-12-23T14:15:00Z"/>
          <w:rFonts w:cs="Times New Roman"/>
          <w:sz w:val="26"/>
          <w:szCs w:val="26"/>
        </w:rPr>
      </w:pPr>
      <w:del w:id="319" w:author="Khanh Cong" w:date="2024-12-23T21:15:00Z" w16du:dateUtc="2024-12-23T14:15:00Z">
        <w:r w:rsidRPr="00F06492" w:rsidDel="00234EA9">
          <w:rPr>
            <w:rFonts w:cs="Times New Roman"/>
            <w:b/>
            <w:spacing w:val="-2"/>
            <w:sz w:val="26"/>
            <w:szCs w:val="26"/>
          </w:rPr>
          <w:delText>.............................................................................................................................................</w:delText>
        </w:r>
      </w:del>
    </w:p>
    <w:p w14:paraId="66ED6516" w14:textId="4D11F207" w:rsidR="00314B16" w:rsidRPr="006454E5" w:rsidDel="00234EA9" w:rsidRDefault="00314B16" w:rsidP="00314B16">
      <w:pPr>
        <w:spacing w:before="209"/>
        <w:ind w:left="120"/>
        <w:jc w:val="center"/>
        <w:rPr>
          <w:del w:id="320" w:author="Khanh Cong" w:date="2024-12-23T21:15:00Z" w16du:dateUtc="2024-12-23T14:15:00Z"/>
          <w:rFonts w:cs="Times New Roman"/>
          <w:sz w:val="26"/>
          <w:szCs w:val="26"/>
        </w:rPr>
      </w:pPr>
      <w:del w:id="321" w:author="Khanh Cong" w:date="2024-12-23T21:15:00Z" w16du:dateUtc="2024-12-23T14:15:00Z">
        <w:r w:rsidRPr="00F06492" w:rsidDel="00234EA9">
          <w:rPr>
            <w:rFonts w:cs="Times New Roman"/>
            <w:b/>
            <w:spacing w:val="-2"/>
            <w:sz w:val="26"/>
            <w:szCs w:val="26"/>
          </w:rPr>
          <w:delText>.............................................................................................................................................</w:delText>
        </w:r>
      </w:del>
    </w:p>
    <w:p w14:paraId="3C4BE571" w14:textId="501B70A0" w:rsidR="00314B16" w:rsidRPr="006454E5" w:rsidDel="00234EA9" w:rsidRDefault="00314B16" w:rsidP="00314B16">
      <w:pPr>
        <w:spacing w:before="209"/>
        <w:ind w:left="120"/>
        <w:jc w:val="center"/>
        <w:rPr>
          <w:del w:id="322" w:author="Khanh Cong" w:date="2024-12-23T21:15:00Z" w16du:dateUtc="2024-12-23T14:15:00Z"/>
          <w:rFonts w:cs="Times New Roman"/>
          <w:sz w:val="26"/>
          <w:szCs w:val="26"/>
        </w:rPr>
      </w:pPr>
      <w:del w:id="323" w:author="Khanh Cong" w:date="2024-12-23T21:15:00Z" w16du:dateUtc="2024-12-23T14:15:00Z">
        <w:r w:rsidRPr="00F06492" w:rsidDel="00234EA9">
          <w:rPr>
            <w:rFonts w:cs="Times New Roman"/>
            <w:b/>
            <w:spacing w:val="-2"/>
            <w:sz w:val="26"/>
            <w:szCs w:val="26"/>
          </w:rPr>
          <w:delText>.............................................................................................................................................</w:delText>
        </w:r>
      </w:del>
    </w:p>
    <w:p w14:paraId="46AE01D5" w14:textId="28B76E88" w:rsidR="00314B16" w:rsidRPr="006454E5" w:rsidDel="00234EA9" w:rsidRDefault="00314B16" w:rsidP="00314B16">
      <w:pPr>
        <w:spacing w:before="209"/>
        <w:ind w:left="120"/>
        <w:jc w:val="center"/>
        <w:rPr>
          <w:del w:id="324" w:author="Khanh Cong" w:date="2024-12-23T21:15:00Z" w16du:dateUtc="2024-12-23T14:15:00Z"/>
          <w:rFonts w:cs="Times New Roman"/>
          <w:sz w:val="26"/>
          <w:szCs w:val="26"/>
        </w:rPr>
      </w:pPr>
      <w:del w:id="325" w:author="Khanh Cong" w:date="2024-12-23T21:15:00Z" w16du:dateUtc="2024-12-23T14:15:00Z">
        <w:r w:rsidRPr="00F06492" w:rsidDel="00234EA9">
          <w:rPr>
            <w:rFonts w:cs="Times New Roman"/>
            <w:b/>
            <w:spacing w:val="-2"/>
            <w:sz w:val="26"/>
            <w:szCs w:val="26"/>
          </w:rPr>
          <w:delText>.............................................................................................................................................</w:delText>
        </w:r>
      </w:del>
    </w:p>
    <w:p w14:paraId="1C8923CB" w14:textId="56662643" w:rsidR="00314B16" w:rsidRPr="006454E5" w:rsidDel="00234EA9" w:rsidRDefault="00314B16" w:rsidP="00314B16">
      <w:pPr>
        <w:spacing w:before="209"/>
        <w:ind w:left="120"/>
        <w:jc w:val="center"/>
        <w:rPr>
          <w:del w:id="326" w:author="Khanh Cong" w:date="2024-12-23T21:15:00Z" w16du:dateUtc="2024-12-23T14:15:00Z"/>
          <w:rFonts w:cs="Times New Roman"/>
          <w:sz w:val="26"/>
          <w:szCs w:val="26"/>
        </w:rPr>
      </w:pPr>
      <w:del w:id="327" w:author="Khanh Cong" w:date="2024-12-23T21:15:00Z" w16du:dateUtc="2024-12-23T14:15:00Z">
        <w:r w:rsidRPr="00F06492" w:rsidDel="00234EA9">
          <w:rPr>
            <w:rFonts w:cs="Times New Roman"/>
            <w:b/>
            <w:spacing w:val="-2"/>
            <w:sz w:val="26"/>
            <w:szCs w:val="26"/>
          </w:rPr>
          <w:delText>.............................................................................................................................................</w:delText>
        </w:r>
      </w:del>
    </w:p>
    <w:p w14:paraId="542EED4D" w14:textId="74F3E40F" w:rsidR="00314B16" w:rsidRPr="006454E5" w:rsidDel="00234EA9" w:rsidRDefault="00314B16" w:rsidP="00314B16">
      <w:pPr>
        <w:spacing w:before="209"/>
        <w:ind w:left="120"/>
        <w:jc w:val="center"/>
        <w:rPr>
          <w:del w:id="328" w:author="Khanh Cong" w:date="2024-12-23T21:15:00Z" w16du:dateUtc="2024-12-23T14:15:00Z"/>
          <w:rFonts w:cs="Times New Roman"/>
          <w:sz w:val="26"/>
          <w:szCs w:val="26"/>
        </w:rPr>
      </w:pPr>
      <w:del w:id="329" w:author="Khanh Cong" w:date="2024-12-23T21:15:00Z" w16du:dateUtc="2024-12-23T14:15:00Z">
        <w:r w:rsidRPr="00F06492" w:rsidDel="00234EA9">
          <w:rPr>
            <w:rFonts w:cs="Times New Roman"/>
            <w:b/>
            <w:spacing w:val="-2"/>
            <w:sz w:val="26"/>
            <w:szCs w:val="26"/>
          </w:rPr>
          <w:delText>.............................................................................................................................................</w:delText>
        </w:r>
      </w:del>
    </w:p>
    <w:p w14:paraId="2752728C" w14:textId="2EC542E8" w:rsidR="00314B16" w:rsidRPr="006454E5" w:rsidDel="00234EA9" w:rsidRDefault="00314B16" w:rsidP="00314B16">
      <w:pPr>
        <w:spacing w:before="209"/>
        <w:ind w:left="120"/>
        <w:jc w:val="center"/>
        <w:rPr>
          <w:del w:id="330" w:author="Khanh Cong" w:date="2024-12-23T21:15:00Z" w16du:dateUtc="2024-12-23T14:15:00Z"/>
          <w:rFonts w:cs="Times New Roman"/>
          <w:sz w:val="26"/>
          <w:szCs w:val="26"/>
        </w:rPr>
      </w:pPr>
      <w:del w:id="331" w:author="Khanh Cong" w:date="2024-12-23T21:15:00Z" w16du:dateUtc="2024-12-23T14:15:00Z">
        <w:r w:rsidRPr="00F06492" w:rsidDel="00234EA9">
          <w:rPr>
            <w:rFonts w:cs="Times New Roman"/>
            <w:b/>
            <w:spacing w:val="-2"/>
            <w:sz w:val="26"/>
            <w:szCs w:val="26"/>
          </w:rPr>
          <w:delText>.............................................................................................................................................</w:delText>
        </w:r>
      </w:del>
    </w:p>
    <w:p w14:paraId="21013AF4" w14:textId="22B7EE1A" w:rsidR="00314B16" w:rsidRPr="006454E5" w:rsidDel="00234EA9" w:rsidRDefault="00314B16" w:rsidP="00314B16">
      <w:pPr>
        <w:spacing w:before="209"/>
        <w:ind w:left="120"/>
        <w:jc w:val="center"/>
        <w:rPr>
          <w:del w:id="332" w:author="Khanh Cong" w:date="2024-12-23T21:15:00Z" w16du:dateUtc="2024-12-23T14:15:00Z"/>
          <w:rFonts w:cs="Times New Roman"/>
          <w:sz w:val="26"/>
          <w:szCs w:val="26"/>
        </w:rPr>
      </w:pPr>
      <w:del w:id="333" w:author="Khanh Cong" w:date="2024-12-23T21:15:00Z" w16du:dateUtc="2024-12-23T14:15:00Z">
        <w:r w:rsidRPr="00F06492" w:rsidDel="00234EA9">
          <w:rPr>
            <w:rFonts w:cs="Times New Roman"/>
            <w:b/>
            <w:spacing w:val="-2"/>
            <w:sz w:val="26"/>
            <w:szCs w:val="26"/>
          </w:rPr>
          <w:delText>.............................................................................................................................................</w:delText>
        </w:r>
      </w:del>
    </w:p>
    <w:p w14:paraId="473F712A" w14:textId="0AF1EB58" w:rsidR="00314B16" w:rsidRPr="006454E5" w:rsidDel="00234EA9" w:rsidRDefault="00314B16" w:rsidP="00314B16">
      <w:pPr>
        <w:spacing w:before="209"/>
        <w:ind w:left="120"/>
        <w:jc w:val="center"/>
        <w:rPr>
          <w:del w:id="334" w:author="Khanh Cong" w:date="2024-12-23T21:15:00Z" w16du:dateUtc="2024-12-23T14:15:00Z"/>
          <w:rFonts w:cs="Times New Roman"/>
          <w:sz w:val="26"/>
          <w:szCs w:val="26"/>
        </w:rPr>
      </w:pPr>
      <w:del w:id="335" w:author="Khanh Cong" w:date="2024-12-23T21:15:00Z" w16du:dateUtc="2024-12-23T14:15:00Z">
        <w:r w:rsidRPr="00F06492" w:rsidDel="00234EA9">
          <w:rPr>
            <w:rFonts w:cs="Times New Roman"/>
            <w:b/>
            <w:spacing w:val="-2"/>
            <w:sz w:val="26"/>
            <w:szCs w:val="26"/>
          </w:rPr>
          <w:delText>.............................................................................................................................................</w:delText>
        </w:r>
      </w:del>
    </w:p>
    <w:p w14:paraId="67E53FE2" w14:textId="0A6DA527" w:rsidR="00314B16" w:rsidRPr="006454E5" w:rsidDel="00234EA9" w:rsidRDefault="00314B16" w:rsidP="00314B16">
      <w:pPr>
        <w:tabs>
          <w:tab w:val="left" w:leader="dot" w:pos="7951"/>
        </w:tabs>
        <w:spacing w:before="209"/>
        <w:ind w:left="688"/>
        <w:rPr>
          <w:del w:id="336" w:author="Khanh Cong" w:date="2024-12-23T21:15:00Z" w16du:dateUtc="2024-12-23T14:15:00Z"/>
          <w:rFonts w:cs="Times New Roman"/>
          <w:sz w:val="26"/>
          <w:szCs w:val="26"/>
        </w:rPr>
      </w:pPr>
      <w:del w:id="337" w:author="Khanh Cong" w:date="2024-12-23T21:15:00Z" w16du:dateUtc="2024-12-23T14:15:00Z">
        <w:r w:rsidRPr="00F06492" w:rsidDel="00234EA9">
          <w:rPr>
            <w:rFonts w:cs="Times New Roman"/>
            <w:b/>
            <w:sz w:val="26"/>
            <w:szCs w:val="26"/>
          </w:rPr>
          <w:delText>Điểm:</w:delText>
        </w:r>
        <w:r w:rsidRPr="00F06492" w:rsidDel="00234EA9">
          <w:rPr>
            <w:rFonts w:cs="Times New Roman"/>
            <w:b/>
            <w:spacing w:val="30"/>
            <w:sz w:val="26"/>
            <w:szCs w:val="26"/>
          </w:rPr>
          <w:delText xml:space="preserve"> </w:delText>
        </w:r>
        <w:r w:rsidRPr="00F06492" w:rsidDel="00234EA9">
          <w:rPr>
            <w:rFonts w:cs="Times New Roman"/>
            <w:b/>
            <w:sz w:val="26"/>
            <w:szCs w:val="26"/>
          </w:rPr>
          <w:delText>...............................(</w:delText>
        </w:r>
        <w:r w:rsidRPr="00F06492" w:rsidDel="00234EA9">
          <w:rPr>
            <w:rFonts w:cs="Times New Roman"/>
            <w:sz w:val="26"/>
            <w:szCs w:val="26"/>
          </w:rPr>
          <w:delText>bằng</w:delText>
        </w:r>
        <w:r w:rsidRPr="00F06492" w:rsidDel="00234EA9">
          <w:rPr>
            <w:rFonts w:cs="Times New Roman"/>
            <w:spacing w:val="31"/>
            <w:sz w:val="26"/>
            <w:szCs w:val="26"/>
          </w:rPr>
          <w:delText xml:space="preserve"> </w:delText>
        </w:r>
        <w:r w:rsidRPr="00F06492" w:rsidDel="00234EA9">
          <w:rPr>
            <w:rFonts w:cs="Times New Roman"/>
            <w:spacing w:val="-5"/>
            <w:sz w:val="26"/>
            <w:szCs w:val="26"/>
          </w:rPr>
          <w:delText>chữ</w:delText>
        </w:r>
        <w:r w:rsidRPr="00F06492" w:rsidDel="00234EA9">
          <w:rPr>
            <w:rFonts w:cs="Times New Roman"/>
            <w:sz w:val="26"/>
            <w:szCs w:val="26"/>
          </w:rPr>
          <w:tab/>
        </w:r>
        <w:r w:rsidRPr="00F06492" w:rsidDel="00234EA9">
          <w:rPr>
            <w:rFonts w:cs="Times New Roman"/>
            <w:spacing w:val="-10"/>
            <w:sz w:val="26"/>
            <w:szCs w:val="26"/>
          </w:rPr>
          <w:delText>)</w:delText>
        </w:r>
      </w:del>
    </w:p>
    <w:p w14:paraId="60D0A2F5" w14:textId="6123A19C" w:rsidR="00314B16" w:rsidRPr="006454E5" w:rsidDel="00234EA9" w:rsidRDefault="00314B16" w:rsidP="00314B16">
      <w:pPr>
        <w:spacing w:before="210"/>
        <w:ind w:left="688"/>
        <w:rPr>
          <w:del w:id="338" w:author="Khanh Cong" w:date="2024-12-23T21:15:00Z" w16du:dateUtc="2024-12-23T14:15:00Z"/>
          <w:rFonts w:cs="Times New Roman"/>
          <w:sz w:val="26"/>
          <w:szCs w:val="26"/>
        </w:rPr>
      </w:pPr>
      <w:del w:id="339" w:author="Khanh Cong" w:date="2024-12-23T21:15:00Z" w16du:dateUtc="2024-12-23T14:15:00Z">
        <w:r w:rsidRPr="006454E5" w:rsidDel="00234EA9">
          <w:rPr>
            <w:rFonts w:cs="Times New Roman"/>
            <w:sz w:val="26"/>
            <w:szCs w:val="26"/>
          </w:rPr>
          <w:delText>Đồng</w:delText>
        </w:r>
        <w:r w:rsidRPr="006454E5" w:rsidDel="00234EA9">
          <w:rPr>
            <w:rFonts w:cs="Times New Roman"/>
            <w:spacing w:val="-4"/>
            <w:sz w:val="26"/>
            <w:szCs w:val="26"/>
          </w:rPr>
          <w:delText xml:space="preserve"> </w:delText>
        </w:r>
        <w:r w:rsidRPr="006454E5" w:rsidDel="00234EA9">
          <w:rPr>
            <w:rFonts w:cs="Times New Roman"/>
            <w:sz w:val="26"/>
            <w:szCs w:val="26"/>
          </w:rPr>
          <w:delText>ý/</w:delText>
        </w:r>
        <w:r w:rsidRPr="006454E5" w:rsidDel="00234EA9">
          <w:rPr>
            <w:rFonts w:cs="Times New Roman"/>
            <w:spacing w:val="-2"/>
            <w:sz w:val="26"/>
            <w:szCs w:val="26"/>
          </w:rPr>
          <w:delText xml:space="preserve"> </w:delText>
        </w:r>
        <w:r w:rsidRPr="006454E5" w:rsidDel="00234EA9">
          <w:rPr>
            <w:rFonts w:cs="Times New Roman"/>
            <w:sz w:val="26"/>
            <w:szCs w:val="26"/>
          </w:rPr>
          <w:delText>Không</w:delText>
        </w:r>
        <w:r w:rsidRPr="006454E5" w:rsidDel="00234EA9">
          <w:rPr>
            <w:rFonts w:cs="Times New Roman"/>
            <w:spacing w:val="-2"/>
            <w:sz w:val="26"/>
            <w:szCs w:val="26"/>
          </w:rPr>
          <w:delText xml:space="preserve"> </w:delText>
        </w:r>
        <w:r w:rsidRPr="006454E5" w:rsidDel="00234EA9">
          <w:rPr>
            <w:rFonts w:cs="Times New Roman"/>
            <w:sz w:val="26"/>
            <w:szCs w:val="26"/>
          </w:rPr>
          <w:delText>đồng</w:delText>
        </w:r>
        <w:r w:rsidRPr="006454E5" w:rsidDel="00234EA9">
          <w:rPr>
            <w:rFonts w:cs="Times New Roman"/>
            <w:spacing w:val="-1"/>
            <w:sz w:val="26"/>
            <w:szCs w:val="26"/>
          </w:rPr>
          <w:delText xml:space="preserve"> </w:delText>
        </w:r>
        <w:r w:rsidRPr="006454E5" w:rsidDel="00234EA9">
          <w:rPr>
            <w:rFonts w:cs="Times New Roman"/>
            <w:sz w:val="26"/>
            <w:szCs w:val="26"/>
          </w:rPr>
          <w:delText>ý cho</w:delText>
        </w:r>
        <w:r w:rsidRPr="006454E5" w:rsidDel="00234EA9">
          <w:rPr>
            <w:rFonts w:cs="Times New Roman"/>
            <w:spacing w:val="-2"/>
            <w:sz w:val="26"/>
            <w:szCs w:val="26"/>
          </w:rPr>
          <w:delText xml:space="preserve"> </w:delText>
        </w:r>
        <w:r w:rsidRPr="006454E5" w:rsidDel="00234EA9">
          <w:rPr>
            <w:rFonts w:cs="Times New Roman"/>
            <w:sz w:val="26"/>
            <w:szCs w:val="26"/>
          </w:rPr>
          <w:delText>sinh</w:delText>
        </w:r>
        <w:r w:rsidRPr="006454E5" w:rsidDel="00234EA9">
          <w:rPr>
            <w:rFonts w:cs="Times New Roman"/>
            <w:spacing w:val="-3"/>
            <w:sz w:val="26"/>
            <w:szCs w:val="26"/>
          </w:rPr>
          <w:delText xml:space="preserve"> </w:delText>
        </w:r>
        <w:r w:rsidRPr="006454E5" w:rsidDel="00234EA9">
          <w:rPr>
            <w:rFonts w:cs="Times New Roman"/>
            <w:sz w:val="26"/>
            <w:szCs w:val="26"/>
          </w:rPr>
          <w:delText>viên</w:delText>
        </w:r>
        <w:r w:rsidRPr="006454E5" w:rsidDel="00234EA9">
          <w:rPr>
            <w:rFonts w:cs="Times New Roman"/>
            <w:spacing w:val="-4"/>
            <w:sz w:val="26"/>
            <w:szCs w:val="26"/>
          </w:rPr>
          <w:delText xml:space="preserve"> </w:delText>
        </w:r>
        <w:r w:rsidRPr="006454E5" w:rsidDel="00234EA9">
          <w:rPr>
            <w:rFonts w:cs="Times New Roman"/>
            <w:sz w:val="26"/>
            <w:szCs w:val="26"/>
          </w:rPr>
          <w:delText>bảo</w:delText>
        </w:r>
        <w:r w:rsidRPr="006454E5" w:rsidDel="00234EA9">
          <w:rPr>
            <w:rFonts w:cs="Times New Roman"/>
            <w:spacing w:val="-2"/>
            <w:sz w:val="26"/>
            <w:szCs w:val="26"/>
          </w:rPr>
          <w:delText xml:space="preserve"> </w:delText>
        </w:r>
        <w:r w:rsidRPr="006454E5" w:rsidDel="00234EA9">
          <w:rPr>
            <w:rFonts w:cs="Times New Roman"/>
            <w:sz w:val="26"/>
            <w:szCs w:val="26"/>
          </w:rPr>
          <w:delText>vệ</w:delText>
        </w:r>
        <w:r w:rsidRPr="006454E5" w:rsidDel="00234EA9">
          <w:rPr>
            <w:rFonts w:cs="Times New Roman"/>
            <w:spacing w:val="-1"/>
            <w:sz w:val="26"/>
            <w:szCs w:val="26"/>
          </w:rPr>
          <w:delText xml:space="preserve"> </w:delText>
        </w:r>
        <w:r w:rsidRPr="006454E5" w:rsidDel="00234EA9">
          <w:rPr>
            <w:rFonts w:cs="Times New Roman"/>
            <w:sz w:val="26"/>
            <w:szCs w:val="26"/>
          </w:rPr>
          <w:delText>trước</w:delText>
        </w:r>
        <w:r w:rsidRPr="006454E5" w:rsidDel="00234EA9">
          <w:rPr>
            <w:rFonts w:cs="Times New Roman"/>
            <w:spacing w:val="-2"/>
            <w:sz w:val="26"/>
            <w:szCs w:val="26"/>
          </w:rPr>
          <w:delText xml:space="preserve"> </w:delText>
        </w:r>
        <w:r w:rsidRPr="006454E5" w:rsidDel="00234EA9">
          <w:rPr>
            <w:rFonts w:cs="Times New Roman"/>
            <w:sz w:val="26"/>
            <w:szCs w:val="26"/>
          </w:rPr>
          <w:delText>hội</w:delText>
        </w:r>
        <w:r w:rsidRPr="006454E5" w:rsidDel="00234EA9">
          <w:rPr>
            <w:rFonts w:cs="Times New Roman"/>
            <w:spacing w:val="-2"/>
            <w:sz w:val="26"/>
            <w:szCs w:val="26"/>
          </w:rPr>
          <w:delText xml:space="preserve"> </w:delText>
        </w:r>
        <w:r w:rsidRPr="006454E5" w:rsidDel="00234EA9">
          <w:rPr>
            <w:rFonts w:cs="Times New Roman"/>
            <w:sz w:val="26"/>
            <w:szCs w:val="26"/>
          </w:rPr>
          <w:delText>đồng</w:delText>
        </w:r>
        <w:r w:rsidRPr="006454E5" w:rsidDel="00234EA9">
          <w:rPr>
            <w:rFonts w:cs="Times New Roman"/>
            <w:spacing w:val="-2"/>
            <w:sz w:val="26"/>
            <w:szCs w:val="26"/>
          </w:rPr>
          <w:delText xml:space="preserve"> </w:delText>
        </w:r>
        <w:r w:rsidRPr="006454E5" w:rsidDel="00234EA9">
          <w:rPr>
            <w:rFonts w:cs="Times New Roman"/>
            <w:sz w:val="26"/>
            <w:szCs w:val="26"/>
          </w:rPr>
          <w:delText>chấm</w:delText>
        </w:r>
        <w:r w:rsidRPr="006454E5" w:rsidDel="00234EA9">
          <w:rPr>
            <w:rFonts w:cs="Times New Roman"/>
            <w:spacing w:val="-3"/>
            <w:sz w:val="26"/>
            <w:szCs w:val="26"/>
          </w:rPr>
          <w:delText xml:space="preserve"> </w:delText>
        </w:r>
        <w:r w:rsidRPr="006454E5" w:rsidDel="00234EA9">
          <w:rPr>
            <w:rFonts w:cs="Times New Roman"/>
            <w:sz w:val="26"/>
            <w:szCs w:val="26"/>
          </w:rPr>
          <w:delText>đồ</w:delText>
        </w:r>
        <w:r w:rsidRPr="006454E5" w:rsidDel="00234EA9">
          <w:rPr>
            <w:rFonts w:cs="Times New Roman"/>
            <w:spacing w:val="-2"/>
            <w:sz w:val="26"/>
            <w:szCs w:val="26"/>
          </w:rPr>
          <w:delText xml:space="preserve"> </w:delText>
        </w:r>
        <w:r w:rsidRPr="006454E5" w:rsidDel="00234EA9">
          <w:rPr>
            <w:rFonts w:cs="Times New Roman"/>
            <w:sz w:val="26"/>
            <w:szCs w:val="26"/>
          </w:rPr>
          <w:delText>án</w:delText>
        </w:r>
        <w:r w:rsidRPr="006454E5" w:rsidDel="00234EA9">
          <w:rPr>
            <w:rFonts w:cs="Times New Roman"/>
            <w:spacing w:val="-4"/>
            <w:sz w:val="26"/>
            <w:szCs w:val="26"/>
          </w:rPr>
          <w:delText xml:space="preserve"> </w:delText>
        </w:r>
        <w:r w:rsidRPr="006454E5" w:rsidDel="00234EA9">
          <w:rPr>
            <w:rFonts w:cs="Times New Roman"/>
            <w:sz w:val="26"/>
            <w:szCs w:val="26"/>
          </w:rPr>
          <w:delText>tốt</w:delText>
        </w:r>
        <w:r w:rsidRPr="006454E5" w:rsidDel="00234EA9">
          <w:rPr>
            <w:rFonts w:cs="Times New Roman"/>
            <w:spacing w:val="-1"/>
            <w:sz w:val="26"/>
            <w:szCs w:val="26"/>
          </w:rPr>
          <w:delText xml:space="preserve"> </w:delText>
        </w:r>
        <w:r w:rsidRPr="006454E5" w:rsidDel="00234EA9">
          <w:rPr>
            <w:rFonts w:cs="Times New Roman"/>
            <w:spacing w:val="-2"/>
            <w:sz w:val="26"/>
            <w:szCs w:val="26"/>
          </w:rPr>
          <w:delText>nghiệp.</w:delText>
        </w:r>
      </w:del>
    </w:p>
    <w:p w14:paraId="3F087363" w14:textId="2EFBD316" w:rsidR="00314B16" w:rsidRPr="006454E5" w:rsidDel="00234EA9" w:rsidRDefault="00314B16" w:rsidP="00314B16">
      <w:pPr>
        <w:spacing w:before="210"/>
        <w:ind w:left="688"/>
        <w:rPr>
          <w:del w:id="340" w:author="Khanh Cong" w:date="2024-12-23T21:15:00Z" w16du:dateUtc="2024-12-23T14:15:00Z"/>
          <w:rFonts w:cs="Times New Roman"/>
          <w:spacing w:val="-2"/>
          <w:sz w:val="26"/>
          <w:szCs w:val="26"/>
        </w:rPr>
      </w:pPr>
    </w:p>
    <w:p w14:paraId="423F6366" w14:textId="0DDDBEAC" w:rsidR="00314B16" w:rsidRPr="006454E5" w:rsidDel="00234EA9" w:rsidRDefault="00314B16" w:rsidP="00314B16">
      <w:pPr>
        <w:spacing w:before="210"/>
        <w:ind w:left="688"/>
        <w:rPr>
          <w:del w:id="341" w:author="Khanh Cong" w:date="2024-12-23T21:15:00Z" w16du:dateUtc="2024-12-23T14:15:00Z"/>
          <w:rFonts w:cs="Times New Roman"/>
          <w:spacing w:val="-2"/>
          <w:sz w:val="26"/>
          <w:szCs w:val="26"/>
        </w:rPr>
      </w:pPr>
    </w:p>
    <w:p w14:paraId="14D51002" w14:textId="1381B928" w:rsidR="00314B16" w:rsidRPr="006454E5" w:rsidDel="00234EA9" w:rsidRDefault="00314B16" w:rsidP="00314B16">
      <w:pPr>
        <w:pStyle w:val="BodyText"/>
        <w:spacing w:before="1" w:after="0"/>
        <w:ind w:left="4890"/>
        <w:jc w:val="right"/>
        <w:rPr>
          <w:del w:id="342" w:author="Khanh Cong" w:date="2024-12-23T21:15:00Z" w16du:dateUtc="2024-12-23T14:15:00Z"/>
          <w:rFonts w:ascii="Times New Roman" w:hAnsi="Times New Roman" w:cs="Times New Roman"/>
          <w:sz w:val="26"/>
          <w:szCs w:val="26"/>
        </w:rPr>
      </w:pPr>
      <w:del w:id="343" w:author="Khanh Cong" w:date="2024-12-23T21:15:00Z" w16du:dateUtc="2024-12-23T14:15:00Z">
        <w:r w:rsidRPr="006454E5" w:rsidDel="00234EA9">
          <w:rPr>
            <w:rFonts w:ascii="Times New Roman" w:hAnsi="Times New Roman" w:cs="Times New Roman"/>
            <w:sz w:val="26"/>
            <w:szCs w:val="26"/>
          </w:rPr>
          <w:delText>...................,</w:delText>
        </w:r>
        <w:r w:rsidRPr="006454E5" w:rsidDel="00234EA9">
          <w:rPr>
            <w:rFonts w:ascii="Times New Roman" w:hAnsi="Times New Roman" w:cs="Times New Roman"/>
            <w:spacing w:val="-1"/>
            <w:sz w:val="26"/>
            <w:szCs w:val="26"/>
          </w:rPr>
          <w:delText xml:space="preserve"> </w:delText>
        </w:r>
        <w:r w:rsidRPr="006454E5" w:rsidDel="00234EA9">
          <w:rPr>
            <w:rFonts w:ascii="Times New Roman" w:hAnsi="Times New Roman" w:cs="Times New Roman"/>
            <w:sz w:val="26"/>
            <w:szCs w:val="26"/>
          </w:rPr>
          <w:delText>ngày</w:delText>
        </w:r>
        <w:r w:rsidRPr="006454E5" w:rsidDel="00234EA9">
          <w:rPr>
            <w:rFonts w:ascii="Times New Roman" w:hAnsi="Times New Roman" w:cs="Times New Roman"/>
            <w:spacing w:val="1"/>
            <w:sz w:val="26"/>
            <w:szCs w:val="26"/>
          </w:rPr>
          <w:delText xml:space="preserve"> </w:delText>
        </w:r>
        <w:r w:rsidRPr="006454E5" w:rsidDel="00234EA9">
          <w:rPr>
            <w:rFonts w:ascii="Times New Roman" w:hAnsi="Times New Roman" w:cs="Times New Roman"/>
            <w:sz w:val="26"/>
            <w:szCs w:val="26"/>
          </w:rPr>
          <w:delText>….</w:delText>
        </w:r>
        <w:r w:rsidRPr="006454E5" w:rsidDel="00234EA9">
          <w:rPr>
            <w:rFonts w:ascii="Times New Roman" w:hAnsi="Times New Roman" w:cs="Times New Roman"/>
            <w:spacing w:val="1"/>
            <w:sz w:val="26"/>
            <w:szCs w:val="26"/>
          </w:rPr>
          <w:delText xml:space="preserve"> </w:delText>
        </w:r>
        <w:r w:rsidRPr="006454E5" w:rsidDel="00234EA9">
          <w:rPr>
            <w:rFonts w:ascii="Times New Roman" w:hAnsi="Times New Roman" w:cs="Times New Roman"/>
            <w:sz w:val="26"/>
            <w:szCs w:val="26"/>
          </w:rPr>
          <w:delText>tháng</w:delText>
        </w:r>
        <w:r w:rsidRPr="006454E5" w:rsidDel="00234EA9">
          <w:rPr>
            <w:rFonts w:ascii="Times New Roman" w:hAnsi="Times New Roman" w:cs="Times New Roman"/>
            <w:spacing w:val="-1"/>
            <w:sz w:val="26"/>
            <w:szCs w:val="26"/>
          </w:rPr>
          <w:delText xml:space="preserve"> </w:delText>
        </w:r>
        <w:r w:rsidRPr="006454E5" w:rsidDel="00234EA9">
          <w:rPr>
            <w:rFonts w:ascii="Times New Roman" w:hAnsi="Times New Roman" w:cs="Times New Roman"/>
            <w:sz w:val="26"/>
            <w:szCs w:val="26"/>
          </w:rPr>
          <w:delText>….</w:delText>
        </w:r>
        <w:r w:rsidRPr="006454E5" w:rsidDel="00234EA9">
          <w:rPr>
            <w:rFonts w:ascii="Times New Roman" w:hAnsi="Times New Roman" w:cs="Times New Roman"/>
            <w:spacing w:val="-1"/>
            <w:sz w:val="26"/>
            <w:szCs w:val="26"/>
          </w:rPr>
          <w:delText xml:space="preserve"> </w:delText>
        </w:r>
        <w:r w:rsidRPr="006454E5" w:rsidDel="00234EA9">
          <w:rPr>
            <w:rFonts w:ascii="Times New Roman" w:hAnsi="Times New Roman" w:cs="Times New Roman"/>
            <w:sz w:val="26"/>
            <w:szCs w:val="26"/>
          </w:rPr>
          <w:delText>năm</w:delText>
        </w:r>
        <w:r w:rsidRPr="006454E5" w:rsidDel="00234EA9">
          <w:rPr>
            <w:rFonts w:ascii="Times New Roman" w:hAnsi="Times New Roman" w:cs="Times New Roman"/>
            <w:spacing w:val="-1"/>
            <w:sz w:val="26"/>
            <w:szCs w:val="26"/>
          </w:rPr>
          <w:delText xml:space="preserve"> </w:delText>
        </w:r>
        <w:r w:rsidRPr="006454E5" w:rsidDel="00234EA9">
          <w:rPr>
            <w:rFonts w:ascii="Times New Roman" w:hAnsi="Times New Roman" w:cs="Times New Roman"/>
            <w:spacing w:val="-5"/>
            <w:sz w:val="26"/>
            <w:szCs w:val="26"/>
          </w:rPr>
          <w:delText>…..</w:delText>
        </w:r>
      </w:del>
    </w:p>
    <w:p w14:paraId="4CD3C8EF" w14:textId="62852BD8" w:rsidR="00314B16" w:rsidRPr="00863B69" w:rsidDel="00234EA9" w:rsidRDefault="00314B16" w:rsidP="00314B16">
      <w:pPr>
        <w:spacing w:before="209"/>
        <w:ind w:left="5362"/>
        <w:jc w:val="right"/>
        <w:rPr>
          <w:del w:id="344" w:author="Khanh Cong" w:date="2024-12-23T21:15:00Z" w16du:dateUtc="2024-12-23T14:15:00Z"/>
          <w:rFonts w:cs="Times New Roman"/>
          <w:bCs/>
          <w:sz w:val="26"/>
          <w:szCs w:val="26"/>
        </w:rPr>
      </w:pPr>
      <w:del w:id="345" w:author="Khanh Cong" w:date="2024-12-23T21:15:00Z" w16du:dateUtc="2024-12-23T14:15:00Z">
        <w:r w:rsidRPr="00863B69" w:rsidDel="00234EA9">
          <w:rPr>
            <w:rFonts w:cs="Times New Roman"/>
            <w:bCs/>
            <w:spacing w:val="-2"/>
            <w:sz w:val="26"/>
            <w:szCs w:val="26"/>
            <w:rPrChange w:id="346" w:author="Khanh Cong" w:date="2024-12-21T20:43:00Z" w16du:dateUtc="2024-12-21T13:43:00Z">
              <w:rPr>
                <w:rFonts w:cs="Times New Roman"/>
                <w:b/>
                <w:spacing w:val="-2"/>
                <w:sz w:val="26"/>
                <w:szCs w:val="26"/>
              </w:rPr>
            </w:rPrChange>
          </w:rPr>
          <w:delText>CÁN</w:delText>
        </w:r>
        <w:r w:rsidRPr="00863B69" w:rsidDel="00234EA9">
          <w:rPr>
            <w:rFonts w:cs="Times New Roman"/>
            <w:bCs/>
            <w:spacing w:val="-5"/>
            <w:sz w:val="26"/>
            <w:szCs w:val="26"/>
            <w:rPrChange w:id="347" w:author="Khanh Cong" w:date="2024-12-21T20:43:00Z" w16du:dateUtc="2024-12-21T13:43:00Z">
              <w:rPr>
                <w:rFonts w:cs="Times New Roman"/>
                <w:b/>
                <w:spacing w:val="-5"/>
                <w:sz w:val="26"/>
                <w:szCs w:val="26"/>
              </w:rPr>
            </w:rPrChange>
          </w:rPr>
          <w:delText xml:space="preserve"> </w:delText>
        </w:r>
        <w:r w:rsidRPr="00863B69" w:rsidDel="00234EA9">
          <w:rPr>
            <w:rFonts w:cs="Times New Roman"/>
            <w:bCs/>
            <w:spacing w:val="-2"/>
            <w:sz w:val="26"/>
            <w:szCs w:val="26"/>
            <w:rPrChange w:id="348" w:author="Khanh Cong" w:date="2024-12-21T20:43:00Z" w16du:dateUtc="2024-12-21T13:43:00Z">
              <w:rPr>
                <w:rFonts w:cs="Times New Roman"/>
                <w:b/>
                <w:spacing w:val="-2"/>
                <w:sz w:val="26"/>
                <w:szCs w:val="26"/>
              </w:rPr>
            </w:rPrChange>
          </w:rPr>
          <w:delText>BỘ</w:delText>
        </w:r>
        <w:r w:rsidRPr="00863B69" w:rsidDel="00234EA9">
          <w:rPr>
            <w:rFonts w:cs="Times New Roman"/>
            <w:bCs/>
            <w:spacing w:val="-4"/>
            <w:sz w:val="26"/>
            <w:szCs w:val="26"/>
            <w:rPrChange w:id="349" w:author="Khanh Cong" w:date="2024-12-21T20:43:00Z" w16du:dateUtc="2024-12-21T13:43:00Z">
              <w:rPr>
                <w:rFonts w:cs="Times New Roman"/>
                <w:b/>
                <w:spacing w:val="-4"/>
                <w:sz w:val="26"/>
                <w:szCs w:val="26"/>
              </w:rPr>
            </w:rPrChange>
          </w:rPr>
          <w:delText xml:space="preserve"> </w:delText>
        </w:r>
        <w:r w:rsidRPr="00863B69" w:rsidDel="00234EA9">
          <w:rPr>
            <w:rFonts w:cs="Times New Roman"/>
            <w:bCs/>
            <w:spacing w:val="-2"/>
            <w:sz w:val="26"/>
            <w:szCs w:val="26"/>
            <w:rPrChange w:id="350" w:author="Khanh Cong" w:date="2024-12-21T20:43:00Z" w16du:dateUtc="2024-12-21T13:43:00Z">
              <w:rPr>
                <w:rFonts w:cs="Times New Roman"/>
                <w:b/>
                <w:spacing w:val="-2"/>
                <w:sz w:val="26"/>
                <w:szCs w:val="26"/>
              </w:rPr>
            </w:rPrChange>
          </w:rPr>
          <w:delText>GIẢNG</w:delText>
        </w:r>
        <w:r w:rsidRPr="00863B69" w:rsidDel="00234EA9">
          <w:rPr>
            <w:rFonts w:cs="Times New Roman"/>
            <w:bCs/>
            <w:spacing w:val="-8"/>
            <w:sz w:val="26"/>
            <w:szCs w:val="26"/>
            <w:rPrChange w:id="351" w:author="Khanh Cong" w:date="2024-12-21T20:43:00Z" w16du:dateUtc="2024-12-21T13:43:00Z">
              <w:rPr>
                <w:rFonts w:cs="Times New Roman"/>
                <w:b/>
                <w:spacing w:val="-8"/>
                <w:sz w:val="26"/>
                <w:szCs w:val="26"/>
              </w:rPr>
            </w:rPrChange>
          </w:rPr>
          <w:delText xml:space="preserve"> </w:delText>
        </w:r>
        <w:r w:rsidRPr="00863B69" w:rsidDel="00234EA9">
          <w:rPr>
            <w:rFonts w:cs="Times New Roman"/>
            <w:bCs/>
            <w:spacing w:val="-2"/>
            <w:sz w:val="26"/>
            <w:szCs w:val="26"/>
            <w:rPrChange w:id="352" w:author="Khanh Cong" w:date="2024-12-21T20:43:00Z" w16du:dateUtc="2024-12-21T13:43:00Z">
              <w:rPr>
                <w:rFonts w:cs="Times New Roman"/>
                <w:b/>
                <w:spacing w:val="-2"/>
                <w:sz w:val="26"/>
                <w:szCs w:val="26"/>
              </w:rPr>
            </w:rPrChange>
          </w:rPr>
          <w:delText xml:space="preserve">VIÊN PHẢN </w:delText>
        </w:r>
        <w:r w:rsidRPr="00863B69" w:rsidDel="00234EA9">
          <w:rPr>
            <w:rFonts w:cs="Times New Roman"/>
            <w:bCs/>
            <w:spacing w:val="-4"/>
            <w:sz w:val="26"/>
            <w:szCs w:val="26"/>
            <w:rPrChange w:id="353" w:author="Khanh Cong" w:date="2024-12-21T20:43:00Z" w16du:dateUtc="2024-12-21T13:43:00Z">
              <w:rPr>
                <w:rFonts w:cs="Times New Roman"/>
                <w:b/>
                <w:spacing w:val="-4"/>
                <w:sz w:val="26"/>
                <w:szCs w:val="26"/>
              </w:rPr>
            </w:rPrChange>
          </w:rPr>
          <w:delText>BIỆN</w:delText>
        </w:r>
      </w:del>
    </w:p>
    <w:p w14:paraId="73D0591B" w14:textId="29EFEF5D" w:rsidR="00314B16" w:rsidRPr="002B78EE" w:rsidDel="00234EA9" w:rsidRDefault="00314B16" w:rsidP="00314B16">
      <w:pPr>
        <w:spacing w:before="209"/>
        <w:ind w:left="5362"/>
        <w:jc w:val="right"/>
        <w:rPr>
          <w:del w:id="354" w:author="Khanh Cong" w:date="2024-12-23T21:15:00Z" w16du:dateUtc="2024-12-23T14:15:00Z"/>
          <w:rFonts w:cs="Times New Roman"/>
          <w:b/>
          <w:spacing w:val="-4"/>
          <w:sz w:val="26"/>
        </w:rPr>
      </w:pPr>
    </w:p>
    <w:p w14:paraId="55B24F74" w14:textId="4A55B3CE" w:rsidR="00652785" w:rsidDel="00234EA9" w:rsidRDefault="00652785">
      <w:pPr>
        <w:suppressAutoHyphens w:val="0"/>
        <w:spacing w:after="160" w:line="259" w:lineRule="auto"/>
        <w:rPr>
          <w:del w:id="355" w:author="Khanh Cong" w:date="2024-12-23T21:15:00Z" w16du:dateUtc="2024-12-23T14:15:00Z"/>
          <w:rFonts w:cs="Times New Roman"/>
        </w:rPr>
      </w:pPr>
      <w:del w:id="356" w:author="Khanh Cong" w:date="2024-12-23T21:15:00Z" w16du:dateUtc="2024-12-23T14:15:00Z">
        <w:r w:rsidDel="00234EA9">
          <w:rPr>
            <w:rFonts w:cs="Times New Roman"/>
          </w:rPr>
          <w:br w:type="page"/>
        </w:r>
      </w:del>
    </w:p>
    <w:p w14:paraId="3DD3CE58" w14:textId="4F7B432A" w:rsidR="00314B16" w:rsidRPr="00462FF3" w:rsidDel="00234EA9" w:rsidRDefault="00462FF3" w:rsidP="00863B69">
      <w:pPr>
        <w:pStyle w:val="Heading1"/>
        <w:rPr>
          <w:del w:id="357" w:author="Khanh Cong" w:date="2024-12-23T21:15:00Z" w16du:dateUtc="2024-12-23T14:15:00Z"/>
        </w:rPr>
      </w:pPr>
      <w:bookmarkStart w:id="358" w:name="__RefHeading___Toc26550_1225579473"/>
      <w:bookmarkStart w:id="359" w:name="_Toc185447726"/>
      <w:bookmarkStart w:id="360" w:name="_Toc185534189"/>
      <w:bookmarkEnd w:id="358"/>
      <w:del w:id="361" w:author="Khanh Cong" w:date="2024-12-23T21:15:00Z" w16du:dateUtc="2024-12-23T14:15:00Z">
        <w:r w:rsidDel="00234EA9">
          <w:delText xml:space="preserve">                                                       </w:delText>
        </w:r>
        <w:bookmarkStart w:id="362" w:name="_Toc185706944"/>
        <w:r w:rsidR="00314B16" w:rsidRPr="00462FF3" w:rsidDel="00234EA9">
          <w:delText>LỜI CẢM ƠN</w:delText>
        </w:r>
        <w:bookmarkEnd w:id="359"/>
        <w:bookmarkEnd w:id="360"/>
        <w:bookmarkEnd w:id="362"/>
      </w:del>
    </w:p>
    <w:p w14:paraId="019FC822" w14:textId="311784C3" w:rsidR="00314B16" w:rsidRPr="006454E5" w:rsidDel="00234EA9" w:rsidRDefault="00314B16" w:rsidP="00314B16">
      <w:pPr>
        <w:pStyle w:val="normal1"/>
        <w:rPr>
          <w:del w:id="363" w:author="Khanh Cong" w:date="2024-12-23T21:15:00Z" w16du:dateUtc="2024-12-23T14:15:00Z"/>
          <w:rFonts w:ascii="Times New Roman" w:hAnsi="Times New Roman" w:cs="Times New Roman"/>
          <w:sz w:val="26"/>
          <w:szCs w:val="26"/>
        </w:rPr>
      </w:pPr>
      <w:del w:id="364" w:author="Khanh Cong" w:date="2024-12-23T21:15:00Z" w16du:dateUtc="2024-12-23T14:15:00Z">
        <w:r w:rsidRPr="006454E5" w:rsidDel="00234EA9">
          <w:rPr>
            <w:rFonts w:ascii="Times New Roman" w:hAnsi="Times New Roman" w:cs="Times New Roman"/>
            <w:sz w:val="26"/>
            <w:szCs w:val="26"/>
          </w:rPr>
          <w:tab/>
          <w:delTex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delText>
        </w:r>
      </w:del>
    </w:p>
    <w:p w14:paraId="69CD82BC" w14:textId="6E4CF0DF" w:rsidR="00314B16" w:rsidRPr="006454E5" w:rsidDel="00234EA9" w:rsidRDefault="00314B16" w:rsidP="00314B16">
      <w:pPr>
        <w:pStyle w:val="normal1"/>
        <w:rPr>
          <w:del w:id="365" w:author="Khanh Cong" w:date="2024-12-23T21:15:00Z" w16du:dateUtc="2024-12-23T14:15:00Z"/>
          <w:rFonts w:ascii="Times New Roman" w:hAnsi="Times New Roman" w:cs="Times New Roman"/>
          <w:sz w:val="26"/>
          <w:szCs w:val="26"/>
        </w:rPr>
      </w:pPr>
    </w:p>
    <w:p w14:paraId="0C1D63F5" w14:textId="09F33DAD" w:rsidR="00314B16" w:rsidRPr="006454E5" w:rsidDel="00234EA9" w:rsidRDefault="00314B16" w:rsidP="00314B16">
      <w:pPr>
        <w:pStyle w:val="normal1"/>
        <w:rPr>
          <w:del w:id="366" w:author="Khanh Cong" w:date="2024-12-23T21:15:00Z" w16du:dateUtc="2024-12-23T14:15:00Z"/>
          <w:rFonts w:ascii="Times New Roman" w:hAnsi="Times New Roman" w:cs="Times New Roman"/>
          <w:sz w:val="26"/>
          <w:szCs w:val="26"/>
        </w:rPr>
      </w:pPr>
      <w:del w:id="367" w:author="Khanh Cong" w:date="2024-12-23T21:15:00Z" w16du:dateUtc="2024-12-23T14:15:00Z">
        <w:r w:rsidRPr="006454E5" w:rsidDel="00234EA9">
          <w:rPr>
            <w:rFonts w:ascii="Times New Roman" w:hAnsi="Times New Roman" w:cs="Times New Roman"/>
            <w:sz w:val="26"/>
            <w:szCs w:val="26"/>
          </w:rPr>
          <w:tab/>
          <w:delText>Nhóm em cũng xin bày tỏ lòng biết ơn đặc biệt đến thầy giáo Bùi Văn Kiên, người đã trực tiếp chỉ dẫn và hỗ trợ nhóm trong những lúc gặp khó khăn, giúp nhóm em có định hướng và hoàn thành đồ án đúng tiến độ.</w:delText>
        </w:r>
      </w:del>
    </w:p>
    <w:p w14:paraId="5E905E08" w14:textId="5391C174" w:rsidR="00314B16" w:rsidRPr="006454E5" w:rsidDel="00234EA9" w:rsidRDefault="00314B16" w:rsidP="00314B16">
      <w:pPr>
        <w:pStyle w:val="normal1"/>
        <w:rPr>
          <w:del w:id="368" w:author="Khanh Cong" w:date="2024-12-23T21:15:00Z" w16du:dateUtc="2024-12-23T14:15:00Z"/>
          <w:rFonts w:ascii="Times New Roman" w:hAnsi="Times New Roman" w:cs="Times New Roman"/>
          <w:sz w:val="26"/>
          <w:szCs w:val="26"/>
        </w:rPr>
      </w:pPr>
    </w:p>
    <w:p w14:paraId="6374434D" w14:textId="1A29E4E7" w:rsidR="00314B16" w:rsidRPr="006454E5" w:rsidDel="00234EA9" w:rsidRDefault="00314B16" w:rsidP="00314B16">
      <w:pPr>
        <w:pStyle w:val="normal1"/>
        <w:rPr>
          <w:del w:id="369" w:author="Khanh Cong" w:date="2024-12-23T21:15:00Z" w16du:dateUtc="2024-12-23T14:15:00Z"/>
          <w:rFonts w:ascii="Times New Roman" w:hAnsi="Times New Roman" w:cs="Times New Roman"/>
          <w:sz w:val="26"/>
          <w:szCs w:val="26"/>
        </w:rPr>
      </w:pPr>
      <w:del w:id="370" w:author="Khanh Cong" w:date="2024-12-23T21:15:00Z" w16du:dateUtc="2024-12-23T14:15:00Z">
        <w:r w:rsidRPr="006454E5" w:rsidDel="00234EA9">
          <w:rPr>
            <w:rFonts w:ascii="Times New Roman" w:hAnsi="Times New Roman" w:cs="Times New Roman"/>
            <w:sz w:val="26"/>
            <w:szCs w:val="26"/>
          </w:rPr>
          <w:tab/>
          <w:delText>Bên cạnh đó, nhóm em chân thành cảm ơn gia đình, bạn bè và các anh chị khóa trên đã luôn đồng hành, động viên và hỗ trợ nhóm em trong suốt hành trình thực hiện đồ án này.</w:delText>
        </w:r>
      </w:del>
    </w:p>
    <w:p w14:paraId="7E46DE79" w14:textId="543F4071" w:rsidR="00314B16" w:rsidRPr="006454E5" w:rsidDel="00234EA9" w:rsidRDefault="00314B16" w:rsidP="00314B16">
      <w:pPr>
        <w:pStyle w:val="normal1"/>
        <w:rPr>
          <w:del w:id="371" w:author="Khanh Cong" w:date="2024-12-23T21:15:00Z" w16du:dateUtc="2024-12-23T14:15:00Z"/>
          <w:rFonts w:ascii="Times New Roman" w:hAnsi="Times New Roman" w:cs="Times New Roman"/>
          <w:sz w:val="26"/>
          <w:szCs w:val="26"/>
        </w:rPr>
      </w:pPr>
    </w:p>
    <w:p w14:paraId="7FD1D1AC" w14:textId="556D8EB6" w:rsidR="00314B16" w:rsidRPr="006454E5" w:rsidDel="00234EA9" w:rsidRDefault="00314B16" w:rsidP="00314B16">
      <w:pPr>
        <w:pStyle w:val="normal1"/>
        <w:rPr>
          <w:del w:id="372" w:author="Khanh Cong" w:date="2024-12-23T21:15:00Z" w16du:dateUtc="2024-12-23T14:15:00Z"/>
          <w:rFonts w:ascii="Times New Roman" w:hAnsi="Times New Roman" w:cs="Times New Roman"/>
          <w:sz w:val="26"/>
          <w:szCs w:val="26"/>
        </w:rPr>
      </w:pPr>
      <w:del w:id="373" w:author="Khanh Cong" w:date="2024-12-23T21:15:00Z" w16du:dateUtc="2024-12-23T14:15:00Z">
        <w:r w:rsidRPr="006454E5" w:rsidDel="00234EA9">
          <w:rPr>
            <w:rFonts w:ascii="Times New Roman" w:hAnsi="Times New Roman" w:cs="Times New Roman"/>
            <w:sz w:val="26"/>
            <w:szCs w:val="26"/>
          </w:rPr>
          <w:tab/>
          <w:delTex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delText>
        </w:r>
      </w:del>
    </w:p>
    <w:p w14:paraId="2F65AE4B" w14:textId="6708C5C4" w:rsidR="00314B16" w:rsidRPr="006454E5" w:rsidDel="00234EA9" w:rsidRDefault="00314B16" w:rsidP="00314B16">
      <w:pPr>
        <w:pStyle w:val="normal1"/>
        <w:rPr>
          <w:del w:id="374" w:author="Khanh Cong" w:date="2024-12-23T21:15:00Z" w16du:dateUtc="2024-12-23T14:15:00Z"/>
          <w:rFonts w:ascii="Times New Roman" w:hAnsi="Times New Roman" w:cs="Times New Roman"/>
          <w:sz w:val="26"/>
          <w:szCs w:val="26"/>
        </w:rPr>
      </w:pPr>
    </w:p>
    <w:p w14:paraId="6ADC41FE" w14:textId="6757F193" w:rsidR="00314B16" w:rsidRPr="006454E5" w:rsidDel="00234EA9" w:rsidRDefault="00314B16" w:rsidP="00314B16">
      <w:pPr>
        <w:pStyle w:val="normal1"/>
        <w:rPr>
          <w:del w:id="375" w:author="Khanh Cong" w:date="2024-12-23T21:15:00Z" w16du:dateUtc="2024-12-23T14:15:00Z"/>
          <w:rFonts w:ascii="Times New Roman" w:hAnsi="Times New Roman" w:cs="Times New Roman"/>
          <w:sz w:val="26"/>
          <w:szCs w:val="26"/>
        </w:rPr>
      </w:pPr>
      <w:del w:id="376" w:author="Khanh Cong" w:date="2024-12-23T21:15:00Z" w16du:dateUtc="2024-12-23T14:15:00Z">
        <w:r w:rsidRPr="006454E5" w:rsidDel="00234EA9">
          <w:rPr>
            <w:rFonts w:ascii="Times New Roman" w:hAnsi="Times New Roman" w:cs="Times New Roman"/>
            <w:sz w:val="26"/>
            <w:szCs w:val="26"/>
          </w:rPr>
          <w:tab/>
          <w:delText>Nhóm em xin chân thành cảm ơn!</w:delText>
        </w:r>
      </w:del>
    </w:p>
    <w:p w14:paraId="46859AA4" w14:textId="33DB7A15" w:rsidR="003B22ED" w:rsidRPr="006454E5" w:rsidDel="00234EA9" w:rsidRDefault="003B22ED" w:rsidP="00314B16">
      <w:pPr>
        <w:pStyle w:val="normal1"/>
        <w:rPr>
          <w:del w:id="377" w:author="Khanh Cong" w:date="2024-12-23T21:15:00Z" w16du:dateUtc="2024-12-23T14:15:00Z"/>
          <w:rFonts w:ascii="Times New Roman" w:hAnsi="Times New Roman" w:cs="Times New Roman"/>
          <w:sz w:val="26"/>
          <w:szCs w:val="26"/>
        </w:rPr>
      </w:pPr>
    </w:p>
    <w:p w14:paraId="126B197B" w14:textId="0DD92D9F" w:rsidR="00314B16" w:rsidRPr="006454E5" w:rsidDel="00234EA9" w:rsidRDefault="00314B16" w:rsidP="00314B16">
      <w:pPr>
        <w:pStyle w:val="normal1"/>
        <w:jc w:val="right"/>
        <w:rPr>
          <w:del w:id="378" w:author="Khanh Cong" w:date="2024-12-23T21:15:00Z" w16du:dateUtc="2024-12-23T14:15:00Z"/>
          <w:rFonts w:ascii="Times New Roman" w:hAnsi="Times New Roman" w:cs="Times New Roman"/>
          <w:sz w:val="26"/>
          <w:szCs w:val="26"/>
        </w:rPr>
      </w:pPr>
      <w:del w:id="379" w:author="Khanh Cong" w:date="2024-12-23T21:15:00Z" w16du:dateUtc="2024-12-23T14:15:00Z">
        <w:r w:rsidRPr="006454E5" w:rsidDel="00234EA9">
          <w:rPr>
            <w:rFonts w:ascii="Times New Roman" w:hAnsi="Times New Roman" w:cs="Times New Roman"/>
            <w:sz w:val="26"/>
            <w:szCs w:val="26"/>
          </w:rPr>
          <w:delText>Hà Nội, tháng 12 năm 2024</w:delText>
        </w:r>
      </w:del>
    </w:p>
    <w:p w14:paraId="31BD4EC3" w14:textId="63C94B3C" w:rsidR="00314B16" w:rsidRPr="006454E5" w:rsidDel="00234EA9" w:rsidRDefault="00314B16" w:rsidP="00314B16">
      <w:pPr>
        <w:pStyle w:val="normal1"/>
        <w:jc w:val="right"/>
        <w:rPr>
          <w:del w:id="380" w:author="Khanh Cong" w:date="2024-12-23T21:15:00Z" w16du:dateUtc="2024-12-23T14:15:00Z"/>
          <w:rFonts w:ascii="Times New Roman" w:hAnsi="Times New Roman" w:cs="Times New Roman"/>
          <w:sz w:val="26"/>
          <w:szCs w:val="26"/>
        </w:rPr>
      </w:pPr>
      <w:del w:id="381" w:author="Khanh Cong" w:date="2024-12-23T21:15:00Z" w16du:dateUtc="2024-12-23T14:15:00Z">
        <w:r w:rsidRPr="006454E5" w:rsidDel="00234EA9">
          <w:rPr>
            <w:rFonts w:ascii="Times New Roman" w:hAnsi="Times New Roman" w:cs="Times New Roman"/>
            <w:sz w:val="26"/>
            <w:szCs w:val="26"/>
          </w:rPr>
          <w:delText>Nhóm sinh viên thực hiện</w:delText>
        </w:r>
      </w:del>
    </w:p>
    <w:p w14:paraId="7CB7B415" w14:textId="3C582C71" w:rsidR="00462FF3" w:rsidDel="00234EA9" w:rsidRDefault="00462FF3" w:rsidP="00462FF3">
      <w:pPr>
        <w:pStyle w:val="NoSpacing"/>
        <w:rPr>
          <w:del w:id="382" w:author="Khanh Cong" w:date="2024-12-23T21:15:00Z" w16du:dateUtc="2024-12-23T14:15:00Z"/>
        </w:rPr>
      </w:pPr>
    </w:p>
    <w:p w14:paraId="2C45DC3A" w14:textId="1DADB741" w:rsidR="00462FF3" w:rsidDel="00234EA9" w:rsidRDefault="00462FF3" w:rsidP="00462FF3">
      <w:pPr>
        <w:pStyle w:val="NoSpacing"/>
        <w:rPr>
          <w:del w:id="383" w:author="Khanh Cong" w:date="2024-12-23T21:15:00Z" w16du:dateUtc="2024-12-23T14:15:00Z"/>
        </w:rPr>
      </w:pPr>
    </w:p>
    <w:p w14:paraId="2E33E577" w14:textId="2C5C080A" w:rsidR="00462FF3" w:rsidDel="00234EA9" w:rsidRDefault="00462FF3" w:rsidP="00462FF3">
      <w:pPr>
        <w:pStyle w:val="NoSpacing"/>
        <w:rPr>
          <w:del w:id="384" w:author="Khanh Cong" w:date="2024-12-23T21:15:00Z" w16du:dateUtc="2024-12-23T14:15:00Z"/>
        </w:rPr>
      </w:pPr>
    </w:p>
    <w:p w14:paraId="7BAF5EB8" w14:textId="61AD2FC9" w:rsidR="00462FF3" w:rsidRPr="00462FF3" w:rsidDel="00234EA9" w:rsidRDefault="00462FF3" w:rsidP="006454E5">
      <w:pPr>
        <w:pStyle w:val="NoSpacing"/>
        <w:rPr>
          <w:del w:id="385" w:author="Khanh Cong" w:date="2024-12-23T21:15:00Z" w16du:dateUtc="2024-12-23T14:15:00Z"/>
        </w:rPr>
      </w:pPr>
    </w:p>
    <w:p w14:paraId="3A596CA0" w14:textId="4C0F2F26" w:rsidR="00314B16" w:rsidRPr="00462FF3" w:rsidDel="00234EA9" w:rsidRDefault="00314B16" w:rsidP="006454E5">
      <w:pPr>
        <w:pStyle w:val="NoSpacing"/>
        <w:rPr>
          <w:del w:id="386" w:author="Khanh Cong" w:date="2024-12-23T21:15:00Z" w16du:dateUtc="2024-12-23T14:15:00Z"/>
        </w:rPr>
      </w:pPr>
    </w:p>
    <w:p w14:paraId="13A90746" w14:textId="3F67797B" w:rsidR="00314B16" w:rsidRPr="006454E5" w:rsidDel="00234EA9" w:rsidRDefault="00314B16" w:rsidP="00314B16">
      <w:pPr>
        <w:pStyle w:val="BodyText"/>
        <w:jc w:val="right"/>
        <w:rPr>
          <w:del w:id="387" w:author="Khanh Cong" w:date="2024-12-23T21:15:00Z" w16du:dateUtc="2024-12-23T14:15:00Z"/>
          <w:rFonts w:ascii="Times New Roman" w:hAnsi="Times New Roman" w:cs="Times New Roman"/>
          <w:b/>
          <w:bCs/>
          <w:sz w:val="26"/>
          <w:szCs w:val="26"/>
        </w:rPr>
      </w:pPr>
      <w:del w:id="388" w:author="Khanh Cong" w:date="2024-12-23T21:15:00Z" w16du:dateUtc="2024-12-23T14:15:00Z">
        <w:r w:rsidRPr="006454E5" w:rsidDel="00234EA9">
          <w:rPr>
            <w:rFonts w:ascii="Times New Roman" w:hAnsi="Times New Roman" w:cs="Times New Roman"/>
            <w:b/>
            <w:bCs/>
            <w:sz w:val="26"/>
            <w:szCs w:val="26"/>
          </w:rPr>
          <w:delText>Nguyễn Ngọc Anh</w:delText>
        </w:r>
      </w:del>
    </w:p>
    <w:p w14:paraId="5688D767" w14:textId="3CFFFC28" w:rsidR="00314B16" w:rsidRPr="006454E5" w:rsidDel="00234EA9" w:rsidRDefault="00314B16" w:rsidP="00314B16">
      <w:pPr>
        <w:pStyle w:val="BodyText"/>
        <w:jc w:val="right"/>
        <w:rPr>
          <w:del w:id="389" w:author="Khanh Cong" w:date="2024-12-23T21:15:00Z" w16du:dateUtc="2024-12-23T14:15:00Z"/>
          <w:rFonts w:ascii="Times New Roman" w:hAnsi="Times New Roman" w:cs="Times New Roman"/>
          <w:b/>
          <w:bCs/>
          <w:sz w:val="26"/>
          <w:szCs w:val="26"/>
        </w:rPr>
      </w:pPr>
      <w:del w:id="390" w:author="Khanh Cong" w:date="2024-12-23T21:15:00Z" w16du:dateUtc="2024-12-23T14:15:00Z">
        <w:r w:rsidRPr="006454E5" w:rsidDel="00234EA9">
          <w:rPr>
            <w:rFonts w:ascii="Times New Roman" w:hAnsi="Times New Roman" w:cs="Times New Roman"/>
            <w:b/>
            <w:bCs/>
            <w:sz w:val="26"/>
            <w:szCs w:val="26"/>
          </w:rPr>
          <w:delText>Nguyễn Công Khánh</w:delText>
        </w:r>
      </w:del>
    </w:p>
    <w:p w14:paraId="5ABC757D" w14:textId="2AC44D7D" w:rsidR="00314B16" w:rsidRPr="006454E5" w:rsidDel="00234EA9" w:rsidRDefault="00314B16" w:rsidP="00314B16">
      <w:pPr>
        <w:pStyle w:val="BodyText"/>
        <w:jc w:val="right"/>
        <w:rPr>
          <w:del w:id="391" w:author="Khanh Cong" w:date="2024-12-23T21:15:00Z" w16du:dateUtc="2024-12-23T14:15:00Z"/>
          <w:rFonts w:ascii="Times New Roman" w:hAnsi="Times New Roman" w:cs="Times New Roman"/>
          <w:b/>
          <w:bCs/>
          <w:sz w:val="26"/>
          <w:szCs w:val="26"/>
        </w:rPr>
      </w:pPr>
      <w:del w:id="392" w:author="Khanh Cong" w:date="2024-12-23T21:15:00Z" w16du:dateUtc="2024-12-23T14:15:00Z">
        <w:r w:rsidRPr="006454E5" w:rsidDel="00234EA9">
          <w:rPr>
            <w:rFonts w:ascii="Times New Roman" w:hAnsi="Times New Roman" w:cs="Times New Roman"/>
            <w:b/>
            <w:bCs/>
            <w:sz w:val="26"/>
            <w:szCs w:val="26"/>
          </w:rPr>
          <w:delText>Nguyễn Hải Phong</w:delText>
        </w:r>
      </w:del>
    </w:p>
    <w:bookmarkEnd w:id="2"/>
    <w:p w14:paraId="0AF42BE8" w14:textId="4606AB9C" w:rsidR="00343127" w:rsidDel="00C871E7" w:rsidRDefault="00343127">
      <w:pPr>
        <w:suppressAutoHyphens w:val="0"/>
        <w:spacing w:after="160" w:line="259" w:lineRule="auto"/>
        <w:rPr>
          <w:del w:id="393" w:author="Khanh Cong" w:date="2024-12-21T20:56:00Z" w16du:dateUtc="2024-12-21T13:56:00Z"/>
          <w:rFonts w:cs="Times New Roman"/>
          <w:b/>
          <w:bCs/>
        </w:rPr>
      </w:pPr>
      <w:del w:id="394" w:author="Khanh Cong" w:date="2024-12-21T20:56:00Z" w16du:dateUtc="2024-12-21T13:56:00Z">
        <w:r w:rsidDel="00DE1E3C">
          <w:rPr>
            <w:rFonts w:cs="Times New Roman"/>
            <w:b/>
            <w:bCs/>
          </w:rPr>
          <w:br w:type="page"/>
        </w:r>
      </w:del>
    </w:p>
    <w:p w14:paraId="43109691" w14:textId="77777777" w:rsidR="00C871E7" w:rsidRDefault="00C871E7">
      <w:pPr>
        <w:suppressAutoHyphens w:val="0"/>
        <w:spacing w:after="160" w:line="259" w:lineRule="auto"/>
        <w:rPr>
          <w:ins w:id="395" w:author="Khanh Cong" w:date="2024-12-23T21:17:00Z" w16du:dateUtc="2024-12-23T14:17:00Z"/>
          <w:rFonts w:cs="Times New Roman"/>
          <w:b/>
        </w:rPr>
      </w:pPr>
    </w:p>
    <w:p w14:paraId="692726BA" w14:textId="77777777" w:rsidR="00234EA9" w:rsidRPr="00234EA9" w:rsidRDefault="00234EA9" w:rsidP="00234EA9">
      <w:pPr>
        <w:rPr>
          <w:ins w:id="396" w:author="Khanh Cong" w:date="2024-12-23T21:17:00Z" w16du:dateUtc="2024-12-23T14:17:00Z"/>
          <w:rFonts w:cs="Times New Roman"/>
          <w:rPrChange w:id="397" w:author="Khanh Cong" w:date="2024-12-23T21:17:00Z" w16du:dateUtc="2024-12-23T14:17:00Z">
            <w:rPr>
              <w:ins w:id="398" w:author="Khanh Cong" w:date="2024-12-23T21:17:00Z" w16du:dateUtc="2024-12-23T14:17:00Z"/>
              <w:rFonts w:cs="Times New Roman"/>
              <w:b/>
            </w:rPr>
          </w:rPrChange>
        </w:rPr>
        <w:pPrChange w:id="399" w:author="Khanh Cong" w:date="2024-12-23T21:17:00Z" w16du:dateUtc="2024-12-23T14:17:00Z">
          <w:pPr>
            <w:suppressAutoHyphens w:val="0"/>
            <w:spacing w:after="160" w:line="259" w:lineRule="auto"/>
          </w:pPr>
        </w:pPrChange>
      </w:pPr>
    </w:p>
    <w:p w14:paraId="586FF30D" w14:textId="77777777" w:rsidR="00234EA9" w:rsidRPr="00234EA9" w:rsidRDefault="00234EA9" w:rsidP="00234EA9">
      <w:pPr>
        <w:rPr>
          <w:ins w:id="400" w:author="Khanh Cong" w:date="2024-12-23T21:17:00Z" w16du:dateUtc="2024-12-23T14:17:00Z"/>
          <w:rFonts w:cs="Times New Roman"/>
          <w:rPrChange w:id="401" w:author="Khanh Cong" w:date="2024-12-23T21:17:00Z" w16du:dateUtc="2024-12-23T14:17:00Z">
            <w:rPr>
              <w:ins w:id="402" w:author="Khanh Cong" w:date="2024-12-23T21:17:00Z" w16du:dateUtc="2024-12-23T14:17:00Z"/>
              <w:rFonts w:cs="Times New Roman"/>
              <w:b/>
            </w:rPr>
          </w:rPrChange>
        </w:rPr>
        <w:pPrChange w:id="403" w:author="Khanh Cong" w:date="2024-12-23T21:17:00Z" w16du:dateUtc="2024-12-23T14:17:00Z">
          <w:pPr>
            <w:suppressAutoHyphens w:val="0"/>
            <w:spacing w:after="160" w:line="259" w:lineRule="auto"/>
          </w:pPr>
        </w:pPrChange>
      </w:pPr>
    </w:p>
    <w:p w14:paraId="08A963DD" w14:textId="77777777" w:rsidR="00234EA9" w:rsidRPr="00234EA9" w:rsidRDefault="00234EA9" w:rsidP="00234EA9">
      <w:pPr>
        <w:rPr>
          <w:ins w:id="404" w:author="Khanh Cong" w:date="2024-12-23T21:17:00Z" w16du:dateUtc="2024-12-23T14:17:00Z"/>
          <w:rFonts w:cs="Times New Roman"/>
          <w:rPrChange w:id="405" w:author="Khanh Cong" w:date="2024-12-23T21:17:00Z" w16du:dateUtc="2024-12-23T14:17:00Z">
            <w:rPr>
              <w:ins w:id="406" w:author="Khanh Cong" w:date="2024-12-23T21:17:00Z" w16du:dateUtc="2024-12-23T14:17:00Z"/>
              <w:rFonts w:cs="Times New Roman"/>
              <w:b/>
            </w:rPr>
          </w:rPrChange>
        </w:rPr>
        <w:pPrChange w:id="407" w:author="Khanh Cong" w:date="2024-12-23T21:17:00Z" w16du:dateUtc="2024-12-23T14:17:00Z">
          <w:pPr>
            <w:suppressAutoHyphens w:val="0"/>
            <w:spacing w:after="160" w:line="259" w:lineRule="auto"/>
          </w:pPr>
        </w:pPrChange>
      </w:pPr>
    </w:p>
    <w:p w14:paraId="7EEDBDE4" w14:textId="77777777" w:rsidR="00234EA9" w:rsidRPr="00234EA9" w:rsidRDefault="00234EA9" w:rsidP="00234EA9">
      <w:pPr>
        <w:rPr>
          <w:ins w:id="408" w:author="Khanh Cong" w:date="2024-12-23T21:17:00Z" w16du:dateUtc="2024-12-23T14:17:00Z"/>
          <w:rFonts w:cs="Times New Roman"/>
          <w:rPrChange w:id="409" w:author="Khanh Cong" w:date="2024-12-23T21:17:00Z" w16du:dateUtc="2024-12-23T14:17:00Z">
            <w:rPr>
              <w:ins w:id="410" w:author="Khanh Cong" w:date="2024-12-23T21:17:00Z" w16du:dateUtc="2024-12-23T14:17:00Z"/>
              <w:rFonts w:cs="Times New Roman"/>
              <w:b/>
            </w:rPr>
          </w:rPrChange>
        </w:rPr>
        <w:pPrChange w:id="411" w:author="Khanh Cong" w:date="2024-12-23T21:17:00Z" w16du:dateUtc="2024-12-23T14:17:00Z">
          <w:pPr>
            <w:suppressAutoHyphens w:val="0"/>
            <w:spacing w:after="160" w:line="259" w:lineRule="auto"/>
          </w:pPr>
        </w:pPrChange>
      </w:pPr>
    </w:p>
    <w:p w14:paraId="288EEDA4" w14:textId="77777777" w:rsidR="00234EA9" w:rsidRDefault="00234EA9" w:rsidP="00234EA9">
      <w:pPr>
        <w:rPr>
          <w:ins w:id="412" w:author="Khanh Cong" w:date="2024-12-23T21:17:00Z" w16du:dateUtc="2024-12-23T14:17:00Z"/>
          <w:rFonts w:cs="Times New Roman"/>
          <w:b/>
        </w:rPr>
      </w:pPr>
    </w:p>
    <w:p w14:paraId="35767B29" w14:textId="77777777" w:rsidR="00234EA9" w:rsidRDefault="00234EA9" w:rsidP="00234EA9">
      <w:pPr>
        <w:jc w:val="center"/>
        <w:rPr>
          <w:ins w:id="413" w:author="Khanh Cong" w:date="2024-12-23T21:17:00Z" w16du:dateUtc="2024-12-23T14:17:00Z"/>
          <w:rFonts w:cs="Times New Roman"/>
          <w:b/>
        </w:rPr>
        <w:pPrChange w:id="414" w:author="Khanh Cong" w:date="2024-12-23T21:17:00Z" w16du:dateUtc="2024-12-23T14:17:00Z">
          <w:pPr/>
        </w:pPrChange>
      </w:pPr>
    </w:p>
    <w:p w14:paraId="1C99F6AB" w14:textId="1D5F920D" w:rsidR="00234EA9" w:rsidRPr="00234EA9" w:rsidRDefault="00234EA9" w:rsidP="00234EA9">
      <w:pPr>
        <w:tabs>
          <w:tab w:val="center" w:pos="4819"/>
        </w:tabs>
        <w:rPr>
          <w:ins w:id="415" w:author="Khanh Cong" w:date="2024-12-23T21:01:00Z" w16du:dateUtc="2024-12-23T14:01:00Z"/>
          <w:rFonts w:cs="Times New Roman"/>
          <w:rPrChange w:id="416" w:author="Khanh Cong" w:date="2024-12-23T21:17:00Z" w16du:dateUtc="2024-12-23T14:17:00Z">
            <w:rPr>
              <w:ins w:id="417" w:author="Khanh Cong" w:date="2024-12-23T21:01:00Z" w16du:dateUtc="2024-12-23T14:01:00Z"/>
              <w:rFonts w:cs="Times New Roman"/>
              <w:b/>
              <w:bCs/>
            </w:rPr>
          </w:rPrChange>
        </w:rPr>
        <w:sectPr w:rsidR="00234EA9" w:rsidRPr="00234EA9" w:rsidSect="00314B16">
          <w:footerReference w:type="even" r:id="rId14"/>
          <w:footerReference w:type="default" r:id="rId15"/>
          <w:pgSz w:w="11906" w:h="16838"/>
          <w:pgMar w:top="1134" w:right="1134" w:bottom="1191" w:left="1134" w:header="0" w:footer="1134" w:gutter="0"/>
          <w:cols w:space="720"/>
          <w:formProt w:val="0"/>
          <w:docGrid w:linePitch="100" w:charSpace="-8193"/>
        </w:sectPr>
        <w:pPrChange w:id="419" w:author="Khanh Cong" w:date="2024-12-23T21:17:00Z" w16du:dateUtc="2024-12-23T14:17:00Z">
          <w:pPr>
            <w:suppressAutoHyphens w:val="0"/>
            <w:spacing w:after="160" w:line="259" w:lineRule="auto"/>
          </w:pPr>
        </w:pPrChange>
      </w:pPr>
      <w:ins w:id="420" w:author="Khanh Cong" w:date="2024-12-23T21:17:00Z" w16du:dateUtc="2024-12-23T14:17:00Z">
        <w:r>
          <w:rPr>
            <w:rFonts w:cs="Times New Roman"/>
          </w:rPr>
          <w:tab/>
        </w:r>
      </w:ins>
    </w:p>
    <w:customXmlInsRangeStart w:id="421" w:author="Khanh Cong" w:date="2024-12-23T21:18:00Z"/>
    <w:sdt>
      <w:sdtPr>
        <w:id w:val="-1855101176"/>
        <w:docPartObj>
          <w:docPartGallery w:val="Table of Contents"/>
          <w:docPartUnique/>
        </w:docPartObj>
      </w:sdtPr>
      <w:sdtEndPr>
        <w:rPr>
          <w:rFonts w:eastAsia="NSimSun"/>
          <w:noProof/>
          <w:sz w:val="28"/>
          <w:szCs w:val="24"/>
        </w:rPr>
      </w:sdtEndPr>
      <w:sdtContent>
        <w:customXmlInsRangeEnd w:id="421"/>
        <w:p w14:paraId="7082F56B" w14:textId="5EFC1882" w:rsidR="0048246D" w:rsidRPr="0048246D" w:rsidRDefault="0048246D" w:rsidP="0048246D">
          <w:pPr>
            <w:pStyle w:val="TOCHeading"/>
            <w:jc w:val="center"/>
            <w:rPr>
              <w:ins w:id="422" w:author="Khanh Cong" w:date="2024-12-23T21:18:00Z" w16du:dateUtc="2024-12-23T14:18:00Z"/>
              <w:b w:val="0"/>
              <w:bCs w:val="0"/>
              <w:rPrChange w:id="423" w:author="Khanh Cong" w:date="2024-12-23T21:18:00Z" w16du:dateUtc="2024-12-23T14:18:00Z">
                <w:rPr>
                  <w:ins w:id="424" w:author="Khanh Cong" w:date="2024-12-23T21:18:00Z" w16du:dateUtc="2024-12-23T14:18:00Z"/>
                </w:rPr>
              </w:rPrChange>
            </w:rPr>
            <w:pPrChange w:id="425" w:author="Khanh Cong" w:date="2024-12-23T21:18:00Z" w16du:dateUtc="2024-12-23T14:18:00Z">
              <w:pPr>
                <w:pStyle w:val="TOCHeading"/>
              </w:pPr>
            </w:pPrChange>
          </w:pPr>
          <w:ins w:id="426" w:author="Khanh Cong" w:date="2024-12-23T21:18:00Z" w16du:dateUtc="2024-12-23T14:18:00Z">
            <w:r>
              <w:rPr>
                <w:b w:val="0"/>
                <w:bCs w:val="0"/>
              </w:rPr>
              <w:t>MỤC LỤC</w:t>
            </w:r>
          </w:ins>
        </w:p>
        <w:p w14:paraId="29CF8BD1" w14:textId="19412949"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ins w:id="427" w:author="Khanh Cong" w:date="2024-12-23T21:18:00Z" w16du:dateUtc="2024-12-23T14:18:00Z">
            <w:r>
              <w:fldChar w:fldCharType="begin"/>
            </w:r>
            <w:r>
              <w:instrText xml:space="preserve"> TOC \o "1-3" \h \z \u </w:instrText>
            </w:r>
            <w:r>
              <w:fldChar w:fldCharType="separate"/>
            </w:r>
          </w:ins>
          <w:hyperlink w:anchor="_Toc185881103" w:history="1">
            <w:r w:rsidRPr="00857348">
              <w:rPr>
                <w:rStyle w:val="Hyperlink"/>
                <w:noProof/>
              </w:rPr>
              <w:t>DANH</w:t>
            </w:r>
            <w:r w:rsidRPr="00857348">
              <w:rPr>
                <w:rStyle w:val="Hyperlink"/>
                <w:noProof/>
                <w:spacing w:val="-3"/>
              </w:rPr>
              <w:t xml:space="preserve"> </w:t>
            </w:r>
            <w:r w:rsidRPr="00857348">
              <w:rPr>
                <w:rStyle w:val="Hyperlink"/>
                <w:noProof/>
              </w:rPr>
              <w:t>MỤC</w:t>
            </w:r>
            <w:r w:rsidRPr="00857348">
              <w:rPr>
                <w:rStyle w:val="Hyperlink"/>
                <w:noProof/>
                <w:spacing w:val="-3"/>
              </w:rPr>
              <w:t xml:space="preserve"> </w:t>
            </w:r>
            <w:r w:rsidRPr="00857348">
              <w:rPr>
                <w:rStyle w:val="Hyperlink"/>
                <w:noProof/>
              </w:rPr>
              <w:t>KÝ</w:t>
            </w:r>
            <w:r w:rsidRPr="00857348">
              <w:rPr>
                <w:rStyle w:val="Hyperlink"/>
                <w:noProof/>
                <w:spacing w:val="-4"/>
              </w:rPr>
              <w:t xml:space="preserve"> </w:t>
            </w:r>
            <w:r w:rsidRPr="00857348">
              <w:rPr>
                <w:rStyle w:val="Hyperlink"/>
                <w:noProof/>
              </w:rPr>
              <w:t>HIỆU</w:t>
            </w:r>
            <w:r w:rsidRPr="00857348">
              <w:rPr>
                <w:rStyle w:val="Hyperlink"/>
                <w:noProof/>
                <w:spacing w:val="-7"/>
              </w:rPr>
              <w:t xml:space="preserve"> </w:t>
            </w:r>
            <w:r w:rsidRPr="00857348">
              <w:rPr>
                <w:rStyle w:val="Hyperlink"/>
                <w:noProof/>
              </w:rPr>
              <w:t>VÀ</w:t>
            </w:r>
            <w:r w:rsidRPr="00857348">
              <w:rPr>
                <w:rStyle w:val="Hyperlink"/>
                <w:noProof/>
                <w:spacing w:val="-3"/>
              </w:rPr>
              <w:t xml:space="preserve"> </w:t>
            </w:r>
            <w:r w:rsidRPr="00857348">
              <w:rPr>
                <w:rStyle w:val="Hyperlink"/>
                <w:noProof/>
              </w:rPr>
              <w:t>CHỮ</w:t>
            </w:r>
            <w:r w:rsidRPr="00857348">
              <w:rPr>
                <w:rStyle w:val="Hyperlink"/>
                <w:noProof/>
                <w:spacing w:val="-7"/>
              </w:rPr>
              <w:t xml:space="preserve"> </w:t>
            </w:r>
            <w:r w:rsidRPr="00857348">
              <w:rPr>
                <w:rStyle w:val="Hyperlink"/>
                <w:noProof/>
              </w:rPr>
              <w:t>VIẾT</w:t>
            </w:r>
            <w:r w:rsidRPr="00857348">
              <w:rPr>
                <w:rStyle w:val="Hyperlink"/>
                <w:noProof/>
                <w:spacing w:val="-9"/>
              </w:rPr>
              <w:t xml:space="preserve"> </w:t>
            </w:r>
            <w:r w:rsidRPr="00857348">
              <w:rPr>
                <w:rStyle w:val="Hyperlink"/>
                <w:noProof/>
                <w:spacing w:val="-5"/>
              </w:rPr>
              <w:t>TẮT</w:t>
            </w:r>
            <w:r>
              <w:rPr>
                <w:noProof/>
                <w:webHidden/>
              </w:rPr>
              <w:tab/>
            </w:r>
            <w:r>
              <w:rPr>
                <w:noProof/>
                <w:webHidden/>
              </w:rPr>
              <w:fldChar w:fldCharType="begin"/>
            </w:r>
            <w:r>
              <w:rPr>
                <w:noProof/>
                <w:webHidden/>
              </w:rPr>
              <w:instrText xml:space="preserve"> PAGEREF _Toc185881103 \h </w:instrText>
            </w:r>
            <w:r>
              <w:rPr>
                <w:noProof/>
                <w:webHidden/>
              </w:rPr>
            </w:r>
            <w:r>
              <w:rPr>
                <w:noProof/>
                <w:webHidden/>
              </w:rPr>
              <w:fldChar w:fldCharType="separate"/>
            </w:r>
            <w:r>
              <w:rPr>
                <w:noProof/>
                <w:webHidden/>
              </w:rPr>
              <w:t>ii</w:t>
            </w:r>
            <w:r>
              <w:rPr>
                <w:noProof/>
                <w:webHidden/>
              </w:rPr>
              <w:fldChar w:fldCharType="end"/>
            </w:r>
          </w:hyperlink>
        </w:p>
        <w:p w14:paraId="1A3398DC" w14:textId="43DCE398"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881104" w:history="1">
            <w:r w:rsidRPr="00857348">
              <w:rPr>
                <w:rStyle w:val="Hyperlink"/>
                <w:noProof/>
              </w:rPr>
              <w:t>LỜI MỞ ĐẦU</w:t>
            </w:r>
            <w:r>
              <w:rPr>
                <w:noProof/>
                <w:webHidden/>
              </w:rPr>
              <w:tab/>
            </w:r>
            <w:r>
              <w:rPr>
                <w:noProof/>
                <w:webHidden/>
              </w:rPr>
              <w:fldChar w:fldCharType="begin"/>
            </w:r>
            <w:r>
              <w:rPr>
                <w:noProof/>
                <w:webHidden/>
              </w:rPr>
              <w:instrText xml:space="preserve"> PAGEREF _Toc185881104 \h </w:instrText>
            </w:r>
            <w:r>
              <w:rPr>
                <w:noProof/>
                <w:webHidden/>
              </w:rPr>
            </w:r>
            <w:r>
              <w:rPr>
                <w:noProof/>
                <w:webHidden/>
              </w:rPr>
              <w:fldChar w:fldCharType="separate"/>
            </w:r>
            <w:r>
              <w:rPr>
                <w:noProof/>
                <w:webHidden/>
              </w:rPr>
              <w:t>iii</w:t>
            </w:r>
            <w:r>
              <w:rPr>
                <w:noProof/>
                <w:webHidden/>
              </w:rPr>
              <w:fldChar w:fldCharType="end"/>
            </w:r>
          </w:hyperlink>
        </w:p>
        <w:p w14:paraId="487BF1C9" w14:textId="6551496F"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881105" w:history="1">
            <w:r w:rsidRPr="00857348">
              <w:rPr>
                <w:rStyle w:val="Hyperlink"/>
                <w:noProof/>
              </w:rPr>
              <w:t>CHƯƠNG 1.</w:t>
            </w:r>
            <w:r w:rsidRPr="00857348">
              <w:rPr>
                <w:rStyle w:val="Hyperlink"/>
                <w:noProof/>
                <w:lang w:val="en-US"/>
              </w:rPr>
              <w:t xml:space="preserve"> GIỚI THIỆU BÀI TOÁN VÀ CÔNG NGHỆ LIÊN QUAN</w:t>
            </w:r>
            <w:r>
              <w:rPr>
                <w:noProof/>
                <w:webHidden/>
              </w:rPr>
              <w:tab/>
            </w:r>
            <w:r>
              <w:rPr>
                <w:noProof/>
                <w:webHidden/>
              </w:rPr>
              <w:fldChar w:fldCharType="begin"/>
            </w:r>
            <w:r>
              <w:rPr>
                <w:noProof/>
                <w:webHidden/>
              </w:rPr>
              <w:instrText xml:space="preserve"> PAGEREF _Toc185881105 \h </w:instrText>
            </w:r>
            <w:r>
              <w:rPr>
                <w:noProof/>
                <w:webHidden/>
              </w:rPr>
            </w:r>
            <w:r>
              <w:rPr>
                <w:noProof/>
                <w:webHidden/>
              </w:rPr>
              <w:fldChar w:fldCharType="separate"/>
            </w:r>
            <w:r>
              <w:rPr>
                <w:noProof/>
                <w:webHidden/>
              </w:rPr>
              <w:t>1</w:t>
            </w:r>
            <w:r>
              <w:rPr>
                <w:noProof/>
                <w:webHidden/>
              </w:rPr>
              <w:fldChar w:fldCharType="end"/>
            </w:r>
          </w:hyperlink>
        </w:p>
        <w:p w14:paraId="55F778E5" w14:textId="2907A2C5"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06" w:history="1">
            <w:r w:rsidRPr="00857348">
              <w:rPr>
                <w:rStyle w:val="Hyperlink"/>
                <w:rFonts w:cs="Times New Roman"/>
                <w:noProof/>
              </w:rPr>
              <w:t>1.1 Giới thiệu bài toán</w:t>
            </w:r>
            <w:r>
              <w:rPr>
                <w:noProof/>
                <w:webHidden/>
              </w:rPr>
              <w:tab/>
            </w:r>
            <w:r>
              <w:rPr>
                <w:noProof/>
                <w:webHidden/>
              </w:rPr>
              <w:fldChar w:fldCharType="begin"/>
            </w:r>
            <w:r>
              <w:rPr>
                <w:noProof/>
                <w:webHidden/>
              </w:rPr>
              <w:instrText xml:space="preserve"> PAGEREF _Toc185881106 \h </w:instrText>
            </w:r>
            <w:r>
              <w:rPr>
                <w:noProof/>
                <w:webHidden/>
              </w:rPr>
            </w:r>
            <w:r>
              <w:rPr>
                <w:noProof/>
                <w:webHidden/>
              </w:rPr>
              <w:fldChar w:fldCharType="separate"/>
            </w:r>
            <w:r>
              <w:rPr>
                <w:noProof/>
                <w:webHidden/>
              </w:rPr>
              <w:t>1</w:t>
            </w:r>
            <w:r>
              <w:rPr>
                <w:noProof/>
                <w:webHidden/>
              </w:rPr>
              <w:fldChar w:fldCharType="end"/>
            </w:r>
          </w:hyperlink>
        </w:p>
        <w:p w14:paraId="11E5D0F8" w14:textId="575D22E3"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07" w:history="1">
            <w:r w:rsidRPr="00857348">
              <w:rPr>
                <w:rStyle w:val="Hyperlink"/>
                <w:rFonts w:cs="Times New Roman"/>
                <w:noProof/>
              </w:rPr>
              <w:t>1.2. Khảo sát</w:t>
            </w:r>
            <w:r>
              <w:rPr>
                <w:noProof/>
                <w:webHidden/>
              </w:rPr>
              <w:tab/>
            </w:r>
            <w:r>
              <w:rPr>
                <w:noProof/>
                <w:webHidden/>
              </w:rPr>
              <w:fldChar w:fldCharType="begin"/>
            </w:r>
            <w:r>
              <w:rPr>
                <w:noProof/>
                <w:webHidden/>
              </w:rPr>
              <w:instrText xml:space="preserve"> PAGEREF _Toc185881107 \h </w:instrText>
            </w:r>
            <w:r>
              <w:rPr>
                <w:noProof/>
                <w:webHidden/>
              </w:rPr>
            </w:r>
            <w:r>
              <w:rPr>
                <w:noProof/>
                <w:webHidden/>
              </w:rPr>
              <w:fldChar w:fldCharType="separate"/>
            </w:r>
            <w:r>
              <w:rPr>
                <w:noProof/>
                <w:webHidden/>
              </w:rPr>
              <w:t>1</w:t>
            </w:r>
            <w:r>
              <w:rPr>
                <w:noProof/>
                <w:webHidden/>
              </w:rPr>
              <w:fldChar w:fldCharType="end"/>
            </w:r>
          </w:hyperlink>
        </w:p>
        <w:p w14:paraId="388E8386" w14:textId="6622ABDE"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08" w:history="1">
            <w:r w:rsidRPr="00857348">
              <w:rPr>
                <w:rStyle w:val="Hyperlink"/>
                <w:rFonts w:cs="Times New Roman"/>
                <w:noProof/>
              </w:rPr>
              <w:t>1.2.1. Phần Mua Sắm Của Khách Hàng</w:t>
            </w:r>
            <w:r>
              <w:rPr>
                <w:noProof/>
                <w:webHidden/>
              </w:rPr>
              <w:tab/>
            </w:r>
            <w:r>
              <w:rPr>
                <w:noProof/>
                <w:webHidden/>
              </w:rPr>
              <w:fldChar w:fldCharType="begin"/>
            </w:r>
            <w:r>
              <w:rPr>
                <w:noProof/>
                <w:webHidden/>
              </w:rPr>
              <w:instrText xml:space="preserve"> PAGEREF _Toc185881108 \h </w:instrText>
            </w:r>
            <w:r>
              <w:rPr>
                <w:noProof/>
                <w:webHidden/>
              </w:rPr>
            </w:r>
            <w:r>
              <w:rPr>
                <w:noProof/>
                <w:webHidden/>
              </w:rPr>
              <w:fldChar w:fldCharType="separate"/>
            </w:r>
            <w:r>
              <w:rPr>
                <w:noProof/>
                <w:webHidden/>
              </w:rPr>
              <w:t>1</w:t>
            </w:r>
            <w:r>
              <w:rPr>
                <w:noProof/>
                <w:webHidden/>
              </w:rPr>
              <w:fldChar w:fldCharType="end"/>
            </w:r>
          </w:hyperlink>
        </w:p>
        <w:p w14:paraId="4E5885D1" w14:textId="647AA2BC"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09" w:history="1">
            <w:r w:rsidRPr="00857348">
              <w:rPr>
                <w:rStyle w:val="Hyperlink"/>
                <w:rFonts w:cs="Times New Roman"/>
                <w:noProof/>
              </w:rPr>
              <w:t>1.2.2. Phần Quản Trị Viên Của Website Bán Linh Kiện Điện Tử</w:t>
            </w:r>
            <w:r>
              <w:rPr>
                <w:noProof/>
                <w:webHidden/>
              </w:rPr>
              <w:tab/>
            </w:r>
            <w:r>
              <w:rPr>
                <w:noProof/>
                <w:webHidden/>
              </w:rPr>
              <w:fldChar w:fldCharType="begin"/>
            </w:r>
            <w:r>
              <w:rPr>
                <w:noProof/>
                <w:webHidden/>
              </w:rPr>
              <w:instrText xml:space="preserve"> PAGEREF _Toc185881109 \h </w:instrText>
            </w:r>
            <w:r>
              <w:rPr>
                <w:noProof/>
                <w:webHidden/>
              </w:rPr>
            </w:r>
            <w:r>
              <w:rPr>
                <w:noProof/>
                <w:webHidden/>
              </w:rPr>
              <w:fldChar w:fldCharType="separate"/>
            </w:r>
            <w:r>
              <w:rPr>
                <w:noProof/>
                <w:webHidden/>
              </w:rPr>
              <w:t>2</w:t>
            </w:r>
            <w:r>
              <w:rPr>
                <w:noProof/>
                <w:webHidden/>
              </w:rPr>
              <w:fldChar w:fldCharType="end"/>
            </w:r>
          </w:hyperlink>
        </w:p>
        <w:p w14:paraId="35129079" w14:textId="608286D6"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10" w:history="1">
            <w:r w:rsidRPr="00857348">
              <w:rPr>
                <w:rStyle w:val="Hyperlink"/>
                <w:rFonts w:cs="Times New Roman"/>
                <w:noProof/>
              </w:rPr>
              <w:t>1.3. Giải pháp công nghệ cho bài toán</w:t>
            </w:r>
            <w:r>
              <w:rPr>
                <w:noProof/>
                <w:webHidden/>
              </w:rPr>
              <w:tab/>
            </w:r>
            <w:r>
              <w:rPr>
                <w:noProof/>
                <w:webHidden/>
              </w:rPr>
              <w:fldChar w:fldCharType="begin"/>
            </w:r>
            <w:r>
              <w:rPr>
                <w:noProof/>
                <w:webHidden/>
              </w:rPr>
              <w:instrText xml:space="preserve"> PAGEREF _Toc185881110 \h </w:instrText>
            </w:r>
            <w:r>
              <w:rPr>
                <w:noProof/>
                <w:webHidden/>
              </w:rPr>
            </w:r>
            <w:r>
              <w:rPr>
                <w:noProof/>
                <w:webHidden/>
              </w:rPr>
              <w:fldChar w:fldCharType="separate"/>
            </w:r>
            <w:r>
              <w:rPr>
                <w:noProof/>
                <w:webHidden/>
              </w:rPr>
              <w:t>3</w:t>
            </w:r>
            <w:r>
              <w:rPr>
                <w:noProof/>
                <w:webHidden/>
              </w:rPr>
              <w:fldChar w:fldCharType="end"/>
            </w:r>
          </w:hyperlink>
        </w:p>
        <w:p w14:paraId="243D3ADD" w14:textId="44A77429"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11" w:history="1">
            <w:r w:rsidRPr="00857348">
              <w:rPr>
                <w:rStyle w:val="Hyperlink"/>
                <w:rFonts w:cs="Times New Roman"/>
                <w:noProof/>
              </w:rPr>
              <w:t>1.3.1. Kiến trúc hệ thống</w:t>
            </w:r>
            <w:r>
              <w:rPr>
                <w:noProof/>
                <w:webHidden/>
              </w:rPr>
              <w:tab/>
            </w:r>
            <w:r>
              <w:rPr>
                <w:noProof/>
                <w:webHidden/>
              </w:rPr>
              <w:fldChar w:fldCharType="begin"/>
            </w:r>
            <w:r>
              <w:rPr>
                <w:noProof/>
                <w:webHidden/>
              </w:rPr>
              <w:instrText xml:space="preserve"> PAGEREF _Toc185881111 \h </w:instrText>
            </w:r>
            <w:r>
              <w:rPr>
                <w:noProof/>
                <w:webHidden/>
              </w:rPr>
            </w:r>
            <w:r>
              <w:rPr>
                <w:noProof/>
                <w:webHidden/>
              </w:rPr>
              <w:fldChar w:fldCharType="separate"/>
            </w:r>
            <w:r>
              <w:rPr>
                <w:noProof/>
                <w:webHidden/>
              </w:rPr>
              <w:t>3</w:t>
            </w:r>
            <w:r>
              <w:rPr>
                <w:noProof/>
                <w:webHidden/>
              </w:rPr>
              <w:fldChar w:fldCharType="end"/>
            </w:r>
          </w:hyperlink>
        </w:p>
        <w:p w14:paraId="5C080002" w14:textId="1E7512EA"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12" w:history="1">
            <w:r w:rsidRPr="00857348">
              <w:rPr>
                <w:rStyle w:val="Hyperlink"/>
                <w:rFonts w:cs="Times New Roman"/>
                <w:bCs/>
                <w:noProof/>
              </w:rPr>
              <w:t>1.3.2. Lập trình giao diện với ReactJS</w:t>
            </w:r>
            <w:r>
              <w:rPr>
                <w:noProof/>
                <w:webHidden/>
              </w:rPr>
              <w:tab/>
            </w:r>
            <w:r>
              <w:rPr>
                <w:noProof/>
                <w:webHidden/>
              </w:rPr>
              <w:fldChar w:fldCharType="begin"/>
            </w:r>
            <w:r>
              <w:rPr>
                <w:noProof/>
                <w:webHidden/>
              </w:rPr>
              <w:instrText xml:space="preserve"> PAGEREF _Toc185881112 \h </w:instrText>
            </w:r>
            <w:r>
              <w:rPr>
                <w:noProof/>
                <w:webHidden/>
              </w:rPr>
            </w:r>
            <w:r>
              <w:rPr>
                <w:noProof/>
                <w:webHidden/>
              </w:rPr>
              <w:fldChar w:fldCharType="separate"/>
            </w:r>
            <w:r>
              <w:rPr>
                <w:noProof/>
                <w:webHidden/>
              </w:rPr>
              <w:t>4</w:t>
            </w:r>
            <w:r>
              <w:rPr>
                <w:noProof/>
                <w:webHidden/>
              </w:rPr>
              <w:fldChar w:fldCharType="end"/>
            </w:r>
          </w:hyperlink>
        </w:p>
        <w:p w14:paraId="39F530C2" w14:textId="3F8A3961"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13" w:history="1">
            <w:r w:rsidRPr="00857348">
              <w:rPr>
                <w:rStyle w:val="Hyperlink"/>
                <w:rFonts w:cs="Times New Roman"/>
                <w:noProof/>
              </w:rPr>
              <w:t>1.3.3. Lập trình backend với Java Spring Boot</w:t>
            </w:r>
            <w:r>
              <w:rPr>
                <w:noProof/>
                <w:webHidden/>
              </w:rPr>
              <w:tab/>
            </w:r>
            <w:r>
              <w:rPr>
                <w:noProof/>
                <w:webHidden/>
              </w:rPr>
              <w:fldChar w:fldCharType="begin"/>
            </w:r>
            <w:r>
              <w:rPr>
                <w:noProof/>
                <w:webHidden/>
              </w:rPr>
              <w:instrText xml:space="preserve"> PAGEREF _Toc185881113 \h </w:instrText>
            </w:r>
            <w:r>
              <w:rPr>
                <w:noProof/>
                <w:webHidden/>
              </w:rPr>
            </w:r>
            <w:r>
              <w:rPr>
                <w:noProof/>
                <w:webHidden/>
              </w:rPr>
              <w:fldChar w:fldCharType="separate"/>
            </w:r>
            <w:r>
              <w:rPr>
                <w:noProof/>
                <w:webHidden/>
              </w:rPr>
              <w:t>5</w:t>
            </w:r>
            <w:r>
              <w:rPr>
                <w:noProof/>
                <w:webHidden/>
              </w:rPr>
              <w:fldChar w:fldCharType="end"/>
            </w:r>
          </w:hyperlink>
        </w:p>
        <w:p w14:paraId="0E5C48C3" w14:textId="7F91D938"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14" w:history="1">
            <w:r w:rsidRPr="00857348">
              <w:rPr>
                <w:rStyle w:val="Hyperlink"/>
                <w:rFonts w:cs="Times New Roman"/>
                <w:noProof/>
              </w:rPr>
              <w:t>1.4. Xác định yêu cầu của hệ thống</w:t>
            </w:r>
            <w:r>
              <w:rPr>
                <w:noProof/>
                <w:webHidden/>
              </w:rPr>
              <w:tab/>
            </w:r>
            <w:r>
              <w:rPr>
                <w:noProof/>
                <w:webHidden/>
              </w:rPr>
              <w:fldChar w:fldCharType="begin"/>
            </w:r>
            <w:r>
              <w:rPr>
                <w:noProof/>
                <w:webHidden/>
              </w:rPr>
              <w:instrText xml:space="preserve"> PAGEREF _Toc185881114 \h </w:instrText>
            </w:r>
            <w:r>
              <w:rPr>
                <w:noProof/>
                <w:webHidden/>
              </w:rPr>
            </w:r>
            <w:r>
              <w:rPr>
                <w:noProof/>
                <w:webHidden/>
              </w:rPr>
              <w:fldChar w:fldCharType="separate"/>
            </w:r>
            <w:r>
              <w:rPr>
                <w:noProof/>
                <w:webHidden/>
              </w:rPr>
              <w:t>7</w:t>
            </w:r>
            <w:r>
              <w:rPr>
                <w:noProof/>
                <w:webHidden/>
              </w:rPr>
              <w:fldChar w:fldCharType="end"/>
            </w:r>
          </w:hyperlink>
        </w:p>
        <w:p w14:paraId="056022DB" w14:textId="7381BFCB"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15" w:history="1">
            <w:r w:rsidRPr="00857348">
              <w:rPr>
                <w:rStyle w:val="Hyperlink"/>
                <w:rFonts w:cs="Times New Roman"/>
                <w:noProof/>
                <w:spacing w:val="-4"/>
              </w:rPr>
              <w:t>1.4.1. Mô tả hệ thống</w:t>
            </w:r>
            <w:r>
              <w:rPr>
                <w:noProof/>
                <w:webHidden/>
              </w:rPr>
              <w:tab/>
            </w:r>
            <w:r>
              <w:rPr>
                <w:noProof/>
                <w:webHidden/>
              </w:rPr>
              <w:fldChar w:fldCharType="begin"/>
            </w:r>
            <w:r>
              <w:rPr>
                <w:noProof/>
                <w:webHidden/>
              </w:rPr>
              <w:instrText xml:space="preserve"> PAGEREF _Toc185881115 \h </w:instrText>
            </w:r>
            <w:r>
              <w:rPr>
                <w:noProof/>
                <w:webHidden/>
              </w:rPr>
            </w:r>
            <w:r>
              <w:rPr>
                <w:noProof/>
                <w:webHidden/>
              </w:rPr>
              <w:fldChar w:fldCharType="separate"/>
            </w:r>
            <w:r>
              <w:rPr>
                <w:noProof/>
                <w:webHidden/>
              </w:rPr>
              <w:t>7</w:t>
            </w:r>
            <w:r>
              <w:rPr>
                <w:noProof/>
                <w:webHidden/>
              </w:rPr>
              <w:fldChar w:fldCharType="end"/>
            </w:r>
          </w:hyperlink>
        </w:p>
        <w:p w14:paraId="5425E002" w14:textId="1F1D941F"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16" w:history="1">
            <w:r w:rsidRPr="00857348">
              <w:rPr>
                <w:rStyle w:val="Hyperlink"/>
                <w:rFonts w:cs="Times New Roman"/>
                <w:noProof/>
                <w:spacing w:val="-4"/>
              </w:rPr>
              <w:t>1.4.2. Xác định chức năng</w:t>
            </w:r>
            <w:r>
              <w:rPr>
                <w:noProof/>
                <w:webHidden/>
              </w:rPr>
              <w:tab/>
            </w:r>
            <w:r>
              <w:rPr>
                <w:noProof/>
                <w:webHidden/>
              </w:rPr>
              <w:fldChar w:fldCharType="begin"/>
            </w:r>
            <w:r>
              <w:rPr>
                <w:noProof/>
                <w:webHidden/>
              </w:rPr>
              <w:instrText xml:space="preserve"> PAGEREF _Toc185881116 \h </w:instrText>
            </w:r>
            <w:r>
              <w:rPr>
                <w:noProof/>
                <w:webHidden/>
              </w:rPr>
            </w:r>
            <w:r>
              <w:rPr>
                <w:noProof/>
                <w:webHidden/>
              </w:rPr>
              <w:fldChar w:fldCharType="separate"/>
            </w:r>
            <w:r>
              <w:rPr>
                <w:noProof/>
                <w:webHidden/>
              </w:rPr>
              <w:t>7</w:t>
            </w:r>
            <w:r>
              <w:rPr>
                <w:noProof/>
                <w:webHidden/>
              </w:rPr>
              <w:fldChar w:fldCharType="end"/>
            </w:r>
          </w:hyperlink>
        </w:p>
        <w:p w14:paraId="4C0F8C42" w14:textId="0DE13B36"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17" w:history="1">
            <w:r w:rsidRPr="00857348">
              <w:rPr>
                <w:rStyle w:val="Hyperlink"/>
                <w:noProof/>
              </w:rPr>
              <w:t>1.5. Kết luận chương</w:t>
            </w:r>
            <w:r>
              <w:rPr>
                <w:noProof/>
                <w:webHidden/>
              </w:rPr>
              <w:tab/>
            </w:r>
            <w:r>
              <w:rPr>
                <w:noProof/>
                <w:webHidden/>
              </w:rPr>
              <w:fldChar w:fldCharType="begin"/>
            </w:r>
            <w:r>
              <w:rPr>
                <w:noProof/>
                <w:webHidden/>
              </w:rPr>
              <w:instrText xml:space="preserve"> PAGEREF _Toc185881117 \h </w:instrText>
            </w:r>
            <w:r>
              <w:rPr>
                <w:noProof/>
                <w:webHidden/>
              </w:rPr>
            </w:r>
            <w:r>
              <w:rPr>
                <w:noProof/>
                <w:webHidden/>
              </w:rPr>
              <w:fldChar w:fldCharType="separate"/>
            </w:r>
            <w:r>
              <w:rPr>
                <w:noProof/>
                <w:webHidden/>
              </w:rPr>
              <w:t>8</w:t>
            </w:r>
            <w:r>
              <w:rPr>
                <w:noProof/>
                <w:webHidden/>
              </w:rPr>
              <w:fldChar w:fldCharType="end"/>
            </w:r>
          </w:hyperlink>
        </w:p>
        <w:p w14:paraId="0B84B086" w14:textId="585EAD5B"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881118" w:history="1">
            <w:r w:rsidRPr="00857348">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_Toc185881118 \h </w:instrText>
            </w:r>
            <w:r>
              <w:rPr>
                <w:noProof/>
                <w:webHidden/>
              </w:rPr>
            </w:r>
            <w:r>
              <w:rPr>
                <w:noProof/>
                <w:webHidden/>
              </w:rPr>
              <w:fldChar w:fldCharType="separate"/>
            </w:r>
            <w:r>
              <w:rPr>
                <w:noProof/>
                <w:webHidden/>
              </w:rPr>
              <w:t>8</w:t>
            </w:r>
            <w:r>
              <w:rPr>
                <w:noProof/>
                <w:webHidden/>
              </w:rPr>
              <w:fldChar w:fldCharType="end"/>
            </w:r>
          </w:hyperlink>
        </w:p>
        <w:p w14:paraId="7C74B169" w14:textId="1B0271A1"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19" w:history="1">
            <w:r w:rsidRPr="00857348">
              <w:rPr>
                <w:rStyle w:val="Hyperlink"/>
                <w:rFonts w:cs="Times New Roman"/>
                <w:noProof/>
              </w:rPr>
              <w:t>2.1. Biểu đồ use case và kịch bản</w:t>
            </w:r>
            <w:r>
              <w:rPr>
                <w:noProof/>
                <w:webHidden/>
              </w:rPr>
              <w:tab/>
            </w:r>
            <w:r>
              <w:rPr>
                <w:noProof/>
                <w:webHidden/>
              </w:rPr>
              <w:fldChar w:fldCharType="begin"/>
            </w:r>
            <w:r>
              <w:rPr>
                <w:noProof/>
                <w:webHidden/>
              </w:rPr>
              <w:instrText xml:space="preserve"> PAGEREF _Toc185881119 \h </w:instrText>
            </w:r>
            <w:r>
              <w:rPr>
                <w:noProof/>
                <w:webHidden/>
              </w:rPr>
            </w:r>
            <w:r>
              <w:rPr>
                <w:noProof/>
                <w:webHidden/>
              </w:rPr>
              <w:fldChar w:fldCharType="separate"/>
            </w:r>
            <w:r>
              <w:rPr>
                <w:noProof/>
                <w:webHidden/>
              </w:rPr>
              <w:t>8</w:t>
            </w:r>
            <w:r>
              <w:rPr>
                <w:noProof/>
                <w:webHidden/>
              </w:rPr>
              <w:fldChar w:fldCharType="end"/>
            </w:r>
          </w:hyperlink>
        </w:p>
        <w:p w14:paraId="23C6F3D8" w14:textId="6263168D"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20" w:history="1">
            <w:r w:rsidRPr="00857348">
              <w:rPr>
                <w:rStyle w:val="Hyperlink"/>
                <w:rFonts w:cs="Times New Roman"/>
                <w:noProof/>
              </w:rPr>
              <w:t>2.1.1. Biểu đồ use case tổng quát</w:t>
            </w:r>
            <w:r>
              <w:rPr>
                <w:noProof/>
                <w:webHidden/>
              </w:rPr>
              <w:tab/>
            </w:r>
            <w:r>
              <w:rPr>
                <w:noProof/>
                <w:webHidden/>
              </w:rPr>
              <w:fldChar w:fldCharType="begin"/>
            </w:r>
            <w:r>
              <w:rPr>
                <w:noProof/>
                <w:webHidden/>
              </w:rPr>
              <w:instrText xml:space="preserve"> PAGEREF _Toc185881120 \h </w:instrText>
            </w:r>
            <w:r>
              <w:rPr>
                <w:noProof/>
                <w:webHidden/>
              </w:rPr>
            </w:r>
            <w:r>
              <w:rPr>
                <w:noProof/>
                <w:webHidden/>
              </w:rPr>
              <w:fldChar w:fldCharType="separate"/>
            </w:r>
            <w:r>
              <w:rPr>
                <w:noProof/>
                <w:webHidden/>
              </w:rPr>
              <w:t>8</w:t>
            </w:r>
            <w:r>
              <w:rPr>
                <w:noProof/>
                <w:webHidden/>
              </w:rPr>
              <w:fldChar w:fldCharType="end"/>
            </w:r>
          </w:hyperlink>
        </w:p>
        <w:p w14:paraId="2285721F" w14:textId="7B52FD0F"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21" w:history="1">
            <w:r w:rsidRPr="00857348">
              <w:rPr>
                <w:rStyle w:val="Hyperlink"/>
                <w:rFonts w:cs="Times New Roman"/>
                <w:noProof/>
              </w:rPr>
              <w:t>2.1.2. Biểu đồ phân rã và kịch bản UC Đăng ký</w:t>
            </w:r>
            <w:r>
              <w:rPr>
                <w:noProof/>
                <w:webHidden/>
              </w:rPr>
              <w:tab/>
            </w:r>
            <w:r>
              <w:rPr>
                <w:noProof/>
                <w:webHidden/>
              </w:rPr>
              <w:fldChar w:fldCharType="begin"/>
            </w:r>
            <w:r>
              <w:rPr>
                <w:noProof/>
                <w:webHidden/>
              </w:rPr>
              <w:instrText xml:space="preserve"> PAGEREF _Toc185881121 \h </w:instrText>
            </w:r>
            <w:r>
              <w:rPr>
                <w:noProof/>
                <w:webHidden/>
              </w:rPr>
            </w:r>
            <w:r>
              <w:rPr>
                <w:noProof/>
                <w:webHidden/>
              </w:rPr>
              <w:fldChar w:fldCharType="separate"/>
            </w:r>
            <w:r>
              <w:rPr>
                <w:noProof/>
                <w:webHidden/>
              </w:rPr>
              <w:t>10</w:t>
            </w:r>
            <w:r>
              <w:rPr>
                <w:noProof/>
                <w:webHidden/>
              </w:rPr>
              <w:fldChar w:fldCharType="end"/>
            </w:r>
          </w:hyperlink>
        </w:p>
        <w:p w14:paraId="7477E221" w14:textId="6708030F"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22" w:history="1">
            <w:r w:rsidRPr="00857348">
              <w:rPr>
                <w:rStyle w:val="Hyperlink"/>
                <w:rFonts w:cs="Times New Roman"/>
                <w:noProof/>
              </w:rPr>
              <w:t>2.1.3. Biểu đồ phân rã và kịch bản UC Đăng nhập</w:t>
            </w:r>
            <w:r>
              <w:rPr>
                <w:noProof/>
                <w:webHidden/>
              </w:rPr>
              <w:tab/>
            </w:r>
            <w:r>
              <w:rPr>
                <w:noProof/>
                <w:webHidden/>
              </w:rPr>
              <w:fldChar w:fldCharType="begin"/>
            </w:r>
            <w:r>
              <w:rPr>
                <w:noProof/>
                <w:webHidden/>
              </w:rPr>
              <w:instrText xml:space="preserve"> PAGEREF _Toc185881122 \h </w:instrText>
            </w:r>
            <w:r>
              <w:rPr>
                <w:noProof/>
                <w:webHidden/>
              </w:rPr>
            </w:r>
            <w:r>
              <w:rPr>
                <w:noProof/>
                <w:webHidden/>
              </w:rPr>
              <w:fldChar w:fldCharType="separate"/>
            </w:r>
            <w:r>
              <w:rPr>
                <w:noProof/>
                <w:webHidden/>
              </w:rPr>
              <w:t>11</w:t>
            </w:r>
            <w:r>
              <w:rPr>
                <w:noProof/>
                <w:webHidden/>
              </w:rPr>
              <w:fldChar w:fldCharType="end"/>
            </w:r>
          </w:hyperlink>
        </w:p>
        <w:p w14:paraId="362B0825" w14:textId="6B8B5C56"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23" w:history="1">
            <w:r w:rsidRPr="00857348">
              <w:rPr>
                <w:rStyle w:val="Hyperlink"/>
                <w:rFonts w:cs="Times New Roman"/>
                <w:noProof/>
              </w:rPr>
              <w:t>2.1.4. Biểu đồ phân rã và kịch bản UC quản lý sản phẩm</w:t>
            </w:r>
            <w:r>
              <w:rPr>
                <w:noProof/>
                <w:webHidden/>
              </w:rPr>
              <w:tab/>
            </w:r>
            <w:r>
              <w:rPr>
                <w:noProof/>
                <w:webHidden/>
              </w:rPr>
              <w:fldChar w:fldCharType="begin"/>
            </w:r>
            <w:r>
              <w:rPr>
                <w:noProof/>
                <w:webHidden/>
              </w:rPr>
              <w:instrText xml:space="preserve"> PAGEREF _Toc185881123 \h </w:instrText>
            </w:r>
            <w:r>
              <w:rPr>
                <w:noProof/>
                <w:webHidden/>
              </w:rPr>
            </w:r>
            <w:r>
              <w:rPr>
                <w:noProof/>
                <w:webHidden/>
              </w:rPr>
              <w:fldChar w:fldCharType="separate"/>
            </w:r>
            <w:r>
              <w:rPr>
                <w:noProof/>
                <w:webHidden/>
              </w:rPr>
              <w:t>12</w:t>
            </w:r>
            <w:r>
              <w:rPr>
                <w:noProof/>
                <w:webHidden/>
              </w:rPr>
              <w:fldChar w:fldCharType="end"/>
            </w:r>
          </w:hyperlink>
        </w:p>
        <w:p w14:paraId="2BE44C88" w14:textId="1B5E22CB"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24" w:history="1">
            <w:r w:rsidRPr="00857348">
              <w:rPr>
                <w:rStyle w:val="Hyperlink"/>
                <w:rFonts w:cs="Times New Roman"/>
                <w:noProof/>
              </w:rPr>
              <w:t>Kịch bản UC thêm/sửa sản phẩm</w:t>
            </w:r>
            <w:r>
              <w:rPr>
                <w:noProof/>
                <w:webHidden/>
              </w:rPr>
              <w:tab/>
            </w:r>
            <w:r>
              <w:rPr>
                <w:noProof/>
                <w:webHidden/>
              </w:rPr>
              <w:fldChar w:fldCharType="begin"/>
            </w:r>
            <w:r>
              <w:rPr>
                <w:noProof/>
                <w:webHidden/>
              </w:rPr>
              <w:instrText xml:space="preserve"> PAGEREF _Toc185881124 \h </w:instrText>
            </w:r>
            <w:r>
              <w:rPr>
                <w:noProof/>
                <w:webHidden/>
              </w:rPr>
            </w:r>
            <w:r>
              <w:rPr>
                <w:noProof/>
                <w:webHidden/>
              </w:rPr>
              <w:fldChar w:fldCharType="separate"/>
            </w:r>
            <w:r>
              <w:rPr>
                <w:noProof/>
                <w:webHidden/>
              </w:rPr>
              <w:t>12</w:t>
            </w:r>
            <w:r>
              <w:rPr>
                <w:noProof/>
                <w:webHidden/>
              </w:rPr>
              <w:fldChar w:fldCharType="end"/>
            </w:r>
          </w:hyperlink>
        </w:p>
        <w:p w14:paraId="7058D61E" w14:textId="3B863CFA"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25" w:history="1">
            <w:r w:rsidRPr="00857348">
              <w:rPr>
                <w:rStyle w:val="Hyperlink"/>
                <w:rFonts w:cs="Times New Roman"/>
                <w:noProof/>
              </w:rPr>
              <w:t>2.1.5. Kịch bản UC xóa sản phẩm</w:t>
            </w:r>
            <w:r>
              <w:rPr>
                <w:noProof/>
                <w:webHidden/>
              </w:rPr>
              <w:tab/>
            </w:r>
            <w:r>
              <w:rPr>
                <w:noProof/>
                <w:webHidden/>
              </w:rPr>
              <w:fldChar w:fldCharType="begin"/>
            </w:r>
            <w:r>
              <w:rPr>
                <w:noProof/>
                <w:webHidden/>
              </w:rPr>
              <w:instrText xml:space="preserve"> PAGEREF _Toc185881125 \h </w:instrText>
            </w:r>
            <w:r>
              <w:rPr>
                <w:noProof/>
                <w:webHidden/>
              </w:rPr>
            </w:r>
            <w:r>
              <w:rPr>
                <w:noProof/>
                <w:webHidden/>
              </w:rPr>
              <w:fldChar w:fldCharType="separate"/>
            </w:r>
            <w:r>
              <w:rPr>
                <w:noProof/>
                <w:webHidden/>
              </w:rPr>
              <w:t>13</w:t>
            </w:r>
            <w:r>
              <w:rPr>
                <w:noProof/>
                <w:webHidden/>
              </w:rPr>
              <w:fldChar w:fldCharType="end"/>
            </w:r>
          </w:hyperlink>
        </w:p>
        <w:p w14:paraId="1B1B3F80" w14:textId="184C103D"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26" w:history="1">
            <w:r w:rsidRPr="00857348">
              <w:rPr>
                <w:rStyle w:val="Hyperlink"/>
                <w:rFonts w:cs="Times New Roman"/>
                <w:noProof/>
              </w:rPr>
              <w:t>2.1.6. Biểu đồ phân rã và kịch bản UC quản lý giỏ hàng</w:t>
            </w:r>
            <w:r>
              <w:rPr>
                <w:noProof/>
                <w:webHidden/>
              </w:rPr>
              <w:tab/>
            </w:r>
            <w:r>
              <w:rPr>
                <w:noProof/>
                <w:webHidden/>
              </w:rPr>
              <w:fldChar w:fldCharType="begin"/>
            </w:r>
            <w:r>
              <w:rPr>
                <w:noProof/>
                <w:webHidden/>
              </w:rPr>
              <w:instrText xml:space="preserve"> PAGEREF _Toc185881126 \h </w:instrText>
            </w:r>
            <w:r>
              <w:rPr>
                <w:noProof/>
                <w:webHidden/>
              </w:rPr>
            </w:r>
            <w:r>
              <w:rPr>
                <w:noProof/>
                <w:webHidden/>
              </w:rPr>
              <w:fldChar w:fldCharType="separate"/>
            </w:r>
            <w:r>
              <w:rPr>
                <w:noProof/>
                <w:webHidden/>
              </w:rPr>
              <w:t>13</w:t>
            </w:r>
            <w:r>
              <w:rPr>
                <w:noProof/>
                <w:webHidden/>
              </w:rPr>
              <w:fldChar w:fldCharType="end"/>
            </w:r>
          </w:hyperlink>
        </w:p>
        <w:p w14:paraId="7F5FDC0D" w14:textId="2019622F"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27" w:history="1">
            <w:r w:rsidRPr="00857348">
              <w:rPr>
                <w:rStyle w:val="Hyperlink"/>
                <w:rFonts w:cs="Times New Roman"/>
                <w:noProof/>
              </w:rPr>
              <w:t>2.1.7. Kịch bản UC thêm sản phẩm giỏ hàng</w:t>
            </w:r>
            <w:r>
              <w:rPr>
                <w:noProof/>
                <w:webHidden/>
              </w:rPr>
              <w:tab/>
            </w:r>
            <w:r>
              <w:rPr>
                <w:noProof/>
                <w:webHidden/>
              </w:rPr>
              <w:fldChar w:fldCharType="begin"/>
            </w:r>
            <w:r>
              <w:rPr>
                <w:noProof/>
                <w:webHidden/>
              </w:rPr>
              <w:instrText xml:space="preserve"> PAGEREF _Toc185881127 \h </w:instrText>
            </w:r>
            <w:r>
              <w:rPr>
                <w:noProof/>
                <w:webHidden/>
              </w:rPr>
            </w:r>
            <w:r>
              <w:rPr>
                <w:noProof/>
                <w:webHidden/>
              </w:rPr>
              <w:fldChar w:fldCharType="separate"/>
            </w:r>
            <w:r>
              <w:rPr>
                <w:noProof/>
                <w:webHidden/>
              </w:rPr>
              <w:t>13</w:t>
            </w:r>
            <w:r>
              <w:rPr>
                <w:noProof/>
                <w:webHidden/>
              </w:rPr>
              <w:fldChar w:fldCharType="end"/>
            </w:r>
          </w:hyperlink>
        </w:p>
        <w:p w14:paraId="1B89D4AA" w14:textId="1FC1141B"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28" w:history="1">
            <w:r w:rsidRPr="00857348">
              <w:rPr>
                <w:rStyle w:val="Hyperlink"/>
                <w:rFonts w:cs="Times New Roman"/>
                <w:noProof/>
              </w:rPr>
              <w:t>2.1.8. Kịch bản UC chỉnh sửa giỏ hàng</w:t>
            </w:r>
            <w:r>
              <w:rPr>
                <w:noProof/>
                <w:webHidden/>
              </w:rPr>
              <w:tab/>
            </w:r>
            <w:r>
              <w:rPr>
                <w:noProof/>
                <w:webHidden/>
              </w:rPr>
              <w:fldChar w:fldCharType="begin"/>
            </w:r>
            <w:r>
              <w:rPr>
                <w:noProof/>
                <w:webHidden/>
              </w:rPr>
              <w:instrText xml:space="preserve"> PAGEREF _Toc185881128 \h </w:instrText>
            </w:r>
            <w:r>
              <w:rPr>
                <w:noProof/>
                <w:webHidden/>
              </w:rPr>
            </w:r>
            <w:r>
              <w:rPr>
                <w:noProof/>
                <w:webHidden/>
              </w:rPr>
              <w:fldChar w:fldCharType="separate"/>
            </w:r>
            <w:r>
              <w:rPr>
                <w:noProof/>
                <w:webHidden/>
              </w:rPr>
              <w:t>15</w:t>
            </w:r>
            <w:r>
              <w:rPr>
                <w:noProof/>
                <w:webHidden/>
              </w:rPr>
              <w:fldChar w:fldCharType="end"/>
            </w:r>
          </w:hyperlink>
        </w:p>
        <w:p w14:paraId="11B02DA4" w14:textId="13927A83"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29" w:history="1">
            <w:r w:rsidRPr="00857348">
              <w:rPr>
                <w:rStyle w:val="Hyperlink"/>
                <w:rFonts w:cs="Times New Roman"/>
                <w:noProof/>
              </w:rPr>
              <w:t>2.1.9. Biểu đồ phân rã và kịch bản UC thanh toán</w:t>
            </w:r>
            <w:r>
              <w:rPr>
                <w:noProof/>
                <w:webHidden/>
              </w:rPr>
              <w:tab/>
            </w:r>
            <w:r>
              <w:rPr>
                <w:noProof/>
                <w:webHidden/>
              </w:rPr>
              <w:fldChar w:fldCharType="begin"/>
            </w:r>
            <w:r>
              <w:rPr>
                <w:noProof/>
                <w:webHidden/>
              </w:rPr>
              <w:instrText xml:space="preserve"> PAGEREF _Toc185881129 \h </w:instrText>
            </w:r>
            <w:r>
              <w:rPr>
                <w:noProof/>
                <w:webHidden/>
              </w:rPr>
            </w:r>
            <w:r>
              <w:rPr>
                <w:noProof/>
                <w:webHidden/>
              </w:rPr>
              <w:fldChar w:fldCharType="separate"/>
            </w:r>
            <w:r>
              <w:rPr>
                <w:noProof/>
                <w:webHidden/>
              </w:rPr>
              <w:t>15</w:t>
            </w:r>
            <w:r>
              <w:rPr>
                <w:noProof/>
                <w:webHidden/>
              </w:rPr>
              <w:fldChar w:fldCharType="end"/>
            </w:r>
          </w:hyperlink>
        </w:p>
        <w:p w14:paraId="2ED3A2AD" w14:textId="0AF6A6D3"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30" w:history="1">
            <w:r w:rsidRPr="00857348">
              <w:rPr>
                <w:rStyle w:val="Hyperlink"/>
                <w:rFonts w:cs="Times New Roman"/>
                <w:noProof/>
              </w:rPr>
              <w:t>2.1.10. Biểu đồ phân rã và kịch bản UC Quản lý thông tin tài khoản</w:t>
            </w:r>
            <w:r>
              <w:rPr>
                <w:noProof/>
                <w:webHidden/>
              </w:rPr>
              <w:tab/>
            </w:r>
            <w:r>
              <w:rPr>
                <w:noProof/>
                <w:webHidden/>
              </w:rPr>
              <w:fldChar w:fldCharType="begin"/>
            </w:r>
            <w:r>
              <w:rPr>
                <w:noProof/>
                <w:webHidden/>
              </w:rPr>
              <w:instrText xml:space="preserve"> PAGEREF _Toc185881130 \h </w:instrText>
            </w:r>
            <w:r>
              <w:rPr>
                <w:noProof/>
                <w:webHidden/>
              </w:rPr>
            </w:r>
            <w:r>
              <w:rPr>
                <w:noProof/>
                <w:webHidden/>
              </w:rPr>
              <w:fldChar w:fldCharType="separate"/>
            </w:r>
            <w:r>
              <w:rPr>
                <w:noProof/>
                <w:webHidden/>
              </w:rPr>
              <w:t>17</w:t>
            </w:r>
            <w:r>
              <w:rPr>
                <w:noProof/>
                <w:webHidden/>
              </w:rPr>
              <w:fldChar w:fldCharType="end"/>
            </w:r>
          </w:hyperlink>
        </w:p>
        <w:p w14:paraId="0814A63C" w14:textId="121E5126"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31" w:history="1">
            <w:r w:rsidRPr="00857348">
              <w:rPr>
                <w:rStyle w:val="Hyperlink"/>
                <w:rFonts w:cs="Times New Roman"/>
                <w:noProof/>
              </w:rPr>
              <w:t>2.1.11. Biểu đồ phân rã và kịch bản UC Khách hàng quản lý đơn hàng</w:t>
            </w:r>
            <w:r>
              <w:rPr>
                <w:noProof/>
                <w:webHidden/>
              </w:rPr>
              <w:tab/>
            </w:r>
            <w:r>
              <w:rPr>
                <w:noProof/>
                <w:webHidden/>
              </w:rPr>
              <w:fldChar w:fldCharType="begin"/>
            </w:r>
            <w:r>
              <w:rPr>
                <w:noProof/>
                <w:webHidden/>
              </w:rPr>
              <w:instrText xml:space="preserve"> PAGEREF _Toc185881131 \h </w:instrText>
            </w:r>
            <w:r>
              <w:rPr>
                <w:noProof/>
                <w:webHidden/>
              </w:rPr>
            </w:r>
            <w:r>
              <w:rPr>
                <w:noProof/>
                <w:webHidden/>
              </w:rPr>
              <w:fldChar w:fldCharType="separate"/>
            </w:r>
            <w:r>
              <w:rPr>
                <w:noProof/>
                <w:webHidden/>
              </w:rPr>
              <w:t>19</w:t>
            </w:r>
            <w:r>
              <w:rPr>
                <w:noProof/>
                <w:webHidden/>
              </w:rPr>
              <w:fldChar w:fldCharType="end"/>
            </w:r>
          </w:hyperlink>
        </w:p>
        <w:p w14:paraId="1B3A080B" w14:textId="53A7152A"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32" w:history="1">
            <w:r w:rsidRPr="00857348">
              <w:rPr>
                <w:rStyle w:val="Hyperlink"/>
                <w:rFonts w:cs="Times New Roman"/>
                <w:noProof/>
              </w:rPr>
              <w:t>2.1.12. Biểu đồ phân rã và kịch bản UC Tìm kiếm</w:t>
            </w:r>
            <w:r>
              <w:rPr>
                <w:noProof/>
                <w:webHidden/>
              </w:rPr>
              <w:tab/>
            </w:r>
            <w:r>
              <w:rPr>
                <w:noProof/>
                <w:webHidden/>
              </w:rPr>
              <w:fldChar w:fldCharType="begin"/>
            </w:r>
            <w:r>
              <w:rPr>
                <w:noProof/>
                <w:webHidden/>
              </w:rPr>
              <w:instrText xml:space="preserve"> PAGEREF _Toc185881132 \h </w:instrText>
            </w:r>
            <w:r>
              <w:rPr>
                <w:noProof/>
                <w:webHidden/>
              </w:rPr>
            </w:r>
            <w:r>
              <w:rPr>
                <w:noProof/>
                <w:webHidden/>
              </w:rPr>
              <w:fldChar w:fldCharType="separate"/>
            </w:r>
            <w:r>
              <w:rPr>
                <w:noProof/>
                <w:webHidden/>
              </w:rPr>
              <w:t>21</w:t>
            </w:r>
            <w:r>
              <w:rPr>
                <w:noProof/>
                <w:webHidden/>
              </w:rPr>
              <w:fldChar w:fldCharType="end"/>
            </w:r>
          </w:hyperlink>
        </w:p>
        <w:p w14:paraId="1C5342F9" w14:textId="6A593B34"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33" w:history="1">
            <w:r w:rsidRPr="00857348">
              <w:rPr>
                <w:rStyle w:val="Hyperlink"/>
                <w:rFonts w:cs="Times New Roman"/>
                <w:noProof/>
              </w:rPr>
              <w:t>2.1.13. Biểu đồ phân rã và kịch bản UC quản lý danh sách yêu thích</w:t>
            </w:r>
            <w:r>
              <w:rPr>
                <w:noProof/>
                <w:webHidden/>
              </w:rPr>
              <w:tab/>
            </w:r>
            <w:r>
              <w:rPr>
                <w:noProof/>
                <w:webHidden/>
              </w:rPr>
              <w:fldChar w:fldCharType="begin"/>
            </w:r>
            <w:r>
              <w:rPr>
                <w:noProof/>
                <w:webHidden/>
              </w:rPr>
              <w:instrText xml:space="preserve"> PAGEREF _Toc185881133 \h </w:instrText>
            </w:r>
            <w:r>
              <w:rPr>
                <w:noProof/>
                <w:webHidden/>
              </w:rPr>
            </w:r>
            <w:r>
              <w:rPr>
                <w:noProof/>
                <w:webHidden/>
              </w:rPr>
              <w:fldChar w:fldCharType="separate"/>
            </w:r>
            <w:r>
              <w:rPr>
                <w:noProof/>
                <w:webHidden/>
              </w:rPr>
              <w:t>22</w:t>
            </w:r>
            <w:r>
              <w:rPr>
                <w:noProof/>
                <w:webHidden/>
              </w:rPr>
              <w:fldChar w:fldCharType="end"/>
            </w:r>
          </w:hyperlink>
        </w:p>
        <w:p w14:paraId="413D0E0B" w14:textId="2FA3071E"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34" w:history="1">
            <w:r w:rsidRPr="00857348">
              <w:rPr>
                <w:rStyle w:val="Hyperlink"/>
                <w:rFonts w:cs="Times New Roman"/>
                <w:noProof/>
              </w:rPr>
              <w:t>2.1.14. Biểu đồ phân rã và kịch bản UC quản lý sản phẩm</w:t>
            </w:r>
            <w:r>
              <w:rPr>
                <w:noProof/>
                <w:webHidden/>
              </w:rPr>
              <w:tab/>
            </w:r>
            <w:r>
              <w:rPr>
                <w:noProof/>
                <w:webHidden/>
              </w:rPr>
              <w:fldChar w:fldCharType="begin"/>
            </w:r>
            <w:r>
              <w:rPr>
                <w:noProof/>
                <w:webHidden/>
              </w:rPr>
              <w:instrText xml:space="preserve"> PAGEREF _Toc185881134 \h </w:instrText>
            </w:r>
            <w:r>
              <w:rPr>
                <w:noProof/>
                <w:webHidden/>
              </w:rPr>
            </w:r>
            <w:r>
              <w:rPr>
                <w:noProof/>
                <w:webHidden/>
              </w:rPr>
              <w:fldChar w:fldCharType="separate"/>
            </w:r>
            <w:r>
              <w:rPr>
                <w:noProof/>
                <w:webHidden/>
              </w:rPr>
              <w:t>25</w:t>
            </w:r>
            <w:r>
              <w:rPr>
                <w:noProof/>
                <w:webHidden/>
              </w:rPr>
              <w:fldChar w:fldCharType="end"/>
            </w:r>
          </w:hyperlink>
        </w:p>
        <w:p w14:paraId="5E508FB1" w14:textId="426ADC03"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35" w:history="1">
            <w:r w:rsidRPr="00857348">
              <w:rPr>
                <w:rStyle w:val="Hyperlink"/>
                <w:rFonts w:cs="Times New Roman"/>
                <w:noProof/>
              </w:rPr>
              <w:t>2.1.15. Biểu đồ phân rã và kịch bản UC admin thống kê</w:t>
            </w:r>
            <w:r>
              <w:rPr>
                <w:noProof/>
                <w:webHidden/>
              </w:rPr>
              <w:tab/>
            </w:r>
            <w:r>
              <w:rPr>
                <w:noProof/>
                <w:webHidden/>
              </w:rPr>
              <w:fldChar w:fldCharType="begin"/>
            </w:r>
            <w:r>
              <w:rPr>
                <w:noProof/>
                <w:webHidden/>
              </w:rPr>
              <w:instrText xml:space="preserve"> PAGEREF _Toc185881135 \h </w:instrText>
            </w:r>
            <w:r>
              <w:rPr>
                <w:noProof/>
                <w:webHidden/>
              </w:rPr>
            </w:r>
            <w:r>
              <w:rPr>
                <w:noProof/>
                <w:webHidden/>
              </w:rPr>
              <w:fldChar w:fldCharType="separate"/>
            </w:r>
            <w:r>
              <w:rPr>
                <w:noProof/>
                <w:webHidden/>
              </w:rPr>
              <w:t>25</w:t>
            </w:r>
            <w:r>
              <w:rPr>
                <w:noProof/>
                <w:webHidden/>
              </w:rPr>
              <w:fldChar w:fldCharType="end"/>
            </w:r>
          </w:hyperlink>
        </w:p>
        <w:p w14:paraId="53A54F05" w14:textId="51D7A454"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36" w:history="1">
            <w:r w:rsidRPr="00857348">
              <w:rPr>
                <w:rStyle w:val="Hyperlink"/>
                <w:rFonts w:cs="Times New Roman"/>
                <w:noProof/>
              </w:rPr>
              <w:t>2.1.16. Biểu đồ phân rã và kịch bản UC staff thống kê</w:t>
            </w:r>
            <w:r>
              <w:rPr>
                <w:noProof/>
                <w:webHidden/>
              </w:rPr>
              <w:tab/>
            </w:r>
            <w:r>
              <w:rPr>
                <w:noProof/>
                <w:webHidden/>
              </w:rPr>
              <w:fldChar w:fldCharType="begin"/>
            </w:r>
            <w:r>
              <w:rPr>
                <w:noProof/>
                <w:webHidden/>
              </w:rPr>
              <w:instrText xml:space="preserve"> PAGEREF _Toc185881136 \h </w:instrText>
            </w:r>
            <w:r>
              <w:rPr>
                <w:noProof/>
                <w:webHidden/>
              </w:rPr>
            </w:r>
            <w:r>
              <w:rPr>
                <w:noProof/>
                <w:webHidden/>
              </w:rPr>
              <w:fldChar w:fldCharType="separate"/>
            </w:r>
            <w:r>
              <w:rPr>
                <w:noProof/>
                <w:webHidden/>
              </w:rPr>
              <w:t>26</w:t>
            </w:r>
            <w:r>
              <w:rPr>
                <w:noProof/>
                <w:webHidden/>
              </w:rPr>
              <w:fldChar w:fldCharType="end"/>
            </w:r>
          </w:hyperlink>
        </w:p>
        <w:p w14:paraId="07D544DE" w14:textId="6C36033E"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37" w:history="1">
            <w:r w:rsidRPr="00857348">
              <w:rPr>
                <w:rStyle w:val="Hyperlink"/>
                <w:rFonts w:cs="Times New Roman"/>
                <w:noProof/>
              </w:rPr>
              <w:t>2.2. Xây dựng biểu đồ lớp</w:t>
            </w:r>
            <w:r>
              <w:rPr>
                <w:noProof/>
                <w:webHidden/>
              </w:rPr>
              <w:tab/>
            </w:r>
            <w:r>
              <w:rPr>
                <w:noProof/>
                <w:webHidden/>
              </w:rPr>
              <w:fldChar w:fldCharType="begin"/>
            </w:r>
            <w:r>
              <w:rPr>
                <w:noProof/>
                <w:webHidden/>
              </w:rPr>
              <w:instrText xml:space="preserve"> PAGEREF _Toc185881137 \h </w:instrText>
            </w:r>
            <w:r>
              <w:rPr>
                <w:noProof/>
                <w:webHidden/>
              </w:rPr>
            </w:r>
            <w:r>
              <w:rPr>
                <w:noProof/>
                <w:webHidden/>
              </w:rPr>
              <w:fldChar w:fldCharType="separate"/>
            </w:r>
            <w:r>
              <w:rPr>
                <w:noProof/>
                <w:webHidden/>
              </w:rPr>
              <w:t>27</w:t>
            </w:r>
            <w:r>
              <w:rPr>
                <w:noProof/>
                <w:webHidden/>
              </w:rPr>
              <w:fldChar w:fldCharType="end"/>
            </w:r>
          </w:hyperlink>
        </w:p>
        <w:p w14:paraId="1BBFA828" w14:textId="622EA86B"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38" w:history="1">
            <w:r w:rsidRPr="00857348">
              <w:rPr>
                <w:rStyle w:val="Hyperlink"/>
                <w:rFonts w:cs="Times New Roman"/>
                <w:noProof/>
              </w:rPr>
              <w:t>2.3. Cơ sở dữ liệu toàn hệ thống:</w:t>
            </w:r>
            <w:r>
              <w:rPr>
                <w:noProof/>
                <w:webHidden/>
              </w:rPr>
              <w:tab/>
            </w:r>
            <w:r>
              <w:rPr>
                <w:noProof/>
                <w:webHidden/>
              </w:rPr>
              <w:fldChar w:fldCharType="begin"/>
            </w:r>
            <w:r>
              <w:rPr>
                <w:noProof/>
                <w:webHidden/>
              </w:rPr>
              <w:instrText xml:space="preserve"> PAGEREF _Toc185881138 \h </w:instrText>
            </w:r>
            <w:r>
              <w:rPr>
                <w:noProof/>
                <w:webHidden/>
              </w:rPr>
            </w:r>
            <w:r>
              <w:rPr>
                <w:noProof/>
                <w:webHidden/>
              </w:rPr>
              <w:fldChar w:fldCharType="separate"/>
            </w:r>
            <w:r>
              <w:rPr>
                <w:noProof/>
                <w:webHidden/>
              </w:rPr>
              <w:t>37</w:t>
            </w:r>
            <w:r>
              <w:rPr>
                <w:noProof/>
                <w:webHidden/>
              </w:rPr>
              <w:fldChar w:fldCharType="end"/>
            </w:r>
          </w:hyperlink>
        </w:p>
        <w:p w14:paraId="22A2C027" w14:textId="68F77F62"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39" w:history="1">
            <w:r w:rsidRPr="00857348">
              <w:rPr>
                <w:rStyle w:val="Hyperlink"/>
                <w:noProof/>
              </w:rPr>
              <w:t>2.4. Biều đồ tuần tự</w:t>
            </w:r>
            <w:r>
              <w:rPr>
                <w:noProof/>
                <w:webHidden/>
              </w:rPr>
              <w:tab/>
            </w:r>
            <w:r>
              <w:rPr>
                <w:noProof/>
                <w:webHidden/>
              </w:rPr>
              <w:fldChar w:fldCharType="begin"/>
            </w:r>
            <w:r>
              <w:rPr>
                <w:noProof/>
                <w:webHidden/>
              </w:rPr>
              <w:instrText xml:space="preserve"> PAGEREF _Toc185881139 \h </w:instrText>
            </w:r>
            <w:r>
              <w:rPr>
                <w:noProof/>
                <w:webHidden/>
              </w:rPr>
            </w:r>
            <w:r>
              <w:rPr>
                <w:noProof/>
                <w:webHidden/>
              </w:rPr>
              <w:fldChar w:fldCharType="separate"/>
            </w:r>
            <w:r>
              <w:rPr>
                <w:noProof/>
                <w:webHidden/>
              </w:rPr>
              <w:t>38</w:t>
            </w:r>
            <w:r>
              <w:rPr>
                <w:noProof/>
                <w:webHidden/>
              </w:rPr>
              <w:fldChar w:fldCharType="end"/>
            </w:r>
          </w:hyperlink>
        </w:p>
        <w:p w14:paraId="58B265CB" w14:textId="204CBBC3"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0" w:history="1">
            <w:r w:rsidRPr="00857348">
              <w:rPr>
                <w:rStyle w:val="Hyperlink"/>
                <w:noProof/>
              </w:rPr>
              <w:t>2.4.1. Chức năng Đăng ký</w:t>
            </w:r>
            <w:r>
              <w:rPr>
                <w:noProof/>
                <w:webHidden/>
              </w:rPr>
              <w:tab/>
            </w:r>
            <w:r>
              <w:rPr>
                <w:noProof/>
                <w:webHidden/>
              </w:rPr>
              <w:fldChar w:fldCharType="begin"/>
            </w:r>
            <w:r>
              <w:rPr>
                <w:noProof/>
                <w:webHidden/>
              </w:rPr>
              <w:instrText xml:space="preserve"> PAGEREF _Toc185881140 \h </w:instrText>
            </w:r>
            <w:r>
              <w:rPr>
                <w:noProof/>
                <w:webHidden/>
              </w:rPr>
            </w:r>
            <w:r>
              <w:rPr>
                <w:noProof/>
                <w:webHidden/>
              </w:rPr>
              <w:fldChar w:fldCharType="separate"/>
            </w:r>
            <w:r>
              <w:rPr>
                <w:noProof/>
                <w:webHidden/>
              </w:rPr>
              <w:t>38</w:t>
            </w:r>
            <w:r>
              <w:rPr>
                <w:noProof/>
                <w:webHidden/>
              </w:rPr>
              <w:fldChar w:fldCharType="end"/>
            </w:r>
          </w:hyperlink>
        </w:p>
        <w:p w14:paraId="4EF7FD7A" w14:textId="11A541FA"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1" w:history="1">
            <w:r w:rsidRPr="00857348">
              <w:rPr>
                <w:rStyle w:val="Hyperlink"/>
                <w:noProof/>
              </w:rPr>
              <w:t>2.4.2. Chức năng đăng nhập</w:t>
            </w:r>
            <w:r>
              <w:rPr>
                <w:noProof/>
                <w:webHidden/>
              </w:rPr>
              <w:tab/>
            </w:r>
            <w:r>
              <w:rPr>
                <w:noProof/>
                <w:webHidden/>
              </w:rPr>
              <w:fldChar w:fldCharType="begin"/>
            </w:r>
            <w:r>
              <w:rPr>
                <w:noProof/>
                <w:webHidden/>
              </w:rPr>
              <w:instrText xml:space="preserve"> PAGEREF _Toc185881141 \h </w:instrText>
            </w:r>
            <w:r>
              <w:rPr>
                <w:noProof/>
                <w:webHidden/>
              </w:rPr>
            </w:r>
            <w:r>
              <w:rPr>
                <w:noProof/>
                <w:webHidden/>
              </w:rPr>
              <w:fldChar w:fldCharType="separate"/>
            </w:r>
            <w:r>
              <w:rPr>
                <w:noProof/>
                <w:webHidden/>
              </w:rPr>
              <w:t>38</w:t>
            </w:r>
            <w:r>
              <w:rPr>
                <w:noProof/>
                <w:webHidden/>
              </w:rPr>
              <w:fldChar w:fldCharType="end"/>
            </w:r>
          </w:hyperlink>
        </w:p>
        <w:p w14:paraId="1AC41E45" w14:textId="498C9203"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2" w:history="1">
            <w:r w:rsidRPr="00857348">
              <w:rPr>
                <w:rStyle w:val="Hyperlink"/>
                <w:noProof/>
              </w:rPr>
              <w:t>2.4.3. Chức năng thêm sửa sản phẩm</w:t>
            </w:r>
            <w:r>
              <w:rPr>
                <w:noProof/>
                <w:webHidden/>
              </w:rPr>
              <w:tab/>
            </w:r>
            <w:r>
              <w:rPr>
                <w:noProof/>
                <w:webHidden/>
              </w:rPr>
              <w:fldChar w:fldCharType="begin"/>
            </w:r>
            <w:r>
              <w:rPr>
                <w:noProof/>
                <w:webHidden/>
              </w:rPr>
              <w:instrText xml:space="preserve"> PAGEREF _Toc185881142 \h </w:instrText>
            </w:r>
            <w:r>
              <w:rPr>
                <w:noProof/>
                <w:webHidden/>
              </w:rPr>
            </w:r>
            <w:r>
              <w:rPr>
                <w:noProof/>
                <w:webHidden/>
              </w:rPr>
              <w:fldChar w:fldCharType="separate"/>
            </w:r>
            <w:r>
              <w:rPr>
                <w:noProof/>
                <w:webHidden/>
              </w:rPr>
              <w:t>39</w:t>
            </w:r>
            <w:r>
              <w:rPr>
                <w:noProof/>
                <w:webHidden/>
              </w:rPr>
              <w:fldChar w:fldCharType="end"/>
            </w:r>
          </w:hyperlink>
        </w:p>
        <w:p w14:paraId="70C9F496" w14:textId="1A4B36F6"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3" w:history="1">
            <w:r w:rsidRPr="00857348">
              <w:rPr>
                <w:rStyle w:val="Hyperlink"/>
                <w:noProof/>
              </w:rPr>
              <w:t>2.4.4. Chức năng xoá sản phẩm</w:t>
            </w:r>
            <w:r>
              <w:rPr>
                <w:noProof/>
                <w:webHidden/>
              </w:rPr>
              <w:tab/>
            </w:r>
            <w:r>
              <w:rPr>
                <w:noProof/>
                <w:webHidden/>
              </w:rPr>
              <w:fldChar w:fldCharType="begin"/>
            </w:r>
            <w:r>
              <w:rPr>
                <w:noProof/>
                <w:webHidden/>
              </w:rPr>
              <w:instrText xml:space="preserve"> PAGEREF _Toc185881143 \h </w:instrText>
            </w:r>
            <w:r>
              <w:rPr>
                <w:noProof/>
                <w:webHidden/>
              </w:rPr>
            </w:r>
            <w:r>
              <w:rPr>
                <w:noProof/>
                <w:webHidden/>
              </w:rPr>
              <w:fldChar w:fldCharType="separate"/>
            </w:r>
            <w:r>
              <w:rPr>
                <w:noProof/>
                <w:webHidden/>
              </w:rPr>
              <w:t>41</w:t>
            </w:r>
            <w:r>
              <w:rPr>
                <w:noProof/>
                <w:webHidden/>
              </w:rPr>
              <w:fldChar w:fldCharType="end"/>
            </w:r>
          </w:hyperlink>
        </w:p>
        <w:p w14:paraId="0EB90F30" w14:textId="79EBF783"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4" w:history="1">
            <w:r w:rsidRPr="00857348">
              <w:rPr>
                <w:rStyle w:val="Hyperlink"/>
                <w:noProof/>
              </w:rPr>
              <w:t>2.4.5. Chức năng quản lý giỏ hàng</w:t>
            </w:r>
            <w:r>
              <w:rPr>
                <w:noProof/>
                <w:webHidden/>
              </w:rPr>
              <w:tab/>
            </w:r>
            <w:r>
              <w:rPr>
                <w:noProof/>
                <w:webHidden/>
              </w:rPr>
              <w:fldChar w:fldCharType="begin"/>
            </w:r>
            <w:r>
              <w:rPr>
                <w:noProof/>
                <w:webHidden/>
              </w:rPr>
              <w:instrText xml:space="preserve"> PAGEREF _Toc185881144 \h </w:instrText>
            </w:r>
            <w:r>
              <w:rPr>
                <w:noProof/>
                <w:webHidden/>
              </w:rPr>
            </w:r>
            <w:r>
              <w:rPr>
                <w:noProof/>
                <w:webHidden/>
              </w:rPr>
              <w:fldChar w:fldCharType="separate"/>
            </w:r>
            <w:r>
              <w:rPr>
                <w:noProof/>
                <w:webHidden/>
              </w:rPr>
              <w:t>41</w:t>
            </w:r>
            <w:r>
              <w:rPr>
                <w:noProof/>
                <w:webHidden/>
              </w:rPr>
              <w:fldChar w:fldCharType="end"/>
            </w:r>
          </w:hyperlink>
        </w:p>
        <w:p w14:paraId="6C885F1B" w14:textId="1971E165"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5" w:history="1">
            <w:r w:rsidRPr="00857348">
              <w:rPr>
                <w:rStyle w:val="Hyperlink"/>
                <w:noProof/>
              </w:rPr>
              <w:t>2.4.6. Chức năng chỉnh sửa giỏ hàng</w:t>
            </w:r>
            <w:r>
              <w:rPr>
                <w:noProof/>
                <w:webHidden/>
              </w:rPr>
              <w:tab/>
            </w:r>
            <w:r>
              <w:rPr>
                <w:noProof/>
                <w:webHidden/>
              </w:rPr>
              <w:fldChar w:fldCharType="begin"/>
            </w:r>
            <w:r>
              <w:rPr>
                <w:noProof/>
                <w:webHidden/>
              </w:rPr>
              <w:instrText xml:space="preserve"> PAGEREF _Toc185881145 \h </w:instrText>
            </w:r>
            <w:r>
              <w:rPr>
                <w:noProof/>
                <w:webHidden/>
              </w:rPr>
            </w:r>
            <w:r>
              <w:rPr>
                <w:noProof/>
                <w:webHidden/>
              </w:rPr>
              <w:fldChar w:fldCharType="separate"/>
            </w:r>
            <w:r>
              <w:rPr>
                <w:noProof/>
                <w:webHidden/>
              </w:rPr>
              <w:t>42</w:t>
            </w:r>
            <w:r>
              <w:rPr>
                <w:noProof/>
                <w:webHidden/>
              </w:rPr>
              <w:fldChar w:fldCharType="end"/>
            </w:r>
          </w:hyperlink>
        </w:p>
        <w:p w14:paraId="46B57144" w14:textId="4A07DE62"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6" w:history="1">
            <w:r w:rsidRPr="00857348">
              <w:rPr>
                <w:rStyle w:val="Hyperlink"/>
                <w:noProof/>
              </w:rPr>
              <w:t>2.4.7. Chức năng thanh toán</w:t>
            </w:r>
            <w:r>
              <w:rPr>
                <w:noProof/>
                <w:webHidden/>
              </w:rPr>
              <w:tab/>
            </w:r>
            <w:r>
              <w:rPr>
                <w:noProof/>
                <w:webHidden/>
              </w:rPr>
              <w:fldChar w:fldCharType="begin"/>
            </w:r>
            <w:r>
              <w:rPr>
                <w:noProof/>
                <w:webHidden/>
              </w:rPr>
              <w:instrText xml:space="preserve"> PAGEREF _Toc185881146 \h </w:instrText>
            </w:r>
            <w:r>
              <w:rPr>
                <w:noProof/>
                <w:webHidden/>
              </w:rPr>
            </w:r>
            <w:r>
              <w:rPr>
                <w:noProof/>
                <w:webHidden/>
              </w:rPr>
              <w:fldChar w:fldCharType="separate"/>
            </w:r>
            <w:r>
              <w:rPr>
                <w:noProof/>
                <w:webHidden/>
              </w:rPr>
              <w:t>43</w:t>
            </w:r>
            <w:r>
              <w:rPr>
                <w:noProof/>
                <w:webHidden/>
              </w:rPr>
              <w:fldChar w:fldCharType="end"/>
            </w:r>
          </w:hyperlink>
        </w:p>
        <w:p w14:paraId="39C70B41" w14:textId="3968E137"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7" w:history="1">
            <w:r w:rsidRPr="00857348">
              <w:rPr>
                <w:rStyle w:val="Hyperlink"/>
                <w:noProof/>
              </w:rPr>
              <w:t>2.4.8. Chức năng quản lý thông tin tài khoản</w:t>
            </w:r>
            <w:r>
              <w:rPr>
                <w:noProof/>
                <w:webHidden/>
              </w:rPr>
              <w:tab/>
            </w:r>
            <w:r>
              <w:rPr>
                <w:noProof/>
                <w:webHidden/>
              </w:rPr>
              <w:fldChar w:fldCharType="begin"/>
            </w:r>
            <w:r>
              <w:rPr>
                <w:noProof/>
                <w:webHidden/>
              </w:rPr>
              <w:instrText xml:space="preserve"> PAGEREF _Toc185881147 \h </w:instrText>
            </w:r>
            <w:r>
              <w:rPr>
                <w:noProof/>
                <w:webHidden/>
              </w:rPr>
            </w:r>
            <w:r>
              <w:rPr>
                <w:noProof/>
                <w:webHidden/>
              </w:rPr>
              <w:fldChar w:fldCharType="separate"/>
            </w:r>
            <w:r>
              <w:rPr>
                <w:noProof/>
                <w:webHidden/>
              </w:rPr>
              <w:t>44</w:t>
            </w:r>
            <w:r>
              <w:rPr>
                <w:noProof/>
                <w:webHidden/>
              </w:rPr>
              <w:fldChar w:fldCharType="end"/>
            </w:r>
          </w:hyperlink>
        </w:p>
        <w:p w14:paraId="24079661" w14:textId="297368D4"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8" w:history="1">
            <w:r w:rsidRPr="00857348">
              <w:rPr>
                <w:rStyle w:val="Hyperlink"/>
                <w:noProof/>
              </w:rPr>
              <w:t>2.4.9. Chức năng đánh giá sản phẩm đã mua</w:t>
            </w:r>
            <w:r>
              <w:rPr>
                <w:noProof/>
                <w:webHidden/>
              </w:rPr>
              <w:tab/>
            </w:r>
            <w:r>
              <w:rPr>
                <w:noProof/>
                <w:webHidden/>
              </w:rPr>
              <w:fldChar w:fldCharType="begin"/>
            </w:r>
            <w:r>
              <w:rPr>
                <w:noProof/>
                <w:webHidden/>
              </w:rPr>
              <w:instrText xml:space="preserve"> PAGEREF _Toc185881148 \h </w:instrText>
            </w:r>
            <w:r>
              <w:rPr>
                <w:noProof/>
                <w:webHidden/>
              </w:rPr>
            </w:r>
            <w:r>
              <w:rPr>
                <w:noProof/>
                <w:webHidden/>
              </w:rPr>
              <w:fldChar w:fldCharType="separate"/>
            </w:r>
            <w:r>
              <w:rPr>
                <w:noProof/>
                <w:webHidden/>
              </w:rPr>
              <w:t>45</w:t>
            </w:r>
            <w:r>
              <w:rPr>
                <w:noProof/>
                <w:webHidden/>
              </w:rPr>
              <w:fldChar w:fldCharType="end"/>
            </w:r>
          </w:hyperlink>
        </w:p>
        <w:p w14:paraId="5220D1F1" w14:textId="576EE1F1"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49" w:history="1">
            <w:r w:rsidRPr="00857348">
              <w:rPr>
                <w:rStyle w:val="Hyperlink"/>
                <w:noProof/>
              </w:rPr>
              <w:t>2.4.10. Chức năng tìm kiếm</w:t>
            </w:r>
            <w:r>
              <w:rPr>
                <w:noProof/>
                <w:webHidden/>
              </w:rPr>
              <w:tab/>
            </w:r>
            <w:r>
              <w:rPr>
                <w:noProof/>
                <w:webHidden/>
              </w:rPr>
              <w:fldChar w:fldCharType="begin"/>
            </w:r>
            <w:r>
              <w:rPr>
                <w:noProof/>
                <w:webHidden/>
              </w:rPr>
              <w:instrText xml:space="preserve"> PAGEREF _Toc185881149 \h </w:instrText>
            </w:r>
            <w:r>
              <w:rPr>
                <w:noProof/>
                <w:webHidden/>
              </w:rPr>
            </w:r>
            <w:r>
              <w:rPr>
                <w:noProof/>
                <w:webHidden/>
              </w:rPr>
              <w:fldChar w:fldCharType="separate"/>
            </w:r>
            <w:r>
              <w:rPr>
                <w:noProof/>
                <w:webHidden/>
              </w:rPr>
              <w:t>46</w:t>
            </w:r>
            <w:r>
              <w:rPr>
                <w:noProof/>
                <w:webHidden/>
              </w:rPr>
              <w:fldChar w:fldCharType="end"/>
            </w:r>
          </w:hyperlink>
        </w:p>
        <w:p w14:paraId="5022E810" w14:textId="1BB954DC"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50" w:history="1">
            <w:r w:rsidRPr="00857348">
              <w:rPr>
                <w:rStyle w:val="Hyperlink"/>
                <w:noProof/>
              </w:rPr>
              <w:t>2.4.11. Chức năng thêm sản phẩm vào danh sách yêu thích</w:t>
            </w:r>
            <w:r>
              <w:rPr>
                <w:noProof/>
                <w:webHidden/>
              </w:rPr>
              <w:tab/>
            </w:r>
            <w:r>
              <w:rPr>
                <w:noProof/>
                <w:webHidden/>
              </w:rPr>
              <w:fldChar w:fldCharType="begin"/>
            </w:r>
            <w:r>
              <w:rPr>
                <w:noProof/>
                <w:webHidden/>
              </w:rPr>
              <w:instrText xml:space="preserve"> PAGEREF _Toc185881150 \h </w:instrText>
            </w:r>
            <w:r>
              <w:rPr>
                <w:noProof/>
                <w:webHidden/>
              </w:rPr>
            </w:r>
            <w:r>
              <w:rPr>
                <w:noProof/>
                <w:webHidden/>
              </w:rPr>
              <w:fldChar w:fldCharType="separate"/>
            </w:r>
            <w:r>
              <w:rPr>
                <w:noProof/>
                <w:webHidden/>
              </w:rPr>
              <w:t>46</w:t>
            </w:r>
            <w:r>
              <w:rPr>
                <w:noProof/>
                <w:webHidden/>
              </w:rPr>
              <w:fldChar w:fldCharType="end"/>
            </w:r>
          </w:hyperlink>
        </w:p>
        <w:p w14:paraId="662D7BA9" w14:textId="6B015442"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51" w:history="1">
            <w:r w:rsidRPr="00857348">
              <w:rPr>
                <w:rStyle w:val="Hyperlink"/>
                <w:noProof/>
              </w:rPr>
              <w:t>2.4.12. Chức năng xoá sản phẩm khỏi danh sách yêu thích</w:t>
            </w:r>
            <w:r>
              <w:rPr>
                <w:noProof/>
                <w:webHidden/>
              </w:rPr>
              <w:tab/>
            </w:r>
            <w:r>
              <w:rPr>
                <w:noProof/>
                <w:webHidden/>
              </w:rPr>
              <w:fldChar w:fldCharType="begin"/>
            </w:r>
            <w:r>
              <w:rPr>
                <w:noProof/>
                <w:webHidden/>
              </w:rPr>
              <w:instrText xml:space="preserve"> PAGEREF _Toc185881151 \h </w:instrText>
            </w:r>
            <w:r>
              <w:rPr>
                <w:noProof/>
                <w:webHidden/>
              </w:rPr>
            </w:r>
            <w:r>
              <w:rPr>
                <w:noProof/>
                <w:webHidden/>
              </w:rPr>
              <w:fldChar w:fldCharType="separate"/>
            </w:r>
            <w:r>
              <w:rPr>
                <w:noProof/>
                <w:webHidden/>
              </w:rPr>
              <w:t>47</w:t>
            </w:r>
            <w:r>
              <w:rPr>
                <w:noProof/>
                <w:webHidden/>
              </w:rPr>
              <w:fldChar w:fldCharType="end"/>
            </w:r>
          </w:hyperlink>
        </w:p>
        <w:p w14:paraId="79EDF807" w14:textId="25F0954C"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52" w:history="1">
            <w:r w:rsidRPr="00857348">
              <w:rPr>
                <w:rStyle w:val="Hyperlink"/>
                <w:noProof/>
              </w:rPr>
              <w:t>2.4.13. Chức năng quản lý sản phẩm</w:t>
            </w:r>
            <w:r>
              <w:rPr>
                <w:noProof/>
                <w:webHidden/>
              </w:rPr>
              <w:tab/>
            </w:r>
            <w:r>
              <w:rPr>
                <w:noProof/>
                <w:webHidden/>
              </w:rPr>
              <w:fldChar w:fldCharType="begin"/>
            </w:r>
            <w:r>
              <w:rPr>
                <w:noProof/>
                <w:webHidden/>
              </w:rPr>
              <w:instrText xml:space="preserve"> PAGEREF _Toc185881152 \h </w:instrText>
            </w:r>
            <w:r>
              <w:rPr>
                <w:noProof/>
                <w:webHidden/>
              </w:rPr>
            </w:r>
            <w:r>
              <w:rPr>
                <w:noProof/>
                <w:webHidden/>
              </w:rPr>
              <w:fldChar w:fldCharType="separate"/>
            </w:r>
            <w:r>
              <w:rPr>
                <w:noProof/>
                <w:webHidden/>
              </w:rPr>
              <w:t>48</w:t>
            </w:r>
            <w:r>
              <w:rPr>
                <w:noProof/>
                <w:webHidden/>
              </w:rPr>
              <w:fldChar w:fldCharType="end"/>
            </w:r>
          </w:hyperlink>
        </w:p>
        <w:p w14:paraId="39512B7D" w14:textId="671CFF9B"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53" w:history="1">
            <w:r w:rsidRPr="00857348">
              <w:rPr>
                <w:rStyle w:val="Hyperlink"/>
                <w:noProof/>
              </w:rPr>
              <w:t>2.4.14. Chức năng thống kê</w:t>
            </w:r>
            <w:r>
              <w:rPr>
                <w:noProof/>
                <w:webHidden/>
              </w:rPr>
              <w:tab/>
            </w:r>
            <w:r>
              <w:rPr>
                <w:noProof/>
                <w:webHidden/>
              </w:rPr>
              <w:fldChar w:fldCharType="begin"/>
            </w:r>
            <w:r>
              <w:rPr>
                <w:noProof/>
                <w:webHidden/>
              </w:rPr>
              <w:instrText xml:space="preserve"> PAGEREF _Toc185881153 \h </w:instrText>
            </w:r>
            <w:r>
              <w:rPr>
                <w:noProof/>
                <w:webHidden/>
              </w:rPr>
            </w:r>
            <w:r>
              <w:rPr>
                <w:noProof/>
                <w:webHidden/>
              </w:rPr>
              <w:fldChar w:fldCharType="separate"/>
            </w:r>
            <w:r>
              <w:rPr>
                <w:noProof/>
                <w:webHidden/>
              </w:rPr>
              <w:t>49</w:t>
            </w:r>
            <w:r>
              <w:rPr>
                <w:noProof/>
                <w:webHidden/>
              </w:rPr>
              <w:fldChar w:fldCharType="end"/>
            </w:r>
          </w:hyperlink>
        </w:p>
        <w:p w14:paraId="79FE397E" w14:textId="01868F40" w:rsidR="0048246D" w:rsidRDefault="0048246D">
          <w:pPr>
            <w:pStyle w:val="TOC3"/>
            <w:rPr>
              <w:rFonts w:asciiTheme="minorHAnsi" w:eastAsiaTheme="minorEastAsia" w:hAnsiTheme="minorHAnsi" w:cstheme="minorBidi"/>
              <w:noProof/>
              <w:sz w:val="24"/>
              <w:lang w:val="en-US" w:eastAsia="en-US" w:bidi="ar-SA"/>
              <w14:ligatures w14:val="standardContextual"/>
            </w:rPr>
          </w:pPr>
          <w:hyperlink w:anchor="_Toc185881154" w:history="1">
            <w:r w:rsidRPr="00857348">
              <w:rPr>
                <w:rStyle w:val="Hyperlink"/>
                <w:noProof/>
              </w:rPr>
              <w:t>2.4.15. Chức năng quản lý đơn hàng</w:t>
            </w:r>
            <w:r>
              <w:rPr>
                <w:noProof/>
                <w:webHidden/>
              </w:rPr>
              <w:tab/>
            </w:r>
            <w:r>
              <w:rPr>
                <w:noProof/>
                <w:webHidden/>
              </w:rPr>
              <w:fldChar w:fldCharType="begin"/>
            </w:r>
            <w:r>
              <w:rPr>
                <w:noProof/>
                <w:webHidden/>
              </w:rPr>
              <w:instrText xml:space="preserve"> PAGEREF _Toc185881154 \h </w:instrText>
            </w:r>
            <w:r>
              <w:rPr>
                <w:noProof/>
                <w:webHidden/>
              </w:rPr>
            </w:r>
            <w:r>
              <w:rPr>
                <w:noProof/>
                <w:webHidden/>
              </w:rPr>
              <w:fldChar w:fldCharType="separate"/>
            </w:r>
            <w:r>
              <w:rPr>
                <w:noProof/>
                <w:webHidden/>
              </w:rPr>
              <w:t>50</w:t>
            </w:r>
            <w:r>
              <w:rPr>
                <w:noProof/>
                <w:webHidden/>
              </w:rPr>
              <w:fldChar w:fldCharType="end"/>
            </w:r>
          </w:hyperlink>
        </w:p>
        <w:p w14:paraId="28F083DF" w14:textId="1C37ABEA"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55" w:history="1">
            <w:r w:rsidRPr="00857348">
              <w:rPr>
                <w:rStyle w:val="Hyperlink"/>
                <w:noProof/>
              </w:rPr>
              <w:t>2.5. Kết luận chương</w:t>
            </w:r>
            <w:r>
              <w:rPr>
                <w:noProof/>
                <w:webHidden/>
              </w:rPr>
              <w:tab/>
            </w:r>
            <w:r>
              <w:rPr>
                <w:noProof/>
                <w:webHidden/>
              </w:rPr>
              <w:fldChar w:fldCharType="begin"/>
            </w:r>
            <w:r>
              <w:rPr>
                <w:noProof/>
                <w:webHidden/>
              </w:rPr>
              <w:instrText xml:space="preserve"> PAGEREF _Toc185881155 \h </w:instrText>
            </w:r>
            <w:r>
              <w:rPr>
                <w:noProof/>
                <w:webHidden/>
              </w:rPr>
            </w:r>
            <w:r>
              <w:rPr>
                <w:noProof/>
                <w:webHidden/>
              </w:rPr>
              <w:fldChar w:fldCharType="separate"/>
            </w:r>
            <w:r>
              <w:rPr>
                <w:noProof/>
                <w:webHidden/>
              </w:rPr>
              <w:t>51</w:t>
            </w:r>
            <w:r>
              <w:rPr>
                <w:noProof/>
                <w:webHidden/>
              </w:rPr>
              <w:fldChar w:fldCharType="end"/>
            </w:r>
          </w:hyperlink>
        </w:p>
        <w:p w14:paraId="2DFFC779" w14:textId="52F25124"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881156" w:history="1">
            <w:r w:rsidRPr="00857348">
              <w:rPr>
                <w:rStyle w:val="Hyperlink"/>
                <w:noProof/>
              </w:rPr>
              <w:t>CHƯƠNG 3. CÀI ĐẶT VÀ THỬ NGHIỆM HỆ THỐNG</w:t>
            </w:r>
            <w:r>
              <w:rPr>
                <w:noProof/>
                <w:webHidden/>
              </w:rPr>
              <w:tab/>
            </w:r>
            <w:r>
              <w:rPr>
                <w:noProof/>
                <w:webHidden/>
              </w:rPr>
              <w:fldChar w:fldCharType="begin"/>
            </w:r>
            <w:r>
              <w:rPr>
                <w:noProof/>
                <w:webHidden/>
              </w:rPr>
              <w:instrText xml:space="preserve"> PAGEREF _Toc185881156 \h </w:instrText>
            </w:r>
            <w:r>
              <w:rPr>
                <w:noProof/>
                <w:webHidden/>
              </w:rPr>
            </w:r>
            <w:r>
              <w:rPr>
                <w:noProof/>
                <w:webHidden/>
              </w:rPr>
              <w:fldChar w:fldCharType="separate"/>
            </w:r>
            <w:r>
              <w:rPr>
                <w:noProof/>
                <w:webHidden/>
              </w:rPr>
              <w:t>51</w:t>
            </w:r>
            <w:r>
              <w:rPr>
                <w:noProof/>
                <w:webHidden/>
              </w:rPr>
              <w:fldChar w:fldCharType="end"/>
            </w:r>
          </w:hyperlink>
        </w:p>
        <w:p w14:paraId="48942F0B" w14:textId="6616F5E0"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57" w:history="1">
            <w:r w:rsidRPr="00857348">
              <w:rPr>
                <w:rStyle w:val="Hyperlink"/>
                <w:noProof/>
              </w:rPr>
              <w:t>3.1 Kiến trúc hệ thống</w:t>
            </w:r>
            <w:r>
              <w:rPr>
                <w:noProof/>
                <w:webHidden/>
              </w:rPr>
              <w:tab/>
            </w:r>
            <w:r>
              <w:rPr>
                <w:noProof/>
                <w:webHidden/>
              </w:rPr>
              <w:fldChar w:fldCharType="begin"/>
            </w:r>
            <w:r>
              <w:rPr>
                <w:noProof/>
                <w:webHidden/>
              </w:rPr>
              <w:instrText xml:space="preserve"> PAGEREF _Toc185881157 \h </w:instrText>
            </w:r>
            <w:r>
              <w:rPr>
                <w:noProof/>
                <w:webHidden/>
              </w:rPr>
            </w:r>
            <w:r>
              <w:rPr>
                <w:noProof/>
                <w:webHidden/>
              </w:rPr>
              <w:fldChar w:fldCharType="separate"/>
            </w:r>
            <w:r>
              <w:rPr>
                <w:noProof/>
                <w:webHidden/>
              </w:rPr>
              <w:t>51</w:t>
            </w:r>
            <w:r>
              <w:rPr>
                <w:noProof/>
                <w:webHidden/>
              </w:rPr>
              <w:fldChar w:fldCharType="end"/>
            </w:r>
          </w:hyperlink>
        </w:p>
        <w:p w14:paraId="77DD9AC6" w14:textId="208AE273"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58" w:history="1">
            <w:r w:rsidRPr="00857348">
              <w:rPr>
                <w:rStyle w:val="Hyperlink"/>
                <w:noProof/>
              </w:rPr>
              <w:t>3.2 Một số hình ảnh về giao diện hệ thống</w:t>
            </w:r>
            <w:r>
              <w:rPr>
                <w:noProof/>
                <w:webHidden/>
              </w:rPr>
              <w:tab/>
            </w:r>
            <w:r>
              <w:rPr>
                <w:noProof/>
                <w:webHidden/>
              </w:rPr>
              <w:fldChar w:fldCharType="begin"/>
            </w:r>
            <w:r>
              <w:rPr>
                <w:noProof/>
                <w:webHidden/>
              </w:rPr>
              <w:instrText xml:space="preserve"> PAGEREF _Toc185881158 \h </w:instrText>
            </w:r>
            <w:r>
              <w:rPr>
                <w:noProof/>
                <w:webHidden/>
              </w:rPr>
            </w:r>
            <w:r>
              <w:rPr>
                <w:noProof/>
                <w:webHidden/>
              </w:rPr>
              <w:fldChar w:fldCharType="separate"/>
            </w:r>
            <w:r>
              <w:rPr>
                <w:noProof/>
                <w:webHidden/>
              </w:rPr>
              <w:t>51</w:t>
            </w:r>
            <w:r>
              <w:rPr>
                <w:noProof/>
                <w:webHidden/>
              </w:rPr>
              <w:fldChar w:fldCharType="end"/>
            </w:r>
          </w:hyperlink>
        </w:p>
        <w:p w14:paraId="0B879FB6" w14:textId="3FBC29C0"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59" w:history="1">
            <w:r w:rsidRPr="00857348">
              <w:rPr>
                <w:rStyle w:val="Hyperlink"/>
                <w:noProof/>
              </w:rPr>
              <w:t>3.2.1 Một số giao diện cho người dùng hệ thống</w:t>
            </w:r>
            <w:r>
              <w:rPr>
                <w:noProof/>
                <w:webHidden/>
              </w:rPr>
              <w:tab/>
            </w:r>
            <w:r>
              <w:rPr>
                <w:noProof/>
                <w:webHidden/>
              </w:rPr>
              <w:fldChar w:fldCharType="begin"/>
            </w:r>
            <w:r>
              <w:rPr>
                <w:noProof/>
                <w:webHidden/>
              </w:rPr>
              <w:instrText xml:space="preserve"> PAGEREF _Toc185881159 \h </w:instrText>
            </w:r>
            <w:r>
              <w:rPr>
                <w:noProof/>
                <w:webHidden/>
              </w:rPr>
            </w:r>
            <w:r>
              <w:rPr>
                <w:noProof/>
                <w:webHidden/>
              </w:rPr>
              <w:fldChar w:fldCharType="separate"/>
            </w:r>
            <w:r>
              <w:rPr>
                <w:noProof/>
                <w:webHidden/>
              </w:rPr>
              <w:t>51</w:t>
            </w:r>
            <w:r>
              <w:rPr>
                <w:noProof/>
                <w:webHidden/>
              </w:rPr>
              <w:fldChar w:fldCharType="end"/>
            </w:r>
          </w:hyperlink>
        </w:p>
        <w:p w14:paraId="6D06AD4E" w14:textId="358D7887"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60" w:history="1">
            <w:r w:rsidRPr="00857348">
              <w:rPr>
                <w:rStyle w:val="Hyperlink"/>
                <w:noProof/>
              </w:rPr>
              <w:t>3.2.2 Một số giao diện cho khách thuê</w:t>
            </w:r>
            <w:r>
              <w:rPr>
                <w:noProof/>
                <w:webHidden/>
              </w:rPr>
              <w:tab/>
            </w:r>
            <w:r>
              <w:rPr>
                <w:noProof/>
                <w:webHidden/>
              </w:rPr>
              <w:fldChar w:fldCharType="begin"/>
            </w:r>
            <w:r>
              <w:rPr>
                <w:noProof/>
                <w:webHidden/>
              </w:rPr>
              <w:instrText xml:space="preserve"> PAGEREF _Toc185881160 \h </w:instrText>
            </w:r>
            <w:r>
              <w:rPr>
                <w:noProof/>
                <w:webHidden/>
              </w:rPr>
            </w:r>
            <w:r>
              <w:rPr>
                <w:noProof/>
                <w:webHidden/>
              </w:rPr>
              <w:fldChar w:fldCharType="separate"/>
            </w:r>
            <w:r>
              <w:rPr>
                <w:noProof/>
                <w:webHidden/>
              </w:rPr>
              <w:t>51</w:t>
            </w:r>
            <w:r>
              <w:rPr>
                <w:noProof/>
                <w:webHidden/>
              </w:rPr>
              <w:fldChar w:fldCharType="end"/>
            </w:r>
          </w:hyperlink>
        </w:p>
        <w:p w14:paraId="34337F46" w14:textId="10FBB5C0"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61" w:history="1">
            <w:r w:rsidRPr="00857348">
              <w:rPr>
                <w:rStyle w:val="Hyperlink"/>
                <w:noProof/>
              </w:rPr>
              <w:t>3.2.3 Một số giao diện của chủ nhà</w:t>
            </w:r>
            <w:r>
              <w:rPr>
                <w:noProof/>
                <w:webHidden/>
              </w:rPr>
              <w:tab/>
            </w:r>
            <w:r>
              <w:rPr>
                <w:noProof/>
                <w:webHidden/>
              </w:rPr>
              <w:fldChar w:fldCharType="begin"/>
            </w:r>
            <w:r>
              <w:rPr>
                <w:noProof/>
                <w:webHidden/>
              </w:rPr>
              <w:instrText xml:space="preserve"> PAGEREF _Toc185881161 \h </w:instrText>
            </w:r>
            <w:r>
              <w:rPr>
                <w:noProof/>
                <w:webHidden/>
              </w:rPr>
            </w:r>
            <w:r>
              <w:rPr>
                <w:noProof/>
                <w:webHidden/>
              </w:rPr>
              <w:fldChar w:fldCharType="separate"/>
            </w:r>
            <w:r>
              <w:rPr>
                <w:noProof/>
                <w:webHidden/>
              </w:rPr>
              <w:t>51</w:t>
            </w:r>
            <w:r>
              <w:rPr>
                <w:noProof/>
                <w:webHidden/>
              </w:rPr>
              <w:fldChar w:fldCharType="end"/>
            </w:r>
          </w:hyperlink>
        </w:p>
        <w:p w14:paraId="36A676AC" w14:textId="642F0878"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62" w:history="1">
            <w:r w:rsidRPr="00857348">
              <w:rPr>
                <w:rStyle w:val="Hyperlink"/>
                <w:noProof/>
              </w:rPr>
              <w:t>3.2.4 Một số giao diện của quản trị hệ thống</w:t>
            </w:r>
            <w:r>
              <w:rPr>
                <w:noProof/>
                <w:webHidden/>
              </w:rPr>
              <w:tab/>
            </w:r>
            <w:r>
              <w:rPr>
                <w:noProof/>
                <w:webHidden/>
              </w:rPr>
              <w:fldChar w:fldCharType="begin"/>
            </w:r>
            <w:r>
              <w:rPr>
                <w:noProof/>
                <w:webHidden/>
              </w:rPr>
              <w:instrText xml:space="preserve"> PAGEREF _Toc185881162 \h </w:instrText>
            </w:r>
            <w:r>
              <w:rPr>
                <w:noProof/>
                <w:webHidden/>
              </w:rPr>
            </w:r>
            <w:r>
              <w:rPr>
                <w:noProof/>
                <w:webHidden/>
              </w:rPr>
              <w:fldChar w:fldCharType="separate"/>
            </w:r>
            <w:r>
              <w:rPr>
                <w:noProof/>
                <w:webHidden/>
              </w:rPr>
              <w:t>51</w:t>
            </w:r>
            <w:r>
              <w:rPr>
                <w:noProof/>
                <w:webHidden/>
              </w:rPr>
              <w:fldChar w:fldCharType="end"/>
            </w:r>
          </w:hyperlink>
        </w:p>
        <w:p w14:paraId="2B2380F3" w14:textId="47186962"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881163" w:history="1">
            <w:r w:rsidRPr="00857348">
              <w:rPr>
                <w:rStyle w:val="Hyperlink"/>
                <w:noProof/>
              </w:rPr>
              <w:t>CHƯƠNG 4. KẾT LUẬN</w:t>
            </w:r>
            <w:r>
              <w:rPr>
                <w:noProof/>
                <w:webHidden/>
              </w:rPr>
              <w:tab/>
            </w:r>
            <w:r>
              <w:rPr>
                <w:noProof/>
                <w:webHidden/>
              </w:rPr>
              <w:fldChar w:fldCharType="begin"/>
            </w:r>
            <w:r>
              <w:rPr>
                <w:noProof/>
                <w:webHidden/>
              </w:rPr>
              <w:instrText xml:space="preserve"> PAGEREF _Toc185881163 \h </w:instrText>
            </w:r>
            <w:r>
              <w:rPr>
                <w:noProof/>
                <w:webHidden/>
              </w:rPr>
            </w:r>
            <w:r>
              <w:rPr>
                <w:noProof/>
                <w:webHidden/>
              </w:rPr>
              <w:fldChar w:fldCharType="separate"/>
            </w:r>
            <w:r>
              <w:rPr>
                <w:noProof/>
                <w:webHidden/>
              </w:rPr>
              <w:t>51</w:t>
            </w:r>
            <w:r>
              <w:rPr>
                <w:noProof/>
                <w:webHidden/>
              </w:rPr>
              <w:fldChar w:fldCharType="end"/>
            </w:r>
          </w:hyperlink>
        </w:p>
        <w:p w14:paraId="0C16A34D" w14:textId="33DC0DB4"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64" w:history="1">
            <w:r w:rsidRPr="00857348">
              <w:rPr>
                <w:rStyle w:val="Hyperlink"/>
                <w:noProof/>
              </w:rPr>
              <w:t>4.1. Ưu điểm của hệ thống</w:t>
            </w:r>
            <w:r>
              <w:rPr>
                <w:noProof/>
                <w:webHidden/>
              </w:rPr>
              <w:tab/>
            </w:r>
            <w:r>
              <w:rPr>
                <w:noProof/>
                <w:webHidden/>
              </w:rPr>
              <w:fldChar w:fldCharType="begin"/>
            </w:r>
            <w:r>
              <w:rPr>
                <w:noProof/>
                <w:webHidden/>
              </w:rPr>
              <w:instrText xml:space="preserve"> PAGEREF _Toc185881164 \h </w:instrText>
            </w:r>
            <w:r>
              <w:rPr>
                <w:noProof/>
                <w:webHidden/>
              </w:rPr>
            </w:r>
            <w:r>
              <w:rPr>
                <w:noProof/>
                <w:webHidden/>
              </w:rPr>
              <w:fldChar w:fldCharType="separate"/>
            </w:r>
            <w:r>
              <w:rPr>
                <w:noProof/>
                <w:webHidden/>
              </w:rPr>
              <w:t>51</w:t>
            </w:r>
            <w:r>
              <w:rPr>
                <w:noProof/>
                <w:webHidden/>
              </w:rPr>
              <w:fldChar w:fldCharType="end"/>
            </w:r>
          </w:hyperlink>
        </w:p>
        <w:p w14:paraId="5B837D37" w14:textId="3C5272B3"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65" w:history="1">
            <w:r w:rsidRPr="00857348">
              <w:rPr>
                <w:rStyle w:val="Hyperlink"/>
                <w:rFonts w:cs="Times New Roman"/>
                <w:noProof/>
              </w:rPr>
              <w:t>4.2. Nhược điểm của hệ thống:</w:t>
            </w:r>
            <w:r>
              <w:rPr>
                <w:noProof/>
                <w:webHidden/>
              </w:rPr>
              <w:tab/>
            </w:r>
            <w:r>
              <w:rPr>
                <w:noProof/>
                <w:webHidden/>
              </w:rPr>
              <w:fldChar w:fldCharType="begin"/>
            </w:r>
            <w:r>
              <w:rPr>
                <w:noProof/>
                <w:webHidden/>
              </w:rPr>
              <w:instrText xml:space="preserve"> PAGEREF _Toc185881165 \h </w:instrText>
            </w:r>
            <w:r>
              <w:rPr>
                <w:noProof/>
                <w:webHidden/>
              </w:rPr>
            </w:r>
            <w:r>
              <w:rPr>
                <w:noProof/>
                <w:webHidden/>
              </w:rPr>
              <w:fldChar w:fldCharType="separate"/>
            </w:r>
            <w:r>
              <w:rPr>
                <w:noProof/>
                <w:webHidden/>
              </w:rPr>
              <w:t>52</w:t>
            </w:r>
            <w:r>
              <w:rPr>
                <w:noProof/>
                <w:webHidden/>
              </w:rPr>
              <w:fldChar w:fldCharType="end"/>
            </w:r>
          </w:hyperlink>
        </w:p>
        <w:p w14:paraId="5E678251" w14:textId="764978A1" w:rsidR="0048246D" w:rsidRDefault="0048246D">
          <w:pPr>
            <w:pStyle w:val="TOC2"/>
            <w:rPr>
              <w:rFonts w:asciiTheme="minorHAnsi" w:eastAsiaTheme="minorEastAsia" w:hAnsiTheme="minorHAnsi" w:cstheme="minorBidi"/>
              <w:noProof/>
              <w:sz w:val="24"/>
              <w:lang w:val="en-US" w:eastAsia="en-US" w:bidi="ar-SA"/>
              <w14:ligatures w14:val="standardContextual"/>
            </w:rPr>
          </w:pPr>
          <w:hyperlink w:anchor="_Toc185881166" w:history="1">
            <w:r w:rsidRPr="00857348">
              <w:rPr>
                <w:rStyle w:val="Hyperlink"/>
                <w:rFonts w:cs="Times New Roman"/>
                <w:noProof/>
              </w:rPr>
              <w:t>4.3. Định hướng phát triển tương lai</w:t>
            </w:r>
            <w:r>
              <w:rPr>
                <w:noProof/>
                <w:webHidden/>
              </w:rPr>
              <w:tab/>
            </w:r>
            <w:r>
              <w:rPr>
                <w:noProof/>
                <w:webHidden/>
              </w:rPr>
              <w:fldChar w:fldCharType="begin"/>
            </w:r>
            <w:r>
              <w:rPr>
                <w:noProof/>
                <w:webHidden/>
              </w:rPr>
              <w:instrText xml:space="preserve"> PAGEREF _Toc185881166 \h </w:instrText>
            </w:r>
            <w:r>
              <w:rPr>
                <w:noProof/>
                <w:webHidden/>
              </w:rPr>
            </w:r>
            <w:r>
              <w:rPr>
                <w:noProof/>
                <w:webHidden/>
              </w:rPr>
              <w:fldChar w:fldCharType="separate"/>
            </w:r>
            <w:r>
              <w:rPr>
                <w:noProof/>
                <w:webHidden/>
              </w:rPr>
              <w:t>52</w:t>
            </w:r>
            <w:r>
              <w:rPr>
                <w:noProof/>
                <w:webHidden/>
              </w:rPr>
              <w:fldChar w:fldCharType="end"/>
            </w:r>
          </w:hyperlink>
        </w:p>
        <w:p w14:paraId="43FF4760" w14:textId="059D5703" w:rsidR="0048246D" w:rsidRDefault="0048246D">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881167" w:history="1">
            <w:r w:rsidRPr="00857348">
              <w:rPr>
                <w:rStyle w:val="Hyperlink"/>
                <w:noProof/>
              </w:rPr>
              <w:t>DANH MỤC TÀI LIỆU THAM KHẢO</w:t>
            </w:r>
            <w:r>
              <w:rPr>
                <w:noProof/>
                <w:webHidden/>
              </w:rPr>
              <w:tab/>
            </w:r>
            <w:r>
              <w:rPr>
                <w:noProof/>
                <w:webHidden/>
              </w:rPr>
              <w:fldChar w:fldCharType="begin"/>
            </w:r>
            <w:r>
              <w:rPr>
                <w:noProof/>
                <w:webHidden/>
              </w:rPr>
              <w:instrText xml:space="preserve"> PAGEREF _Toc185881167 \h </w:instrText>
            </w:r>
            <w:r>
              <w:rPr>
                <w:noProof/>
                <w:webHidden/>
              </w:rPr>
            </w:r>
            <w:r>
              <w:rPr>
                <w:noProof/>
                <w:webHidden/>
              </w:rPr>
              <w:fldChar w:fldCharType="separate"/>
            </w:r>
            <w:r>
              <w:rPr>
                <w:noProof/>
                <w:webHidden/>
              </w:rPr>
              <w:t>52</w:t>
            </w:r>
            <w:r>
              <w:rPr>
                <w:noProof/>
                <w:webHidden/>
              </w:rPr>
              <w:fldChar w:fldCharType="end"/>
            </w:r>
          </w:hyperlink>
        </w:p>
        <w:p w14:paraId="6B0DECB3" w14:textId="001FAE77" w:rsidR="0048246D" w:rsidRDefault="0048246D">
          <w:pPr>
            <w:rPr>
              <w:ins w:id="428" w:author="Khanh Cong" w:date="2024-12-23T21:18:00Z" w16du:dateUtc="2024-12-23T14:18:00Z"/>
            </w:rPr>
          </w:pPr>
          <w:ins w:id="429" w:author="Khanh Cong" w:date="2024-12-23T21:18:00Z" w16du:dateUtc="2024-12-23T14:18:00Z">
            <w:r>
              <w:rPr>
                <w:b/>
                <w:bCs/>
                <w:noProof/>
              </w:rPr>
              <w:fldChar w:fldCharType="end"/>
            </w:r>
          </w:ins>
        </w:p>
        <w:customXmlInsRangeStart w:id="430" w:author="Khanh Cong" w:date="2024-12-23T21:18:00Z"/>
      </w:sdtContent>
    </w:sdt>
    <w:customXmlInsRangeEnd w:id="430"/>
    <w:p w14:paraId="1F985D5E" w14:textId="1E27CA72" w:rsidR="00234EA9" w:rsidRDefault="00234EA9">
      <w:pPr>
        <w:suppressAutoHyphens w:val="0"/>
        <w:spacing w:after="160" w:line="259" w:lineRule="auto"/>
        <w:rPr>
          <w:ins w:id="431" w:author="Khanh Cong" w:date="2024-12-23T21:16:00Z" w16du:dateUtc="2024-12-23T14:16:00Z"/>
          <w:rFonts w:cs="Times New Roman"/>
          <w:b/>
          <w:bCs/>
        </w:rPr>
      </w:pPr>
      <w:ins w:id="432" w:author="Khanh Cong" w:date="2024-12-23T21:16:00Z" w16du:dateUtc="2024-12-23T14:16:00Z">
        <w:r>
          <w:rPr>
            <w:rFonts w:cs="Times New Roman"/>
            <w:b/>
            <w:bCs/>
          </w:rPr>
          <w:br w:type="page"/>
        </w:r>
      </w:ins>
    </w:p>
    <w:p w14:paraId="778E3394" w14:textId="77777777" w:rsidR="00C871E7" w:rsidRDefault="00C871E7">
      <w:pPr>
        <w:suppressAutoHyphens w:val="0"/>
        <w:spacing w:after="160" w:line="259" w:lineRule="auto"/>
        <w:rPr>
          <w:ins w:id="433" w:author="Khanh Cong" w:date="2024-12-23T21:01:00Z" w16du:dateUtc="2024-12-23T14:01:00Z"/>
          <w:rFonts w:cs="Times New Roman"/>
          <w:b/>
          <w:bCs/>
        </w:rPr>
      </w:pPr>
    </w:p>
    <w:p w14:paraId="5445218C" w14:textId="4EFBE671" w:rsidR="00314B16" w:rsidRPr="00DE1E3C" w:rsidDel="00DE1E3C" w:rsidRDefault="00314B16" w:rsidP="00343127">
      <w:pPr>
        <w:pStyle w:val="NoSpacing"/>
        <w:rPr>
          <w:del w:id="434" w:author="Khanh Cong" w:date="2024-12-21T20:56:00Z" w16du:dateUtc="2024-12-21T13:56:00Z"/>
          <w:rFonts w:eastAsiaTheme="majorEastAsia" w:cs="Times New Roman"/>
          <w:b/>
          <w:bCs/>
          <w:szCs w:val="32"/>
          <w:rPrChange w:id="435" w:author="Khanh Cong" w:date="2024-12-21T20:56:00Z" w16du:dateUtc="2024-12-21T13:56:00Z">
            <w:rPr>
              <w:del w:id="436" w:author="Khanh Cong" w:date="2024-12-21T20:56:00Z" w16du:dateUtc="2024-12-21T13:56:00Z"/>
            </w:rPr>
          </w:rPrChange>
        </w:rPr>
      </w:pPr>
    </w:p>
    <w:p w14:paraId="7B24CF86" w14:textId="77777777" w:rsidR="00314B16" w:rsidRPr="002B78EE" w:rsidDel="00DE1E3C" w:rsidRDefault="00314B16" w:rsidP="00314B16">
      <w:pPr>
        <w:rPr>
          <w:del w:id="437" w:author="Khanh Cong" w:date="2024-12-21T20:56:00Z" w16du:dateUtc="2024-12-21T13:56:00Z"/>
          <w:rFonts w:cs="Times New Roman"/>
          <w:b/>
          <w:bCs/>
        </w:rPr>
      </w:pPr>
    </w:p>
    <w:p w14:paraId="1C8EBF90" w14:textId="1919724C" w:rsidR="00FB591F" w:rsidRDefault="00FB591F">
      <w:pPr>
        <w:suppressAutoHyphens w:val="0"/>
        <w:spacing w:after="160" w:line="259" w:lineRule="auto"/>
        <w:rPr>
          <w:ins w:id="438" w:author="Khanh Cong" w:date="2024-12-21T20:54:00Z" w16du:dateUtc="2024-12-21T13:54:00Z"/>
          <w:b/>
          <w:bCs/>
        </w:rPr>
      </w:pPr>
    </w:p>
    <w:p w14:paraId="1ED58AFE" w14:textId="77777777" w:rsidR="00314B16" w:rsidRPr="002B78EE" w:rsidDel="00FB591F" w:rsidRDefault="00314B16" w:rsidP="00314B16">
      <w:pPr>
        <w:rPr>
          <w:del w:id="439" w:author="Khanh Cong" w:date="2024-12-21T20:54:00Z" w16du:dateUtc="2024-12-21T13:54:00Z"/>
          <w:rFonts w:cs="Times New Roman"/>
        </w:rPr>
      </w:pPr>
    </w:p>
    <w:p w14:paraId="2A215AAA" w14:textId="11A4DD25" w:rsidR="00314B16" w:rsidRPr="002B78EE" w:rsidDel="00FB591F" w:rsidRDefault="00314B16" w:rsidP="00314B16">
      <w:pPr>
        <w:rPr>
          <w:del w:id="440" w:author="Khanh Cong" w:date="2024-12-21T20:54:00Z" w16du:dateUtc="2024-12-21T13:54:00Z"/>
          <w:rFonts w:cs="Times New Roman"/>
        </w:rPr>
      </w:pPr>
    </w:p>
    <w:p w14:paraId="5C9FF616" w14:textId="7CC47DF3" w:rsidR="00314B16" w:rsidRPr="002B78EE" w:rsidDel="00FB591F" w:rsidRDefault="00314B16" w:rsidP="00314B16">
      <w:pPr>
        <w:rPr>
          <w:del w:id="441" w:author="Khanh Cong" w:date="2024-12-21T20:54:00Z" w16du:dateUtc="2024-12-21T13:54:00Z"/>
          <w:rFonts w:cs="Times New Roman"/>
        </w:rPr>
      </w:pPr>
    </w:p>
    <w:p w14:paraId="7FB08B05" w14:textId="193BC001" w:rsidR="00314B16" w:rsidRPr="002B78EE" w:rsidDel="00FB591F" w:rsidRDefault="00314B16" w:rsidP="00314B16">
      <w:pPr>
        <w:rPr>
          <w:del w:id="442" w:author="Khanh Cong" w:date="2024-12-21T20:54:00Z" w16du:dateUtc="2024-12-21T13:54:00Z"/>
          <w:rFonts w:cs="Times New Roman"/>
        </w:rPr>
      </w:pPr>
      <w:del w:id="443" w:author="Khanh Cong" w:date="2024-12-21T20:54:00Z" w16du:dateUtc="2024-12-21T13:54:00Z">
        <w:r w:rsidRPr="002B78EE" w:rsidDel="00FB591F">
          <w:rPr>
            <w:rFonts w:cs="Times New Roman"/>
          </w:rPr>
          <w:br w:type="page"/>
        </w:r>
      </w:del>
    </w:p>
    <w:p w14:paraId="32D247A3" w14:textId="77777777" w:rsidR="00314B16" w:rsidRPr="002B78EE" w:rsidDel="00FB591F" w:rsidRDefault="00314B16" w:rsidP="00314B16">
      <w:pPr>
        <w:rPr>
          <w:del w:id="444" w:author="Khanh Cong" w:date="2024-12-21T20:55:00Z" w16du:dateUtc="2024-12-21T13:55:00Z"/>
          <w:rFonts w:cs="Times New Roman"/>
        </w:rPr>
      </w:pPr>
    </w:p>
    <w:p w14:paraId="481305C4" w14:textId="77777777" w:rsidR="00314B16" w:rsidRPr="00462FF3" w:rsidRDefault="00314B16" w:rsidP="00863B69">
      <w:pPr>
        <w:pStyle w:val="Heading1"/>
      </w:pPr>
      <w:bookmarkStart w:id="445" w:name="__RefHeading___Toc26558_1225579473"/>
      <w:bookmarkStart w:id="446" w:name="_bookmark3"/>
      <w:bookmarkStart w:id="447" w:name="DANH_MỤC_KÝ_HIỆU_VÀ_CHỮ_VIẾT_TẮT"/>
      <w:bookmarkStart w:id="448" w:name="_Toc185447727"/>
      <w:bookmarkStart w:id="449" w:name="_Toc185534190"/>
      <w:bookmarkStart w:id="450" w:name="_Toc185706945"/>
      <w:bookmarkStart w:id="451" w:name="_Toc185881024"/>
      <w:bookmarkStart w:id="452" w:name="_Toc185881103"/>
      <w:bookmarkEnd w:id="445"/>
      <w:bookmarkEnd w:id="446"/>
      <w:bookmarkEnd w:id="447"/>
      <w:r w:rsidRPr="00462FF3">
        <w:t>DANH</w:t>
      </w:r>
      <w:r w:rsidRPr="00462FF3">
        <w:rPr>
          <w:spacing w:val="-3"/>
        </w:rPr>
        <w:t xml:space="preserve"> </w:t>
      </w:r>
      <w:r w:rsidRPr="00462FF3">
        <w:t>MỤC</w:t>
      </w:r>
      <w:r w:rsidRPr="00462FF3">
        <w:rPr>
          <w:spacing w:val="-3"/>
        </w:rPr>
        <w:t xml:space="preserve"> </w:t>
      </w:r>
      <w:r w:rsidRPr="00462FF3">
        <w:t>KÝ</w:t>
      </w:r>
      <w:r w:rsidRPr="00462FF3">
        <w:rPr>
          <w:spacing w:val="-4"/>
        </w:rPr>
        <w:t xml:space="preserve"> </w:t>
      </w:r>
      <w:r w:rsidRPr="00462FF3">
        <w:t>HIỆU</w:t>
      </w:r>
      <w:r w:rsidRPr="00462FF3">
        <w:rPr>
          <w:spacing w:val="-7"/>
        </w:rPr>
        <w:t xml:space="preserve"> </w:t>
      </w:r>
      <w:r w:rsidRPr="00462FF3">
        <w:t>VÀ</w:t>
      </w:r>
      <w:r w:rsidRPr="00462FF3">
        <w:rPr>
          <w:spacing w:val="-3"/>
        </w:rPr>
        <w:t xml:space="preserve"> </w:t>
      </w:r>
      <w:r w:rsidRPr="00462FF3">
        <w:t>CHỮ</w:t>
      </w:r>
      <w:r w:rsidRPr="00462FF3">
        <w:rPr>
          <w:spacing w:val="-7"/>
        </w:rPr>
        <w:t xml:space="preserve"> </w:t>
      </w:r>
      <w:r w:rsidRPr="00462FF3">
        <w:t>VIẾT</w:t>
      </w:r>
      <w:r w:rsidRPr="00462FF3">
        <w:rPr>
          <w:spacing w:val="-9"/>
        </w:rPr>
        <w:t xml:space="preserve"> </w:t>
      </w:r>
      <w:r w:rsidRPr="00462FF3">
        <w:rPr>
          <w:spacing w:val="-5"/>
        </w:rPr>
        <w:t>TẮT</w:t>
      </w:r>
      <w:bookmarkEnd w:id="448"/>
      <w:bookmarkEnd w:id="449"/>
      <w:bookmarkEnd w:id="450"/>
      <w:bookmarkEnd w:id="451"/>
      <w:bookmarkEnd w:id="452"/>
    </w:p>
    <w:p w14:paraId="1CD109F8" w14:textId="77777777" w:rsidR="00314B16" w:rsidRPr="006454E5" w:rsidDel="009F7BBD" w:rsidRDefault="00314B16" w:rsidP="00314B16">
      <w:pPr>
        <w:pStyle w:val="BodyText"/>
        <w:rPr>
          <w:del w:id="453" w:author="Khanh Cong" w:date="2024-12-21T20:24:00Z" w16du:dateUtc="2024-12-21T13:24:00Z"/>
          <w:rFonts w:ascii="Times New Roman" w:hAnsi="Times New Roman" w:cs="Times New Roman"/>
          <w:b/>
          <w:sz w:val="26"/>
          <w:szCs w:val="26"/>
        </w:rPr>
      </w:pPr>
    </w:p>
    <w:p w14:paraId="1A7839CD" w14:textId="77777777" w:rsidR="00314B16" w:rsidRPr="006454E5" w:rsidRDefault="00314B16" w:rsidP="00314B16">
      <w:pPr>
        <w:pStyle w:val="BodyText"/>
        <w:spacing w:before="137" w:after="0"/>
        <w:rPr>
          <w:rFonts w:ascii="Times New Roman" w:hAnsi="Times New Roman" w:cs="Times New Roman"/>
          <w:b/>
          <w:sz w:val="26"/>
          <w:szCs w:val="26"/>
        </w:rPr>
      </w:pPr>
    </w:p>
    <w:tbl>
      <w:tblPr>
        <w:tblW w:w="9390" w:type="dxa"/>
        <w:tblInd w:w="115" w:type="dxa"/>
        <w:tblLayout w:type="fixed"/>
        <w:tblCellMar>
          <w:left w:w="5" w:type="dxa"/>
          <w:right w:w="5" w:type="dxa"/>
        </w:tblCellMar>
        <w:tblLook w:val="01E0" w:firstRow="1" w:lastRow="1" w:firstColumn="1" w:lastColumn="1" w:noHBand="0" w:noVBand="0"/>
      </w:tblPr>
      <w:tblGrid>
        <w:gridCol w:w="2262"/>
        <w:gridCol w:w="3998"/>
        <w:gridCol w:w="3130"/>
      </w:tblGrid>
      <w:tr w:rsidR="00314B16" w:rsidRPr="00F06492" w14:paraId="6456126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114E24A0" w14:textId="77777777" w:rsidR="00314B16" w:rsidRPr="006454E5" w:rsidRDefault="00314B16" w:rsidP="00B52E04">
            <w:pPr>
              <w:pStyle w:val="TableParagraph"/>
              <w:rPr>
                <w:sz w:val="26"/>
                <w:szCs w:val="26"/>
              </w:rPr>
            </w:pPr>
            <w:r w:rsidRPr="00F06492">
              <w:rPr>
                <w:b/>
                <w:sz w:val="26"/>
                <w:szCs w:val="26"/>
              </w:rPr>
              <w:t>Ký</w:t>
            </w:r>
            <w:r w:rsidRPr="00F06492">
              <w:rPr>
                <w:b/>
                <w:spacing w:val="-2"/>
                <w:sz w:val="26"/>
                <w:szCs w:val="26"/>
              </w:rPr>
              <w:t xml:space="preserve"> </w:t>
            </w:r>
            <w:r w:rsidRPr="00F06492">
              <w:rPr>
                <w:b/>
                <w:spacing w:val="-4"/>
                <w:sz w:val="26"/>
                <w:szCs w:val="26"/>
              </w:rPr>
              <w:t>hiệu</w:t>
            </w:r>
          </w:p>
        </w:tc>
        <w:tc>
          <w:tcPr>
            <w:tcW w:w="3998" w:type="dxa"/>
            <w:tcBorders>
              <w:top w:val="single" w:sz="4" w:space="0" w:color="000000"/>
              <w:left w:val="single" w:sz="4" w:space="0" w:color="000000"/>
              <w:bottom w:val="single" w:sz="4" w:space="0" w:color="000000"/>
              <w:right w:val="single" w:sz="4" w:space="0" w:color="000000"/>
            </w:tcBorders>
          </w:tcPr>
          <w:p w14:paraId="7DDFB59C" w14:textId="77777777" w:rsidR="00314B16" w:rsidRPr="006454E5" w:rsidRDefault="00314B16" w:rsidP="00B52E04">
            <w:pPr>
              <w:pStyle w:val="TableParagraph"/>
              <w:rPr>
                <w:sz w:val="26"/>
                <w:szCs w:val="26"/>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16"/>
                <w:sz w:val="26"/>
                <w:szCs w:val="26"/>
              </w:rPr>
              <w:t xml:space="preserve"> </w:t>
            </w:r>
            <w:r w:rsidRPr="00F06492">
              <w:rPr>
                <w:b/>
                <w:spacing w:val="-5"/>
                <w:sz w:val="26"/>
                <w:szCs w:val="26"/>
              </w:rPr>
              <w:t>Anh</w:t>
            </w:r>
          </w:p>
        </w:tc>
        <w:tc>
          <w:tcPr>
            <w:tcW w:w="3130" w:type="dxa"/>
            <w:tcBorders>
              <w:top w:val="single" w:sz="4" w:space="0" w:color="000000"/>
              <w:left w:val="single" w:sz="4" w:space="0" w:color="000000"/>
              <w:bottom w:val="single" w:sz="4" w:space="0" w:color="000000"/>
              <w:right w:val="single" w:sz="4" w:space="0" w:color="000000"/>
            </w:tcBorders>
          </w:tcPr>
          <w:p w14:paraId="0A471750" w14:textId="77777777" w:rsidR="00314B16" w:rsidRPr="006454E5" w:rsidRDefault="00314B16" w:rsidP="00B52E04">
            <w:pPr>
              <w:pStyle w:val="TableParagraph"/>
              <w:rPr>
                <w:sz w:val="26"/>
                <w:szCs w:val="26"/>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7"/>
                <w:sz w:val="26"/>
                <w:szCs w:val="26"/>
              </w:rPr>
              <w:t xml:space="preserve"> </w:t>
            </w:r>
            <w:r w:rsidRPr="00F06492">
              <w:rPr>
                <w:b/>
                <w:spacing w:val="-4"/>
                <w:sz w:val="26"/>
                <w:szCs w:val="26"/>
              </w:rPr>
              <w:t>Việt</w:t>
            </w:r>
          </w:p>
        </w:tc>
      </w:tr>
      <w:tr w:rsidR="00314B16" w:rsidRPr="00F06492" w14:paraId="3145A650" w14:textId="77777777" w:rsidTr="00B52E04">
        <w:trPr>
          <w:trHeight w:val="1211"/>
        </w:trPr>
        <w:tc>
          <w:tcPr>
            <w:tcW w:w="2262" w:type="dxa"/>
            <w:tcBorders>
              <w:top w:val="single" w:sz="4" w:space="0" w:color="000000"/>
              <w:left w:val="single" w:sz="4" w:space="0" w:color="000000"/>
              <w:bottom w:val="single" w:sz="4" w:space="0" w:color="000000"/>
              <w:right w:val="single" w:sz="4" w:space="0" w:color="000000"/>
            </w:tcBorders>
          </w:tcPr>
          <w:p w14:paraId="550DF2E8" w14:textId="77777777" w:rsidR="00314B16" w:rsidRPr="006454E5" w:rsidRDefault="00314B16" w:rsidP="00B52E04">
            <w:pPr>
              <w:pStyle w:val="TableParagraph"/>
              <w:rPr>
                <w:sz w:val="26"/>
                <w:szCs w:val="26"/>
              </w:rPr>
            </w:pPr>
            <w:r w:rsidRPr="00F06492">
              <w:rPr>
                <w:spacing w:val="-5"/>
                <w:sz w:val="26"/>
                <w:szCs w:val="26"/>
              </w:rPr>
              <w:t>UML</w:t>
            </w:r>
          </w:p>
        </w:tc>
        <w:tc>
          <w:tcPr>
            <w:tcW w:w="3998" w:type="dxa"/>
            <w:tcBorders>
              <w:top w:val="single" w:sz="4" w:space="0" w:color="000000"/>
              <w:left w:val="single" w:sz="4" w:space="0" w:color="000000"/>
              <w:bottom w:val="single" w:sz="4" w:space="0" w:color="000000"/>
              <w:right w:val="single" w:sz="4" w:space="0" w:color="000000"/>
            </w:tcBorders>
          </w:tcPr>
          <w:p w14:paraId="132C8C2B" w14:textId="77777777" w:rsidR="00314B16" w:rsidRPr="006454E5" w:rsidRDefault="00314B16" w:rsidP="00B52E04">
            <w:pPr>
              <w:pStyle w:val="TableParagraph"/>
              <w:rPr>
                <w:sz w:val="26"/>
                <w:szCs w:val="26"/>
              </w:rPr>
            </w:pPr>
            <w:r w:rsidRPr="00F06492">
              <w:rPr>
                <w:sz w:val="26"/>
                <w:szCs w:val="26"/>
              </w:rPr>
              <w:t>Unified</w:t>
            </w:r>
            <w:r w:rsidRPr="00F06492">
              <w:rPr>
                <w:spacing w:val="-4"/>
                <w:sz w:val="26"/>
                <w:szCs w:val="26"/>
              </w:rPr>
              <w:t xml:space="preserve"> </w:t>
            </w:r>
            <w:r w:rsidRPr="00F06492">
              <w:rPr>
                <w:sz w:val="26"/>
                <w:szCs w:val="26"/>
              </w:rPr>
              <w:t>Modeling</w:t>
            </w:r>
            <w:r w:rsidRPr="00F06492">
              <w:rPr>
                <w:spacing w:val="-4"/>
                <w:sz w:val="26"/>
                <w:szCs w:val="26"/>
              </w:rPr>
              <w:t xml:space="preserve"> </w:t>
            </w:r>
            <w:r w:rsidRPr="00F06492">
              <w:rPr>
                <w:spacing w:val="-2"/>
                <w:sz w:val="26"/>
                <w:szCs w:val="26"/>
              </w:rPr>
              <w:t>Language</w:t>
            </w:r>
          </w:p>
        </w:tc>
        <w:tc>
          <w:tcPr>
            <w:tcW w:w="3130" w:type="dxa"/>
            <w:tcBorders>
              <w:top w:val="single" w:sz="4" w:space="0" w:color="000000"/>
              <w:left w:val="single" w:sz="4" w:space="0" w:color="000000"/>
              <w:bottom w:val="single" w:sz="4" w:space="0" w:color="000000"/>
              <w:right w:val="single" w:sz="4" w:space="0" w:color="000000"/>
            </w:tcBorders>
          </w:tcPr>
          <w:p w14:paraId="2F0A17F4" w14:textId="77777777" w:rsidR="00314B16" w:rsidRPr="006454E5" w:rsidRDefault="00314B16" w:rsidP="00B52E04">
            <w:pPr>
              <w:pStyle w:val="TableParagraph"/>
              <w:spacing w:line="240" w:lineRule="auto"/>
              <w:rPr>
                <w:sz w:val="26"/>
                <w:szCs w:val="26"/>
              </w:rPr>
            </w:pPr>
            <w:r w:rsidRPr="00F06492">
              <w:rPr>
                <w:sz w:val="26"/>
                <w:szCs w:val="26"/>
              </w:rPr>
              <w:t>Mẫu</w:t>
            </w:r>
            <w:r w:rsidRPr="00F06492">
              <w:rPr>
                <w:spacing w:val="-8"/>
                <w:sz w:val="26"/>
                <w:szCs w:val="26"/>
              </w:rPr>
              <w:t xml:space="preserve"> </w:t>
            </w:r>
            <w:r w:rsidRPr="00F06492">
              <w:rPr>
                <w:sz w:val="26"/>
                <w:szCs w:val="26"/>
              </w:rPr>
              <w:t>thiết</w:t>
            </w:r>
            <w:r w:rsidRPr="00F06492">
              <w:rPr>
                <w:spacing w:val="-8"/>
                <w:sz w:val="26"/>
                <w:szCs w:val="26"/>
              </w:rPr>
              <w:t xml:space="preserve"> </w:t>
            </w:r>
            <w:r w:rsidRPr="00F06492">
              <w:rPr>
                <w:sz w:val="26"/>
                <w:szCs w:val="26"/>
              </w:rPr>
              <w:t>kế</w:t>
            </w:r>
            <w:r w:rsidRPr="00F06492">
              <w:rPr>
                <w:spacing w:val="-9"/>
                <w:sz w:val="26"/>
                <w:szCs w:val="26"/>
              </w:rPr>
              <w:t xml:space="preserve"> </w:t>
            </w:r>
            <w:r w:rsidRPr="00F06492">
              <w:rPr>
                <w:sz w:val="26"/>
                <w:szCs w:val="26"/>
              </w:rPr>
              <w:t>Luồng</w:t>
            </w:r>
            <w:r w:rsidRPr="00F06492">
              <w:rPr>
                <w:spacing w:val="-8"/>
                <w:sz w:val="26"/>
                <w:szCs w:val="26"/>
              </w:rPr>
              <w:t xml:space="preserve"> </w:t>
            </w:r>
            <w:r w:rsidRPr="00F06492">
              <w:rPr>
                <w:sz w:val="26"/>
                <w:szCs w:val="26"/>
              </w:rPr>
              <w:t>dữ</w:t>
            </w:r>
            <w:r w:rsidRPr="00F06492">
              <w:rPr>
                <w:spacing w:val="-9"/>
                <w:sz w:val="26"/>
                <w:szCs w:val="26"/>
              </w:rPr>
              <w:t xml:space="preserve"> </w:t>
            </w:r>
            <w:r w:rsidRPr="00F06492">
              <w:rPr>
                <w:sz w:val="26"/>
                <w:szCs w:val="26"/>
              </w:rPr>
              <w:t>liệu một chiều</w:t>
            </w:r>
          </w:p>
        </w:tc>
      </w:tr>
      <w:tr w:rsidR="00314B16" w:rsidRPr="00F06492" w14:paraId="1C410B9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580A0727" w14:textId="77777777" w:rsidR="00314B16" w:rsidRPr="006454E5" w:rsidRDefault="00314B16" w:rsidP="00B52E04">
            <w:pPr>
              <w:pStyle w:val="TableParagraph"/>
              <w:rPr>
                <w:sz w:val="26"/>
                <w:szCs w:val="26"/>
              </w:rPr>
            </w:pPr>
            <w:r w:rsidRPr="00F06492">
              <w:rPr>
                <w:spacing w:val="-5"/>
                <w:sz w:val="26"/>
                <w:szCs w:val="26"/>
              </w:rPr>
              <w:t>UI</w:t>
            </w:r>
          </w:p>
        </w:tc>
        <w:tc>
          <w:tcPr>
            <w:tcW w:w="3998" w:type="dxa"/>
            <w:tcBorders>
              <w:top w:val="single" w:sz="4" w:space="0" w:color="000000"/>
              <w:left w:val="single" w:sz="4" w:space="0" w:color="000000"/>
              <w:bottom w:val="single" w:sz="4" w:space="0" w:color="000000"/>
              <w:right w:val="single" w:sz="4" w:space="0" w:color="000000"/>
            </w:tcBorders>
          </w:tcPr>
          <w:p w14:paraId="13C156EF" w14:textId="77777777" w:rsidR="00314B16" w:rsidRPr="006454E5" w:rsidRDefault="00314B16" w:rsidP="00B52E04">
            <w:pPr>
              <w:pStyle w:val="TableParagraph"/>
              <w:rPr>
                <w:sz w:val="26"/>
                <w:szCs w:val="26"/>
              </w:rPr>
            </w:pPr>
            <w:r w:rsidRPr="00F06492">
              <w:rPr>
                <w:sz w:val="26"/>
                <w:szCs w:val="26"/>
              </w:rPr>
              <w:t>User</w:t>
            </w:r>
            <w:r w:rsidRPr="00F06492">
              <w:rPr>
                <w:spacing w:val="-2"/>
                <w:sz w:val="26"/>
                <w:szCs w:val="26"/>
              </w:rPr>
              <w:t xml:space="preserve"> Interface</w:t>
            </w:r>
          </w:p>
        </w:tc>
        <w:tc>
          <w:tcPr>
            <w:tcW w:w="3130" w:type="dxa"/>
            <w:tcBorders>
              <w:top w:val="single" w:sz="4" w:space="0" w:color="000000"/>
              <w:left w:val="single" w:sz="4" w:space="0" w:color="000000"/>
              <w:bottom w:val="single" w:sz="4" w:space="0" w:color="000000"/>
              <w:right w:val="single" w:sz="4" w:space="0" w:color="000000"/>
            </w:tcBorders>
          </w:tcPr>
          <w:p w14:paraId="7B30DAA6" w14:textId="77777777" w:rsidR="00314B16" w:rsidRPr="006454E5" w:rsidRDefault="00314B16" w:rsidP="00B52E04">
            <w:pPr>
              <w:pStyle w:val="TableParagraph"/>
              <w:rPr>
                <w:sz w:val="26"/>
                <w:szCs w:val="26"/>
              </w:rPr>
            </w:pPr>
            <w:r w:rsidRPr="00F06492">
              <w:rPr>
                <w:sz w:val="26"/>
                <w:szCs w:val="26"/>
              </w:rPr>
              <w:t>Giao</w:t>
            </w:r>
            <w:r w:rsidRPr="00F06492">
              <w:rPr>
                <w:spacing w:val="-4"/>
                <w:sz w:val="26"/>
                <w:szCs w:val="26"/>
              </w:rPr>
              <w:t xml:space="preserve"> </w:t>
            </w:r>
            <w:r w:rsidRPr="00F06492">
              <w:rPr>
                <w:sz w:val="26"/>
                <w:szCs w:val="26"/>
              </w:rPr>
              <w:t>diện</w:t>
            </w:r>
            <w:r w:rsidRPr="00F06492">
              <w:rPr>
                <w:spacing w:val="-5"/>
                <w:sz w:val="26"/>
                <w:szCs w:val="26"/>
              </w:rPr>
              <w:t xml:space="preserve"> </w:t>
            </w:r>
            <w:r w:rsidRPr="00F06492">
              <w:rPr>
                <w:sz w:val="26"/>
                <w:szCs w:val="26"/>
              </w:rPr>
              <w:t>người</w:t>
            </w:r>
            <w:r w:rsidRPr="00F06492">
              <w:rPr>
                <w:spacing w:val="-3"/>
                <w:sz w:val="26"/>
                <w:szCs w:val="26"/>
              </w:rPr>
              <w:t xml:space="preserve"> </w:t>
            </w:r>
            <w:r w:rsidRPr="00F06492">
              <w:rPr>
                <w:spacing w:val="-4"/>
                <w:sz w:val="26"/>
                <w:szCs w:val="26"/>
              </w:rPr>
              <w:t>dùng</w:t>
            </w:r>
          </w:p>
        </w:tc>
      </w:tr>
      <w:tr w:rsidR="00314B16" w:rsidRPr="00F06492" w14:paraId="42A5A31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66762E0" w14:textId="77777777" w:rsidR="00314B16" w:rsidRPr="006454E5" w:rsidRDefault="00314B16" w:rsidP="00B52E04">
            <w:pPr>
              <w:pStyle w:val="TableParagraph"/>
              <w:rPr>
                <w:sz w:val="26"/>
                <w:szCs w:val="26"/>
              </w:rPr>
            </w:pPr>
            <w:r w:rsidRPr="00F06492">
              <w:rPr>
                <w:spacing w:val="-4"/>
                <w:sz w:val="26"/>
                <w:szCs w:val="26"/>
              </w:rPr>
              <w:t>CRUD</w:t>
            </w:r>
          </w:p>
        </w:tc>
        <w:tc>
          <w:tcPr>
            <w:tcW w:w="3998" w:type="dxa"/>
            <w:tcBorders>
              <w:top w:val="single" w:sz="4" w:space="0" w:color="000000"/>
              <w:left w:val="single" w:sz="4" w:space="0" w:color="000000"/>
              <w:bottom w:val="single" w:sz="4" w:space="0" w:color="000000"/>
              <w:right w:val="single" w:sz="4" w:space="0" w:color="000000"/>
            </w:tcBorders>
          </w:tcPr>
          <w:p w14:paraId="4748E0E0" w14:textId="77777777" w:rsidR="00314B16" w:rsidRPr="006454E5" w:rsidRDefault="00314B16" w:rsidP="00B52E04">
            <w:pPr>
              <w:pStyle w:val="TableParagraph"/>
              <w:rPr>
                <w:sz w:val="26"/>
                <w:szCs w:val="26"/>
              </w:rPr>
            </w:pPr>
            <w:r w:rsidRPr="00F06492">
              <w:rPr>
                <w:sz w:val="26"/>
                <w:szCs w:val="26"/>
              </w:rPr>
              <w:t>Create,</w:t>
            </w:r>
            <w:r w:rsidRPr="00F06492">
              <w:rPr>
                <w:spacing w:val="-4"/>
                <w:sz w:val="26"/>
                <w:szCs w:val="26"/>
              </w:rPr>
              <w:t xml:space="preserve"> </w:t>
            </w:r>
            <w:r w:rsidRPr="00F06492">
              <w:rPr>
                <w:sz w:val="26"/>
                <w:szCs w:val="26"/>
              </w:rPr>
              <w:t>Read,</w:t>
            </w:r>
            <w:r w:rsidRPr="00F06492">
              <w:rPr>
                <w:spacing w:val="-4"/>
                <w:sz w:val="26"/>
                <w:szCs w:val="26"/>
              </w:rPr>
              <w:t xml:space="preserve"> </w:t>
            </w:r>
            <w:r w:rsidRPr="00F06492">
              <w:rPr>
                <w:sz w:val="26"/>
                <w:szCs w:val="26"/>
              </w:rPr>
              <w:t>Update,</w:t>
            </w:r>
            <w:r w:rsidRPr="00F06492">
              <w:rPr>
                <w:spacing w:val="-5"/>
                <w:sz w:val="26"/>
                <w:szCs w:val="26"/>
              </w:rPr>
              <w:t xml:space="preserve"> </w:t>
            </w:r>
            <w:r w:rsidRPr="00F06492">
              <w:rPr>
                <w:sz w:val="26"/>
                <w:szCs w:val="26"/>
              </w:rPr>
              <w:t>và</w:t>
            </w:r>
            <w:r w:rsidRPr="00F06492">
              <w:rPr>
                <w:spacing w:val="-5"/>
                <w:sz w:val="26"/>
                <w:szCs w:val="26"/>
              </w:rPr>
              <w:t xml:space="preserve"> </w:t>
            </w:r>
            <w:r w:rsidRPr="00F06492">
              <w:rPr>
                <w:spacing w:val="-2"/>
                <w:sz w:val="26"/>
                <w:szCs w:val="26"/>
              </w:rPr>
              <w:t>Delete</w:t>
            </w:r>
          </w:p>
        </w:tc>
        <w:tc>
          <w:tcPr>
            <w:tcW w:w="3130" w:type="dxa"/>
            <w:tcBorders>
              <w:top w:val="single" w:sz="4" w:space="0" w:color="000000"/>
              <w:left w:val="single" w:sz="4" w:space="0" w:color="000000"/>
              <w:bottom w:val="single" w:sz="4" w:space="0" w:color="000000"/>
              <w:right w:val="single" w:sz="4" w:space="0" w:color="000000"/>
            </w:tcBorders>
          </w:tcPr>
          <w:p w14:paraId="51E7BF60" w14:textId="77777777" w:rsidR="00314B16" w:rsidRPr="006454E5" w:rsidRDefault="00314B16" w:rsidP="00B52E04">
            <w:pPr>
              <w:pStyle w:val="TableParagraph"/>
              <w:rPr>
                <w:sz w:val="26"/>
                <w:szCs w:val="26"/>
              </w:rPr>
            </w:pPr>
            <w:r w:rsidRPr="00F06492">
              <w:rPr>
                <w:sz w:val="26"/>
                <w:szCs w:val="26"/>
              </w:rPr>
              <w:t>Tạo,</w:t>
            </w:r>
            <w:r w:rsidRPr="00F06492">
              <w:rPr>
                <w:spacing w:val="-2"/>
                <w:sz w:val="26"/>
                <w:szCs w:val="26"/>
              </w:rPr>
              <w:t xml:space="preserve"> </w:t>
            </w:r>
            <w:r w:rsidRPr="00F06492">
              <w:rPr>
                <w:sz w:val="26"/>
                <w:szCs w:val="26"/>
              </w:rPr>
              <w:t>Đọc,</w:t>
            </w:r>
            <w:r w:rsidRPr="00F06492">
              <w:rPr>
                <w:spacing w:val="-3"/>
                <w:sz w:val="26"/>
                <w:szCs w:val="26"/>
              </w:rPr>
              <w:t xml:space="preserve"> </w:t>
            </w:r>
            <w:r w:rsidRPr="00F06492">
              <w:rPr>
                <w:sz w:val="26"/>
                <w:szCs w:val="26"/>
              </w:rPr>
              <w:t>Cập</w:t>
            </w:r>
            <w:r w:rsidRPr="00F06492">
              <w:rPr>
                <w:spacing w:val="-4"/>
                <w:sz w:val="26"/>
                <w:szCs w:val="26"/>
              </w:rPr>
              <w:t xml:space="preserve"> </w:t>
            </w:r>
            <w:r w:rsidRPr="00F06492">
              <w:rPr>
                <w:sz w:val="26"/>
                <w:szCs w:val="26"/>
              </w:rPr>
              <w:t>nhập,</w:t>
            </w:r>
            <w:r w:rsidRPr="00F06492">
              <w:rPr>
                <w:spacing w:val="-3"/>
                <w:sz w:val="26"/>
                <w:szCs w:val="26"/>
              </w:rPr>
              <w:t xml:space="preserve"> </w:t>
            </w:r>
            <w:r w:rsidRPr="00F06492">
              <w:rPr>
                <w:spacing w:val="-5"/>
                <w:sz w:val="26"/>
                <w:szCs w:val="26"/>
              </w:rPr>
              <w:t>Xóa</w:t>
            </w:r>
          </w:p>
        </w:tc>
      </w:tr>
      <w:tr w:rsidR="00314B16" w:rsidRPr="00F06492" w14:paraId="51742FB4"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676E5B55" w14:textId="77777777" w:rsidR="00314B16" w:rsidRPr="006454E5" w:rsidRDefault="00314B16" w:rsidP="00B52E04">
            <w:pPr>
              <w:pStyle w:val="TableParagraph"/>
              <w:rPr>
                <w:sz w:val="26"/>
                <w:szCs w:val="26"/>
              </w:rPr>
            </w:pPr>
            <w:r w:rsidRPr="00F06492">
              <w:rPr>
                <w:spacing w:val="-5"/>
                <w:sz w:val="26"/>
                <w:szCs w:val="26"/>
              </w:rPr>
              <w:t>ORM</w:t>
            </w:r>
          </w:p>
        </w:tc>
        <w:tc>
          <w:tcPr>
            <w:tcW w:w="3998" w:type="dxa"/>
            <w:tcBorders>
              <w:top w:val="single" w:sz="4" w:space="0" w:color="000000"/>
              <w:left w:val="single" w:sz="4" w:space="0" w:color="000000"/>
              <w:bottom w:val="single" w:sz="4" w:space="0" w:color="000000"/>
              <w:right w:val="single" w:sz="4" w:space="0" w:color="000000"/>
            </w:tcBorders>
          </w:tcPr>
          <w:p w14:paraId="0FB2ABA4" w14:textId="77777777" w:rsidR="00314B16" w:rsidRPr="006454E5" w:rsidRDefault="00314B16" w:rsidP="00B52E04">
            <w:pPr>
              <w:pStyle w:val="TableParagraph"/>
              <w:rPr>
                <w:sz w:val="26"/>
                <w:szCs w:val="26"/>
              </w:rPr>
            </w:pPr>
            <w:r w:rsidRPr="00F06492">
              <w:rPr>
                <w:sz w:val="26"/>
                <w:szCs w:val="26"/>
              </w:rPr>
              <w:t>Object-Relational</w:t>
            </w:r>
            <w:r w:rsidRPr="00F06492">
              <w:rPr>
                <w:spacing w:val="-10"/>
                <w:sz w:val="26"/>
                <w:szCs w:val="26"/>
              </w:rPr>
              <w:t xml:space="preserve"> </w:t>
            </w:r>
            <w:r w:rsidRPr="00F06492">
              <w:rPr>
                <w:spacing w:val="-2"/>
                <w:sz w:val="26"/>
                <w:szCs w:val="26"/>
              </w:rPr>
              <w:t>Mapping</w:t>
            </w:r>
          </w:p>
        </w:tc>
        <w:tc>
          <w:tcPr>
            <w:tcW w:w="3130" w:type="dxa"/>
            <w:tcBorders>
              <w:top w:val="single" w:sz="4" w:space="0" w:color="000000"/>
              <w:left w:val="single" w:sz="4" w:space="0" w:color="000000"/>
              <w:bottom w:val="single" w:sz="4" w:space="0" w:color="000000"/>
              <w:right w:val="single" w:sz="4" w:space="0" w:color="000000"/>
            </w:tcBorders>
          </w:tcPr>
          <w:p w14:paraId="546F6B4C" w14:textId="77777777" w:rsidR="00314B16" w:rsidRPr="006454E5" w:rsidRDefault="00314B16" w:rsidP="00B52E04">
            <w:pPr>
              <w:pStyle w:val="TableParagraph"/>
              <w:rPr>
                <w:sz w:val="26"/>
                <w:szCs w:val="26"/>
              </w:rPr>
            </w:pPr>
            <w:r w:rsidRPr="00F06492">
              <w:rPr>
                <w:sz w:val="26"/>
                <w:szCs w:val="26"/>
              </w:rPr>
              <w:t>Ánh</w:t>
            </w:r>
            <w:r w:rsidRPr="00F06492">
              <w:rPr>
                <w:spacing w:val="-5"/>
                <w:sz w:val="26"/>
                <w:szCs w:val="26"/>
              </w:rPr>
              <w:t xml:space="preserve"> </w:t>
            </w:r>
            <w:r w:rsidRPr="00F06492">
              <w:rPr>
                <w:sz w:val="26"/>
                <w:szCs w:val="26"/>
              </w:rPr>
              <w:t>xạ</w:t>
            </w:r>
            <w:r w:rsidRPr="00F06492">
              <w:rPr>
                <w:spacing w:val="-3"/>
                <w:sz w:val="26"/>
                <w:szCs w:val="26"/>
              </w:rPr>
              <w:t xml:space="preserve"> </w:t>
            </w:r>
            <w:r w:rsidRPr="00F06492">
              <w:rPr>
                <w:sz w:val="26"/>
                <w:szCs w:val="26"/>
              </w:rPr>
              <w:t>Đối</w:t>
            </w:r>
            <w:r w:rsidRPr="00F06492">
              <w:rPr>
                <w:spacing w:val="-2"/>
                <w:sz w:val="26"/>
                <w:szCs w:val="26"/>
              </w:rPr>
              <w:t xml:space="preserve"> </w:t>
            </w:r>
            <w:r w:rsidRPr="00F06492">
              <w:rPr>
                <w:sz w:val="26"/>
                <w:szCs w:val="26"/>
              </w:rPr>
              <w:t>tượng-Quan</w:t>
            </w:r>
            <w:r w:rsidRPr="00F06492">
              <w:rPr>
                <w:spacing w:val="-2"/>
                <w:sz w:val="26"/>
                <w:szCs w:val="26"/>
              </w:rPr>
              <w:t xml:space="preserve"> </w:t>
            </w:r>
            <w:r w:rsidRPr="00F06492">
              <w:rPr>
                <w:spacing w:val="-5"/>
                <w:sz w:val="26"/>
                <w:szCs w:val="26"/>
              </w:rPr>
              <w:t>hệ</w:t>
            </w:r>
          </w:p>
        </w:tc>
      </w:tr>
      <w:tr w:rsidR="00314B16" w:rsidRPr="00F06492" w14:paraId="0EEFC329"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7156F836" w14:textId="77777777" w:rsidR="00314B16" w:rsidRPr="006454E5" w:rsidRDefault="00314B16" w:rsidP="00B52E04">
            <w:pPr>
              <w:pStyle w:val="TableParagraph"/>
              <w:rPr>
                <w:sz w:val="26"/>
                <w:szCs w:val="26"/>
              </w:rPr>
            </w:pPr>
            <w:r w:rsidRPr="00F06492">
              <w:rPr>
                <w:spacing w:val="-5"/>
                <w:sz w:val="26"/>
                <w:szCs w:val="26"/>
              </w:rPr>
              <w:t>UC</w:t>
            </w:r>
          </w:p>
        </w:tc>
        <w:tc>
          <w:tcPr>
            <w:tcW w:w="3998" w:type="dxa"/>
            <w:tcBorders>
              <w:top w:val="single" w:sz="4" w:space="0" w:color="000000"/>
              <w:left w:val="single" w:sz="4" w:space="0" w:color="000000"/>
              <w:bottom w:val="single" w:sz="4" w:space="0" w:color="000000"/>
              <w:right w:val="single" w:sz="4" w:space="0" w:color="000000"/>
            </w:tcBorders>
          </w:tcPr>
          <w:p w14:paraId="307D1812" w14:textId="77777777" w:rsidR="00314B16" w:rsidRPr="006454E5" w:rsidRDefault="00314B16" w:rsidP="00B52E04">
            <w:pPr>
              <w:pStyle w:val="TableParagraph"/>
              <w:rPr>
                <w:sz w:val="26"/>
                <w:szCs w:val="26"/>
              </w:rPr>
            </w:pPr>
            <w:r w:rsidRPr="00F06492">
              <w:rPr>
                <w:sz w:val="26"/>
                <w:szCs w:val="26"/>
              </w:rPr>
              <w:t>Use</w:t>
            </w:r>
            <w:r w:rsidRPr="00F06492">
              <w:rPr>
                <w:spacing w:val="-5"/>
                <w:sz w:val="26"/>
                <w:szCs w:val="26"/>
              </w:rPr>
              <w:t xml:space="preserve"> </w:t>
            </w:r>
            <w:r w:rsidRPr="00F06492">
              <w:rPr>
                <w:spacing w:val="-4"/>
                <w:sz w:val="26"/>
                <w:szCs w:val="26"/>
              </w:rPr>
              <w:t>Case</w:t>
            </w:r>
          </w:p>
        </w:tc>
        <w:tc>
          <w:tcPr>
            <w:tcW w:w="3130" w:type="dxa"/>
            <w:tcBorders>
              <w:top w:val="single" w:sz="4" w:space="0" w:color="000000"/>
              <w:left w:val="single" w:sz="4" w:space="0" w:color="000000"/>
              <w:bottom w:val="single" w:sz="4" w:space="0" w:color="000000"/>
              <w:right w:val="single" w:sz="4" w:space="0" w:color="000000"/>
            </w:tcBorders>
          </w:tcPr>
          <w:p w14:paraId="4A11261B" w14:textId="77777777" w:rsidR="00314B16" w:rsidRPr="006454E5" w:rsidRDefault="00314B16" w:rsidP="00B52E04">
            <w:pPr>
              <w:pStyle w:val="TableParagraph"/>
              <w:rPr>
                <w:sz w:val="26"/>
                <w:szCs w:val="26"/>
              </w:rPr>
            </w:pPr>
            <w:r w:rsidRPr="00F06492">
              <w:rPr>
                <w:sz w:val="26"/>
                <w:szCs w:val="26"/>
              </w:rPr>
              <w:t>Trường</w:t>
            </w:r>
            <w:r w:rsidRPr="00F06492">
              <w:rPr>
                <w:spacing w:val="-8"/>
                <w:sz w:val="26"/>
                <w:szCs w:val="26"/>
              </w:rPr>
              <w:t xml:space="preserve"> </w:t>
            </w:r>
            <w:r w:rsidRPr="00F06492">
              <w:rPr>
                <w:sz w:val="26"/>
                <w:szCs w:val="26"/>
              </w:rPr>
              <w:t>hợp</w:t>
            </w:r>
            <w:r w:rsidRPr="00F06492">
              <w:rPr>
                <w:spacing w:val="-5"/>
                <w:sz w:val="26"/>
                <w:szCs w:val="26"/>
              </w:rPr>
              <w:t xml:space="preserve"> </w:t>
            </w:r>
            <w:r w:rsidRPr="00F06492">
              <w:rPr>
                <w:sz w:val="26"/>
                <w:szCs w:val="26"/>
              </w:rPr>
              <w:t>sử</w:t>
            </w:r>
            <w:r w:rsidRPr="00F06492">
              <w:rPr>
                <w:spacing w:val="-7"/>
                <w:sz w:val="26"/>
                <w:szCs w:val="26"/>
              </w:rPr>
              <w:t xml:space="preserve"> </w:t>
            </w:r>
            <w:r w:rsidRPr="00F06492">
              <w:rPr>
                <w:spacing w:val="-4"/>
                <w:sz w:val="26"/>
                <w:szCs w:val="26"/>
              </w:rPr>
              <w:t>dụng</w:t>
            </w:r>
          </w:p>
        </w:tc>
      </w:tr>
      <w:tr w:rsidR="00314B16" w:rsidRPr="00F06492" w14:paraId="771BE8AD"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1F1EBE35" w14:textId="77777777" w:rsidR="00314B16" w:rsidRPr="006454E5" w:rsidRDefault="00314B16" w:rsidP="00B52E04">
            <w:pPr>
              <w:pStyle w:val="TableParagraph"/>
              <w:rPr>
                <w:sz w:val="26"/>
                <w:szCs w:val="26"/>
              </w:rPr>
            </w:pPr>
            <w:r w:rsidRPr="00F06492">
              <w:rPr>
                <w:spacing w:val="-5"/>
                <w:sz w:val="26"/>
                <w:szCs w:val="26"/>
              </w:rPr>
              <w:t>IDE</w:t>
            </w:r>
          </w:p>
        </w:tc>
        <w:tc>
          <w:tcPr>
            <w:tcW w:w="3998" w:type="dxa"/>
            <w:tcBorders>
              <w:top w:val="single" w:sz="4" w:space="0" w:color="000000"/>
              <w:left w:val="single" w:sz="4" w:space="0" w:color="000000"/>
              <w:bottom w:val="single" w:sz="4" w:space="0" w:color="000000"/>
              <w:right w:val="single" w:sz="4" w:space="0" w:color="000000"/>
            </w:tcBorders>
          </w:tcPr>
          <w:p w14:paraId="7973C793" w14:textId="77777777" w:rsidR="00314B16" w:rsidRPr="006454E5" w:rsidRDefault="00314B16" w:rsidP="00B52E04">
            <w:pPr>
              <w:pStyle w:val="TableParagraph"/>
              <w:spacing w:line="240" w:lineRule="auto"/>
              <w:ind w:right="1279"/>
              <w:rPr>
                <w:sz w:val="26"/>
                <w:szCs w:val="26"/>
              </w:rPr>
            </w:pPr>
            <w:r w:rsidRPr="00F06492">
              <w:rPr>
                <w:spacing w:val="-2"/>
                <w:sz w:val="26"/>
                <w:szCs w:val="26"/>
              </w:rPr>
              <w:t>Intergrated</w:t>
            </w:r>
            <w:r w:rsidRPr="00F06492">
              <w:rPr>
                <w:spacing w:val="-4"/>
                <w:sz w:val="26"/>
                <w:szCs w:val="26"/>
              </w:rPr>
              <w:t xml:space="preserve"> </w:t>
            </w:r>
            <w:r w:rsidRPr="00F06492">
              <w:rPr>
                <w:spacing w:val="-2"/>
                <w:sz w:val="26"/>
                <w:szCs w:val="26"/>
              </w:rPr>
              <w:t>Development Environment</w:t>
            </w:r>
          </w:p>
        </w:tc>
        <w:tc>
          <w:tcPr>
            <w:tcW w:w="3130" w:type="dxa"/>
            <w:tcBorders>
              <w:top w:val="single" w:sz="4" w:space="0" w:color="000000"/>
              <w:left w:val="single" w:sz="4" w:space="0" w:color="000000"/>
              <w:bottom w:val="single" w:sz="4" w:space="0" w:color="000000"/>
              <w:right w:val="single" w:sz="4" w:space="0" w:color="000000"/>
            </w:tcBorders>
          </w:tcPr>
          <w:p w14:paraId="69BC47D0" w14:textId="77777777" w:rsidR="00314B16" w:rsidRPr="006454E5" w:rsidRDefault="00314B16" w:rsidP="00B52E04">
            <w:pPr>
              <w:pStyle w:val="TableParagraph"/>
              <w:spacing w:line="240" w:lineRule="auto"/>
              <w:rPr>
                <w:sz w:val="26"/>
                <w:szCs w:val="26"/>
              </w:rPr>
            </w:pPr>
            <w:r w:rsidRPr="00F06492">
              <w:rPr>
                <w:sz w:val="26"/>
                <w:szCs w:val="26"/>
              </w:rPr>
              <w:t>Môi</w:t>
            </w:r>
            <w:r w:rsidRPr="00F06492">
              <w:rPr>
                <w:spacing w:val="-10"/>
                <w:sz w:val="26"/>
                <w:szCs w:val="26"/>
              </w:rPr>
              <w:t xml:space="preserve"> </w:t>
            </w:r>
            <w:r w:rsidRPr="00F06492">
              <w:rPr>
                <w:sz w:val="26"/>
                <w:szCs w:val="26"/>
              </w:rPr>
              <w:t>trường</w:t>
            </w:r>
            <w:r w:rsidRPr="00F06492">
              <w:rPr>
                <w:spacing w:val="-10"/>
                <w:sz w:val="26"/>
                <w:szCs w:val="26"/>
              </w:rPr>
              <w:t xml:space="preserve"> </w:t>
            </w:r>
            <w:r w:rsidRPr="00F06492">
              <w:rPr>
                <w:sz w:val="26"/>
                <w:szCs w:val="26"/>
              </w:rPr>
              <w:t>phát</w:t>
            </w:r>
            <w:r w:rsidRPr="00F06492">
              <w:rPr>
                <w:spacing w:val="-12"/>
                <w:sz w:val="26"/>
                <w:szCs w:val="26"/>
              </w:rPr>
              <w:t xml:space="preserve"> </w:t>
            </w:r>
            <w:r w:rsidRPr="00F06492">
              <w:rPr>
                <w:sz w:val="26"/>
                <w:szCs w:val="26"/>
              </w:rPr>
              <w:t>triển</w:t>
            </w:r>
            <w:r w:rsidRPr="00F06492">
              <w:rPr>
                <w:spacing w:val="-10"/>
                <w:sz w:val="26"/>
                <w:szCs w:val="26"/>
              </w:rPr>
              <w:t xml:space="preserve"> </w:t>
            </w:r>
            <w:r w:rsidRPr="00F06492">
              <w:rPr>
                <w:sz w:val="26"/>
                <w:szCs w:val="26"/>
              </w:rPr>
              <w:t xml:space="preserve">tích </w:t>
            </w:r>
            <w:r w:rsidRPr="00F06492">
              <w:rPr>
                <w:spacing w:val="-4"/>
                <w:sz w:val="26"/>
                <w:szCs w:val="26"/>
              </w:rPr>
              <w:t>hợp</w:t>
            </w:r>
          </w:p>
        </w:tc>
      </w:tr>
      <w:tr w:rsidR="00314B16" w:rsidRPr="00F06492" w14:paraId="37604B4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4BA2731" w14:textId="77777777" w:rsidR="00314B16" w:rsidRPr="006454E5" w:rsidRDefault="00314B16" w:rsidP="00B52E04">
            <w:pPr>
              <w:pStyle w:val="TableParagraph"/>
              <w:rPr>
                <w:sz w:val="26"/>
                <w:szCs w:val="26"/>
              </w:rPr>
            </w:pPr>
            <w:r w:rsidRPr="00F06492">
              <w:rPr>
                <w:spacing w:val="-4"/>
                <w:sz w:val="26"/>
                <w:szCs w:val="26"/>
              </w:rPr>
              <w:t>CSDL</w:t>
            </w:r>
          </w:p>
        </w:tc>
        <w:tc>
          <w:tcPr>
            <w:tcW w:w="3998" w:type="dxa"/>
            <w:tcBorders>
              <w:top w:val="single" w:sz="4" w:space="0" w:color="000000"/>
              <w:left w:val="single" w:sz="4" w:space="0" w:color="000000"/>
              <w:bottom w:val="single" w:sz="4" w:space="0" w:color="000000"/>
              <w:right w:val="single" w:sz="4" w:space="0" w:color="000000"/>
            </w:tcBorders>
          </w:tcPr>
          <w:p w14:paraId="747E3D77" w14:textId="77777777" w:rsidR="00314B16" w:rsidRPr="006454E5" w:rsidRDefault="00314B16" w:rsidP="00B52E04">
            <w:pPr>
              <w:pStyle w:val="TableParagraph"/>
              <w:spacing w:line="240" w:lineRule="auto"/>
              <w:ind w:left="0"/>
              <w:rPr>
                <w:sz w:val="26"/>
                <w:szCs w:val="26"/>
              </w:rPr>
            </w:pPr>
          </w:p>
        </w:tc>
        <w:tc>
          <w:tcPr>
            <w:tcW w:w="3130" w:type="dxa"/>
            <w:tcBorders>
              <w:top w:val="single" w:sz="4" w:space="0" w:color="000000"/>
              <w:left w:val="single" w:sz="4" w:space="0" w:color="000000"/>
              <w:bottom w:val="single" w:sz="4" w:space="0" w:color="000000"/>
              <w:right w:val="single" w:sz="4" w:space="0" w:color="000000"/>
            </w:tcBorders>
          </w:tcPr>
          <w:p w14:paraId="2A09070D" w14:textId="77777777" w:rsidR="00314B16" w:rsidRPr="006454E5" w:rsidRDefault="00314B16" w:rsidP="00B52E04">
            <w:pPr>
              <w:pStyle w:val="TableParagraph"/>
              <w:rPr>
                <w:sz w:val="26"/>
                <w:szCs w:val="26"/>
              </w:rPr>
            </w:pPr>
            <w:r w:rsidRPr="00F06492">
              <w:rPr>
                <w:sz w:val="26"/>
                <w:szCs w:val="26"/>
              </w:rPr>
              <w:t>Cơ</w:t>
            </w:r>
            <w:r w:rsidRPr="00F06492">
              <w:rPr>
                <w:spacing w:val="-1"/>
                <w:sz w:val="26"/>
                <w:szCs w:val="26"/>
              </w:rPr>
              <w:t xml:space="preserve"> </w:t>
            </w:r>
            <w:r w:rsidRPr="00F06492">
              <w:rPr>
                <w:sz w:val="26"/>
                <w:szCs w:val="26"/>
              </w:rPr>
              <w:t>sở</w:t>
            </w:r>
            <w:r w:rsidRPr="00F06492">
              <w:rPr>
                <w:spacing w:val="-1"/>
                <w:sz w:val="26"/>
                <w:szCs w:val="26"/>
              </w:rPr>
              <w:t xml:space="preserve"> </w:t>
            </w:r>
            <w:r w:rsidRPr="00F06492">
              <w:rPr>
                <w:sz w:val="26"/>
                <w:szCs w:val="26"/>
              </w:rPr>
              <w:t>dữ</w:t>
            </w:r>
            <w:r w:rsidRPr="00F06492">
              <w:rPr>
                <w:spacing w:val="-2"/>
                <w:sz w:val="26"/>
                <w:szCs w:val="26"/>
              </w:rPr>
              <w:t xml:space="preserve"> </w:t>
            </w:r>
            <w:r w:rsidRPr="00F06492">
              <w:rPr>
                <w:spacing w:val="-4"/>
                <w:sz w:val="26"/>
                <w:szCs w:val="26"/>
              </w:rPr>
              <w:t>liệu</w:t>
            </w:r>
          </w:p>
        </w:tc>
      </w:tr>
      <w:tr w:rsidR="00314B16" w:rsidRPr="00F06492" w14:paraId="142CC2BF"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04349633" w14:textId="77777777" w:rsidR="00314B16" w:rsidRPr="006454E5" w:rsidRDefault="00314B16" w:rsidP="00B52E04">
            <w:pPr>
              <w:pStyle w:val="TableParagraph"/>
              <w:rPr>
                <w:sz w:val="26"/>
                <w:szCs w:val="26"/>
              </w:rPr>
            </w:pPr>
            <w:r w:rsidRPr="00F06492">
              <w:rPr>
                <w:spacing w:val="-5"/>
                <w:sz w:val="26"/>
                <w:szCs w:val="26"/>
              </w:rPr>
              <w:t>API</w:t>
            </w:r>
          </w:p>
        </w:tc>
        <w:tc>
          <w:tcPr>
            <w:tcW w:w="3998" w:type="dxa"/>
            <w:tcBorders>
              <w:top w:val="single" w:sz="4" w:space="0" w:color="000000"/>
              <w:left w:val="single" w:sz="4" w:space="0" w:color="000000"/>
              <w:bottom w:val="single" w:sz="4" w:space="0" w:color="000000"/>
              <w:right w:val="single" w:sz="4" w:space="0" w:color="000000"/>
            </w:tcBorders>
          </w:tcPr>
          <w:p w14:paraId="7072C6DD" w14:textId="77777777" w:rsidR="00314B16" w:rsidRPr="006454E5" w:rsidRDefault="00314B16" w:rsidP="00B52E04">
            <w:pPr>
              <w:pStyle w:val="TableParagraph"/>
              <w:rPr>
                <w:sz w:val="26"/>
                <w:szCs w:val="26"/>
              </w:rPr>
            </w:pPr>
            <w:r w:rsidRPr="00F06492">
              <w:rPr>
                <w:sz w:val="26"/>
                <w:szCs w:val="26"/>
              </w:rPr>
              <w:t>Application</w:t>
            </w:r>
            <w:r w:rsidRPr="00F06492">
              <w:rPr>
                <w:spacing w:val="-5"/>
                <w:sz w:val="26"/>
                <w:szCs w:val="26"/>
              </w:rPr>
              <w:t xml:space="preserve"> </w:t>
            </w:r>
            <w:r w:rsidRPr="00F06492">
              <w:rPr>
                <w:sz w:val="26"/>
                <w:szCs w:val="26"/>
              </w:rPr>
              <w:t>Programming</w:t>
            </w:r>
            <w:r w:rsidRPr="00F06492">
              <w:rPr>
                <w:spacing w:val="-5"/>
                <w:sz w:val="26"/>
                <w:szCs w:val="26"/>
              </w:rPr>
              <w:t xml:space="preserve"> </w:t>
            </w:r>
            <w:r w:rsidRPr="00F06492">
              <w:rPr>
                <w:spacing w:val="-2"/>
                <w:sz w:val="26"/>
                <w:szCs w:val="26"/>
              </w:rPr>
              <w:t>Interface</w:t>
            </w:r>
          </w:p>
        </w:tc>
        <w:tc>
          <w:tcPr>
            <w:tcW w:w="3130" w:type="dxa"/>
            <w:tcBorders>
              <w:top w:val="single" w:sz="4" w:space="0" w:color="000000"/>
              <w:left w:val="single" w:sz="4" w:space="0" w:color="000000"/>
              <w:bottom w:val="single" w:sz="4" w:space="0" w:color="000000"/>
              <w:right w:val="single" w:sz="4" w:space="0" w:color="000000"/>
            </w:tcBorders>
          </w:tcPr>
          <w:p w14:paraId="7E441028" w14:textId="77777777" w:rsidR="00314B16" w:rsidRPr="006454E5" w:rsidRDefault="00314B16" w:rsidP="00B52E04">
            <w:pPr>
              <w:pStyle w:val="TableParagraph"/>
              <w:spacing w:line="240" w:lineRule="auto"/>
              <w:ind w:right="147"/>
              <w:rPr>
                <w:sz w:val="26"/>
                <w:szCs w:val="26"/>
              </w:rPr>
            </w:pPr>
            <w:r w:rsidRPr="00F06492">
              <w:rPr>
                <w:sz w:val="26"/>
                <w:szCs w:val="26"/>
              </w:rPr>
              <w:t>Giao</w:t>
            </w:r>
            <w:r w:rsidRPr="00F06492">
              <w:rPr>
                <w:spacing w:val="-10"/>
                <w:sz w:val="26"/>
                <w:szCs w:val="26"/>
              </w:rPr>
              <w:t xml:space="preserve"> </w:t>
            </w:r>
            <w:r w:rsidRPr="00F06492">
              <w:rPr>
                <w:sz w:val="26"/>
                <w:szCs w:val="26"/>
              </w:rPr>
              <w:t>diện</w:t>
            </w:r>
            <w:r w:rsidRPr="00F06492">
              <w:rPr>
                <w:spacing w:val="-12"/>
                <w:sz w:val="26"/>
                <w:szCs w:val="26"/>
              </w:rPr>
              <w:t xml:space="preserve"> </w:t>
            </w:r>
            <w:r w:rsidRPr="00F06492">
              <w:rPr>
                <w:sz w:val="26"/>
                <w:szCs w:val="26"/>
              </w:rPr>
              <w:t>lập</w:t>
            </w:r>
            <w:r w:rsidRPr="00F06492">
              <w:rPr>
                <w:spacing w:val="-12"/>
                <w:sz w:val="26"/>
                <w:szCs w:val="26"/>
              </w:rPr>
              <w:t xml:space="preserve"> </w:t>
            </w:r>
            <w:r w:rsidRPr="00F06492">
              <w:rPr>
                <w:sz w:val="26"/>
                <w:szCs w:val="26"/>
              </w:rPr>
              <w:t>trình</w:t>
            </w:r>
            <w:r w:rsidRPr="00F06492">
              <w:rPr>
                <w:spacing w:val="-10"/>
                <w:sz w:val="26"/>
                <w:szCs w:val="26"/>
              </w:rPr>
              <w:t xml:space="preserve"> </w:t>
            </w:r>
            <w:r w:rsidRPr="00F06492">
              <w:rPr>
                <w:sz w:val="26"/>
                <w:szCs w:val="26"/>
              </w:rPr>
              <w:t xml:space="preserve">ứng </w:t>
            </w:r>
            <w:r w:rsidRPr="00F06492">
              <w:rPr>
                <w:spacing w:val="-4"/>
                <w:sz w:val="26"/>
                <w:szCs w:val="26"/>
              </w:rPr>
              <w:t>dụng</w:t>
            </w:r>
          </w:p>
        </w:tc>
      </w:tr>
      <w:tr w:rsidR="00314B16" w:rsidRPr="00F06492" w14:paraId="545C6F58" w14:textId="77777777" w:rsidTr="00B52E04">
        <w:trPr>
          <w:trHeight w:val="1183"/>
        </w:trPr>
        <w:tc>
          <w:tcPr>
            <w:tcW w:w="2262" w:type="dxa"/>
            <w:tcBorders>
              <w:top w:val="single" w:sz="4" w:space="0" w:color="000000"/>
              <w:left w:val="single" w:sz="4" w:space="0" w:color="000000"/>
              <w:bottom w:val="single" w:sz="4" w:space="0" w:color="000000"/>
              <w:right w:val="single" w:sz="4" w:space="0" w:color="000000"/>
            </w:tcBorders>
          </w:tcPr>
          <w:p w14:paraId="1437E8BD" w14:textId="77777777" w:rsidR="00314B16" w:rsidRPr="006454E5" w:rsidRDefault="00314B16" w:rsidP="00B52E04">
            <w:pPr>
              <w:pStyle w:val="TableParagraph"/>
              <w:rPr>
                <w:sz w:val="26"/>
                <w:szCs w:val="26"/>
              </w:rPr>
            </w:pPr>
            <w:r w:rsidRPr="00F06492">
              <w:rPr>
                <w:spacing w:val="-5"/>
                <w:sz w:val="26"/>
                <w:szCs w:val="26"/>
              </w:rPr>
              <w:t>URL</w:t>
            </w:r>
          </w:p>
        </w:tc>
        <w:tc>
          <w:tcPr>
            <w:tcW w:w="3998" w:type="dxa"/>
            <w:tcBorders>
              <w:top w:val="single" w:sz="4" w:space="0" w:color="000000"/>
              <w:left w:val="single" w:sz="4" w:space="0" w:color="000000"/>
              <w:bottom w:val="single" w:sz="4" w:space="0" w:color="000000"/>
              <w:right w:val="single" w:sz="4" w:space="0" w:color="000000"/>
            </w:tcBorders>
          </w:tcPr>
          <w:p w14:paraId="3FE85BD9" w14:textId="77777777" w:rsidR="00314B16" w:rsidRPr="006454E5" w:rsidRDefault="00314B16" w:rsidP="00B52E04">
            <w:pPr>
              <w:pStyle w:val="TableParagraph"/>
              <w:rPr>
                <w:sz w:val="26"/>
                <w:szCs w:val="26"/>
              </w:rPr>
            </w:pPr>
            <w:r w:rsidRPr="00F06492">
              <w:rPr>
                <w:sz w:val="26"/>
                <w:szCs w:val="26"/>
              </w:rPr>
              <w:t>Uniform</w:t>
            </w:r>
            <w:r w:rsidRPr="00F06492">
              <w:rPr>
                <w:spacing w:val="-4"/>
                <w:sz w:val="26"/>
                <w:szCs w:val="26"/>
              </w:rPr>
              <w:t xml:space="preserve"> </w:t>
            </w:r>
            <w:r w:rsidRPr="00F06492">
              <w:rPr>
                <w:sz w:val="26"/>
                <w:szCs w:val="26"/>
              </w:rPr>
              <w:t>Resource</w:t>
            </w:r>
            <w:r w:rsidRPr="00F06492">
              <w:rPr>
                <w:spacing w:val="-2"/>
                <w:sz w:val="26"/>
                <w:szCs w:val="26"/>
              </w:rPr>
              <w:t xml:space="preserve"> Locator</w:t>
            </w:r>
          </w:p>
        </w:tc>
        <w:tc>
          <w:tcPr>
            <w:tcW w:w="3130" w:type="dxa"/>
            <w:tcBorders>
              <w:top w:val="single" w:sz="4" w:space="0" w:color="000000"/>
              <w:left w:val="single" w:sz="4" w:space="0" w:color="000000"/>
              <w:bottom w:val="single" w:sz="4" w:space="0" w:color="000000"/>
              <w:right w:val="single" w:sz="4" w:space="0" w:color="000000"/>
            </w:tcBorders>
          </w:tcPr>
          <w:p w14:paraId="50186EB8" w14:textId="77777777" w:rsidR="00314B16" w:rsidRPr="006454E5" w:rsidRDefault="00314B16" w:rsidP="00B52E04">
            <w:pPr>
              <w:pStyle w:val="TableParagraph"/>
              <w:spacing w:line="240" w:lineRule="auto"/>
              <w:rPr>
                <w:sz w:val="26"/>
                <w:szCs w:val="26"/>
              </w:rPr>
            </w:pPr>
            <w:r w:rsidRPr="00F06492">
              <w:rPr>
                <w:sz w:val="26"/>
                <w:szCs w:val="26"/>
              </w:rPr>
              <w:t>Đường</w:t>
            </w:r>
            <w:r w:rsidRPr="00F06492">
              <w:rPr>
                <w:spacing w:val="-12"/>
                <w:sz w:val="26"/>
                <w:szCs w:val="26"/>
              </w:rPr>
              <w:t xml:space="preserve"> </w:t>
            </w:r>
            <w:r w:rsidRPr="00F06492">
              <w:rPr>
                <w:sz w:val="26"/>
                <w:szCs w:val="26"/>
              </w:rPr>
              <w:t>dẫn</w:t>
            </w:r>
            <w:r w:rsidRPr="00F06492">
              <w:rPr>
                <w:spacing w:val="-10"/>
                <w:sz w:val="26"/>
                <w:szCs w:val="26"/>
              </w:rPr>
              <w:t xml:space="preserve"> </w:t>
            </w:r>
            <w:r w:rsidRPr="00F06492">
              <w:rPr>
                <w:sz w:val="26"/>
                <w:szCs w:val="26"/>
              </w:rPr>
              <w:t>liên</w:t>
            </w:r>
            <w:r w:rsidRPr="00F06492">
              <w:rPr>
                <w:spacing w:val="-10"/>
                <w:sz w:val="26"/>
                <w:szCs w:val="26"/>
              </w:rPr>
              <w:t xml:space="preserve"> </w:t>
            </w:r>
            <w:r w:rsidRPr="00F06492">
              <w:rPr>
                <w:sz w:val="26"/>
                <w:szCs w:val="26"/>
              </w:rPr>
              <w:t>kết</w:t>
            </w:r>
            <w:r w:rsidRPr="00F06492">
              <w:rPr>
                <w:spacing w:val="-12"/>
                <w:sz w:val="26"/>
                <w:szCs w:val="26"/>
              </w:rPr>
              <w:t xml:space="preserve"> </w:t>
            </w:r>
            <w:r w:rsidRPr="00F06492">
              <w:rPr>
                <w:sz w:val="26"/>
                <w:szCs w:val="26"/>
              </w:rPr>
              <w:t xml:space="preserve">đến </w:t>
            </w:r>
            <w:r w:rsidRPr="00F06492">
              <w:rPr>
                <w:spacing w:val="-2"/>
                <w:sz w:val="26"/>
                <w:szCs w:val="26"/>
              </w:rPr>
              <w:t>website</w:t>
            </w:r>
          </w:p>
        </w:tc>
      </w:tr>
    </w:tbl>
    <w:p w14:paraId="79286F63" w14:textId="77777777" w:rsidR="00314B16" w:rsidRPr="002B78EE" w:rsidRDefault="00314B16" w:rsidP="00314B16">
      <w:pPr>
        <w:pStyle w:val="BodyText"/>
        <w:rPr>
          <w:rFonts w:ascii="Times New Roman" w:hAnsi="Times New Roman" w:cs="Times New Roman"/>
          <w:b/>
        </w:rPr>
      </w:pPr>
    </w:p>
    <w:p w14:paraId="1F4622CD" w14:textId="77777777" w:rsidR="00314B16" w:rsidRPr="002B78EE" w:rsidRDefault="00314B16" w:rsidP="00314B16">
      <w:pPr>
        <w:rPr>
          <w:rFonts w:cs="Times New Roman"/>
        </w:rPr>
      </w:pPr>
      <w:r w:rsidRPr="002B78EE">
        <w:rPr>
          <w:rFonts w:cs="Times New Roman"/>
        </w:rPr>
        <w:br w:type="page"/>
      </w:r>
    </w:p>
    <w:p w14:paraId="60B1D36F" w14:textId="07EBF38C" w:rsidR="00314B16" w:rsidRPr="00462FF3" w:rsidRDefault="00C726C9" w:rsidP="00863B69">
      <w:pPr>
        <w:pStyle w:val="Heading1"/>
      </w:pPr>
      <w:bookmarkStart w:id="454" w:name="__RefHeading___Toc26560_1225579473"/>
      <w:bookmarkStart w:id="455" w:name="_Toc185447728"/>
      <w:bookmarkStart w:id="456" w:name="_Toc185534191"/>
      <w:bookmarkEnd w:id="454"/>
      <w:r>
        <w:lastRenderedPageBreak/>
        <w:t xml:space="preserve">                                                        </w:t>
      </w:r>
      <w:bookmarkStart w:id="457" w:name="_Toc185706946"/>
      <w:bookmarkStart w:id="458" w:name="_Toc185881025"/>
      <w:bookmarkStart w:id="459" w:name="_Toc185881104"/>
      <w:r w:rsidR="00314B16" w:rsidRPr="00462FF3">
        <w:t>LỜI MỞ ĐẦU</w:t>
      </w:r>
      <w:bookmarkEnd w:id="455"/>
      <w:bookmarkEnd w:id="456"/>
      <w:bookmarkEnd w:id="457"/>
      <w:bookmarkEnd w:id="458"/>
      <w:bookmarkEnd w:id="459"/>
    </w:p>
    <w:p w14:paraId="210935AC" w14:textId="77777777" w:rsidR="00314B16" w:rsidRPr="006454E5" w:rsidRDefault="00314B16" w:rsidP="00314B16">
      <w:pPr>
        <w:jc w:val="center"/>
        <w:rPr>
          <w:rFonts w:cs="Times New Roman"/>
          <w:b/>
          <w:bCs/>
          <w:sz w:val="26"/>
          <w:szCs w:val="26"/>
        </w:rPr>
      </w:pPr>
    </w:p>
    <w:p w14:paraId="795CD3FC" w14:textId="77777777" w:rsidR="00314B16" w:rsidRPr="006454E5" w:rsidRDefault="00314B16" w:rsidP="00314B16">
      <w:pPr>
        <w:rPr>
          <w:rFonts w:cs="Times New Roman"/>
          <w:sz w:val="26"/>
          <w:szCs w:val="26"/>
        </w:rPr>
      </w:pPr>
      <w:r w:rsidRPr="006454E5">
        <w:rPr>
          <w:rFonts w:cs="Times New Roman"/>
          <w:sz w:val="26"/>
          <w:szCs w:val="26"/>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14:paraId="793D55D7" w14:textId="77777777" w:rsidR="00314B16" w:rsidRPr="006454E5" w:rsidRDefault="00314B16" w:rsidP="00314B16">
      <w:pPr>
        <w:rPr>
          <w:rFonts w:cs="Times New Roman"/>
          <w:sz w:val="26"/>
          <w:szCs w:val="26"/>
        </w:rPr>
      </w:pPr>
    </w:p>
    <w:p w14:paraId="41131D81" w14:textId="77777777" w:rsidR="00314B16" w:rsidRPr="006454E5" w:rsidRDefault="00314B16" w:rsidP="00314B16">
      <w:pPr>
        <w:rPr>
          <w:rFonts w:cs="Times New Roman"/>
          <w:sz w:val="26"/>
          <w:szCs w:val="26"/>
        </w:rPr>
      </w:pPr>
      <w:r w:rsidRPr="006454E5">
        <w:rPr>
          <w:rFonts w:cs="Times New Roman"/>
          <w:sz w:val="26"/>
          <w:szCs w:val="26"/>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14:paraId="155FB635" w14:textId="77777777" w:rsidR="00314B16" w:rsidRPr="006454E5" w:rsidRDefault="00314B16" w:rsidP="00314B16">
      <w:pPr>
        <w:rPr>
          <w:rFonts w:cs="Times New Roman"/>
          <w:sz w:val="26"/>
          <w:szCs w:val="26"/>
        </w:rPr>
      </w:pPr>
    </w:p>
    <w:p w14:paraId="13DDC8A7" w14:textId="77777777" w:rsidR="00314B16" w:rsidRPr="006454E5" w:rsidRDefault="00314B16" w:rsidP="00314B16">
      <w:pPr>
        <w:rPr>
          <w:rFonts w:cs="Times New Roman"/>
          <w:sz w:val="26"/>
          <w:szCs w:val="26"/>
        </w:rPr>
      </w:pPr>
      <w:r w:rsidRPr="006454E5">
        <w:rPr>
          <w:rFonts w:cs="Times New Roman"/>
          <w:sz w:val="26"/>
          <w:szCs w:val="26"/>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14:paraId="73A48E11" w14:textId="77777777" w:rsidR="00C871E7" w:rsidRDefault="00314B16" w:rsidP="00314B16">
      <w:pPr>
        <w:rPr>
          <w:ins w:id="460" w:author="Khanh Cong" w:date="2024-12-23T21:02:00Z" w16du:dateUtc="2024-12-23T14:02:00Z"/>
          <w:rFonts w:cs="Times New Roman"/>
          <w:sz w:val="26"/>
          <w:szCs w:val="26"/>
        </w:rPr>
        <w:sectPr w:rsidR="00C871E7" w:rsidSect="00C871E7">
          <w:footerReference w:type="default" r:id="rId16"/>
          <w:pgSz w:w="11906" w:h="16838"/>
          <w:pgMar w:top="1134" w:right="1134" w:bottom="1191" w:left="1134" w:header="0" w:footer="1134" w:gutter="0"/>
          <w:pgNumType w:fmt="lowerRoman" w:start="1"/>
          <w:cols w:space="720"/>
          <w:formProt w:val="0"/>
          <w:docGrid w:linePitch="100" w:charSpace="-8193"/>
        </w:sectPr>
      </w:pPr>
      <w:r w:rsidRPr="006454E5">
        <w:rPr>
          <w:rFonts w:cs="Times New Roman"/>
          <w:sz w:val="26"/>
          <w:szCs w:val="26"/>
        </w:rPr>
        <w:br w:type="page"/>
      </w:r>
    </w:p>
    <w:p w14:paraId="3E676764" w14:textId="77777777" w:rsidR="00314B16" w:rsidRPr="006454E5" w:rsidRDefault="00314B16" w:rsidP="00314B16">
      <w:pPr>
        <w:rPr>
          <w:rFonts w:cs="Times New Roman"/>
          <w:b/>
          <w:bCs/>
          <w:sz w:val="26"/>
          <w:szCs w:val="26"/>
        </w:rPr>
      </w:pPr>
    </w:p>
    <w:p w14:paraId="1FF62E10" w14:textId="77777777" w:rsidR="00314B16" w:rsidRPr="00462FF3" w:rsidRDefault="00314B16" w:rsidP="00863B69">
      <w:pPr>
        <w:pStyle w:val="Heading1"/>
        <w:rPr>
          <w:lang w:val="en-US"/>
        </w:rPr>
      </w:pPr>
      <w:bookmarkStart w:id="461" w:name="__RefHeading___Toc26562_1225579473"/>
      <w:bookmarkStart w:id="462" w:name="_Toc185447729"/>
      <w:bookmarkStart w:id="463" w:name="_Toc185534192"/>
      <w:bookmarkStart w:id="464" w:name="_Toc185706947"/>
      <w:bookmarkStart w:id="465" w:name="_Toc185881026"/>
      <w:bookmarkStart w:id="466" w:name="_Toc185881105"/>
      <w:bookmarkEnd w:id="461"/>
      <w:r w:rsidRPr="00462FF3">
        <w:t>CHƯƠNG 1.</w:t>
      </w:r>
      <w:r w:rsidRPr="00462FF3">
        <w:rPr>
          <w:lang w:val="en-US"/>
        </w:rPr>
        <w:t xml:space="preserve"> GIỚI THIỆU BÀI TOÁN VÀ CÔNG NGHỆ LIÊN QUAN</w:t>
      </w:r>
      <w:bookmarkEnd w:id="462"/>
      <w:bookmarkEnd w:id="463"/>
      <w:bookmarkEnd w:id="464"/>
      <w:bookmarkEnd w:id="465"/>
      <w:bookmarkEnd w:id="466"/>
    </w:p>
    <w:p w14:paraId="4251E145" w14:textId="77777777" w:rsidR="00314B16" w:rsidRPr="006454E5" w:rsidRDefault="00314B16" w:rsidP="00B01F86">
      <w:pPr>
        <w:pStyle w:val="Heading2"/>
        <w:rPr>
          <w:rFonts w:cs="Times New Roman"/>
          <w:szCs w:val="26"/>
        </w:rPr>
      </w:pPr>
      <w:bookmarkStart w:id="467" w:name="__RefHeading___Toc26564_1225579473"/>
      <w:bookmarkStart w:id="468" w:name="_Toc185447730"/>
      <w:bookmarkStart w:id="469" w:name="_Toc185534193"/>
      <w:bookmarkStart w:id="470" w:name="_Toc185706948"/>
      <w:bookmarkStart w:id="471" w:name="_Toc185881027"/>
      <w:bookmarkStart w:id="472" w:name="_Toc185881106"/>
      <w:bookmarkEnd w:id="467"/>
      <w:r w:rsidRPr="006454E5">
        <w:rPr>
          <w:rFonts w:cs="Times New Roman"/>
          <w:szCs w:val="26"/>
        </w:rPr>
        <w:t>1.1 Giới thiệu bài toán</w:t>
      </w:r>
      <w:bookmarkEnd w:id="468"/>
      <w:bookmarkEnd w:id="469"/>
      <w:bookmarkEnd w:id="470"/>
      <w:bookmarkEnd w:id="471"/>
      <w:bookmarkEnd w:id="472"/>
    </w:p>
    <w:p w14:paraId="5A3BFC84" w14:textId="77777777" w:rsidR="00314B16" w:rsidRPr="006454E5" w:rsidRDefault="00314B16" w:rsidP="00314B16">
      <w:pPr>
        <w:rPr>
          <w:rFonts w:cs="Times New Roman"/>
          <w:sz w:val="26"/>
          <w:szCs w:val="26"/>
        </w:rPr>
      </w:pPr>
      <w:r w:rsidRPr="006454E5">
        <w:rPr>
          <w:rFonts w:cs="Times New Roman"/>
          <w:sz w:val="26"/>
          <w:szCs w:val="26"/>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14:paraId="4A5335BC" w14:textId="77777777" w:rsidR="00314B16" w:rsidRPr="006454E5" w:rsidRDefault="00314B16" w:rsidP="00314B16">
      <w:pPr>
        <w:rPr>
          <w:rFonts w:cs="Times New Roman"/>
          <w:sz w:val="26"/>
          <w:szCs w:val="26"/>
        </w:rPr>
      </w:pPr>
    </w:p>
    <w:p w14:paraId="754148B5" w14:textId="77777777" w:rsidR="00314B16" w:rsidRPr="006454E5" w:rsidRDefault="00314B16" w:rsidP="00314B16">
      <w:pPr>
        <w:rPr>
          <w:rFonts w:cs="Times New Roman"/>
          <w:sz w:val="26"/>
          <w:szCs w:val="26"/>
        </w:rPr>
      </w:pPr>
      <w:r w:rsidRPr="006454E5">
        <w:rPr>
          <w:rFonts w:cs="Times New Roman"/>
          <w:sz w:val="26"/>
          <w:szCs w:val="26"/>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14:paraId="648F38AB" w14:textId="77777777" w:rsidR="00314B16" w:rsidRPr="006454E5" w:rsidRDefault="00314B16" w:rsidP="00314B16">
      <w:pPr>
        <w:rPr>
          <w:rFonts w:cs="Times New Roman"/>
          <w:sz w:val="26"/>
          <w:szCs w:val="26"/>
        </w:rPr>
      </w:pPr>
    </w:p>
    <w:p w14:paraId="2B256B6A" w14:textId="2A015DB0" w:rsidR="00314B16" w:rsidRPr="006454E5" w:rsidRDefault="00314B16" w:rsidP="00314B16">
      <w:pPr>
        <w:rPr>
          <w:rFonts w:cs="Times New Roman"/>
          <w:sz w:val="26"/>
          <w:szCs w:val="26"/>
        </w:rPr>
      </w:pPr>
      <w:r w:rsidRPr="006454E5">
        <w:rPr>
          <w:rFonts w:cs="Times New Roman"/>
          <w:sz w:val="26"/>
          <w:szCs w:val="26"/>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14:paraId="55968BE9" w14:textId="77777777" w:rsidR="00314B16" w:rsidRPr="006454E5" w:rsidRDefault="00314B16" w:rsidP="00B01F86">
      <w:pPr>
        <w:pStyle w:val="Heading2"/>
        <w:rPr>
          <w:rFonts w:cs="Times New Roman"/>
          <w:szCs w:val="26"/>
        </w:rPr>
      </w:pPr>
      <w:bookmarkStart w:id="473" w:name="__RefHeading___Toc26566_1225579473"/>
      <w:bookmarkStart w:id="474" w:name="_Toc185447731"/>
      <w:bookmarkStart w:id="475" w:name="_Toc185534194"/>
      <w:bookmarkStart w:id="476" w:name="_Toc185706949"/>
      <w:bookmarkStart w:id="477" w:name="_Toc185881028"/>
      <w:bookmarkStart w:id="478" w:name="_Toc185881107"/>
      <w:bookmarkEnd w:id="473"/>
      <w:r w:rsidRPr="006454E5">
        <w:rPr>
          <w:rFonts w:cs="Times New Roman"/>
          <w:szCs w:val="26"/>
        </w:rPr>
        <w:t>1.2. Khảo sát</w:t>
      </w:r>
      <w:bookmarkEnd w:id="474"/>
      <w:bookmarkEnd w:id="475"/>
      <w:bookmarkEnd w:id="476"/>
      <w:bookmarkEnd w:id="477"/>
      <w:bookmarkEnd w:id="478"/>
    </w:p>
    <w:p w14:paraId="0B8251A6" w14:textId="77777777" w:rsidR="00314B16" w:rsidRPr="006454E5" w:rsidRDefault="00314B16" w:rsidP="00B01F86">
      <w:pPr>
        <w:pStyle w:val="Heading3"/>
        <w:rPr>
          <w:rFonts w:cs="Times New Roman"/>
          <w:szCs w:val="26"/>
        </w:rPr>
      </w:pPr>
      <w:bookmarkStart w:id="479" w:name="_Toc185447732"/>
      <w:bookmarkStart w:id="480" w:name="_Toc185534195"/>
      <w:bookmarkStart w:id="481" w:name="_Toc185706950"/>
      <w:bookmarkStart w:id="482" w:name="_Toc185881029"/>
      <w:bookmarkStart w:id="483" w:name="_Toc185881108"/>
      <w:r w:rsidRPr="006454E5">
        <w:rPr>
          <w:rFonts w:cs="Times New Roman"/>
          <w:szCs w:val="26"/>
        </w:rPr>
        <w:t>1.2.1. Phần Mua Sắm Của Khách Hàng</w:t>
      </w:r>
      <w:bookmarkEnd w:id="479"/>
      <w:bookmarkEnd w:id="480"/>
      <w:bookmarkEnd w:id="481"/>
      <w:bookmarkEnd w:id="482"/>
      <w:bookmarkEnd w:id="483"/>
    </w:p>
    <w:p w14:paraId="21830547" w14:textId="77777777" w:rsidR="00314B16" w:rsidRPr="006454E5" w:rsidRDefault="00314B16" w:rsidP="00314B16">
      <w:pPr>
        <w:rPr>
          <w:rFonts w:cs="Times New Roman"/>
          <w:sz w:val="26"/>
          <w:szCs w:val="26"/>
        </w:rPr>
      </w:pPr>
      <w:r w:rsidRPr="006454E5">
        <w:rPr>
          <w:rFonts w:cs="Times New Roman"/>
          <w:sz w:val="26"/>
          <w:szCs w:val="26"/>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14:paraId="3A6E4292" w14:textId="77777777" w:rsidR="00314B16" w:rsidRPr="006454E5" w:rsidRDefault="00314B16" w:rsidP="00314B16">
      <w:pPr>
        <w:rPr>
          <w:rFonts w:cs="Times New Roman"/>
          <w:sz w:val="26"/>
          <w:szCs w:val="26"/>
        </w:rPr>
      </w:pPr>
    </w:p>
    <w:p w14:paraId="32FCA359" w14:textId="77777777" w:rsidR="00314B16" w:rsidRPr="006454E5" w:rsidRDefault="00314B16" w:rsidP="00314B16">
      <w:pPr>
        <w:rPr>
          <w:rFonts w:cs="Times New Roman"/>
          <w:sz w:val="26"/>
          <w:szCs w:val="26"/>
        </w:rPr>
      </w:pPr>
      <w:r w:rsidRPr="006454E5">
        <w:rPr>
          <w:rFonts w:cs="Times New Roman"/>
          <w:sz w:val="26"/>
          <w:szCs w:val="26"/>
        </w:rPr>
        <w:tab/>
        <w:t>Tính Năng Tìm Kiếm: Hỗ trợ khách hàng dễ dàng tìm thấy các linh kiện mong muốn. Người dùng có thể nhập từ khóa, tên linh kiện (ví dụ: "CPU Intel i7"), hoặc mã sản phẩm để tìm kiếm nhanh chóng và chính xác.</w:t>
      </w:r>
    </w:p>
    <w:p w14:paraId="21134BAD" w14:textId="77777777" w:rsidR="00314B16" w:rsidRPr="006454E5" w:rsidRDefault="00314B16" w:rsidP="00314B16">
      <w:pPr>
        <w:rPr>
          <w:rFonts w:cs="Times New Roman"/>
          <w:sz w:val="26"/>
          <w:szCs w:val="26"/>
        </w:rPr>
      </w:pPr>
    </w:p>
    <w:p w14:paraId="7C4AE41E" w14:textId="77777777" w:rsidR="00314B16" w:rsidRPr="006454E5" w:rsidRDefault="00314B16" w:rsidP="00314B16">
      <w:pPr>
        <w:rPr>
          <w:rFonts w:cs="Times New Roman"/>
          <w:sz w:val="26"/>
          <w:szCs w:val="26"/>
        </w:rPr>
      </w:pPr>
      <w:r w:rsidRPr="006454E5">
        <w:rPr>
          <w:rFonts w:cs="Times New Roman"/>
          <w:sz w:val="26"/>
          <w:szCs w:val="26"/>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14:paraId="601E3C8C" w14:textId="77777777" w:rsidR="00314B16" w:rsidRPr="006454E5" w:rsidRDefault="00314B16" w:rsidP="00314B16">
      <w:pPr>
        <w:rPr>
          <w:rFonts w:cs="Times New Roman"/>
          <w:sz w:val="26"/>
          <w:szCs w:val="26"/>
        </w:rPr>
      </w:pPr>
    </w:p>
    <w:p w14:paraId="0305A533" w14:textId="77777777" w:rsidR="00314B16" w:rsidRPr="006454E5" w:rsidRDefault="00314B16" w:rsidP="00314B16">
      <w:pPr>
        <w:rPr>
          <w:rFonts w:cs="Times New Roman"/>
          <w:sz w:val="26"/>
          <w:szCs w:val="26"/>
        </w:rPr>
      </w:pPr>
      <w:r w:rsidRPr="006454E5">
        <w:rPr>
          <w:rFonts w:cs="Times New Roman"/>
          <w:sz w:val="26"/>
          <w:szCs w:val="26"/>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14:paraId="0A9F3CF1" w14:textId="77777777" w:rsidR="00314B16" w:rsidRPr="006454E5" w:rsidRDefault="00314B16" w:rsidP="00314B16">
      <w:pPr>
        <w:rPr>
          <w:rFonts w:cs="Times New Roman"/>
          <w:sz w:val="26"/>
          <w:szCs w:val="26"/>
        </w:rPr>
      </w:pPr>
    </w:p>
    <w:p w14:paraId="19F1B1DD" w14:textId="77777777" w:rsidR="00314B16" w:rsidRPr="006454E5" w:rsidRDefault="00314B16" w:rsidP="00314B16">
      <w:pPr>
        <w:rPr>
          <w:rFonts w:cs="Times New Roman"/>
          <w:sz w:val="26"/>
          <w:szCs w:val="26"/>
        </w:rPr>
      </w:pPr>
      <w:r w:rsidRPr="006454E5">
        <w:rPr>
          <w:rFonts w:cs="Times New Roman"/>
          <w:sz w:val="26"/>
          <w:szCs w:val="26"/>
        </w:rPr>
        <w:tab/>
        <w:t xml:space="preserve">Giỏ Hàng và Thanh Toán: Người mua có thể thêm các linh kiện cần thiết vào giỏ hàng để kiểm tra trước khi tiến hành thanh toán. Quá trình thanh toán an toàn, hỗ trợ nhiều </w:t>
      </w:r>
      <w:r w:rsidRPr="006454E5">
        <w:rPr>
          <w:rFonts w:cs="Times New Roman"/>
          <w:sz w:val="26"/>
          <w:szCs w:val="26"/>
        </w:rPr>
        <w:lastRenderedPageBreak/>
        <w:t>phương thức như chuyển khoản, thẻ tín dụng, ví điện tử, hoặc thanh toán khi nhận hàng (COD).</w:t>
      </w:r>
    </w:p>
    <w:p w14:paraId="68411A41" w14:textId="77777777" w:rsidR="00314B16" w:rsidRPr="006454E5" w:rsidRDefault="00314B16" w:rsidP="00314B16">
      <w:pPr>
        <w:rPr>
          <w:rFonts w:cs="Times New Roman"/>
          <w:sz w:val="26"/>
          <w:szCs w:val="26"/>
        </w:rPr>
      </w:pPr>
    </w:p>
    <w:p w14:paraId="24991C4C" w14:textId="77777777" w:rsidR="00314B16" w:rsidRPr="006454E5" w:rsidRDefault="00314B16" w:rsidP="00314B16">
      <w:pPr>
        <w:rPr>
          <w:rFonts w:cs="Times New Roman"/>
          <w:sz w:val="26"/>
          <w:szCs w:val="26"/>
        </w:rPr>
      </w:pPr>
      <w:r w:rsidRPr="006454E5">
        <w:rPr>
          <w:rFonts w:cs="Times New Roman"/>
          <w:sz w:val="26"/>
          <w:szCs w:val="26"/>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14:paraId="20DF6854" w14:textId="77777777" w:rsidR="00314B16" w:rsidRPr="006454E5" w:rsidRDefault="00314B16" w:rsidP="00314B16">
      <w:pPr>
        <w:rPr>
          <w:rFonts w:cs="Times New Roman"/>
          <w:sz w:val="26"/>
          <w:szCs w:val="26"/>
        </w:rPr>
      </w:pPr>
    </w:p>
    <w:p w14:paraId="35B21464" w14:textId="77777777" w:rsidR="00314B16" w:rsidRPr="006454E5" w:rsidRDefault="00314B16" w:rsidP="00314B16">
      <w:pPr>
        <w:rPr>
          <w:rFonts w:cs="Times New Roman"/>
          <w:sz w:val="26"/>
          <w:szCs w:val="26"/>
        </w:rPr>
      </w:pPr>
      <w:r w:rsidRPr="006454E5">
        <w:rPr>
          <w:rFonts w:cs="Times New Roman"/>
          <w:sz w:val="26"/>
          <w:szCs w:val="26"/>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14:paraId="0BC50ACF" w14:textId="77777777" w:rsidR="00314B16" w:rsidRPr="006454E5" w:rsidRDefault="00314B16" w:rsidP="00314B16">
      <w:pPr>
        <w:rPr>
          <w:rFonts w:cs="Times New Roman"/>
          <w:sz w:val="26"/>
          <w:szCs w:val="26"/>
        </w:rPr>
      </w:pPr>
    </w:p>
    <w:p w14:paraId="213C6FCF" w14:textId="77777777" w:rsidR="00314B16" w:rsidRPr="006454E5" w:rsidRDefault="00314B16" w:rsidP="00314B16">
      <w:pPr>
        <w:rPr>
          <w:rFonts w:cs="Times New Roman"/>
          <w:sz w:val="26"/>
          <w:szCs w:val="26"/>
        </w:rPr>
      </w:pPr>
      <w:r w:rsidRPr="006454E5">
        <w:rPr>
          <w:rFonts w:cs="Times New Roman"/>
          <w:sz w:val="26"/>
          <w:szCs w:val="26"/>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14:paraId="269A0C0D" w14:textId="77777777" w:rsidR="00314B16" w:rsidRPr="006454E5" w:rsidRDefault="00314B16" w:rsidP="00314B16">
      <w:pPr>
        <w:rPr>
          <w:rFonts w:cs="Times New Roman"/>
          <w:sz w:val="26"/>
          <w:szCs w:val="26"/>
        </w:rPr>
      </w:pPr>
    </w:p>
    <w:p w14:paraId="7ECD1CDF" w14:textId="77777777" w:rsidR="00314B16" w:rsidRPr="006454E5" w:rsidRDefault="00314B16" w:rsidP="00314B16">
      <w:pPr>
        <w:rPr>
          <w:rFonts w:cs="Times New Roman"/>
          <w:sz w:val="26"/>
          <w:szCs w:val="26"/>
        </w:rPr>
      </w:pPr>
      <w:r w:rsidRPr="006454E5">
        <w:rPr>
          <w:rFonts w:cs="Times New Roman"/>
          <w:sz w:val="26"/>
          <w:szCs w:val="26"/>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14:paraId="1DD98229" w14:textId="77777777" w:rsidR="00314B16" w:rsidRPr="006454E5" w:rsidRDefault="00314B16" w:rsidP="00314B16">
      <w:pPr>
        <w:rPr>
          <w:rFonts w:cs="Times New Roman"/>
          <w:sz w:val="26"/>
          <w:szCs w:val="26"/>
        </w:rPr>
      </w:pPr>
    </w:p>
    <w:p w14:paraId="44146686" w14:textId="332A1C24" w:rsidR="00314B16" w:rsidRPr="006454E5" w:rsidRDefault="00314B16" w:rsidP="00314B16">
      <w:pPr>
        <w:rPr>
          <w:rFonts w:cs="Times New Roman"/>
          <w:sz w:val="26"/>
          <w:szCs w:val="26"/>
        </w:rPr>
      </w:pPr>
      <w:r w:rsidRPr="006454E5">
        <w:rPr>
          <w:rFonts w:cs="Times New Roman"/>
          <w:sz w:val="26"/>
          <w:szCs w:val="26"/>
        </w:rPr>
        <w:tab/>
        <w:t>Những tính năng này được thiết kế nhằm mang lại sự tiện lợi, an toàn, và trải nghiệm mua sắm tốt nhất cho khách hàng khi tìm kiếm và mua linh kiện điện tử.</w:t>
      </w:r>
    </w:p>
    <w:p w14:paraId="5DADF27A" w14:textId="77777777" w:rsidR="00314B16" w:rsidRPr="006454E5" w:rsidRDefault="00314B16" w:rsidP="00B01F86">
      <w:pPr>
        <w:pStyle w:val="Heading3"/>
        <w:rPr>
          <w:rFonts w:cs="Times New Roman"/>
          <w:szCs w:val="26"/>
        </w:rPr>
      </w:pPr>
      <w:bookmarkStart w:id="484" w:name="_Toc185447733"/>
      <w:bookmarkStart w:id="485" w:name="_Toc185534196"/>
      <w:bookmarkStart w:id="486" w:name="_Toc185706951"/>
      <w:bookmarkStart w:id="487" w:name="_Toc185881030"/>
      <w:bookmarkStart w:id="488" w:name="_Toc185881109"/>
      <w:r w:rsidRPr="006454E5">
        <w:rPr>
          <w:rFonts w:cs="Times New Roman"/>
          <w:szCs w:val="26"/>
        </w:rPr>
        <w:t>1.2.2. Phần Quản Trị Viên Của Website Bán Linh Kiện Điện Tử</w:t>
      </w:r>
      <w:bookmarkEnd w:id="484"/>
      <w:bookmarkEnd w:id="485"/>
      <w:bookmarkEnd w:id="486"/>
      <w:bookmarkEnd w:id="487"/>
      <w:bookmarkEnd w:id="488"/>
    </w:p>
    <w:p w14:paraId="753C1D51" w14:textId="77777777" w:rsidR="00314B16" w:rsidRPr="006454E5" w:rsidRDefault="00314B16" w:rsidP="00314B16">
      <w:pPr>
        <w:rPr>
          <w:rFonts w:cs="Times New Roman"/>
          <w:sz w:val="26"/>
          <w:szCs w:val="26"/>
        </w:rPr>
      </w:pPr>
      <w:r w:rsidRPr="006454E5">
        <w:rPr>
          <w:rFonts w:cs="Times New Roman"/>
          <w:sz w:val="26"/>
          <w:szCs w:val="26"/>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14:paraId="1E3D94F4" w14:textId="77777777" w:rsidR="00314B16" w:rsidRPr="006454E5" w:rsidRDefault="00314B16" w:rsidP="00314B16">
      <w:pPr>
        <w:rPr>
          <w:rFonts w:cs="Times New Roman"/>
          <w:sz w:val="26"/>
          <w:szCs w:val="26"/>
        </w:rPr>
      </w:pPr>
    </w:p>
    <w:p w14:paraId="3B88171A" w14:textId="77777777" w:rsidR="00314B16" w:rsidRPr="006454E5" w:rsidRDefault="00314B16" w:rsidP="00314B16">
      <w:pPr>
        <w:rPr>
          <w:rFonts w:cs="Times New Roman"/>
          <w:sz w:val="26"/>
          <w:szCs w:val="26"/>
        </w:rPr>
      </w:pPr>
      <w:r w:rsidRPr="006454E5">
        <w:rPr>
          <w:rFonts w:cs="Times New Roman"/>
          <w:sz w:val="26"/>
          <w:szCs w:val="26"/>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14:paraId="6EEB1EB4" w14:textId="77777777" w:rsidR="00314B16" w:rsidRPr="006454E5" w:rsidRDefault="00314B16" w:rsidP="00314B16">
      <w:pPr>
        <w:rPr>
          <w:rFonts w:cs="Times New Roman"/>
          <w:sz w:val="26"/>
          <w:szCs w:val="26"/>
        </w:rPr>
      </w:pPr>
    </w:p>
    <w:p w14:paraId="4D05CC90" w14:textId="77777777" w:rsidR="00314B16" w:rsidRPr="006454E5" w:rsidRDefault="00314B16" w:rsidP="00314B16">
      <w:pPr>
        <w:rPr>
          <w:rFonts w:cs="Times New Roman"/>
          <w:sz w:val="26"/>
          <w:szCs w:val="26"/>
        </w:rPr>
      </w:pPr>
      <w:r w:rsidRPr="006454E5">
        <w:rPr>
          <w:rFonts w:cs="Times New Roman"/>
          <w:sz w:val="26"/>
          <w:szCs w:val="26"/>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14:paraId="72857CD0" w14:textId="77777777" w:rsidR="00314B16" w:rsidRPr="006454E5" w:rsidRDefault="00314B16" w:rsidP="00314B16">
      <w:pPr>
        <w:rPr>
          <w:rFonts w:cs="Times New Roman"/>
          <w:sz w:val="26"/>
          <w:szCs w:val="26"/>
        </w:rPr>
      </w:pPr>
    </w:p>
    <w:p w14:paraId="061222DD" w14:textId="77777777" w:rsidR="00314B16" w:rsidRPr="006454E5" w:rsidRDefault="00314B16" w:rsidP="00314B16">
      <w:pPr>
        <w:rPr>
          <w:rFonts w:cs="Times New Roman"/>
          <w:sz w:val="26"/>
          <w:szCs w:val="26"/>
        </w:rPr>
      </w:pPr>
      <w:r w:rsidRPr="006454E5">
        <w:rPr>
          <w:rFonts w:cs="Times New Roman"/>
          <w:sz w:val="26"/>
          <w:szCs w:val="26"/>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14:paraId="00D02FF6" w14:textId="77777777" w:rsidR="00314B16" w:rsidRPr="006454E5" w:rsidRDefault="00314B16" w:rsidP="00314B16">
      <w:pPr>
        <w:rPr>
          <w:rFonts w:cs="Times New Roman"/>
          <w:sz w:val="26"/>
          <w:szCs w:val="26"/>
        </w:rPr>
      </w:pPr>
    </w:p>
    <w:p w14:paraId="4DCCA245" w14:textId="77777777" w:rsidR="00314B16" w:rsidRPr="006454E5" w:rsidRDefault="00314B16" w:rsidP="00314B16">
      <w:pPr>
        <w:rPr>
          <w:rFonts w:cs="Times New Roman"/>
          <w:sz w:val="26"/>
          <w:szCs w:val="26"/>
        </w:rPr>
      </w:pPr>
      <w:r w:rsidRPr="006454E5">
        <w:rPr>
          <w:rFonts w:cs="Times New Roman"/>
          <w:sz w:val="26"/>
          <w:szCs w:val="26"/>
        </w:rPr>
        <w:tab/>
        <w:t xml:space="preserve">Quản Lý Đơn Hàng: Theo dõi trạng thái đơn hàng, xử lý các yêu cầu đổi/trả hàng, đặc biệt là các đơn hàng liên quan đến linh kiện điện tử có thể yêu cầu kiểm tra kỹ lưỡng về </w:t>
      </w:r>
      <w:r w:rsidRPr="006454E5">
        <w:rPr>
          <w:rFonts w:cs="Times New Roman"/>
          <w:sz w:val="26"/>
          <w:szCs w:val="26"/>
        </w:rPr>
        <w:lastRenderedPageBreak/>
        <w:t>tính tương thích và chất lượng. Quản trị viên cũng đảm bảo rằng các đơn hàng được giao đúng hạn và đúng yêu cầu của khách hàng.</w:t>
      </w:r>
    </w:p>
    <w:p w14:paraId="3E7A09DC" w14:textId="77777777" w:rsidR="00314B16" w:rsidRPr="006454E5" w:rsidRDefault="00314B16" w:rsidP="00314B16">
      <w:pPr>
        <w:rPr>
          <w:rFonts w:cs="Times New Roman"/>
          <w:sz w:val="26"/>
          <w:szCs w:val="26"/>
        </w:rPr>
      </w:pPr>
    </w:p>
    <w:p w14:paraId="6AD9053A" w14:textId="77777777" w:rsidR="00314B16" w:rsidRPr="006454E5" w:rsidRDefault="00314B16" w:rsidP="00314B16">
      <w:pPr>
        <w:rPr>
          <w:rFonts w:cs="Times New Roman"/>
          <w:sz w:val="26"/>
          <w:szCs w:val="26"/>
        </w:rPr>
      </w:pPr>
      <w:r w:rsidRPr="006454E5">
        <w:rPr>
          <w:rFonts w:cs="Times New Roman"/>
          <w:sz w:val="26"/>
          <w:szCs w:val="26"/>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14:paraId="22AA66C7" w14:textId="77777777" w:rsidR="00314B16" w:rsidRPr="006454E5" w:rsidRDefault="00314B16" w:rsidP="00314B16">
      <w:pPr>
        <w:rPr>
          <w:rFonts w:cs="Times New Roman"/>
          <w:sz w:val="26"/>
          <w:szCs w:val="26"/>
        </w:rPr>
      </w:pPr>
    </w:p>
    <w:p w14:paraId="7E359890" w14:textId="77777777" w:rsidR="00314B16" w:rsidRPr="006454E5" w:rsidRDefault="00314B16" w:rsidP="00314B16">
      <w:pPr>
        <w:rPr>
          <w:rFonts w:cs="Times New Roman"/>
          <w:sz w:val="26"/>
          <w:szCs w:val="26"/>
        </w:rPr>
      </w:pPr>
      <w:r w:rsidRPr="006454E5">
        <w:rPr>
          <w:rFonts w:cs="Times New Roman"/>
          <w:sz w:val="26"/>
          <w:szCs w:val="26"/>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14:paraId="692AB5F6" w14:textId="77777777" w:rsidR="00314B16" w:rsidRPr="006454E5" w:rsidRDefault="00314B16" w:rsidP="00314B16">
      <w:pPr>
        <w:rPr>
          <w:rFonts w:cs="Times New Roman"/>
          <w:sz w:val="26"/>
          <w:szCs w:val="26"/>
        </w:rPr>
      </w:pPr>
    </w:p>
    <w:p w14:paraId="26937CB4" w14:textId="77777777" w:rsidR="00314B16" w:rsidRPr="006454E5" w:rsidRDefault="00314B16" w:rsidP="00314B16">
      <w:pPr>
        <w:rPr>
          <w:rFonts w:cs="Times New Roman"/>
          <w:sz w:val="26"/>
          <w:szCs w:val="26"/>
        </w:rPr>
      </w:pPr>
      <w:r w:rsidRPr="006454E5">
        <w:rPr>
          <w:rFonts w:cs="Times New Roman"/>
          <w:sz w:val="26"/>
          <w:szCs w:val="26"/>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14:paraId="0323D32C" w14:textId="77777777" w:rsidR="00314B16" w:rsidRPr="006454E5" w:rsidRDefault="00314B16" w:rsidP="00314B16">
      <w:pPr>
        <w:rPr>
          <w:rFonts w:cs="Times New Roman"/>
          <w:sz w:val="26"/>
          <w:szCs w:val="26"/>
        </w:rPr>
      </w:pPr>
    </w:p>
    <w:p w14:paraId="1068E0EE" w14:textId="77777777" w:rsidR="00314B16" w:rsidRPr="006454E5" w:rsidRDefault="00314B16" w:rsidP="00314B16">
      <w:pPr>
        <w:rPr>
          <w:rFonts w:cs="Times New Roman"/>
          <w:sz w:val="26"/>
          <w:szCs w:val="26"/>
        </w:rPr>
      </w:pPr>
      <w:r w:rsidRPr="006454E5">
        <w:rPr>
          <w:rFonts w:cs="Times New Roman"/>
          <w:sz w:val="26"/>
          <w:szCs w:val="26"/>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14:paraId="2289C8CE" w14:textId="77777777" w:rsidR="00314B16" w:rsidRPr="006454E5" w:rsidRDefault="00314B16" w:rsidP="00314B16">
      <w:pPr>
        <w:rPr>
          <w:rFonts w:cs="Times New Roman"/>
          <w:sz w:val="26"/>
          <w:szCs w:val="26"/>
        </w:rPr>
      </w:pPr>
    </w:p>
    <w:p w14:paraId="1AE9561D" w14:textId="77777777" w:rsidR="00314B16" w:rsidRPr="006454E5" w:rsidRDefault="00314B16" w:rsidP="00314B16">
      <w:pPr>
        <w:rPr>
          <w:rFonts w:cs="Times New Roman"/>
          <w:sz w:val="26"/>
          <w:szCs w:val="26"/>
        </w:rPr>
      </w:pPr>
      <w:r w:rsidRPr="006454E5">
        <w:rPr>
          <w:rFonts w:cs="Times New Roman"/>
          <w:sz w:val="26"/>
          <w:szCs w:val="26"/>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14:paraId="049950C2" w14:textId="77777777" w:rsidR="00314B16" w:rsidRPr="006454E5" w:rsidRDefault="00314B16" w:rsidP="00314B16">
      <w:pPr>
        <w:rPr>
          <w:rFonts w:cs="Times New Roman"/>
          <w:sz w:val="26"/>
          <w:szCs w:val="26"/>
        </w:rPr>
      </w:pPr>
    </w:p>
    <w:p w14:paraId="08BBDB20" w14:textId="77777777" w:rsidR="00314B16" w:rsidRPr="006454E5" w:rsidRDefault="00314B16" w:rsidP="00314B16">
      <w:pPr>
        <w:rPr>
          <w:rFonts w:cs="Times New Roman"/>
          <w:sz w:val="26"/>
          <w:szCs w:val="26"/>
        </w:rPr>
      </w:pPr>
      <w:r w:rsidRPr="006454E5">
        <w:rPr>
          <w:rFonts w:cs="Times New Roman"/>
          <w:sz w:val="26"/>
          <w:szCs w:val="26"/>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14:paraId="29D21A64" w14:textId="77777777" w:rsidR="00314B16" w:rsidRPr="006454E5" w:rsidRDefault="00314B16" w:rsidP="00314B16">
      <w:pPr>
        <w:rPr>
          <w:rFonts w:cs="Times New Roman"/>
          <w:b/>
          <w:bCs/>
          <w:sz w:val="26"/>
          <w:szCs w:val="26"/>
        </w:rPr>
      </w:pPr>
    </w:p>
    <w:p w14:paraId="7C4B37E8" w14:textId="77777777" w:rsidR="00314B16" w:rsidRPr="006454E5" w:rsidRDefault="00314B16" w:rsidP="00B01F86">
      <w:pPr>
        <w:pStyle w:val="Heading2"/>
        <w:rPr>
          <w:rFonts w:cs="Times New Roman"/>
          <w:szCs w:val="26"/>
        </w:rPr>
      </w:pPr>
      <w:bookmarkStart w:id="489" w:name="__RefHeading___Toc26568_1225579473"/>
      <w:bookmarkStart w:id="490" w:name="_Toc185447734"/>
      <w:bookmarkStart w:id="491" w:name="_Toc185534197"/>
      <w:bookmarkStart w:id="492" w:name="_Toc185706952"/>
      <w:bookmarkStart w:id="493" w:name="_Toc185881031"/>
      <w:bookmarkStart w:id="494" w:name="_Toc185881110"/>
      <w:bookmarkEnd w:id="489"/>
      <w:r w:rsidRPr="006454E5">
        <w:rPr>
          <w:rFonts w:cs="Times New Roman"/>
          <w:szCs w:val="26"/>
        </w:rPr>
        <w:t>1.3. Giải pháp công nghệ cho bài toán</w:t>
      </w:r>
      <w:bookmarkEnd w:id="490"/>
      <w:bookmarkEnd w:id="491"/>
      <w:bookmarkEnd w:id="492"/>
      <w:bookmarkEnd w:id="493"/>
      <w:bookmarkEnd w:id="494"/>
    </w:p>
    <w:p w14:paraId="6CACA75B" w14:textId="6CBD13D2" w:rsidR="00314B16" w:rsidRPr="006454E5" w:rsidRDefault="00314B16" w:rsidP="00B01F86">
      <w:pPr>
        <w:pStyle w:val="Heading3"/>
        <w:rPr>
          <w:rFonts w:cs="Times New Roman"/>
          <w:szCs w:val="26"/>
        </w:rPr>
      </w:pPr>
      <w:bookmarkStart w:id="495" w:name="_Toc185447735"/>
      <w:bookmarkStart w:id="496" w:name="_Toc185534198"/>
      <w:bookmarkStart w:id="497" w:name="_Toc185706953"/>
      <w:bookmarkStart w:id="498" w:name="_Toc185881032"/>
      <w:bookmarkStart w:id="499" w:name="_Toc185881111"/>
      <w:r w:rsidRPr="006454E5">
        <w:rPr>
          <w:rFonts w:cs="Times New Roman"/>
          <w:szCs w:val="26"/>
        </w:rPr>
        <w:t>1.3.1</w:t>
      </w:r>
      <w:r w:rsidR="008A7608">
        <w:rPr>
          <w:rFonts w:cs="Times New Roman"/>
          <w:szCs w:val="26"/>
        </w:rPr>
        <w:t>.</w:t>
      </w:r>
      <w:r w:rsidRPr="006454E5">
        <w:rPr>
          <w:rFonts w:cs="Times New Roman"/>
          <w:szCs w:val="26"/>
        </w:rPr>
        <w:t xml:space="preserve"> Kiến trúc hệ thống</w:t>
      </w:r>
      <w:bookmarkEnd w:id="495"/>
      <w:bookmarkEnd w:id="496"/>
      <w:bookmarkEnd w:id="497"/>
      <w:bookmarkEnd w:id="498"/>
      <w:bookmarkEnd w:id="499"/>
    </w:p>
    <w:p w14:paraId="369D3370" w14:textId="3C3CB310" w:rsidR="00314B16" w:rsidRPr="006454E5" w:rsidRDefault="00314B16" w:rsidP="00314B16">
      <w:pPr>
        <w:rPr>
          <w:rFonts w:cs="Times New Roman"/>
          <w:sz w:val="26"/>
          <w:szCs w:val="26"/>
        </w:rPr>
      </w:pPr>
      <w:r w:rsidRPr="006454E5">
        <w:rPr>
          <w:rFonts w:cs="Times New Roman"/>
          <w:sz w:val="26"/>
          <w:szCs w:val="26"/>
        </w:rPr>
        <w:tab/>
        <w:t>Hệ thống được phát triển dựa trên mô hình 3 lớp, bao gồm Presentation Layer (lớp giao diện), Business Logic Layer (lớp xử lý nghiệp vụ) và Data Access Layer (lớp truy cập dữ liệu)</w:t>
      </w:r>
    </w:p>
    <w:p w14:paraId="47CB2063" w14:textId="77777777" w:rsidR="00314B16" w:rsidRPr="006454E5" w:rsidRDefault="00314B16" w:rsidP="00314B16">
      <w:pPr>
        <w:rPr>
          <w:rFonts w:cs="Times New Roman"/>
          <w:sz w:val="26"/>
          <w:szCs w:val="26"/>
        </w:rPr>
      </w:pPr>
    </w:p>
    <w:p w14:paraId="56A6417E" w14:textId="77777777" w:rsidR="00314B16" w:rsidRPr="006454E5" w:rsidRDefault="00314B16" w:rsidP="00314B16">
      <w:pPr>
        <w:rPr>
          <w:rFonts w:cs="Times New Roman"/>
          <w:sz w:val="26"/>
          <w:szCs w:val="26"/>
        </w:rPr>
      </w:pPr>
      <w:r w:rsidRPr="006454E5">
        <w:rPr>
          <w:rFonts w:cs="Times New Roman"/>
          <w:sz w:val="26"/>
          <w:szCs w:val="26"/>
        </w:rP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14:paraId="432B5C36" w14:textId="77777777" w:rsidR="00314B16" w:rsidRPr="006454E5" w:rsidRDefault="00314B16" w:rsidP="00314B16">
      <w:pPr>
        <w:rPr>
          <w:rFonts w:cs="Times New Roman"/>
          <w:sz w:val="26"/>
          <w:szCs w:val="26"/>
        </w:rPr>
      </w:pPr>
    </w:p>
    <w:p w14:paraId="717D4A7F" w14:textId="77777777" w:rsidR="00314B16" w:rsidRPr="006454E5" w:rsidRDefault="00314B16" w:rsidP="00314B16">
      <w:pPr>
        <w:rPr>
          <w:rFonts w:cs="Times New Roman"/>
          <w:sz w:val="26"/>
          <w:szCs w:val="26"/>
        </w:rPr>
      </w:pPr>
      <w:r w:rsidRPr="006454E5">
        <w:rPr>
          <w:rFonts w:cs="Times New Roman"/>
          <w:sz w:val="26"/>
          <w:szCs w:val="26"/>
        </w:rPr>
        <w:lastRenderedPageBreak/>
        <w:tab/>
        <w:t>Thành phần giao diện người dùng (UI Components): Bao gồm các yếu tố xây dựng giao diện hệ thống, chịu trách nhiệm thu nhận dữ liệu từ người dùng và hiển thị kết quả, chẳng hạn như textbox, button, combobox, ...</w:t>
      </w:r>
    </w:p>
    <w:p w14:paraId="6E9FE3E5" w14:textId="77777777" w:rsidR="00314B16" w:rsidRPr="006454E5" w:rsidRDefault="00314B16" w:rsidP="00314B16">
      <w:pPr>
        <w:rPr>
          <w:rFonts w:cs="Times New Roman"/>
          <w:sz w:val="26"/>
          <w:szCs w:val="26"/>
        </w:rPr>
      </w:pPr>
      <w:r w:rsidRPr="006454E5">
        <w:rPr>
          <w:rFonts w:cs="Times New Roman"/>
          <w:sz w:val="26"/>
          <w:szCs w:val="26"/>
        </w:rPr>
        <w:t>Thành phần quản lý giao diện (UI Process Components): Đảm nhận việc điều phối và chuyển đổi giữa các giao diện khác nhau trong hệ thống.</w:t>
      </w:r>
    </w:p>
    <w:p w14:paraId="06F6A87A" w14:textId="77777777" w:rsidR="00314B16" w:rsidRPr="006454E5" w:rsidRDefault="00314B16" w:rsidP="00314B16">
      <w:pPr>
        <w:rPr>
          <w:rFonts w:cs="Times New Roman"/>
          <w:sz w:val="26"/>
          <w:szCs w:val="26"/>
        </w:rPr>
      </w:pPr>
      <w:r w:rsidRPr="006454E5">
        <w:rPr>
          <w:rFonts w:cs="Times New Roman"/>
          <w:sz w:val="26"/>
          <w:szCs w:val="26"/>
        </w:rPr>
        <w:t>Lớp xử lý nghiệp vụ (Business Logic Layer): Lớp này được chia thành hai nhiệm vụ chính:</w:t>
      </w:r>
    </w:p>
    <w:p w14:paraId="3FAA1388" w14:textId="77777777" w:rsidR="00314B16" w:rsidRPr="006454E5" w:rsidRDefault="00314B16" w:rsidP="00314B16">
      <w:pPr>
        <w:rPr>
          <w:rFonts w:cs="Times New Roman"/>
          <w:sz w:val="26"/>
          <w:szCs w:val="26"/>
        </w:rPr>
      </w:pPr>
    </w:p>
    <w:p w14:paraId="7ABC1F9F" w14:textId="77777777" w:rsidR="00314B16" w:rsidRPr="006454E5" w:rsidRDefault="00314B16" w:rsidP="00314B16">
      <w:pPr>
        <w:rPr>
          <w:rFonts w:cs="Times New Roman"/>
          <w:sz w:val="26"/>
          <w:szCs w:val="26"/>
        </w:rPr>
      </w:pPr>
      <w:r w:rsidRPr="006454E5">
        <w:rPr>
          <w:rFonts w:cs="Times New Roman"/>
          <w:sz w:val="26"/>
          <w:szCs w:val="26"/>
        </w:rPr>
        <w:tab/>
        <w:t>Xử lý dữ liệu: Nhận dữ liệu từ lớp giao diện, thực hiện các xử lý cần thiết trước khi chuyển xuống lớp truy cập dữ liệu và lưu trữ trong hệ quản trị cơ sở dữ liệu.</w:t>
      </w:r>
    </w:p>
    <w:p w14:paraId="1E160116" w14:textId="77777777" w:rsidR="00314B16" w:rsidRPr="006454E5" w:rsidRDefault="00314B16" w:rsidP="00314B16">
      <w:pPr>
        <w:rPr>
          <w:rFonts w:cs="Times New Roman"/>
          <w:sz w:val="26"/>
          <w:szCs w:val="26"/>
        </w:rPr>
      </w:pPr>
      <w:r w:rsidRPr="006454E5">
        <w:rPr>
          <w:rFonts w:cs="Times New Roman"/>
          <w:sz w:val="26"/>
          <w:szCs w:val="26"/>
        </w:rPr>
        <w:t>Kiểm tra và xử lý nghiệp vụ: Đảm bảo dữ liệu đáp ứng các ràng buộc, tính toàn vẹn, và hợp lệ. Đồng thời, thực hiện các tính toán, xử lý nghiệp vụ và trả kết quả lại cho lớp giao diện.</w:t>
      </w:r>
    </w:p>
    <w:p w14:paraId="4D34793D" w14:textId="77777777" w:rsidR="00314B16" w:rsidRPr="006454E5" w:rsidRDefault="00314B16" w:rsidP="00314B16">
      <w:pPr>
        <w:rPr>
          <w:rFonts w:cs="Times New Roman"/>
          <w:sz w:val="26"/>
          <w:szCs w:val="26"/>
        </w:rPr>
      </w:pPr>
      <w:r w:rsidRPr="006454E5">
        <w:rPr>
          <w:rFonts w:cs="Times New Roman"/>
          <w:sz w:val="26"/>
          <w:szCs w:val="26"/>
        </w:rP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14:paraId="711C079A" w14:textId="77777777" w:rsidR="00314B16" w:rsidRPr="006454E5" w:rsidRDefault="00314B16" w:rsidP="00314B16">
      <w:pPr>
        <w:rPr>
          <w:rFonts w:cs="Times New Roman"/>
          <w:b/>
          <w:bCs/>
          <w:sz w:val="26"/>
          <w:szCs w:val="26"/>
        </w:rPr>
      </w:pPr>
    </w:p>
    <w:p w14:paraId="5B5C951B" w14:textId="77777777" w:rsidR="00314B16" w:rsidRPr="006454E5" w:rsidRDefault="00314B16" w:rsidP="00314B16">
      <w:pPr>
        <w:pStyle w:val="Heading3"/>
        <w:spacing w:before="0" w:after="0"/>
        <w:rPr>
          <w:rFonts w:cs="Times New Roman"/>
          <w:bCs/>
          <w:szCs w:val="26"/>
        </w:rPr>
      </w:pPr>
      <w:bookmarkStart w:id="500" w:name="_Toc185447736"/>
      <w:bookmarkStart w:id="501" w:name="_Toc185534199"/>
      <w:bookmarkStart w:id="502" w:name="_Toc185706954"/>
      <w:bookmarkStart w:id="503" w:name="_Toc185881033"/>
      <w:bookmarkStart w:id="504" w:name="_Toc185881112"/>
      <w:r w:rsidRPr="006454E5">
        <w:rPr>
          <w:rFonts w:cs="Times New Roman"/>
          <w:bCs/>
          <w:szCs w:val="26"/>
        </w:rPr>
        <w:t>1.3.2. Lập trình giao diện với ReactJS</w:t>
      </w:r>
      <w:bookmarkEnd w:id="500"/>
      <w:bookmarkEnd w:id="501"/>
      <w:bookmarkEnd w:id="502"/>
      <w:bookmarkEnd w:id="503"/>
      <w:bookmarkEnd w:id="504"/>
    </w:p>
    <w:p w14:paraId="09D117E2" w14:textId="77777777" w:rsidR="00314B16" w:rsidRPr="006454E5" w:rsidRDefault="00314B16" w:rsidP="00314B16">
      <w:pPr>
        <w:pStyle w:val="BodyText"/>
        <w:rPr>
          <w:rFonts w:ascii="Times New Roman" w:hAnsi="Times New Roman" w:cs="Times New Roman"/>
          <w:sz w:val="26"/>
          <w:szCs w:val="26"/>
        </w:rPr>
      </w:pPr>
      <w:r w:rsidRPr="006454E5">
        <w:rPr>
          <w:rFonts w:ascii="Times New Roman" w:hAnsi="Times New Roman" w:cs="Times New Roman"/>
          <w:sz w:val="26"/>
          <w:szCs w:val="26"/>
        </w:rPr>
        <w:tab/>
        <w:t xml:space="preserve">Giao diện hệ thống được xây dựng dựa trên </w:t>
      </w:r>
      <w:r w:rsidRPr="006454E5">
        <w:rPr>
          <w:rStyle w:val="Strong"/>
          <w:rFonts w:ascii="Times New Roman" w:hAnsi="Times New Roman" w:cs="Times New Roman"/>
          <w:sz w:val="26"/>
          <w:szCs w:val="26"/>
        </w:rPr>
        <w:t>ReactJS</w:t>
      </w:r>
      <w:r w:rsidRPr="006454E5">
        <w:rPr>
          <w:rFonts w:ascii="Times New Roman" w:hAnsi="Times New Roman" w:cs="Times New Roman"/>
          <w:sz w:val="26"/>
          <w:szCs w:val="26"/>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14:paraId="358E023C" w14:textId="77777777" w:rsidR="00314B16" w:rsidRPr="006454E5" w:rsidRDefault="00314B16" w:rsidP="00314B16">
      <w:pPr>
        <w:pStyle w:val="Heading4"/>
        <w:rPr>
          <w:rFonts w:cs="Times New Roman"/>
          <w:szCs w:val="26"/>
        </w:rPr>
      </w:pPr>
      <w:bookmarkStart w:id="505" w:name="__RefHeading___Toc26570_1225579473"/>
      <w:bookmarkEnd w:id="505"/>
      <w:r w:rsidRPr="006454E5">
        <w:rPr>
          <w:rStyle w:val="Strong"/>
          <w:rFonts w:cs="Times New Roman"/>
          <w:b w:val="0"/>
          <w:bCs w:val="0"/>
          <w:szCs w:val="26"/>
        </w:rPr>
        <w:t>Đặc điểm nổi bật:</w:t>
      </w:r>
    </w:p>
    <w:p w14:paraId="23F87610" w14:textId="77777777" w:rsidR="00314B16" w:rsidRPr="006454E5"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Component-Based:</w:t>
      </w:r>
      <w:r w:rsidRPr="006454E5">
        <w:rPr>
          <w:rFonts w:ascii="Times New Roman" w:hAnsi="Times New Roman" w:cs="Times New Roman"/>
          <w:sz w:val="26"/>
          <w:szCs w:val="26"/>
        </w:rPr>
        <w:br/>
        <w:t>ReactJS cho phép chia giao diện thành các thành phần độc lập, nhỏ gọn. Mỗi thành phần có thể tái sử dụng và dễ bảo trì, giúp cải thiện năng suất phát triển và giảm lỗi trong quá trình triển khai.</w:t>
      </w:r>
    </w:p>
    <w:p w14:paraId="0DD61B7B" w14:textId="77777777" w:rsidR="00314B16" w:rsidRPr="006454E5"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Virtual DOM:</w:t>
      </w:r>
      <w:r w:rsidRPr="006454E5">
        <w:rPr>
          <w:rFonts w:ascii="Times New Roman" w:hAnsi="Times New Roman" w:cs="Times New Roman"/>
          <w:sz w:val="26"/>
          <w:szCs w:val="26"/>
        </w:rPr>
        <w:br/>
        <w:t>React sử dụng Virtual DOM để tối ưu hóa hiệu suất. Khi có sự thay đổi dữ liệu, React chỉ cập nhật các phần tử thay đổi thay vì làm mới toàn bộ giao diện, giúp ứng dụng nhanh và mượt hơn.</w:t>
      </w:r>
    </w:p>
    <w:p w14:paraId="69E90517" w14:textId="77777777" w:rsidR="00314B16" w:rsidRPr="006454E5"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One-Way Data Binding:</w:t>
      </w:r>
      <w:r w:rsidRPr="006454E5">
        <w:rPr>
          <w:rFonts w:ascii="Times New Roman" w:hAnsi="Times New Roman" w:cs="Times New Roman"/>
          <w:sz w:val="26"/>
          <w:szCs w:val="26"/>
        </w:rPr>
        <w:br/>
        <w:t>Dữ liệu trong ReactJS được truyền từ cha xuống con (props) theo một hướng duy nhất, giúp dễ dàng kiểm soát luồng dữ liệu và phát hiện lỗi trong ứng dụng.</w:t>
      </w:r>
    </w:p>
    <w:p w14:paraId="2B75212B" w14:textId="77777777" w:rsidR="00314B16" w:rsidRPr="006454E5" w:rsidRDefault="00314B16" w:rsidP="00314B16">
      <w:pPr>
        <w:pStyle w:val="Heading4"/>
        <w:rPr>
          <w:rFonts w:cs="Times New Roman"/>
          <w:szCs w:val="26"/>
        </w:rPr>
      </w:pPr>
      <w:bookmarkStart w:id="506" w:name="__RefHeading___Toc26572_1225579473"/>
      <w:bookmarkEnd w:id="506"/>
      <w:r w:rsidRPr="006454E5">
        <w:rPr>
          <w:rStyle w:val="Strong"/>
          <w:rFonts w:cs="Times New Roman"/>
          <w:b w:val="0"/>
          <w:bCs w:val="0"/>
          <w:szCs w:val="26"/>
        </w:rPr>
        <w:t>Thư viện hỗ trợ:</w:t>
      </w:r>
    </w:p>
    <w:p w14:paraId="478631FB" w14:textId="77777777" w:rsidR="00314B16" w:rsidRPr="006454E5"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React Router:</w:t>
      </w:r>
      <w:r w:rsidRPr="006454E5">
        <w:rPr>
          <w:rFonts w:ascii="Times New Roman" w:hAnsi="Times New Roman" w:cs="Times New Roman"/>
          <w:sz w:val="26"/>
          <w:szCs w:val="26"/>
        </w:rPr>
        <w:br/>
        <w:t>Công cụ mạnh mẽ để quản lý định tuyến (routing) giữa các trang hoặc thành phần giao diện trong ứng dụng.</w:t>
      </w:r>
    </w:p>
    <w:p w14:paraId="02384F57"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Chuyển đổi nhanh chóng giữa các trang mà không cần tải lại trình duyệt.</w:t>
      </w:r>
    </w:p>
    <w:p w14:paraId="45487853"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định tuyến động, phù hợp cho các ứng dụng có nhiều cấp độ phức tạp.</w:t>
      </w:r>
    </w:p>
    <w:p w14:paraId="083CD915"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Dễ dàng cấu hình các đường dẫn như </w:t>
      </w:r>
      <w:r w:rsidRPr="006454E5">
        <w:rPr>
          <w:rStyle w:val="SourceText"/>
          <w:rFonts w:ascii="Times New Roman" w:hAnsi="Times New Roman" w:cs="Times New Roman"/>
          <w:sz w:val="26"/>
          <w:szCs w:val="26"/>
        </w:rPr>
        <w:t>/home</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/product/:id</w:t>
      </w:r>
      <w:r w:rsidRPr="006454E5">
        <w:rPr>
          <w:rFonts w:ascii="Times New Roman" w:hAnsi="Times New Roman" w:cs="Times New Roman"/>
          <w:sz w:val="26"/>
          <w:szCs w:val="26"/>
        </w:rPr>
        <w:t>, hoặc thậm chí các đường dẫn bảo vệ chỉ dành cho người dùng đã đăng nhập.</w:t>
      </w:r>
    </w:p>
    <w:p w14:paraId="2160A557" w14:textId="77777777" w:rsidR="00314B16" w:rsidRPr="006454E5"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lastRenderedPageBreak/>
        <w:t>Redux:</w:t>
      </w:r>
      <w:r w:rsidRPr="006454E5">
        <w:rPr>
          <w:rFonts w:ascii="Times New Roman" w:hAnsi="Times New Roman" w:cs="Times New Roman"/>
          <w:sz w:val="26"/>
          <w:szCs w:val="26"/>
        </w:rPr>
        <w:br/>
        <w:t>Redux được sử dụng để quản lý trạng thái toàn cục trong ứng dụng React, đặc biệt hữu ích khi ứng dụng có nhiều thành phần chia sẻ trạng thái chung như giỏ hàng, thông tin người dùng, hoặc dữ liệu sản phẩm.</w:t>
      </w:r>
    </w:p>
    <w:p w14:paraId="13B3C29D"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Lưu trữ và quản lý trạng thái tập trung.</w:t>
      </w:r>
    </w:p>
    <w:p w14:paraId="723DC9DD"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Giảm sự phụ thuộc lẫn nhau giữa các thành phần, giúp mã nguồn rõ ràng và dễ mở rộng.</w:t>
      </w:r>
    </w:p>
    <w:p w14:paraId="47761267"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Cung cấp công cụ DevTools để kiểm tra và debug trạng thái trực quan.</w:t>
      </w:r>
    </w:p>
    <w:p w14:paraId="17ACE1A5" w14:textId="77777777" w:rsidR="00314B16" w:rsidRPr="006454E5"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Material-UI:</w:t>
      </w:r>
      <w:r w:rsidRPr="006454E5">
        <w:rPr>
          <w:rFonts w:ascii="Times New Roman" w:hAnsi="Times New Roman" w:cs="Times New Roman"/>
          <w:sz w:val="26"/>
          <w:szCs w:val="26"/>
        </w:rPr>
        <w:br/>
        <w:t>Thư viện giao diện người dùng phổ biến dựa trên triết lý Material Design của Google, cung cấp các thành phần thiết kế sẵn với phong cách hiện đại và chuyên nghiệp.</w:t>
      </w:r>
    </w:p>
    <w:p w14:paraId="5E5943D1"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Bao gồm các component như Buttons, Tables, Forms, AppBars,... giúp giảm thời gian thiết kế giao diện.</w:t>
      </w:r>
    </w:p>
    <w:p w14:paraId="218B90B4"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tùy chỉnh giao diện để phù hợp với nhu cầu của từng ứng dụng cụ thể.</w:t>
      </w:r>
    </w:p>
    <w:p w14:paraId="023B12D3" w14:textId="77777777" w:rsidR="00314B16" w:rsidRPr="006454E5" w:rsidRDefault="00314B16" w:rsidP="00314B16">
      <w:pPr>
        <w:pStyle w:val="BodyText"/>
        <w:numPr>
          <w:ilvl w:val="1"/>
          <w:numId w:val="72"/>
        </w:numPr>
        <w:tabs>
          <w:tab w:val="left" w:pos="0"/>
        </w:tabs>
        <w:rPr>
          <w:rFonts w:ascii="Times New Roman" w:hAnsi="Times New Roman" w:cs="Times New Roman"/>
          <w:sz w:val="26"/>
          <w:szCs w:val="26"/>
        </w:rPr>
      </w:pPr>
      <w:r w:rsidRPr="006454E5">
        <w:rPr>
          <w:rFonts w:ascii="Times New Roman" w:hAnsi="Times New Roman" w:cs="Times New Roman"/>
          <w:sz w:val="26"/>
          <w:szCs w:val="26"/>
        </w:rPr>
        <w:t>Hỗ trợ thiết kế responsive, tương thích với nhiều kích thước màn hình.</w:t>
      </w:r>
    </w:p>
    <w:p w14:paraId="2F4DDC6E" w14:textId="77777777" w:rsidR="00314B16" w:rsidRPr="006454E5" w:rsidRDefault="00314B16" w:rsidP="00314B16">
      <w:pPr>
        <w:pStyle w:val="Heading4"/>
        <w:rPr>
          <w:rFonts w:cs="Times New Roman"/>
          <w:szCs w:val="26"/>
        </w:rPr>
      </w:pPr>
      <w:bookmarkStart w:id="507" w:name="__RefHeading___Toc26574_1225579473"/>
      <w:bookmarkEnd w:id="507"/>
      <w:r w:rsidRPr="006454E5">
        <w:rPr>
          <w:rStyle w:val="Strong"/>
          <w:rFonts w:cs="Times New Roman"/>
          <w:b w:val="0"/>
          <w:bCs w:val="0"/>
          <w:szCs w:val="26"/>
        </w:rPr>
        <w:t>Tích hợp ReactJS trong ứng dụng:</w:t>
      </w:r>
    </w:p>
    <w:p w14:paraId="590E2F25" w14:textId="77777777" w:rsidR="00314B16" w:rsidRPr="006454E5"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ReactJS được kết hợp với các thư viện và công cụ khác như Axios hoặc Fetch API để giao tiếp với backend (RESTful API).</w:t>
      </w:r>
    </w:p>
    <w:p w14:paraId="10337E5A" w14:textId="77777777" w:rsidR="00314B16" w:rsidRPr="006454E5"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Sử dụng </w:t>
      </w:r>
      <w:r w:rsidRPr="006454E5">
        <w:rPr>
          <w:rStyle w:val="Strong"/>
          <w:rFonts w:ascii="Times New Roman" w:hAnsi="Times New Roman" w:cs="Times New Roman"/>
          <w:sz w:val="26"/>
          <w:szCs w:val="26"/>
        </w:rPr>
        <w:t>component lifecycle</w:t>
      </w:r>
      <w:r w:rsidRPr="006454E5">
        <w:rPr>
          <w:rFonts w:ascii="Times New Roman" w:hAnsi="Times New Roman" w:cs="Times New Roman"/>
          <w:sz w:val="26"/>
          <w:szCs w:val="26"/>
        </w:rPr>
        <w:t xml:space="preserve"> hoặc </w:t>
      </w:r>
      <w:r w:rsidRPr="006454E5">
        <w:rPr>
          <w:rStyle w:val="Strong"/>
          <w:rFonts w:ascii="Times New Roman" w:hAnsi="Times New Roman" w:cs="Times New Roman"/>
          <w:sz w:val="26"/>
          <w:szCs w:val="26"/>
        </w:rPr>
        <w:t>hooks (useEffect, useState)</w:t>
      </w:r>
      <w:r w:rsidRPr="006454E5">
        <w:rPr>
          <w:rFonts w:ascii="Times New Roman" w:hAnsi="Times New Roman" w:cs="Times New Roman"/>
          <w:sz w:val="26"/>
          <w:szCs w:val="26"/>
        </w:rPr>
        <w:t xml:space="preserve"> để quản lý luồng dữ liệu và trạng thái trong ứng dụng.</w:t>
      </w:r>
    </w:p>
    <w:p w14:paraId="2283095B" w14:textId="77777777" w:rsidR="00314B16" w:rsidRPr="006454E5" w:rsidRDefault="00314B16" w:rsidP="00314B16">
      <w:pPr>
        <w:pStyle w:val="BodyText"/>
        <w:numPr>
          <w:ilvl w:val="0"/>
          <w:numId w:val="73"/>
        </w:numPr>
        <w:tabs>
          <w:tab w:val="clear" w:pos="709"/>
          <w:tab w:val="left" w:pos="0"/>
        </w:tabs>
        <w:rPr>
          <w:rFonts w:ascii="Times New Roman" w:hAnsi="Times New Roman" w:cs="Times New Roman"/>
          <w:sz w:val="26"/>
          <w:szCs w:val="26"/>
        </w:rPr>
      </w:pPr>
      <w:r w:rsidRPr="006454E5">
        <w:rPr>
          <w:rFonts w:ascii="Times New Roman" w:hAnsi="Times New Roman" w:cs="Times New Roman"/>
          <w:sz w:val="26"/>
          <w:szCs w:val="26"/>
        </w:rPr>
        <w:t>Tối ưu hiệu suất bằng cách sử dụng lazy-loading và code-splitting, đặc biệt trong các dự án lớn.</w:t>
      </w:r>
    </w:p>
    <w:p w14:paraId="180AA68D" w14:textId="77777777" w:rsidR="00314B16" w:rsidRPr="006454E5" w:rsidRDefault="00314B16" w:rsidP="00314B16">
      <w:pPr>
        <w:pStyle w:val="Heading3"/>
        <w:rPr>
          <w:rFonts w:cs="Times New Roman"/>
          <w:szCs w:val="26"/>
        </w:rPr>
      </w:pPr>
      <w:bookmarkStart w:id="508" w:name="_Toc185447737"/>
      <w:bookmarkStart w:id="509" w:name="_Toc185534200"/>
      <w:bookmarkStart w:id="510" w:name="_Toc185706955"/>
      <w:bookmarkStart w:id="511" w:name="_Toc185881034"/>
      <w:bookmarkStart w:id="512" w:name="_Toc185881113"/>
      <w:r w:rsidRPr="006454E5">
        <w:rPr>
          <w:rFonts w:cs="Times New Roman"/>
          <w:szCs w:val="26"/>
        </w:rPr>
        <w:t>1.3.3. Lập trình backend với Java Spring Boot</w:t>
      </w:r>
      <w:bookmarkEnd w:id="508"/>
      <w:bookmarkEnd w:id="509"/>
      <w:bookmarkEnd w:id="510"/>
      <w:bookmarkEnd w:id="511"/>
      <w:bookmarkEnd w:id="512"/>
    </w:p>
    <w:p w14:paraId="6BA4356E" w14:textId="77777777" w:rsidR="00314B16" w:rsidRPr="006454E5" w:rsidRDefault="00314B16" w:rsidP="00314B16">
      <w:pPr>
        <w:pStyle w:val="BodyText"/>
        <w:rPr>
          <w:rFonts w:ascii="Times New Roman" w:hAnsi="Times New Roman" w:cs="Times New Roman"/>
          <w:sz w:val="26"/>
          <w:szCs w:val="26"/>
        </w:rPr>
      </w:pPr>
      <w:r w:rsidRPr="006454E5">
        <w:rPr>
          <w:rFonts w:ascii="Times New Roman" w:hAnsi="Times New Roman" w:cs="Times New Roman"/>
          <w:sz w:val="26"/>
          <w:szCs w:val="26"/>
        </w:rPr>
        <w:tab/>
        <w:t xml:space="preserve">Phần backend được phát triển bằng </w:t>
      </w:r>
      <w:r w:rsidRPr="006454E5">
        <w:rPr>
          <w:rStyle w:val="Strong"/>
          <w:rFonts w:ascii="Times New Roman" w:hAnsi="Times New Roman" w:cs="Times New Roman"/>
          <w:sz w:val="26"/>
          <w:szCs w:val="26"/>
        </w:rPr>
        <w:t>Spring Boot</w:t>
      </w:r>
      <w:r w:rsidRPr="006454E5">
        <w:rPr>
          <w:rFonts w:ascii="Times New Roman" w:hAnsi="Times New Roman" w:cs="Times New Roman"/>
          <w:sz w:val="26"/>
          <w:szCs w:val="26"/>
        </w:rPr>
        <w:t>, một framework mạnh mẽ trong hệ sinh thái Spring của Java. Spring Boot giúp đơn giản hóa quá trình phát triển các ứng dụng backend nhờ vào việc tự động cấu hình và tích hợp sẵn các công cụ cần thiết.</w:t>
      </w:r>
    </w:p>
    <w:p w14:paraId="15A29E5F" w14:textId="77777777" w:rsidR="00314B16" w:rsidRPr="006454E5" w:rsidRDefault="00314B16" w:rsidP="00314B16">
      <w:pPr>
        <w:pStyle w:val="Heading4"/>
        <w:rPr>
          <w:rFonts w:cs="Times New Roman"/>
          <w:szCs w:val="26"/>
        </w:rPr>
      </w:pPr>
      <w:bookmarkStart w:id="513" w:name="__RefHeading___Toc26576_1225579473"/>
      <w:bookmarkEnd w:id="513"/>
      <w:r w:rsidRPr="006454E5">
        <w:rPr>
          <w:rStyle w:val="Strong"/>
          <w:rFonts w:cs="Times New Roman"/>
          <w:b w:val="0"/>
          <w:bCs w:val="0"/>
          <w:szCs w:val="26"/>
        </w:rPr>
        <w:t>Đặc điểm nổi bật:</w:t>
      </w:r>
    </w:p>
    <w:p w14:paraId="1AA25B16"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Cấu hình tự động:</w:t>
      </w:r>
      <w:r w:rsidRPr="006454E5">
        <w:rPr>
          <w:rFonts w:ascii="Times New Roman" w:hAnsi="Times New Roman" w:cs="Times New Roman"/>
          <w:sz w:val="26"/>
          <w:szCs w:val="26"/>
        </w:rPr>
        <w:br/>
        <w:t>Spring Boot đi kèm với các cấu hình mặc định, giúp giảm thiểu thời gian cấu hình thủ công. Điều này đặc biệt hữu ích trong giai đoạn phát triển nhanh hoặc triển khai ứng dụng mới.</w:t>
      </w:r>
    </w:p>
    <w:p w14:paraId="618D13C9"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RESTful API:</w:t>
      </w:r>
      <w:r w:rsidRPr="006454E5">
        <w:rPr>
          <w:rFonts w:ascii="Times New Roman" w:hAnsi="Times New Roman" w:cs="Times New Roman"/>
          <w:sz w:val="26"/>
          <w:szCs w:val="26"/>
        </w:rPr>
        <w:br/>
        <w:t xml:space="preserve">Spring Boot hỗ trợ xây dựng dịch vụ RESTful API dễ dàng với các annotation như </w:t>
      </w:r>
      <w:r w:rsidRPr="006454E5">
        <w:rPr>
          <w:rStyle w:val="SourceText"/>
          <w:rFonts w:ascii="Times New Roman" w:hAnsi="Times New Roman" w:cs="Times New Roman"/>
          <w:sz w:val="26"/>
          <w:szCs w:val="26"/>
        </w:rPr>
        <w:t>@RestController</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@RequestMapping</w:t>
      </w:r>
      <w:r w:rsidRPr="006454E5">
        <w:rPr>
          <w:rFonts w:ascii="Times New Roman" w:hAnsi="Times New Roman" w:cs="Times New Roman"/>
          <w:sz w:val="26"/>
          <w:szCs w:val="26"/>
        </w:rPr>
        <w:t>,...</w:t>
      </w:r>
    </w:p>
    <w:p w14:paraId="7C3CFA15" w14:textId="77777777" w:rsidR="00314B16" w:rsidRPr="006454E5" w:rsidRDefault="00314B16" w:rsidP="00314B16">
      <w:pPr>
        <w:pStyle w:val="BodyText"/>
        <w:numPr>
          <w:ilvl w:val="1"/>
          <w:numId w:val="74"/>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Đơn giản hóa việc tạo ra các endpoint để giao tiếp với frontend.</w:t>
      </w:r>
    </w:p>
    <w:p w14:paraId="4A52DF54" w14:textId="77777777" w:rsidR="00314B16" w:rsidRPr="006454E5" w:rsidRDefault="00314B16" w:rsidP="00314B16">
      <w:pPr>
        <w:pStyle w:val="BodyText"/>
        <w:numPr>
          <w:ilvl w:val="1"/>
          <w:numId w:val="74"/>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chuyển đổi dữ liệu tự động giữa các định dạng như JSON và XML.</w:t>
      </w:r>
    </w:p>
    <w:p w14:paraId="684E8257"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lastRenderedPageBreak/>
        <w:t>Quản lý dependency:</w:t>
      </w:r>
      <w:r w:rsidRPr="006454E5">
        <w:rPr>
          <w:rFonts w:ascii="Times New Roman" w:hAnsi="Times New Roman" w:cs="Times New Roman"/>
          <w:sz w:val="26"/>
          <w:szCs w:val="26"/>
        </w:rPr>
        <w:br/>
        <w:t>Sử dụng Maven hoặc Gradle, Spring Boot giúp quản lý các thư viện và phiên bản một cách hiệu quả. Điều này đảm bảo tính nhất quán và giảm thiểu xung đột giữa các thư viện.</w:t>
      </w:r>
    </w:p>
    <w:p w14:paraId="26EB21DE"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Khả năng mở rộng:</w:t>
      </w:r>
      <w:r w:rsidRPr="006454E5">
        <w:rPr>
          <w:rFonts w:ascii="Times New Roman" w:hAnsi="Times New Roman" w:cs="Times New Roman"/>
          <w:sz w:val="26"/>
          <w:szCs w:val="26"/>
        </w:rPr>
        <w:br/>
        <w:t>Hỗ trợ kiến trúc microservices, giúp dễ dàng mở rộng và quản lý hệ thống lớn với nhiều thành phần độc lập.</w:t>
      </w:r>
    </w:p>
    <w:p w14:paraId="257F0875" w14:textId="77777777" w:rsidR="00314B16" w:rsidRPr="006454E5" w:rsidRDefault="00314B16" w:rsidP="00314B16">
      <w:pPr>
        <w:pStyle w:val="Heading4"/>
        <w:rPr>
          <w:rFonts w:cs="Times New Roman"/>
          <w:szCs w:val="26"/>
        </w:rPr>
      </w:pPr>
      <w:bookmarkStart w:id="514" w:name="__RefHeading___Toc26578_1225579473"/>
      <w:bookmarkEnd w:id="514"/>
      <w:r w:rsidRPr="006454E5">
        <w:rPr>
          <w:rStyle w:val="Strong"/>
          <w:rFonts w:cs="Times New Roman"/>
          <w:b w:val="0"/>
          <w:bCs w:val="0"/>
          <w:szCs w:val="26"/>
        </w:rPr>
        <w:t>Thư viện hỗ trợ:</w:t>
      </w:r>
    </w:p>
    <w:p w14:paraId="15743CEF" w14:textId="77777777" w:rsidR="00314B16" w:rsidRPr="006454E5"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Spring Data JPA:</w:t>
      </w:r>
      <w:r w:rsidRPr="006454E5">
        <w:rPr>
          <w:rFonts w:ascii="Times New Roman" w:hAnsi="Times New Roman" w:cs="Times New Roman"/>
          <w:sz w:val="26"/>
          <w:szCs w:val="26"/>
        </w:rPr>
        <w:br/>
        <w:t>Spring Data JPA đơn giản hóa việc thao tác với cơ sở dữ liệu thông qua ORM (Object Relational Mapping).</w:t>
      </w:r>
    </w:p>
    <w:p w14:paraId="27525ACB"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Hỗ trợ tự động sinh các câu lệnh SQL từ các phương thức định nghĩa sẵn như </w:t>
      </w:r>
      <w:r w:rsidRPr="006454E5">
        <w:rPr>
          <w:rStyle w:val="SourceText"/>
          <w:rFonts w:ascii="Times New Roman" w:hAnsi="Times New Roman" w:cs="Times New Roman"/>
          <w:sz w:val="26"/>
          <w:szCs w:val="26"/>
        </w:rPr>
        <w:t>findById</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save</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delete</w:t>
      </w:r>
      <w:r w:rsidRPr="006454E5">
        <w:rPr>
          <w:rFonts w:ascii="Times New Roman" w:hAnsi="Times New Roman" w:cs="Times New Roman"/>
          <w:sz w:val="26"/>
          <w:szCs w:val="26"/>
        </w:rPr>
        <w:t>,...</w:t>
      </w:r>
    </w:p>
    <w:p w14:paraId="1D71D98B"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Dễ dàng kết nối với các hệ quản trị cơ sở dữ liệu như MySQL, PostgreSQL, hoặc MongoDB.</w:t>
      </w:r>
    </w:p>
    <w:p w14:paraId="33B35B06"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tích hợp Hibernate, cho phép xây dựng truy vấn phức tạp với JPQL hoặc Native Query.</w:t>
      </w:r>
    </w:p>
    <w:p w14:paraId="02B7D17F" w14:textId="77777777" w:rsidR="00314B16" w:rsidRPr="006454E5"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Spring Security:</w:t>
      </w:r>
      <w:r w:rsidRPr="006454E5">
        <w:rPr>
          <w:rFonts w:ascii="Times New Roman" w:hAnsi="Times New Roman" w:cs="Times New Roman"/>
          <w:sz w:val="26"/>
          <w:szCs w:val="26"/>
        </w:rPr>
        <w:br/>
        <w:t>Một công cụ mạnh mẽ để bảo vệ ứng dụng, đảm bảo tính bảo mật trong xác thực và phân quyền.</w:t>
      </w:r>
    </w:p>
    <w:p w14:paraId="60ECA038"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xác thực bằng username/password, OAuth2, JWT.</w:t>
      </w:r>
    </w:p>
    <w:p w14:paraId="70CB6F31"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Phân quyền truy cập linh hoạt dựa trên vai trò (roles) hoặc quyền (permissions).</w:t>
      </w:r>
    </w:p>
    <w:p w14:paraId="47759C64"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Bảo vệ API khỏi các tấn công phổ biến như CSRF, XSS, và SQL Injection.</w:t>
      </w:r>
    </w:p>
    <w:p w14:paraId="05FD9042" w14:textId="77777777" w:rsidR="00314B16" w:rsidRPr="006454E5"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Spring Web:</w:t>
      </w:r>
      <w:r w:rsidRPr="006454E5">
        <w:rPr>
          <w:rFonts w:ascii="Times New Roman" w:hAnsi="Times New Roman" w:cs="Times New Roman"/>
          <w:sz w:val="26"/>
          <w:szCs w:val="26"/>
        </w:rPr>
        <w:br/>
        <w:t>Cung cấp các tính năng để xây dựng dịch vụ RESTful và xử lý yêu cầu HTTP.</w:t>
      </w:r>
    </w:p>
    <w:p w14:paraId="6B93E4FA"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Hỗ trợ </w:t>
      </w:r>
      <w:r w:rsidRPr="006454E5">
        <w:rPr>
          <w:rStyle w:val="SourceText"/>
          <w:rFonts w:ascii="Times New Roman" w:hAnsi="Times New Roman" w:cs="Times New Roman"/>
          <w:sz w:val="26"/>
          <w:szCs w:val="26"/>
        </w:rPr>
        <w:t>@RestController</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@GetMapping</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@PostMapping</w:t>
      </w:r>
      <w:r w:rsidRPr="006454E5">
        <w:rPr>
          <w:rFonts w:ascii="Times New Roman" w:hAnsi="Times New Roman" w:cs="Times New Roman"/>
          <w:sz w:val="26"/>
          <w:szCs w:val="26"/>
        </w:rPr>
        <w:t xml:space="preserve"> để định nghĩa các endpoint.</w:t>
      </w:r>
    </w:p>
    <w:p w14:paraId="23C44315" w14:textId="77777777" w:rsidR="00314B16" w:rsidRPr="006454E5" w:rsidRDefault="00314B16" w:rsidP="00314B16">
      <w:pPr>
        <w:pStyle w:val="BodyText"/>
        <w:numPr>
          <w:ilvl w:val="1"/>
          <w:numId w:val="75"/>
        </w:numPr>
        <w:tabs>
          <w:tab w:val="left" w:pos="0"/>
        </w:tabs>
        <w:rPr>
          <w:rFonts w:ascii="Times New Roman" w:hAnsi="Times New Roman" w:cs="Times New Roman"/>
          <w:sz w:val="26"/>
          <w:szCs w:val="26"/>
        </w:rPr>
      </w:pPr>
      <w:r w:rsidRPr="006454E5">
        <w:rPr>
          <w:rFonts w:ascii="Times New Roman" w:hAnsi="Times New Roman" w:cs="Times New Roman"/>
          <w:sz w:val="26"/>
          <w:szCs w:val="26"/>
        </w:rPr>
        <w:t>Tích hợp dễ dàng với các thư viện bên ngoài để xử lý yêu cầu phức tạp.</w:t>
      </w:r>
    </w:p>
    <w:p w14:paraId="3B4E44A3" w14:textId="77777777" w:rsidR="00314B16" w:rsidRPr="006454E5" w:rsidRDefault="00314B16" w:rsidP="00314B16">
      <w:pPr>
        <w:pStyle w:val="Heading4"/>
        <w:rPr>
          <w:rFonts w:cs="Times New Roman"/>
          <w:szCs w:val="26"/>
        </w:rPr>
      </w:pPr>
      <w:bookmarkStart w:id="515" w:name="__RefHeading___Toc26580_1225579473"/>
      <w:bookmarkEnd w:id="515"/>
      <w:r w:rsidRPr="006454E5">
        <w:rPr>
          <w:rStyle w:val="Strong"/>
          <w:rFonts w:cs="Times New Roman"/>
          <w:b w:val="0"/>
          <w:bCs w:val="0"/>
          <w:szCs w:val="26"/>
        </w:rPr>
        <w:t>Tích hợp với ReactJS:</w:t>
      </w:r>
    </w:p>
    <w:p w14:paraId="44ABEA0C" w14:textId="77777777" w:rsidR="00314B16" w:rsidRPr="006454E5"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RESTful API:</w:t>
      </w:r>
      <w:r w:rsidRPr="006454E5">
        <w:rPr>
          <w:rFonts w:ascii="Times New Roman" w:hAnsi="Times New Roman" w:cs="Times New Roman"/>
          <w:sz w:val="26"/>
          <w:szCs w:val="26"/>
        </w:rPr>
        <w:br/>
        <w:t>Spring Boot cung cấp các endpoint RESTful, giúp giao diện ReactJS lấy và gửi dữ liệu một cách dễ dàng.</w:t>
      </w:r>
    </w:p>
    <w:p w14:paraId="123E971E" w14:textId="77777777" w:rsidR="00314B16" w:rsidRPr="006454E5" w:rsidRDefault="00314B16" w:rsidP="00314B16">
      <w:pPr>
        <w:pStyle w:val="BodyText"/>
        <w:numPr>
          <w:ilvl w:val="1"/>
          <w:numId w:val="76"/>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Dữ liệu được trao đổi qua định dạng JSON.</w:t>
      </w:r>
    </w:p>
    <w:p w14:paraId="06381BB0" w14:textId="77777777" w:rsidR="00314B16" w:rsidRPr="006454E5" w:rsidRDefault="00314B16" w:rsidP="00314B16">
      <w:pPr>
        <w:pStyle w:val="BodyText"/>
        <w:numPr>
          <w:ilvl w:val="1"/>
          <w:numId w:val="76"/>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Sử dụng các thư viện như Axios hoặc Fetch để gửi các yêu cầu HTTP từ ReactJS.</w:t>
      </w:r>
    </w:p>
    <w:p w14:paraId="318AF4D9" w14:textId="77777777" w:rsidR="00314B16" w:rsidRPr="006454E5"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lastRenderedPageBreak/>
        <w:t>Bảo mật:</w:t>
      </w:r>
      <w:r w:rsidRPr="006454E5">
        <w:rPr>
          <w:rFonts w:ascii="Times New Roman" w:hAnsi="Times New Roman" w:cs="Times New Roman"/>
          <w:sz w:val="26"/>
          <w:szCs w:val="26"/>
        </w:rPr>
        <w:br/>
        <w:t>Spring Security bảo vệ các API và chỉ cho phép truy cập từ các ứng dụng hoặc người dùng hợp lệ. JWT (JSON Web Token) thường được sử dụng để bảo mật các yêu cầu giữa frontend và backend.</w:t>
      </w:r>
    </w:p>
    <w:p w14:paraId="3ADFEE5E" w14:textId="77777777" w:rsidR="00314B16" w:rsidRPr="006454E5"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Triển khai:</w:t>
      </w:r>
      <w:r w:rsidRPr="006454E5">
        <w:rPr>
          <w:rFonts w:ascii="Times New Roman" w:hAnsi="Times New Roman" w:cs="Times New Roman"/>
          <w:sz w:val="26"/>
          <w:szCs w:val="26"/>
        </w:rPr>
        <w:br/>
        <w:t xml:space="preserve">Backend Spring Boot và frontend ReactJS có thể được triển khai riêng biệt trên các máy chủ khác nhau, hoặc gộp chung bằng cách build ReactJS thành static files và nhúng vào thư mục </w:t>
      </w:r>
      <w:r w:rsidRPr="006454E5">
        <w:rPr>
          <w:rStyle w:val="SourceText"/>
          <w:rFonts w:ascii="Times New Roman" w:hAnsi="Times New Roman" w:cs="Times New Roman"/>
          <w:sz w:val="26"/>
          <w:szCs w:val="26"/>
        </w:rPr>
        <w:t>resources/static</w:t>
      </w:r>
      <w:r w:rsidRPr="006454E5">
        <w:rPr>
          <w:rFonts w:ascii="Times New Roman" w:hAnsi="Times New Roman" w:cs="Times New Roman"/>
          <w:sz w:val="26"/>
          <w:szCs w:val="26"/>
        </w:rPr>
        <w:t xml:space="preserve"> của Spring Boot.</w:t>
      </w:r>
    </w:p>
    <w:p w14:paraId="3BC85534" w14:textId="77777777" w:rsidR="00314B16" w:rsidRPr="006454E5" w:rsidRDefault="00314B16" w:rsidP="00314B16">
      <w:pPr>
        <w:pStyle w:val="Heading4"/>
        <w:rPr>
          <w:rFonts w:cs="Times New Roman"/>
          <w:szCs w:val="26"/>
        </w:rPr>
      </w:pPr>
      <w:bookmarkStart w:id="516" w:name="__RefHeading___Toc26582_1225579473"/>
      <w:bookmarkEnd w:id="516"/>
      <w:r w:rsidRPr="006454E5">
        <w:rPr>
          <w:rStyle w:val="Strong"/>
          <w:rFonts w:cs="Times New Roman"/>
          <w:b w:val="0"/>
          <w:bCs w:val="0"/>
          <w:szCs w:val="26"/>
        </w:rPr>
        <w:t>Ưu điểm của kết hợp ReactJS và Spring Boot:</w:t>
      </w:r>
    </w:p>
    <w:p w14:paraId="0F79898E" w14:textId="77777777" w:rsidR="00314B16" w:rsidRPr="006454E5"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Tách biệt rõ ràng giữa giao diện người dùng và logic xử lý phía server, giúp ứng dụng dễ bảo trì và mở rộng.</w:t>
      </w:r>
    </w:p>
    <w:p w14:paraId="449EC203" w14:textId="77777777" w:rsidR="00314B16" w:rsidRPr="006454E5"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Tăng tính linh hoạt khi phát triển, vì backend và frontend có thể được xây dựng và nâng cấp độc lập.</w:t>
      </w:r>
    </w:p>
    <w:p w14:paraId="1985B420" w14:textId="77777777" w:rsidR="00314B16" w:rsidRPr="006454E5" w:rsidRDefault="00314B16" w:rsidP="00314B16">
      <w:pPr>
        <w:pStyle w:val="BodyText"/>
        <w:numPr>
          <w:ilvl w:val="0"/>
          <w:numId w:val="77"/>
        </w:numPr>
        <w:tabs>
          <w:tab w:val="clear" w:pos="709"/>
          <w:tab w:val="left" w:pos="0"/>
        </w:tabs>
        <w:rPr>
          <w:rFonts w:ascii="Times New Roman" w:hAnsi="Times New Roman" w:cs="Times New Roman"/>
          <w:sz w:val="26"/>
          <w:szCs w:val="26"/>
        </w:rPr>
      </w:pPr>
      <w:r w:rsidRPr="006454E5">
        <w:rPr>
          <w:rFonts w:ascii="Times New Roman" w:hAnsi="Times New Roman" w:cs="Times New Roman"/>
          <w:sz w:val="26"/>
          <w:szCs w:val="26"/>
        </w:rPr>
        <w:t>Dễ dàng mở rộng hệ thống để hỗ trợ các tính năng phức tạp hoặc tích hợp với các dịch vụ bên thứ ba.</w:t>
      </w:r>
    </w:p>
    <w:p w14:paraId="395BEA98" w14:textId="77777777" w:rsidR="00314B16" w:rsidRPr="006454E5" w:rsidRDefault="00314B16" w:rsidP="00314B16">
      <w:pPr>
        <w:pStyle w:val="Heading2"/>
        <w:rPr>
          <w:rFonts w:cs="Times New Roman"/>
          <w:szCs w:val="26"/>
        </w:rPr>
      </w:pPr>
      <w:bookmarkStart w:id="517" w:name="__RefHeading___Toc26584_1225579473"/>
      <w:bookmarkStart w:id="518" w:name="_Toc185447738"/>
      <w:bookmarkStart w:id="519" w:name="_Toc185534201"/>
      <w:bookmarkStart w:id="520" w:name="_Toc185706956"/>
      <w:bookmarkStart w:id="521" w:name="_Toc185881035"/>
      <w:bookmarkStart w:id="522" w:name="_Toc185881114"/>
      <w:bookmarkEnd w:id="517"/>
      <w:r w:rsidRPr="006454E5">
        <w:rPr>
          <w:rFonts w:cs="Times New Roman"/>
          <w:szCs w:val="26"/>
        </w:rPr>
        <w:t>1.4. Xác định yêu cầu của hệ thống</w:t>
      </w:r>
      <w:bookmarkEnd w:id="518"/>
      <w:bookmarkEnd w:id="519"/>
      <w:bookmarkEnd w:id="520"/>
      <w:bookmarkEnd w:id="521"/>
      <w:bookmarkEnd w:id="522"/>
    </w:p>
    <w:p w14:paraId="1643A130" w14:textId="77777777" w:rsidR="00314B16" w:rsidRPr="006454E5" w:rsidRDefault="00314B16" w:rsidP="00314B16">
      <w:pPr>
        <w:pStyle w:val="Heading3"/>
        <w:rPr>
          <w:rFonts w:cs="Times New Roman"/>
          <w:szCs w:val="26"/>
        </w:rPr>
      </w:pPr>
      <w:bookmarkStart w:id="523" w:name="_Toc185447739"/>
      <w:bookmarkStart w:id="524" w:name="_Toc185534202"/>
      <w:bookmarkStart w:id="525" w:name="_Toc185706957"/>
      <w:bookmarkStart w:id="526" w:name="_Toc185881036"/>
      <w:bookmarkStart w:id="527" w:name="_Toc185881115"/>
      <w:r w:rsidRPr="006454E5">
        <w:rPr>
          <w:rFonts w:cs="Times New Roman"/>
          <w:spacing w:val="-4"/>
          <w:szCs w:val="26"/>
        </w:rPr>
        <w:t>1.4.1. Mô tả hệ thống</w:t>
      </w:r>
      <w:bookmarkEnd w:id="523"/>
      <w:bookmarkEnd w:id="524"/>
      <w:bookmarkEnd w:id="525"/>
      <w:bookmarkEnd w:id="526"/>
      <w:bookmarkEnd w:id="527"/>
    </w:p>
    <w:p w14:paraId="3B8B6B5B" w14:textId="77777777" w:rsidR="00314B16" w:rsidRPr="006454E5" w:rsidRDefault="00314B16" w:rsidP="00314B16">
      <w:pPr>
        <w:spacing w:before="209"/>
        <w:rPr>
          <w:rFonts w:cs="Times New Roman"/>
          <w:sz w:val="26"/>
          <w:szCs w:val="26"/>
        </w:rPr>
      </w:pPr>
      <w:r w:rsidRPr="006454E5">
        <w:rPr>
          <w:rFonts w:cs="Times New Roman"/>
          <w:spacing w:val="-4"/>
          <w:sz w:val="26"/>
          <w:szCs w:val="26"/>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14:paraId="6EA24F62" w14:textId="77777777" w:rsidR="00314B16" w:rsidRPr="006454E5" w:rsidRDefault="00314B16" w:rsidP="00314B16">
      <w:pPr>
        <w:spacing w:before="209"/>
        <w:rPr>
          <w:rFonts w:cs="Times New Roman"/>
          <w:sz w:val="26"/>
          <w:szCs w:val="26"/>
        </w:rPr>
      </w:pPr>
      <w:r w:rsidRPr="006454E5">
        <w:rPr>
          <w:rFonts w:cs="Times New Roman"/>
          <w:spacing w:val="-4"/>
          <w:sz w:val="26"/>
          <w:szCs w:val="26"/>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14:paraId="63CC4DD2" w14:textId="77777777" w:rsidR="00314B16" w:rsidRPr="006454E5" w:rsidRDefault="00314B16" w:rsidP="00314B16">
      <w:pPr>
        <w:pStyle w:val="Heading3"/>
        <w:rPr>
          <w:rFonts w:cs="Times New Roman"/>
          <w:szCs w:val="26"/>
        </w:rPr>
      </w:pPr>
      <w:bookmarkStart w:id="528" w:name="_Toc185447740"/>
      <w:bookmarkStart w:id="529" w:name="_Toc185534203"/>
      <w:bookmarkStart w:id="530" w:name="_Toc185706958"/>
      <w:bookmarkStart w:id="531" w:name="_Toc185881037"/>
      <w:bookmarkStart w:id="532" w:name="_Toc185881116"/>
      <w:r w:rsidRPr="006454E5">
        <w:rPr>
          <w:rFonts w:cs="Times New Roman"/>
          <w:spacing w:val="-4"/>
          <w:szCs w:val="26"/>
        </w:rPr>
        <w:t>1.4.2. Xác định chức năng</w:t>
      </w:r>
      <w:bookmarkEnd w:id="528"/>
      <w:bookmarkEnd w:id="529"/>
      <w:bookmarkEnd w:id="530"/>
      <w:bookmarkEnd w:id="531"/>
      <w:bookmarkEnd w:id="532"/>
    </w:p>
    <w:p w14:paraId="2FD26ECC"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người dùng:</w:t>
      </w:r>
    </w:p>
    <w:p w14:paraId="36F1451A"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Đăng nhập/ đăng ký tài khoản</w:t>
      </w:r>
    </w:p>
    <w:p w14:paraId="60F4CABD"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tài khoản (Quên mật khẩu, cập nhập thông tin tài khoản,… )</w:t>
      </w:r>
    </w:p>
    <w:p w14:paraId="2A129BC3"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nhân viên (Staff):</w:t>
      </w:r>
    </w:p>
    <w:p w14:paraId="26EE5F48"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tài khoản khách hàng</w:t>
      </w:r>
    </w:p>
    <w:p w14:paraId="21CA2606"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đơn hàng</w:t>
      </w:r>
    </w:p>
    <w:p w14:paraId="632177FD"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Thống kê</w:t>
      </w:r>
    </w:p>
    <w:p w14:paraId="16050D83"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lastRenderedPageBreak/>
        <w:t>Chức năng của quản trị viên (Admin) gồm chức năng của nhân viên và:</w:t>
      </w:r>
    </w:p>
    <w:p w14:paraId="5AE423F1"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tài khoản nhân viên</w:t>
      </w:r>
    </w:p>
    <w:p w14:paraId="7D43CE15"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thông tin các sự kiện trong cửa hàng (khuyến mãi,…)</w:t>
      </w:r>
    </w:p>
    <w:p w14:paraId="2D45ED4C"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banner của website</w:t>
      </w:r>
    </w:p>
    <w:p w14:paraId="6EAD4536"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khách hàng</w:t>
      </w:r>
    </w:p>
    <w:p w14:paraId="08452933"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thông tin tài khoản</w:t>
      </w:r>
    </w:p>
    <w:p w14:paraId="604A3150"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Tìm kiếm sản phẩm</w:t>
      </w:r>
    </w:p>
    <w:p w14:paraId="1952B536"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giỏ hàng</w:t>
      </w:r>
    </w:p>
    <w:p w14:paraId="14FEA8B8"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danh sách sản phẩm yêu thích</w:t>
      </w:r>
    </w:p>
    <w:p w14:paraId="089B54FE"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Đánh giá sản phẩm</w:t>
      </w:r>
    </w:p>
    <w:p w14:paraId="6183B53F" w14:textId="255037D5" w:rsidR="00314B16" w:rsidRPr="00770E68" w:rsidRDefault="00314B16" w:rsidP="00314B16">
      <w:pPr>
        <w:numPr>
          <w:ilvl w:val="1"/>
          <w:numId w:val="3"/>
        </w:numPr>
        <w:spacing w:before="209"/>
        <w:rPr>
          <w:ins w:id="533" w:author="Khanh Cong" w:date="2024-12-22T21:08:00Z" w16du:dateUtc="2024-12-22T14:08:00Z"/>
          <w:rFonts w:cs="Times New Roman"/>
          <w:sz w:val="26"/>
          <w:szCs w:val="26"/>
          <w:rPrChange w:id="534" w:author="Khanh Cong" w:date="2024-12-22T21:08:00Z" w16du:dateUtc="2024-12-22T14:08:00Z">
            <w:rPr>
              <w:ins w:id="535" w:author="Khanh Cong" w:date="2024-12-22T21:08:00Z" w16du:dateUtc="2024-12-22T14:08:00Z"/>
              <w:rFonts w:cs="Times New Roman"/>
              <w:spacing w:val="-4"/>
              <w:sz w:val="26"/>
              <w:szCs w:val="26"/>
            </w:rPr>
          </w:rPrChange>
        </w:rPr>
      </w:pPr>
      <w:r w:rsidRPr="00F06492">
        <w:rPr>
          <w:rFonts w:cs="Times New Roman"/>
          <w:spacing w:val="-4"/>
          <w:sz w:val="26"/>
          <w:szCs w:val="26"/>
        </w:rPr>
        <w:t>Quản lý đơn hàng</w:t>
      </w:r>
    </w:p>
    <w:p w14:paraId="0493CF49" w14:textId="03A65423" w:rsidR="00770E68" w:rsidRPr="006454E5" w:rsidRDefault="00770E68">
      <w:pPr>
        <w:pStyle w:val="Heading2"/>
        <w:pPrChange w:id="536" w:author="Khanh Cong" w:date="2024-12-22T21:08:00Z" w16du:dateUtc="2024-12-22T14:08:00Z">
          <w:pPr>
            <w:numPr>
              <w:ilvl w:val="1"/>
              <w:numId w:val="3"/>
            </w:numPr>
            <w:tabs>
              <w:tab w:val="num" w:pos="1080"/>
            </w:tabs>
            <w:spacing w:before="209"/>
            <w:ind w:left="1080" w:hanging="360"/>
          </w:pPr>
        </w:pPrChange>
      </w:pPr>
      <w:bookmarkStart w:id="537" w:name="_Toc185881038"/>
      <w:bookmarkStart w:id="538" w:name="_Toc185881117"/>
      <w:ins w:id="539" w:author="Khanh Cong" w:date="2024-12-22T21:08:00Z" w16du:dateUtc="2024-12-22T14:08:00Z">
        <w:r>
          <w:t>1.5. Kết luận chương</w:t>
        </w:r>
      </w:ins>
      <w:bookmarkEnd w:id="537"/>
      <w:bookmarkEnd w:id="538"/>
    </w:p>
    <w:p w14:paraId="14CD1D7D" w14:textId="77777777" w:rsidR="00314B16" w:rsidRPr="00462FF3" w:rsidRDefault="00314B16" w:rsidP="00863B69">
      <w:pPr>
        <w:pStyle w:val="Heading1"/>
      </w:pPr>
      <w:bookmarkStart w:id="540" w:name="__RefHeading___Toc26586_1225579473"/>
      <w:bookmarkStart w:id="541" w:name="_Toc185447741"/>
      <w:bookmarkStart w:id="542" w:name="_Toc185534204"/>
      <w:bookmarkStart w:id="543" w:name="_Toc185706959"/>
      <w:bookmarkStart w:id="544" w:name="_Toc185881039"/>
      <w:bookmarkStart w:id="545" w:name="_Toc185881118"/>
      <w:bookmarkEnd w:id="540"/>
      <w:r w:rsidRPr="00462FF3">
        <w:t>CHƯƠNG 2. PHÂN TÍCH VÀ THIẾT KẾ HỆ THỐNG</w:t>
      </w:r>
      <w:bookmarkEnd w:id="541"/>
      <w:bookmarkEnd w:id="542"/>
      <w:bookmarkEnd w:id="543"/>
      <w:bookmarkEnd w:id="544"/>
      <w:bookmarkEnd w:id="545"/>
    </w:p>
    <w:p w14:paraId="05711C01" w14:textId="3A51E012" w:rsidR="00314B16" w:rsidRPr="00F06492" w:rsidRDefault="00314B16" w:rsidP="00314B16">
      <w:pPr>
        <w:spacing w:before="209"/>
        <w:rPr>
          <w:rFonts w:cs="Times New Roman"/>
          <w:sz w:val="26"/>
          <w:szCs w:val="26"/>
        </w:rPr>
      </w:pPr>
      <w:r w:rsidRPr="00F06492">
        <w:rPr>
          <w:rFonts w:cs="Times New Roman"/>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14:paraId="5F4C0649" w14:textId="77777777" w:rsidR="00314B16" w:rsidRPr="006454E5" w:rsidRDefault="00314B16" w:rsidP="00314B16">
      <w:pPr>
        <w:pStyle w:val="Heading2"/>
        <w:rPr>
          <w:rFonts w:cs="Times New Roman"/>
          <w:szCs w:val="26"/>
        </w:rPr>
      </w:pPr>
      <w:bookmarkStart w:id="546" w:name="__RefHeading___Toc26588_1225579473"/>
      <w:bookmarkStart w:id="547" w:name="_Toc185447742"/>
      <w:bookmarkStart w:id="548" w:name="_Toc185534205"/>
      <w:bookmarkStart w:id="549" w:name="_Toc185706960"/>
      <w:bookmarkStart w:id="550" w:name="_Toc185881040"/>
      <w:bookmarkStart w:id="551" w:name="_Toc185881119"/>
      <w:bookmarkEnd w:id="546"/>
      <w:r w:rsidRPr="006454E5">
        <w:rPr>
          <w:rFonts w:cs="Times New Roman"/>
          <w:szCs w:val="26"/>
        </w:rPr>
        <w:t>2.1. Biểu đồ use case và kịch bản</w:t>
      </w:r>
      <w:bookmarkEnd w:id="547"/>
      <w:bookmarkEnd w:id="548"/>
      <w:bookmarkEnd w:id="549"/>
      <w:bookmarkEnd w:id="550"/>
      <w:bookmarkEnd w:id="551"/>
    </w:p>
    <w:p w14:paraId="029A1A01" w14:textId="77777777" w:rsidR="00314B16" w:rsidRPr="006454E5" w:rsidRDefault="00314B16" w:rsidP="00314B16">
      <w:pPr>
        <w:pStyle w:val="Heading3"/>
        <w:rPr>
          <w:rFonts w:cs="Times New Roman"/>
          <w:szCs w:val="26"/>
        </w:rPr>
      </w:pPr>
      <w:bookmarkStart w:id="552" w:name="_Toc185447743"/>
      <w:bookmarkStart w:id="553" w:name="_Toc185534206"/>
      <w:bookmarkStart w:id="554" w:name="_Toc185706961"/>
      <w:bookmarkStart w:id="555" w:name="_Toc185881041"/>
      <w:bookmarkStart w:id="556" w:name="_Toc185881120"/>
      <w:r w:rsidRPr="006454E5">
        <w:rPr>
          <w:rFonts w:cs="Times New Roman"/>
          <w:szCs w:val="26"/>
        </w:rPr>
        <w:t>2.1.1. Biểu đồ use case tổng quát</w:t>
      </w:r>
      <w:bookmarkEnd w:id="552"/>
      <w:bookmarkEnd w:id="553"/>
      <w:bookmarkEnd w:id="554"/>
      <w:bookmarkEnd w:id="555"/>
      <w:bookmarkEnd w:id="556"/>
    </w:p>
    <w:p w14:paraId="6CE45906" w14:textId="77777777" w:rsidR="00314B16" w:rsidRPr="00F06492" w:rsidDel="00C871E7" w:rsidRDefault="00314B16" w:rsidP="00314B16">
      <w:pPr>
        <w:spacing w:before="209"/>
        <w:rPr>
          <w:del w:id="557" w:author="Khanh Cong" w:date="2024-12-23T21:06:00Z" w16du:dateUtc="2024-12-23T14:06:00Z"/>
          <w:rFonts w:cs="Times New Roman"/>
          <w:spacing w:val="-4"/>
          <w:sz w:val="26"/>
          <w:szCs w:val="26"/>
        </w:rPr>
      </w:pPr>
    </w:p>
    <w:p w14:paraId="0F383206" w14:textId="77777777" w:rsidR="00314B16" w:rsidRPr="00F06492" w:rsidDel="00C871E7" w:rsidRDefault="00314B16" w:rsidP="00314B16">
      <w:pPr>
        <w:spacing w:before="209"/>
        <w:rPr>
          <w:del w:id="558" w:author="Khanh Cong" w:date="2024-12-23T21:06:00Z" w16du:dateUtc="2024-12-23T14:06:00Z"/>
          <w:rFonts w:cs="Times New Roman"/>
          <w:spacing w:val="-4"/>
          <w:sz w:val="26"/>
          <w:szCs w:val="26"/>
        </w:rPr>
      </w:pPr>
    </w:p>
    <w:p w14:paraId="79E3B784" w14:textId="77777777" w:rsidR="00314B16" w:rsidRPr="006454E5" w:rsidRDefault="00314B16" w:rsidP="00314B16">
      <w:pPr>
        <w:tabs>
          <w:tab w:val="left" w:pos="837"/>
        </w:tabs>
        <w:spacing w:before="89"/>
        <w:rPr>
          <w:rFonts w:cs="Times New Roman"/>
          <w:sz w:val="26"/>
          <w:szCs w:val="26"/>
        </w:rPr>
      </w:pPr>
    </w:p>
    <w:p w14:paraId="30042AA8" w14:textId="77777777" w:rsidR="00314B16" w:rsidRPr="006454E5" w:rsidRDefault="00314B16" w:rsidP="00314B16">
      <w:pPr>
        <w:pStyle w:val="normal1"/>
        <w:rPr>
          <w:rFonts w:ascii="Times New Roman" w:hAnsi="Times New Roman" w:cs="Times New Roman"/>
          <w:b/>
          <w:sz w:val="26"/>
          <w:szCs w:val="26"/>
        </w:rPr>
        <w:sectPr w:rsidR="00314B16" w:rsidRPr="006454E5" w:rsidSect="00C871E7">
          <w:pgSz w:w="11906" w:h="16838"/>
          <w:pgMar w:top="1134" w:right="1134" w:bottom="1191" w:left="1134" w:header="0" w:footer="1134" w:gutter="0"/>
          <w:pgNumType w:start="1"/>
          <w:cols w:space="720"/>
          <w:formProt w:val="0"/>
          <w:docGrid w:linePitch="100" w:charSpace="-8193"/>
          <w:sectPrChange w:id="559" w:author="Khanh Cong" w:date="2024-12-23T21:03:00Z" w16du:dateUtc="2024-12-23T14:03:00Z">
            <w:sectPr w:rsidR="00314B16" w:rsidRPr="006454E5" w:rsidSect="00C871E7">
              <w:pgMar w:top="1134" w:right="1134" w:bottom="1191" w:left="1134" w:header="0" w:footer="1134" w:gutter="0"/>
              <w:pgNumType w:start="0"/>
            </w:sectPr>
          </w:sectPrChange>
        </w:sectPr>
      </w:pPr>
      <w:r w:rsidRPr="006454E5">
        <w:rPr>
          <w:rFonts w:ascii="Times New Roman" w:hAnsi="Times New Roman" w:cs="Times New Roman"/>
          <w:b/>
          <w:noProof/>
          <w:sz w:val="26"/>
          <w:szCs w:val="26"/>
        </w:rPr>
        <w:lastRenderedPageBreak/>
        <w:drawing>
          <wp:anchor distT="0" distB="0" distL="0" distR="0" simplePos="0" relativeHeight="251670528" behindDoc="0" locked="0" layoutInCell="0" allowOverlap="1" wp14:anchorId="1DE1B4F9" wp14:editId="53D9F96F">
            <wp:simplePos x="0" y="0"/>
            <wp:positionH relativeFrom="column">
              <wp:align>center</wp:align>
            </wp:positionH>
            <wp:positionV relativeFrom="paragraph">
              <wp:posOffset>635</wp:posOffset>
            </wp:positionV>
            <wp:extent cx="6120130" cy="3817620"/>
            <wp:effectExtent l="0" t="0" r="0" b="0"/>
            <wp:wrapSquare wrapText="largest"/>
            <wp:docPr id="6" name="Image2"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blue screen with black text&#10;&#10;Description automatically generated"/>
                    <pic:cNvPicPr>
                      <a:picLocks noChangeAspect="1" noChangeArrowheads="1"/>
                    </pic:cNvPicPr>
                  </pic:nvPicPr>
                  <pic:blipFill>
                    <a:blip r:embed="rId17"/>
                    <a:stretch>
                      <a:fillRect/>
                    </a:stretch>
                  </pic:blipFill>
                  <pic:spPr bwMode="auto">
                    <a:xfrm>
                      <a:off x="0" y="0"/>
                      <a:ext cx="6120130" cy="3817620"/>
                    </a:xfrm>
                    <a:prstGeom prst="rect">
                      <a:avLst/>
                    </a:prstGeom>
                    <a:noFill/>
                  </pic:spPr>
                </pic:pic>
              </a:graphicData>
            </a:graphic>
          </wp:anchor>
        </w:drawing>
      </w:r>
      <w:bookmarkStart w:id="560" w:name="vx1227"/>
      <w:bookmarkEnd w:id="560"/>
    </w:p>
    <w:p w14:paraId="2AE5317F" w14:textId="530524FC" w:rsidR="00314B16" w:rsidRPr="006454E5" w:rsidRDefault="00D1452A" w:rsidP="00790665">
      <w:pPr>
        <w:pStyle w:val="Heading3"/>
        <w:rPr>
          <w:rFonts w:cs="Times New Roman"/>
          <w:szCs w:val="26"/>
        </w:rPr>
      </w:pPr>
      <w:bookmarkStart w:id="561" w:name="__RefHeading___Toc26590_1225579473"/>
      <w:bookmarkStart w:id="562" w:name="vx1227_Copy_1"/>
      <w:bookmarkStart w:id="563" w:name="_3fwokq0"/>
      <w:bookmarkStart w:id="564" w:name="_2grqrue"/>
      <w:bookmarkStart w:id="565" w:name="_Toc185447744"/>
      <w:bookmarkStart w:id="566" w:name="_Toc185534207"/>
      <w:bookmarkStart w:id="567" w:name="_Toc185706962"/>
      <w:bookmarkStart w:id="568" w:name="_Toc185881042"/>
      <w:bookmarkStart w:id="569" w:name="_Toc185881121"/>
      <w:bookmarkEnd w:id="561"/>
      <w:bookmarkEnd w:id="562"/>
      <w:bookmarkEnd w:id="563"/>
      <w:bookmarkEnd w:id="564"/>
      <w:r w:rsidRPr="006454E5">
        <w:rPr>
          <w:rFonts w:cs="Times New Roman"/>
          <w:szCs w:val="26"/>
        </w:rPr>
        <w:lastRenderedPageBreak/>
        <w:t xml:space="preserve">2.1.2. </w:t>
      </w:r>
      <w:r w:rsidR="00314B16" w:rsidRPr="006454E5">
        <w:rPr>
          <w:rFonts w:cs="Times New Roman"/>
          <w:szCs w:val="26"/>
        </w:rPr>
        <w:t>Biểu đồ phân rã và kịch bản UC Đăng ký</w:t>
      </w:r>
      <w:bookmarkEnd w:id="565"/>
      <w:bookmarkEnd w:id="566"/>
      <w:bookmarkEnd w:id="567"/>
      <w:bookmarkEnd w:id="568"/>
      <w:bookmarkEnd w:id="569"/>
    </w:p>
    <w:p w14:paraId="35A88D09" w14:textId="77777777" w:rsidR="00314B16" w:rsidRPr="006454E5" w:rsidRDefault="00314B16" w:rsidP="00314B16">
      <w:pPr>
        <w:pStyle w:val="normal1"/>
        <w:spacing w:before="11"/>
        <w:ind w:right="57"/>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1312" behindDoc="0" locked="0" layoutInCell="0" allowOverlap="1" wp14:anchorId="51EFD38F" wp14:editId="6C43016C">
            <wp:simplePos x="0" y="0"/>
            <wp:positionH relativeFrom="column">
              <wp:posOffset>175260</wp:posOffset>
            </wp:positionH>
            <wp:positionV relativeFrom="paragraph">
              <wp:posOffset>131445</wp:posOffset>
            </wp:positionV>
            <wp:extent cx="5888990" cy="3495040"/>
            <wp:effectExtent l="0" t="0" r="0" b="0"/>
            <wp:wrapTopAndBottom/>
            <wp:docPr id="7" name="image7.jpg"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A diagram of a company&#10;&#10;Description automatically generated"/>
                    <pic:cNvPicPr>
                      <a:picLocks noChangeAspect="1" noChangeArrowheads="1"/>
                    </pic:cNvPicPr>
                  </pic:nvPicPr>
                  <pic:blipFill>
                    <a:blip r:embed="rId18"/>
                    <a:stretch>
                      <a:fillRect/>
                    </a:stretch>
                  </pic:blipFill>
                  <pic:spPr bwMode="auto">
                    <a:xfrm>
                      <a:off x="0" y="0"/>
                      <a:ext cx="5888990" cy="3495040"/>
                    </a:xfrm>
                    <a:prstGeom prst="rect">
                      <a:avLst/>
                    </a:prstGeom>
                    <a:noFill/>
                  </pic:spPr>
                </pic:pic>
              </a:graphicData>
            </a:graphic>
          </wp:anchor>
        </w:drawing>
      </w:r>
    </w:p>
    <w:p w14:paraId="1E375914"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F14A4A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4C6120B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5300AA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Đăng ký</w:t>
            </w:r>
          </w:p>
        </w:tc>
      </w:tr>
      <w:tr w:rsidR="00314B16" w:rsidRPr="00F06492" w14:paraId="0308AFC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5FD25D5"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BA138B1"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397DF499"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F4B1D3B"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7FAD6162"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khởi chạy hệ thống</w:t>
            </w:r>
          </w:p>
        </w:tc>
      </w:tr>
      <w:tr w:rsidR="00314B16" w:rsidRPr="00F06492" w14:paraId="71B4CA99"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01D5F2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1D7751D"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đăng ký tài khoản thành công.</w:t>
            </w:r>
          </w:p>
        </w:tc>
      </w:tr>
      <w:tr w:rsidR="00314B16" w:rsidRPr="00F06492" w14:paraId="2E579668"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CD5388" w14:textId="77777777" w:rsidR="00314B16" w:rsidRPr="006454E5" w:rsidRDefault="00314B16" w:rsidP="00B52E04">
            <w:pPr>
              <w:pStyle w:val="normal1"/>
              <w:spacing w:before="1" w:line="276" w:lineRule="auto"/>
              <w:ind w:left="110"/>
              <w:rPr>
                <w:rFonts w:ascii="Times New Roman" w:hAnsi="Times New Roman" w:cs="Times New Roman"/>
                <w:b/>
                <w:sz w:val="26"/>
                <w:szCs w:val="26"/>
              </w:rPr>
            </w:pPr>
            <w:r w:rsidRPr="006454E5">
              <w:rPr>
                <w:rFonts w:ascii="Times New Roman" w:hAnsi="Times New Roman" w:cs="Times New Roman"/>
                <w:b/>
                <w:sz w:val="26"/>
                <w:szCs w:val="26"/>
              </w:rPr>
              <w:t>Chuỗi sự kiện chính</w:t>
            </w:r>
          </w:p>
        </w:tc>
        <w:tc>
          <w:tcPr>
            <w:tcW w:w="4675" w:type="dxa"/>
            <w:tcBorders>
              <w:top w:val="single" w:sz="4" w:space="0" w:color="000000"/>
              <w:left w:val="single" w:sz="4" w:space="0" w:color="000000"/>
              <w:bottom w:val="single" w:sz="4" w:space="0" w:color="000000"/>
              <w:right w:val="single" w:sz="4" w:space="0" w:color="000000"/>
            </w:tcBorders>
          </w:tcPr>
          <w:p w14:paraId="430A5D4D" w14:textId="77777777" w:rsidR="00314B16" w:rsidRPr="006454E5"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khởi chạy hệ thống.</w:t>
            </w:r>
          </w:p>
          <w:p w14:paraId="7FAA2517" w14:textId="77777777" w:rsidR="00314B16" w:rsidRPr="006454E5" w:rsidRDefault="00314B16" w:rsidP="00314B16">
            <w:pPr>
              <w:pStyle w:val="normal1"/>
              <w:numPr>
                <w:ilvl w:val="0"/>
                <w:numId w:val="5"/>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chủ và nút đăng ký.</w:t>
            </w:r>
          </w:p>
          <w:p w14:paraId="3D5DE68E" w14:textId="77777777" w:rsidR="00314B16" w:rsidRPr="006454E5"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bấm nút đăng ký</w:t>
            </w:r>
          </w:p>
          <w:p w14:paraId="5662B186" w14:textId="77777777" w:rsidR="00314B16" w:rsidRPr="006454E5" w:rsidRDefault="00314B16" w:rsidP="00314B16">
            <w:pPr>
              <w:pStyle w:val="normal1"/>
              <w:numPr>
                <w:ilvl w:val="0"/>
                <w:numId w:val="5"/>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màn hình đăng ký.</w:t>
            </w:r>
          </w:p>
          <w:p w14:paraId="234136A7" w14:textId="77777777" w:rsidR="00314B16" w:rsidRPr="006454E5" w:rsidRDefault="00314B16" w:rsidP="00314B16">
            <w:pPr>
              <w:pStyle w:val="normal1"/>
              <w:numPr>
                <w:ilvl w:val="0"/>
                <w:numId w:val="5"/>
              </w:numPr>
              <w:tabs>
                <w:tab w:val="left" w:pos="1190"/>
              </w:tabs>
              <w:spacing w:before="1"/>
              <w:ind w:right="379"/>
              <w:rPr>
                <w:rFonts w:ascii="Times New Roman" w:hAnsi="Times New Roman" w:cs="Times New Roman"/>
                <w:sz w:val="26"/>
                <w:szCs w:val="26"/>
              </w:rPr>
            </w:pPr>
            <w:r w:rsidRPr="006454E5">
              <w:rPr>
                <w:rFonts w:ascii="Times New Roman" w:hAnsi="Times New Roman" w:cs="Times New Roman"/>
                <w:sz w:val="26"/>
                <w:szCs w:val="26"/>
              </w:rPr>
              <w:t>Khách nhập thông tin đăng ký (tài khoản, mật khẩu, xác thực mật khẩu) và ấn nút đăng ký</w:t>
            </w:r>
          </w:p>
          <w:p w14:paraId="17DA5766" w14:textId="77777777" w:rsidR="00314B16" w:rsidRPr="006454E5" w:rsidRDefault="00314B16" w:rsidP="00314B16">
            <w:pPr>
              <w:pStyle w:val="normal1"/>
              <w:numPr>
                <w:ilvl w:val="0"/>
                <w:numId w:val="5"/>
              </w:numPr>
              <w:spacing w:before="1" w:line="276" w:lineRule="auto"/>
              <w:rPr>
                <w:rFonts w:ascii="Times New Roman" w:hAnsi="Times New Roman" w:cs="Times New Roman"/>
                <w:sz w:val="26"/>
                <w:szCs w:val="26"/>
              </w:rPr>
            </w:pPr>
            <w:r w:rsidRPr="006454E5">
              <w:rPr>
                <w:rFonts w:ascii="Times New Roman" w:hAnsi="Times New Roman" w:cs="Times New Roman"/>
                <w:sz w:val="26"/>
                <w:szCs w:val="26"/>
              </w:rPr>
              <w:t>Hệ thống thông báo đăng ký tài khoản thành công.</w:t>
            </w:r>
          </w:p>
        </w:tc>
      </w:tr>
      <w:tr w:rsidR="00314B16" w:rsidRPr="00F06492" w14:paraId="4567DDEF"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7131F00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Ngoại lệ</w:t>
            </w:r>
          </w:p>
          <w:p w14:paraId="23D1BA4C" w14:textId="77777777" w:rsidR="00314B16" w:rsidRPr="006454E5" w:rsidRDefault="00314B16" w:rsidP="00314B16">
            <w:pPr>
              <w:pStyle w:val="normal1"/>
              <w:numPr>
                <w:ilvl w:val="0"/>
                <w:numId w:val="6"/>
              </w:numPr>
              <w:tabs>
                <w:tab w:val="left" w:pos="1190"/>
              </w:tabs>
              <w:spacing w:before="1"/>
              <w:ind w:right="154"/>
              <w:rPr>
                <w:rFonts w:ascii="Times New Roman" w:hAnsi="Times New Roman" w:cs="Times New Roman"/>
                <w:sz w:val="26"/>
                <w:szCs w:val="26"/>
              </w:rPr>
            </w:pPr>
            <w:r w:rsidRPr="006454E5">
              <w:rPr>
                <w:rFonts w:ascii="Times New Roman" w:hAnsi="Times New Roman" w:cs="Times New Roman"/>
                <w:sz w:val="26"/>
                <w:szCs w:val="26"/>
              </w:rPr>
              <w:t>Hệ thống thông báo tài khoản đã tồn tại, mật khẩu và xác thực mật khẩu phải giống nhau. Và yêu cầu nhập lại</w:t>
            </w:r>
          </w:p>
          <w:p w14:paraId="3FE4BE5D" w14:textId="77777777" w:rsidR="00314B16" w:rsidRPr="006454E5" w:rsidRDefault="00314B16" w:rsidP="00314B16">
            <w:pPr>
              <w:pStyle w:val="normal1"/>
              <w:numPr>
                <w:ilvl w:val="1"/>
                <w:numId w:val="6"/>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3CBA0619" w14:textId="75CCE4E6" w:rsidR="00314B16" w:rsidRPr="006454E5" w:rsidDel="00C871E7" w:rsidRDefault="00314B16" w:rsidP="00314B16">
      <w:pPr>
        <w:rPr>
          <w:del w:id="570" w:author="Khanh Cong" w:date="2024-12-23T21:06:00Z" w16du:dateUtc="2024-12-23T14:06:00Z"/>
          <w:rFonts w:cs="Times New Roman"/>
          <w:sz w:val="26"/>
          <w:szCs w:val="26"/>
        </w:rPr>
        <w:sectPr w:rsidR="00314B16" w:rsidRPr="006454E5" w:rsidDel="00C871E7" w:rsidSect="00314B16">
          <w:footerReference w:type="even" r:id="rId19"/>
          <w:footerReference w:type="default" r:id="rId20"/>
          <w:footerReference w:type="first" r:id="rId21"/>
          <w:pgSz w:w="12240" w:h="15840"/>
          <w:pgMar w:top="1320" w:right="640" w:bottom="1280" w:left="1580" w:header="0" w:footer="1084" w:gutter="0"/>
          <w:cols w:space="720"/>
          <w:formProt w:val="0"/>
          <w:docGrid w:linePitch="100" w:charSpace="-8193"/>
        </w:sectPr>
      </w:pPr>
    </w:p>
    <w:p w14:paraId="4788B29E" w14:textId="6F96DDCC" w:rsidR="00314B16" w:rsidRPr="006454E5" w:rsidRDefault="00D1452A" w:rsidP="00790665">
      <w:pPr>
        <w:pStyle w:val="Heading3"/>
        <w:rPr>
          <w:rFonts w:cs="Times New Roman"/>
          <w:szCs w:val="26"/>
        </w:rPr>
      </w:pPr>
      <w:bookmarkStart w:id="571" w:name="__RefHeading___Toc26592_1225579473"/>
      <w:bookmarkStart w:id="572" w:name="_19c6y18"/>
      <w:bookmarkStart w:id="573" w:name="_4f1mdlm"/>
      <w:bookmarkStart w:id="574" w:name="_Toc185447745"/>
      <w:bookmarkStart w:id="575" w:name="_Toc185534208"/>
      <w:bookmarkStart w:id="576" w:name="_Toc185706963"/>
      <w:bookmarkStart w:id="577" w:name="_Toc185881043"/>
      <w:bookmarkStart w:id="578" w:name="_Toc185881122"/>
      <w:bookmarkEnd w:id="571"/>
      <w:bookmarkEnd w:id="572"/>
      <w:bookmarkEnd w:id="573"/>
      <w:r w:rsidRPr="006454E5">
        <w:rPr>
          <w:rFonts w:cs="Times New Roman"/>
          <w:szCs w:val="26"/>
        </w:rPr>
        <w:t xml:space="preserve">2.1.3. </w:t>
      </w:r>
      <w:r w:rsidR="00314B16" w:rsidRPr="006454E5">
        <w:rPr>
          <w:rFonts w:cs="Times New Roman"/>
          <w:szCs w:val="26"/>
        </w:rPr>
        <w:t>Biểu đồ phân rã và kịch bản UC Đăng nhập</w:t>
      </w:r>
      <w:bookmarkEnd w:id="574"/>
      <w:bookmarkEnd w:id="575"/>
      <w:bookmarkEnd w:id="576"/>
      <w:bookmarkEnd w:id="577"/>
      <w:bookmarkEnd w:id="578"/>
    </w:p>
    <w:p w14:paraId="62392074" w14:textId="77777777" w:rsidR="00314B16" w:rsidRPr="006454E5" w:rsidRDefault="00314B16" w:rsidP="00314B16">
      <w:pPr>
        <w:pStyle w:val="normal1"/>
        <w:spacing w:before="11"/>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2336" behindDoc="0" locked="0" layoutInCell="0" allowOverlap="1" wp14:anchorId="5D7915D9" wp14:editId="619A6DDD">
            <wp:simplePos x="0" y="0"/>
            <wp:positionH relativeFrom="column">
              <wp:posOffset>142240</wp:posOffset>
            </wp:positionH>
            <wp:positionV relativeFrom="paragraph">
              <wp:posOffset>131445</wp:posOffset>
            </wp:positionV>
            <wp:extent cx="5927090" cy="2749550"/>
            <wp:effectExtent l="0" t="0" r="0" b="0"/>
            <wp:wrapTopAndBottom/>
            <wp:docPr id="8" name="image5.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A diagram of a diagram&#10;&#10;Description automatically generated"/>
                    <pic:cNvPicPr>
                      <a:picLocks noChangeAspect="1" noChangeArrowheads="1"/>
                    </pic:cNvPicPr>
                  </pic:nvPicPr>
                  <pic:blipFill>
                    <a:blip r:embed="rId22"/>
                    <a:stretch>
                      <a:fillRect/>
                    </a:stretch>
                  </pic:blipFill>
                  <pic:spPr bwMode="auto">
                    <a:xfrm>
                      <a:off x="0" y="0"/>
                      <a:ext cx="5927090" cy="2749550"/>
                    </a:xfrm>
                    <a:prstGeom prst="rect">
                      <a:avLst/>
                    </a:prstGeom>
                    <a:noFill/>
                  </pic:spPr>
                </pic:pic>
              </a:graphicData>
            </a:graphic>
          </wp:anchor>
        </w:drawing>
      </w:r>
    </w:p>
    <w:p w14:paraId="449EDFCD" w14:textId="77777777" w:rsidR="00314B16" w:rsidRPr="006454E5" w:rsidRDefault="00314B16" w:rsidP="00314B16">
      <w:pPr>
        <w:pStyle w:val="normal1"/>
        <w:rPr>
          <w:rFonts w:ascii="Times New Roman" w:hAnsi="Times New Roman" w:cs="Times New Roman"/>
          <w:i/>
          <w:sz w:val="26"/>
          <w:szCs w:val="26"/>
        </w:rPr>
      </w:pPr>
    </w:p>
    <w:p w14:paraId="1DFC9743" w14:textId="77777777" w:rsidR="00314B16" w:rsidRPr="006454E5" w:rsidRDefault="00314B16" w:rsidP="00314B16">
      <w:pPr>
        <w:pStyle w:val="normal1"/>
        <w:rPr>
          <w:rFonts w:ascii="Times New Roman" w:hAnsi="Times New Roman" w:cs="Times New Roman"/>
          <w:i/>
          <w:sz w:val="26"/>
          <w:szCs w:val="26"/>
        </w:rPr>
      </w:pPr>
    </w:p>
    <w:p w14:paraId="7E43AC5E" w14:textId="77777777" w:rsidR="00314B16" w:rsidRPr="006454E5" w:rsidRDefault="00314B16" w:rsidP="00314B16">
      <w:pPr>
        <w:pStyle w:val="normal1"/>
        <w:spacing w:before="18"/>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9F6247A"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53899D9"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772CB8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Đăng nhập</w:t>
            </w:r>
          </w:p>
        </w:tc>
      </w:tr>
      <w:tr w:rsidR="00314B16" w:rsidRPr="00F06492" w14:paraId="5FF4845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2E2258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8C6714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Người dùng (User)</w:t>
            </w:r>
          </w:p>
        </w:tc>
      </w:tr>
      <w:tr w:rsidR="00314B16" w:rsidRPr="00F06492" w14:paraId="08BE2FB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285C563"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0F24141" w14:textId="77777777" w:rsidR="00314B16" w:rsidRPr="006454E5" w:rsidRDefault="00314B16" w:rsidP="00314B16">
            <w:pPr>
              <w:pStyle w:val="normal1"/>
              <w:numPr>
                <w:ilvl w:val="0"/>
                <w:numId w:val="7"/>
              </w:numPr>
              <w:tabs>
                <w:tab w:val="left" w:pos="829"/>
              </w:tabs>
              <w:spacing w:before="1"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Người dùng đến trang chủ.</w:t>
            </w:r>
          </w:p>
        </w:tc>
      </w:tr>
      <w:tr w:rsidR="00314B16" w:rsidRPr="00F06492" w14:paraId="76B32517"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339FFF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31D50D7" w14:textId="77777777" w:rsidR="00314B16" w:rsidRPr="006454E5" w:rsidRDefault="00314B16" w:rsidP="00314B16">
            <w:pPr>
              <w:pStyle w:val="normal1"/>
              <w:numPr>
                <w:ilvl w:val="0"/>
                <w:numId w:val="8"/>
              </w:numPr>
              <w:tabs>
                <w:tab w:val="left" w:pos="830"/>
              </w:tabs>
              <w:spacing w:line="300" w:lineRule="auto"/>
              <w:ind w:right="417"/>
              <w:rPr>
                <w:rFonts w:ascii="Times New Roman" w:hAnsi="Times New Roman" w:cs="Times New Roman"/>
                <w:sz w:val="26"/>
                <w:szCs w:val="26"/>
              </w:rPr>
            </w:pPr>
            <w:r w:rsidRPr="006454E5">
              <w:rPr>
                <w:rFonts w:ascii="Times New Roman" w:hAnsi="Times New Roman" w:cs="Times New Roman"/>
                <w:sz w:val="26"/>
                <w:szCs w:val="26"/>
              </w:rPr>
              <w:t>Người dùng đăng nhập tài khoản thành công.</w:t>
            </w:r>
          </w:p>
        </w:tc>
      </w:tr>
      <w:tr w:rsidR="00314B16" w:rsidRPr="00F06492" w14:paraId="30D766F2" w14:textId="77777777" w:rsidTr="00B52E04">
        <w:trPr>
          <w:trHeight w:val="1493"/>
        </w:trPr>
        <w:tc>
          <w:tcPr>
            <w:tcW w:w="9349" w:type="dxa"/>
            <w:gridSpan w:val="2"/>
            <w:tcBorders>
              <w:top w:val="single" w:sz="4" w:space="0" w:color="000000"/>
              <w:left w:val="single" w:sz="4" w:space="0" w:color="000000"/>
              <w:bottom w:val="single" w:sz="4" w:space="0" w:color="000000"/>
              <w:right w:val="single" w:sz="4" w:space="0" w:color="000000"/>
            </w:tcBorders>
          </w:tcPr>
          <w:p w14:paraId="51A2E428"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7117B5A9" w14:textId="77777777" w:rsidR="00314B16" w:rsidRPr="006454E5"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bấm nút đăng nhập trên trang chủ.</w:t>
            </w:r>
          </w:p>
          <w:p w14:paraId="35A0FA26" w14:textId="77777777" w:rsidR="00314B16" w:rsidRPr="006454E5" w:rsidRDefault="00314B16" w:rsidP="00314B16">
            <w:pPr>
              <w:pStyle w:val="normal1"/>
              <w:numPr>
                <w:ilvl w:val="0"/>
                <w:numId w:val="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màn hình đăng nhập.</w:t>
            </w:r>
          </w:p>
          <w:p w14:paraId="7BA9510D" w14:textId="77777777" w:rsidR="00314B16" w:rsidRPr="006454E5"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nhập tài khoản (usename), mật khẩu (password)</w:t>
            </w:r>
          </w:p>
          <w:p w14:paraId="29976A57" w14:textId="77777777" w:rsidR="00314B16" w:rsidRPr="006454E5" w:rsidRDefault="00314B16" w:rsidP="00314B16">
            <w:pPr>
              <w:pStyle w:val="normal1"/>
              <w:numPr>
                <w:ilvl w:val="0"/>
                <w:numId w:val="9"/>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đăng nhập thành công.</w:t>
            </w:r>
          </w:p>
        </w:tc>
      </w:tr>
      <w:tr w:rsidR="00314B16" w:rsidRPr="00F06492" w14:paraId="45CFD226" w14:textId="77777777" w:rsidTr="00B52E04">
        <w:trPr>
          <w:trHeight w:val="898"/>
        </w:trPr>
        <w:tc>
          <w:tcPr>
            <w:tcW w:w="9349" w:type="dxa"/>
            <w:gridSpan w:val="2"/>
            <w:tcBorders>
              <w:top w:val="single" w:sz="4" w:space="0" w:color="000000"/>
              <w:left w:val="single" w:sz="4" w:space="0" w:color="000000"/>
              <w:bottom w:val="single" w:sz="4" w:space="0" w:color="000000"/>
              <w:right w:val="single" w:sz="4" w:space="0" w:color="000000"/>
            </w:tcBorders>
          </w:tcPr>
          <w:p w14:paraId="52951580"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3C66A332" w14:textId="77777777" w:rsidR="00314B16" w:rsidRPr="006454E5" w:rsidRDefault="00314B16" w:rsidP="00314B16">
            <w:pPr>
              <w:pStyle w:val="normal1"/>
              <w:numPr>
                <w:ilvl w:val="0"/>
                <w:numId w:val="10"/>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sai tài khoản, mật khẩu. Và yêu cầu nhập lại</w:t>
            </w:r>
          </w:p>
          <w:p w14:paraId="488F8AE2" w14:textId="77777777" w:rsidR="00314B16" w:rsidRPr="006454E5" w:rsidRDefault="00314B16" w:rsidP="00314B16">
            <w:pPr>
              <w:pStyle w:val="normal1"/>
              <w:numPr>
                <w:ilvl w:val="1"/>
                <w:numId w:val="10"/>
              </w:numPr>
              <w:tabs>
                <w:tab w:val="left" w:pos="1549"/>
              </w:tabs>
              <w:spacing w:before="1"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50BDD1AC" w14:textId="73CF4D3D" w:rsidR="00314B16" w:rsidRPr="006454E5" w:rsidDel="00C871E7" w:rsidRDefault="00314B16" w:rsidP="00314B16">
      <w:pPr>
        <w:rPr>
          <w:del w:id="579" w:author="Khanh Cong" w:date="2024-12-23T21:06:00Z" w16du:dateUtc="2024-12-23T14:06:00Z"/>
          <w:rFonts w:cs="Times New Roman"/>
          <w:sz w:val="26"/>
          <w:szCs w:val="26"/>
        </w:rPr>
        <w:sectPr w:rsidR="00314B16" w:rsidRPr="006454E5" w:rsidDel="00C871E7" w:rsidSect="00314B16">
          <w:footerReference w:type="even" r:id="rId23"/>
          <w:footerReference w:type="default" r:id="rId24"/>
          <w:footerReference w:type="first" r:id="rId25"/>
          <w:pgSz w:w="12240" w:h="15840"/>
          <w:pgMar w:top="1320" w:right="640" w:bottom="1280" w:left="1580" w:header="0" w:footer="1084" w:gutter="0"/>
          <w:cols w:space="720"/>
          <w:formProt w:val="0"/>
          <w:docGrid w:linePitch="100" w:charSpace="-8193"/>
        </w:sectPr>
      </w:pPr>
    </w:p>
    <w:p w14:paraId="1D219378" w14:textId="74D60EFD" w:rsidR="00314B16" w:rsidRPr="006454E5" w:rsidRDefault="00D1452A" w:rsidP="00790665">
      <w:pPr>
        <w:pStyle w:val="Heading3"/>
        <w:rPr>
          <w:rFonts w:cs="Times New Roman"/>
          <w:szCs w:val="26"/>
        </w:rPr>
      </w:pPr>
      <w:bookmarkStart w:id="580" w:name="__RefHeading___Toc26594_1225579473"/>
      <w:bookmarkStart w:id="581" w:name="_37m2jsg"/>
      <w:bookmarkStart w:id="582" w:name="_28h4qwu"/>
      <w:bookmarkStart w:id="583" w:name="_Toc185447746"/>
      <w:bookmarkStart w:id="584" w:name="_Toc185534209"/>
      <w:bookmarkStart w:id="585" w:name="_Toc185706964"/>
      <w:bookmarkStart w:id="586" w:name="_Toc185881044"/>
      <w:bookmarkStart w:id="587" w:name="_Toc185881123"/>
      <w:bookmarkEnd w:id="580"/>
      <w:bookmarkEnd w:id="581"/>
      <w:bookmarkEnd w:id="582"/>
      <w:r w:rsidRPr="006454E5">
        <w:rPr>
          <w:rFonts w:cs="Times New Roman"/>
          <w:szCs w:val="26"/>
        </w:rPr>
        <w:t xml:space="preserve">2.1.4. </w:t>
      </w:r>
      <w:r w:rsidR="00314B16" w:rsidRPr="006454E5">
        <w:rPr>
          <w:rFonts w:cs="Times New Roman"/>
          <w:szCs w:val="26"/>
        </w:rPr>
        <w:t>Biểu đồ phân rã và kịch bản UC quản lý sản phẩm</w:t>
      </w:r>
      <w:bookmarkEnd w:id="583"/>
      <w:bookmarkEnd w:id="584"/>
      <w:bookmarkEnd w:id="585"/>
      <w:bookmarkEnd w:id="586"/>
      <w:bookmarkEnd w:id="587"/>
    </w:p>
    <w:p w14:paraId="2C233039" w14:textId="77777777" w:rsidR="00314B16" w:rsidRPr="006454E5" w:rsidRDefault="00314B16" w:rsidP="00314B16">
      <w:pPr>
        <w:pStyle w:val="normal1"/>
        <w:spacing w:before="166"/>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3360" behindDoc="0" locked="0" layoutInCell="0" allowOverlap="1" wp14:anchorId="2BDD2780" wp14:editId="7C75AB32">
            <wp:simplePos x="0" y="0"/>
            <wp:positionH relativeFrom="column">
              <wp:posOffset>175260</wp:posOffset>
            </wp:positionH>
            <wp:positionV relativeFrom="paragraph">
              <wp:posOffset>266700</wp:posOffset>
            </wp:positionV>
            <wp:extent cx="5922645" cy="1689100"/>
            <wp:effectExtent l="0" t="0" r="0" b="0"/>
            <wp:wrapTopAndBottom/>
            <wp:docPr id="9" name="image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A diagram of a diagram&#10;&#10;Description automatically generated"/>
                    <pic:cNvPicPr>
                      <a:picLocks noChangeAspect="1" noChangeArrowheads="1"/>
                    </pic:cNvPicPr>
                  </pic:nvPicPr>
                  <pic:blipFill>
                    <a:blip r:embed="rId26"/>
                    <a:stretch>
                      <a:fillRect/>
                    </a:stretch>
                  </pic:blipFill>
                  <pic:spPr bwMode="auto">
                    <a:xfrm>
                      <a:off x="0" y="0"/>
                      <a:ext cx="5922645" cy="1689100"/>
                    </a:xfrm>
                    <a:prstGeom prst="rect">
                      <a:avLst/>
                    </a:prstGeom>
                    <a:noFill/>
                  </pic:spPr>
                </pic:pic>
              </a:graphicData>
            </a:graphic>
          </wp:anchor>
        </w:drawing>
      </w:r>
    </w:p>
    <w:p w14:paraId="5CFDB513" w14:textId="77777777" w:rsidR="00314B16" w:rsidRPr="006454E5" w:rsidRDefault="00314B16" w:rsidP="00314B16">
      <w:pPr>
        <w:pStyle w:val="normal1"/>
        <w:rPr>
          <w:rFonts w:ascii="Times New Roman" w:hAnsi="Times New Roman" w:cs="Times New Roman"/>
          <w:i/>
          <w:sz w:val="26"/>
          <w:szCs w:val="26"/>
        </w:rPr>
      </w:pPr>
    </w:p>
    <w:p w14:paraId="0C1886DA" w14:textId="77777777" w:rsidR="00314B16" w:rsidRPr="006454E5" w:rsidRDefault="00314B16" w:rsidP="00314B16">
      <w:pPr>
        <w:pStyle w:val="normal1"/>
        <w:spacing w:before="109"/>
        <w:rPr>
          <w:rFonts w:ascii="Times New Roman" w:hAnsi="Times New Roman" w:cs="Times New Roman"/>
          <w:i/>
          <w:sz w:val="26"/>
          <w:szCs w:val="26"/>
        </w:rPr>
      </w:pPr>
    </w:p>
    <w:p w14:paraId="23FA10B8" w14:textId="77777777" w:rsidR="00314B16" w:rsidRPr="006454E5" w:rsidRDefault="00314B16" w:rsidP="00314B16">
      <w:pPr>
        <w:pStyle w:val="Heading2"/>
        <w:tabs>
          <w:tab w:val="left" w:pos="1201"/>
        </w:tabs>
        <w:rPr>
          <w:rFonts w:cs="Times New Roman"/>
          <w:szCs w:val="26"/>
        </w:rPr>
      </w:pPr>
      <w:bookmarkStart w:id="588" w:name="__RefHeading___Toc26596_1225579473"/>
      <w:bookmarkStart w:id="589" w:name="_Toc185447747"/>
      <w:bookmarkStart w:id="590" w:name="_Toc185534210"/>
      <w:bookmarkStart w:id="591" w:name="_Toc185706965"/>
      <w:bookmarkStart w:id="592" w:name="_Toc185881045"/>
      <w:bookmarkStart w:id="593" w:name="_Toc185881124"/>
      <w:bookmarkEnd w:id="588"/>
      <w:r w:rsidRPr="006454E5">
        <w:rPr>
          <w:rFonts w:cs="Times New Roman"/>
          <w:szCs w:val="26"/>
        </w:rPr>
        <w:t>Kịch bản UC thêm/sửa sản phẩm</w:t>
      </w:r>
      <w:bookmarkEnd w:id="589"/>
      <w:bookmarkEnd w:id="590"/>
      <w:bookmarkEnd w:id="591"/>
      <w:bookmarkEnd w:id="592"/>
      <w:bookmarkEnd w:id="593"/>
    </w:p>
    <w:p w14:paraId="4B602D2C" w14:textId="77777777" w:rsidR="00314B16" w:rsidRPr="006454E5" w:rsidRDefault="00314B16" w:rsidP="00314B16">
      <w:pPr>
        <w:pStyle w:val="normal1"/>
        <w:spacing w:before="2" w:after="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BFF490D"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43B1D20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7D2C5E9"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Thêm/sửa sản phẩm</w:t>
            </w:r>
          </w:p>
        </w:tc>
      </w:tr>
      <w:tr w:rsidR="00314B16" w:rsidRPr="00F06492" w14:paraId="2EAAC55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5BA21D2F"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5468D61"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Nhân viên (Staff)</w:t>
            </w:r>
          </w:p>
        </w:tc>
      </w:tr>
      <w:tr w:rsidR="00314B16" w:rsidRPr="00F06492" w14:paraId="15B1F3C0" w14:textId="77777777" w:rsidTr="00B52E04">
        <w:trPr>
          <w:trHeight w:val="850"/>
        </w:trPr>
        <w:tc>
          <w:tcPr>
            <w:tcW w:w="4674" w:type="dxa"/>
            <w:tcBorders>
              <w:top w:val="single" w:sz="4" w:space="0" w:color="000000"/>
              <w:left w:val="single" w:sz="4" w:space="0" w:color="000000"/>
              <w:bottom w:val="single" w:sz="4" w:space="0" w:color="000000"/>
              <w:right w:val="single" w:sz="4" w:space="0" w:color="000000"/>
            </w:tcBorders>
          </w:tcPr>
          <w:p w14:paraId="686255D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F838613" w14:textId="77777777" w:rsidR="00314B16" w:rsidRPr="006454E5" w:rsidRDefault="00314B16" w:rsidP="00314B16">
            <w:pPr>
              <w:pStyle w:val="normal1"/>
              <w:numPr>
                <w:ilvl w:val="0"/>
                <w:numId w:val="11"/>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13BB5B80" w14:textId="77777777" w:rsidR="00314B16" w:rsidRPr="006454E5" w:rsidRDefault="00314B16" w:rsidP="00314B16">
            <w:pPr>
              <w:pStyle w:val="normal1"/>
              <w:numPr>
                <w:ilvl w:val="0"/>
                <w:numId w:val="11"/>
              </w:numPr>
              <w:tabs>
                <w:tab w:val="left" w:pos="829"/>
              </w:tabs>
              <w:spacing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Vào được trang quản lý sản phẩm</w:t>
            </w:r>
          </w:p>
        </w:tc>
      </w:tr>
      <w:tr w:rsidR="00314B16" w:rsidRPr="00F06492" w14:paraId="16FFD7F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66E0D3B4"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A26A11E" w14:textId="77777777" w:rsidR="00314B16" w:rsidRPr="006454E5" w:rsidRDefault="00314B16" w:rsidP="00314B16">
            <w:pPr>
              <w:pStyle w:val="normal1"/>
              <w:numPr>
                <w:ilvl w:val="0"/>
                <w:numId w:val="12"/>
              </w:numPr>
              <w:tabs>
                <w:tab w:val="left" w:pos="830"/>
              </w:tabs>
              <w:spacing w:line="300" w:lineRule="auto"/>
              <w:ind w:right="595"/>
              <w:rPr>
                <w:rFonts w:ascii="Times New Roman" w:hAnsi="Times New Roman" w:cs="Times New Roman"/>
                <w:sz w:val="26"/>
                <w:szCs w:val="26"/>
              </w:rPr>
            </w:pPr>
            <w:r w:rsidRPr="006454E5">
              <w:rPr>
                <w:rFonts w:ascii="Times New Roman" w:hAnsi="Times New Roman" w:cs="Times New Roman"/>
                <w:sz w:val="26"/>
                <w:szCs w:val="26"/>
              </w:rPr>
              <w:t>Nhân viên thêm/ sửa sản phẩm thành công</w:t>
            </w:r>
          </w:p>
        </w:tc>
      </w:tr>
      <w:tr w:rsidR="00314B16" w:rsidRPr="00F06492" w14:paraId="13F3F095" w14:textId="77777777" w:rsidTr="00B52E04">
        <w:trPr>
          <w:trHeight w:val="3287"/>
        </w:trPr>
        <w:tc>
          <w:tcPr>
            <w:tcW w:w="9349" w:type="dxa"/>
            <w:gridSpan w:val="2"/>
            <w:tcBorders>
              <w:top w:val="single" w:sz="4" w:space="0" w:color="000000"/>
              <w:left w:val="single" w:sz="4" w:space="0" w:color="000000"/>
              <w:bottom w:val="single" w:sz="4" w:space="0" w:color="000000"/>
              <w:right w:val="single" w:sz="4" w:space="0" w:color="000000"/>
            </w:tcBorders>
          </w:tcPr>
          <w:p w14:paraId="700DC17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AC34FFD" w14:textId="77777777" w:rsidR="00314B16" w:rsidRPr="006454E5"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nhập từ khóa trên thanh tìm kiếm và ấn tìm kiếm.</w:t>
            </w:r>
          </w:p>
          <w:p w14:paraId="11E07674" w14:textId="77777777" w:rsidR="00314B16" w:rsidRPr="006454E5"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tìm kiếm các sản phẩm và hiện lên danh sách tìm kiếm.</w:t>
            </w:r>
          </w:p>
          <w:p w14:paraId="6B2CF5F0" w14:textId="77777777" w:rsidR="00314B16" w:rsidRPr="006454E5"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ấn nút thêm mới sản phẩm hoặc ấn chỉnh sửa sản phẩm.</w:t>
            </w:r>
          </w:p>
          <w:p w14:paraId="36E3E210" w14:textId="77777777" w:rsidR="00314B16" w:rsidRPr="006454E5" w:rsidRDefault="00314B16" w:rsidP="00314B16">
            <w:pPr>
              <w:pStyle w:val="normal1"/>
              <w:numPr>
                <w:ilvl w:val="0"/>
                <w:numId w:val="13"/>
              </w:numPr>
              <w:tabs>
                <w:tab w:val="left" w:pos="1190"/>
              </w:tabs>
              <w:ind w:right="386"/>
              <w:rPr>
                <w:rFonts w:ascii="Times New Roman" w:hAnsi="Times New Roman" w:cs="Times New Roman"/>
                <w:sz w:val="26"/>
                <w:szCs w:val="26"/>
              </w:rPr>
            </w:pPr>
            <w:r w:rsidRPr="006454E5">
              <w:rPr>
                <w:rFonts w:ascii="Times New Roman" w:hAnsi="Times New Roman" w:cs="Times New Roman"/>
                <w:sz w:val="26"/>
                <w:szCs w:val="26"/>
              </w:rPr>
              <w:t>Hệ thống hiển thị trang điền thông tin sản phẩm. Gồm có các thông tin của sản phẩm và phần giảm giá của sản phẩm.</w:t>
            </w:r>
          </w:p>
          <w:p w14:paraId="5F644C9D" w14:textId="77777777" w:rsidR="00314B16" w:rsidRPr="006454E5" w:rsidRDefault="00314B16" w:rsidP="00314B16">
            <w:pPr>
              <w:pStyle w:val="normal1"/>
              <w:numPr>
                <w:ilvl w:val="0"/>
                <w:numId w:val="13"/>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Nhân viên điền thông tin và bấm nút “save”.</w:t>
            </w:r>
          </w:p>
          <w:p w14:paraId="25DC03D8" w14:textId="77777777" w:rsidR="00314B16" w:rsidRPr="006454E5"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kiểm tra tính đúng đắn của thông tin đã nhập.</w:t>
            </w:r>
          </w:p>
          <w:p w14:paraId="048C4306" w14:textId="77777777" w:rsidR="00314B16" w:rsidRPr="006454E5" w:rsidRDefault="00314B16" w:rsidP="00314B16">
            <w:pPr>
              <w:pStyle w:val="normal1"/>
              <w:numPr>
                <w:ilvl w:val="0"/>
                <w:numId w:val="13"/>
              </w:numPr>
              <w:tabs>
                <w:tab w:val="left" w:pos="1190"/>
              </w:tabs>
              <w:spacing w:line="312" w:lineRule="auto"/>
              <w:ind w:right="237"/>
              <w:rPr>
                <w:rFonts w:ascii="Times New Roman" w:hAnsi="Times New Roman" w:cs="Times New Roman"/>
                <w:sz w:val="26"/>
                <w:szCs w:val="26"/>
              </w:rPr>
            </w:pPr>
            <w:r w:rsidRPr="006454E5">
              <w:rPr>
                <w:rFonts w:ascii="Times New Roman" w:hAnsi="Times New Roman" w:cs="Times New Roman"/>
                <w:sz w:val="26"/>
                <w:szCs w:val="26"/>
              </w:rPr>
              <w:t>Hệ thống thông báo thêm sản phẩm thành công. Sau đó lưu thông tin vào cơ sở dữ liệu.</w:t>
            </w:r>
          </w:p>
        </w:tc>
      </w:tr>
      <w:tr w:rsidR="00314B16" w:rsidRPr="00F06492" w14:paraId="32AE887D"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10614ED6"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001A1EE5" w14:textId="77777777" w:rsidR="00314B16" w:rsidRPr="006454E5" w:rsidRDefault="00314B16" w:rsidP="00314B16">
            <w:pPr>
              <w:pStyle w:val="normal1"/>
              <w:numPr>
                <w:ilvl w:val="0"/>
                <w:numId w:val="14"/>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và quay lại trang điền thông tin.</w:t>
            </w:r>
          </w:p>
          <w:p w14:paraId="051FDEAF" w14:textId="77777777" w:rsidR="00314B16" w:rsidRPr="006454E5" w:rsidRDefault="00314B16" w:rsidP="00314B16">
            <w:pPr>
              <w:pStyle w:val="normal1"/>
              <w:numPr>
                <w:ilvl w:val="1"/>
                <w:numId w:val="14"/>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7 của chuỗi sự kiện chính.</w:t>
            </w:r>
          </w:p>
        </w:tc>
      </w:tr>
    </w:tbl>
    <w:p w14:paraId="6CB6EC00" w14:textId="77777777" w:rsidR="00314B16" w:rsidRPr="006454E5" w:rsidRDefault="00314B16" w:rsidP="00314B16">
      <w:pPr>
        <w:rPr>
          <w:rFonts w:cs="Times New Roman"/>
          <w:sz w:val="26"/>
          <w:szCs w:val="26"/>
        </w:rPr>
        <w:sectPr w:rsidR="00314B16" w:rsidRPr="006454E5" w:rsidSect="00314B16">
          <w:footerReference w:type="even" r:id="rId27"/>
          <w:footerReference w:type="default" r:id="rId28"/>
          <w:footerReference w:type="first" r:id="rId29"/>
          <w:pgSz w:w="12240" w:h="15840"/>
          <w:pgMar w:top="1320" w:right="640" w:bottom="1280" w:left="1580" w:header="0" w:footer="1084" w:gutter="0"/>
          <w:cols w:space="720"/>
          <w:formProt w:val="0"/>
          <w:docGrid w:linePitch="100" w:charSpace="-8193"/>
        </w:sectPr>
      </w:pPr>
    </w:p>
    <w:p w14:paraId="4088A5B0" w14:textId="3D353A42" w:rsidR="00314B16" w:rsidRPr="006454E5" w:rsidRDefault="00D1452A" w:rsidP="00790665">
      <w:pPr>
        <w:pStyle w:val="Heading3"/>
        <w:rPr>
          <w:rFonts w:cs="Times New Roman"/>
          <w:szCs w:val="26"/>
        </w:rPr>
      </w:pPr>
      <w:bookmarkStart w:id="594" w:name="__RefHeading___Toc26598_1225579473"/>
      <w:bookmarkStart w:id="595" w:name="_46r0co2"/>
      <w:bookmarkStart w:id="596" w:name="_Toc185447748"/>
      <w:bookmarkStart w:id="597" w:name="_Toc185534211"/>
      <w:bookmarkStart w:id="598" w:name="_Toc185706966"/>
      <w:bookmarkStart w:id="599" w:name="_Toc185881046"/>
      <w:bookmarkStart w:id="600" w:name="_Toc185881125"/>
      <w:bookmarkEnd w:id="594"/>
      <w:bookmarkEnd w:id="595"/>
      <w:r w:rsidRPr="006454E5">
        <w:rPr>
          <w:rFonts w:cs="Times New Roman"/>
          <w:szCs w:val="26"/>
        </w:rPr>
        <w:lastRenderedPageBreak/>
        <w:t xml:space="preserve">2.1.5. </w:t>
      </w:r>
      <w:r w:rsidR="00314B16" w:rsidRPr="006454E5">
        <w:rPr>
          <w:rFonts w:cs="Times New Roman"/>
          <w:szCs w:val="26"/>
        </w:rPr>
        <w:t>Kịch bản UC xóa sản phẩm</w:t>
      </w:r>
      <w:bookmarkEnd w:id="596"/>
      <w:bookmarkEnd w:id="597"/>
      <w:bookmarkEnd w:id="598"/>
      <w:bookmarkEnd w:id="599"/>
      <w:bookmarkEnd w:id="600"/>
    </w:p>
    <w:p w14:paraId="55491F89" w14:textId="77777777" w:rsidR="00314B16" w:rsidRPr="006454E5" w:rsidRDefault="00314B16" w:rsidP="00314B16">
      <w:pPr>
        <w:pStyle w:val="normal1"/>
        <w:spacing w:before="2"/>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1548B2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14BB95C"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0113028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Xóa sản phẩm</w:t>
            </w:r>
          </w:p>
        </w:tc>
      </w:tr>
      <w:tr w:rsidR="00314B16" w:rsidRPr="00F06492" w14:paraId="26F86AE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36AFAB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A1FF4A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Staff</w:t>
            </w:r>
          </w:p>
        </w:tc>
      </w:tr>
      <w:tr w:rsidR="00314B16" w:rsidRPr="00F06492" w14:paraId="74DCEF06" w14:textId="77777777" w:rsidTr="00B52E04">
        <w:trPr>
          <w:trHeight w:val="897"/>
        </w:trPr>
        <w:tc>
          <w:tcPr>
            <w:tcW w:w="4674" w:type="dxa"/>
            <w:tcBorders>
              <w:top w:val="single" w:sz="4" w:space="0" w:color="000000"/>
              <w:left w:val="single" w:sz="4" w:space="0" w:color="000000"/>
              <w:bottom w:val="single" w:sz="4" w:space="0" w:color="000000"/>
              <w:right w:val="single" w:sz="4" w:space="0" w:color="000000"/>
            </w:tcBorders>
          </w:tcPr>
          <w:p w14:paraId="232AE6E8"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FE91FD5" w14:textId="77777777" w:rsidR="00314B16" w:rsidRPr="006454E5" w:rsidRDefault="00314B16" w:rsidP="00314B16">
            <w:pPr>
              <w:pStyle w:val="normal1"/>
              <w:numPr>
                <w:ilvl w:val="0"/>
                <w:numId w:val="15"/>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6D770824" w14:textId="77777777" w:rsidR="00314B16" w:rsidRPr="006454E5" w:rsidRDefault="00314B16" w:rsidP="00314B16">
            <w:pPr>
              <w:pStyle w:val="normal1"/>
              <w:numPr>
                <w:ilvl w:val="0"/>
                <w:numId w:val="15"/>
              </w:numPr>
              <w:tabs>
                <w:tab w:val="left" w:pos="829"/>
              </w:tabs>
              <w:spacing w:line="300"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quản lý sản</w:t>
            </w:r>
          </w:p>
          <w:p w14:paraId="0A803E26" w14:textId="77777777" w:rsidR="00314B16" w:rsidRPr="006454E5" w:rsidRDefault="00314B16" w:rsidP="00B52E04">
            <w:pPr>
              <w:pStyle w:val="normal1"/>
              <w:spacing w:line="264" w:lineRule="auto"/>
              <w:ind w:left="830"/>
              <w:rPr>
                <w:rFonts w:ascii="Times New Roman" w:hAnsi="Times New Roman" w:cs="Times New Roman"/>
                <w:sz w:val="26"/>
                <w:szCs w:val="26"/>
              </w:rPr>
            </w:pPr>
            <w:r w:rsidRPr="006454E5">
              <w:rPr>
                <w:rFonts w:ascii="Times New Roman" w:hAnsi="Times New Roman" w:cs="Times New Roman"/>
                <w:sz w:val="26"/>
                <w:szCs w:val="26"/>
              </w:rPr>
              <w:t>phẩm</w:t>
            </w:r>
          </w:p>
        </w:tc>
      </w:tr>
      <w:tr w:rsidR="00314B16" w:rsidRPr="00F06492" w14:paraId="278DBE2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5ACAB45C"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761EF1" w14:textId="77777777" w:rsidR="00314B16" w:rsidRPr="006454E5" w:rsidRDefault="00314B16" w:rsidP="00314B16">
            <w:pPr>
              <w:pStyle w:val="normal1"/>
              <w:numPr>
                <w:ilvl w:val="0"/>
                <w:numId w:val="16"/>
              </w:numPr>
              <w:tabs>
                <w:tab w:val="left" w:pos="830"/>
              </w:tabs>
              <w:spacing w:line="300" w:lineRule="auto"/>
              <w:ind w:right="592"/>
              <w:rPr>
                <w:rFonts w:ascii="Times New Roman" w:hAnsi="Times New Roman" w:cs="Times New Roman"/>
                <w:sz w:val="26"/>
                <w:szCs w:val="26"/>
              </w:rPr>
            </w:pPr>
            <w:r w:rsidRPr="006454E5">
              <w:rPr>
                <w:rFonts w:ascii="Times New Roman" w:hAnsi="Times New Roman" w:cs="Times New Roman"/>
                <w:sz w:val="26"/>
                <w:szCs w:val="26"/>
              </w:rPr>
              <w:t>Nhân viên xóa sản phẩm thành công</w:t>
            </w:r>
          </w:p>
        </w:tc>
      </w:tr>
      <w:tr w:rsidR="00314B16" w:rsidRPr="00F06492" w14:paraId="04B5E6AE"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03C46CEF"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2193B7FC" w14:textId="77777777" w:rsidR="00314B16" w:rsidRPr="006454E5"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chọn 1 sản phẩm và ấn nút xóa sản phẩm</w:t>
            </w:r>
          </w:p>
          <w:p w14:paraId="3B060A00" w14:textId="77777777" w:rsidR="00314B16" w:rsidRPr="006454E5" w:rsidRDefault="00314B16" w:rsidP="00314B16">
            <w:pPr>
              <w:pStyle w:val="normal1"/>
              <w:numPr>
                <w:ilvl w:val="0"/>
                <w:numId w:val="17"/>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xác nhận xóa sản phẩm</w:t>
            </w:r>
          </w:p>
          <w:p w14:paraId="71BA7877" w14:textId="77777777" w:rsidR="00314B16" w:rsidRPr="006454E5"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bấm xác nhận.</w:t>
            </w:r>
          </w:p>
          <w:p w14:paraId="19AC5E9A" w14:textId="77777777" w:rsidR="00314B16" w:rsidRPr="006454E5" w:rsidRDefault="00314B16" w:rsidP="00314B16">
            <w:pPr>
              <w:pStyle w:val="normal1"/>
              <w:numPr>
                <w:ilvl w:val="0"/>
                <w:numId w:val="17"/>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xóa sản phẩm thành công.</w:t>
            </w:r>
          </w:p>
        </w:tc>
      </w:tr>
      <w:tr w:rsidR="00314B16" w:rsidRPr="00F06492" w14:paraId="5A55E0A9" w14:textId="77777777" w:rsidTr="00B52E04">
        <w:trPr>
          <w:trHeight w:val="897"/>
        </w:trPr>
        <w:tc>
          <w:tcPr>
            <w:tcW w:w="9349" w:type="dxa"/>
            <w:gridSpan w:val="2"/>
            <w:tcBorders>
              <w:top w:val="single" w:sz="4" w:space="0" w:color="000000"/>
              <w:left w:val="single" w:sz="4" w:space="0" w:color="000000"/>
              <w:bottom w:val="single" w:sz="4" w:space="0" w:color="000000"/>
              <w:right w:val="single" w:sz="4" w:space="0" w:color="000000"/>
            </w:tcBorders>
          </w:tcPr>
          <w:p w14:paraId="515F658B"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53C77883" w14:textId="77777777" w:rsidR="00314B16" w:rsidRPr="006454E5" w:rsidRDefault="00314B16" w:rsidP="00314B16">
            <w:pPr>
              <w:pStyle w:val="normal1"/>
              <w:numPr>
                <w:ilvl w:val="0"/>
                <w:numId w:val="18"/>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ấn hủy</w:t>
            </w:r>
          </w:p>
          <w:p w14:paraId="26670C76" w14:textId="77777777" w:rsidR="00314B16" w:rsidRPr="006454E5" w:rsidRDefault="00314B16" w:rsidP="00314B16">
            <w:pPr>
              <w:pStyle w:val="normal1"/>
              <w:numPr>
                <w:ilvl w:val="1"/>
                <w:numId w:val="18"/>
              </w:numPr>
              <w:tabs>
                <w:tab w:val="left" w:pos="1549"/>
              </w:tabs>
              <w:spacing w:before="1"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Hệ thống chuyển đến trang quản lý sản phẩm</w:t>
            </w:r>
            <w:bookmarkStart w:id="601" w:name="111kx3o"/>
            <w:bookmarkEnd w:id="601"/>
          </w:p>
        </w:tc>
      </w:tr>
    </w:tbl>
    <w:p w14:paraId="2B988C69" w14:textId="2D5FFBE9" w:rsidR="00314B16" w:rsidRPr="006454E5" w:rsidRDefault="00D1452A" w:rsidP="00790665">
      <w:pPr>
        <w:pStyle w:val="Heading3"/>
        <w:rPr>
          <w:rFonts w:cs="Times New Roman"/>
          <w:szCs w:val="26"/>
        </w:rPr>
      </w:pPr>
      <w:bookmarkStart w:id="602" w:name="__RefHeading___Toc26600_1225579473"/>
      <w:bookmarkStart w:id="603" w:name="_3l18frh"/>
      <w:bookmarkStart w:id="604" w:name="_Toc185447749"/>
      <w:bookmarkStart w:id="605" w:name="_Toc185534212"/>
      <w:bookmarkStart w:id="606" w:name="_Toc185706967"/>
      <w:bookmarkStart w:id="607" w:name="_Toc185881047"/>
      <w:bookmarkStart w:id="608" w:name="_Toc185881126"/>
      <w:bookmarkEnd w:id="602"/>
      <w:bookmarkEnd w:id="603"/>
      <w:r w:rsidRPr="006454E5">
        <w:rPr>
          <w:rFonts w:cs="Times New Roman"/>
          <w:szCs w:val="26"/>
        </w:rPr>
        <w:t xml:space="preserve">2.1.6. </w:t>
      </w:r>
      <w:r w:rsidR="00314B16" w:rsidRPr="006454E5">
        <w:rPr>
          <w:rFonts w:cs="Times New Roman"/>
          <w:szCs w:val="26"/>
        </w:rPr>
        <w:t>Biểu đồ phân rã và kịch bản UC quản lý giỏ hàng</w:t>
      </w:r>
      <w:bookmarkEnd w:id="604"/>
      <w:bookmarkEnd w:id="605"/>
      <w:bookmarkEnd w:id="606"/>
      <w:bookmarkEnd w:id="607"/>
      <w:bookmarkEnd w:id="608"/>
    </w:p>
    <w:p w14:paraId="164F69E5"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4384" behindDoc="0" locked="0" layoutInCell="0" allowOverlap="1" wp14:anchorId="046738C9" wp14:editId="49359D4B">
            <wp:simplePos x="0" y="0"/>
            <wp:positionH relativeFrom="column">
              <wp:posOffset>175260</wp:posOffset>
            </wp:positionH>
            <wp:positionV relativeFrom="paragraph">
              <wp:posOffset>233045</wp:posOffset>
            </wp:positionV>
            <wp:extent cx="5918835" cy="1978025"/>
            <wp:effectExtent l="0" t="0" r="0" b="0"/>
            <wp:wrapTopAndBottom/>
            <wp:docPr id="10" name="image6.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A diagram of a diagram&#10;&#10;Description automatically generated"/>
                    <pic:cNvPicPr>
                      <a:picLocks noChangeAspect="1" noChangeArrowheads="1"/>
                    </pic:cNvPicPr>
                  </pic:nvPicPr>
                  <pic:blipFill>
                    <a:blip r:embed="rId30"/>
                    <a:stretch>
                      <a:fillRect/>
                    </a:stretch>
                  </pic:blipFill>
                  <pic:spPr bwMode="auto">
                    <a:xfrm>
                      <a:off x="0" y="0"/>
                      <a:ext cx="5918835" cy="1978025"/>
                    </a:xfrm>
                    <a:prstGeom prst="rect">
                      <a:avLst/>
                    </a:prstGeom>
                    <a:noFill/>
                  </pic:spPr>
                </pic:pic>
              </a:graphicData>
            </a:graphic>
          </wp:anchor>
        </w:drawing>
      </w:r>
    </w:p>
    <w:p w14:paraId="7F9E302F" w14:textId="4FE5B72F" w:rsidR="00314B16" w:rsidRPr="006454E5" w:rsidRDefault="00D1452A" w:rsidP="00790665">
      <w:pPr>
        <w:pStyle w:val="Heading3"/>
        <w:rPr>
          <w:rFonts w:cs="Times New Roman"/>
          <w:szCs w:val="26"/>
        </w:rPr>
      </w:pPr>
      <w:bookmarkStart w:id="609" w:name="__RefHeading___Toc26602_1225579473"/>
      <w:bookmarkStart w:id="610" w:name="_Toc185447750"/>
      <w:bookmarkStart w:id="611" w:name="_Toc185534213"/>
      <w:bookmarkStart w:id="612" w:name="_Toc185706968"/>
      <w:bookmarkStart w:id="613" w:name="_Toc185881048"/>
      <w:bookmarkStart w:id="614" w:name="_Toc185881127"/>
      <w:bookmarkEnd w:id="609"/>
      <w:r w:rsidRPr="006454E5">
        <w:rPr>
          <w:rFonts w:cs="Times New Roman"/>
          <w:szCs w:val="26"/>
        </w:rPr>
        <w:t xml:space="preserve">2.1.7. </w:t>
      </w:r>
      <w:r w:rsidR="00314B16" w:rsidRPr="006454E5">
        <w:rPr>
          <w:rFonts w:cs="Times New Roman"/>
          <w:szCs w:val="26"/>
        </w:rPr>
        <w:t>Kịch bản UC thêm sản phẩm giỏ hàng</w:t>
      </w:r>
      <w:bookmarkEnd w:id="610"/>
      <w:bookmarkEnd w:id="611"/>
      <w:bookmarkEnd w:id="612"/>
      <w:bookmarkEnd w:id="613"/>
      <w:bookmarkEnd w:id="614"/>
    </w:p>
    <w:p w14:paraId="72AB6B8A" w14:textId="77777777" w:rsidR="00314B16" w:rsidRPr="006454E5" w:rsidRDefault="00314B16" w:rsidP="00314B16">
      <w:pPr>
        <w:pStyle w:val="normal1"/>
        <w:spacing w:before="2" w:after="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50A9B2B"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5497FB3"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FB4C58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 sản phẩm giỏ hàng</w:t>
            </w:r>
          </w:p>
        </w:tc>
      </w:tr>
      <w:tr w:rsidR="00314B16" w:rsidRPr="00F06492" w14:paraId="2AA03C2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72EF934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F17EF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w:t>
            </w:r>
          </w:p>
        </w:tc>
      </w:tr>
      <w:tr w:rsidR="00314B16" w:rsidRPr="00F06492" w14:paraId="7B568F85"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0311C4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715D343" w14:textId="77777777" w:rsidR="00314B16" w:rsidRPr="006454E5" w:rsidRDefault="00314B16" w:rsidP="00314B16">
            <w:pPr>
              <w:pStyle w:val="normal1"/>
              <w:numPr>
                <w:ilvl w:val="0"/>
                <w:numId w:val="19"/>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79CE0F41"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42CCEDE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4ACEC7A6" w14:textId="77777777" w:rsidR="00314B16" w:rsidRPr="006454E5" w:rsidRDefault="00314B16" w:rsidP="00314B16">
            <w:pPr>
              <w:pStyle w:val="normal1"/>
              <w:numPr>
                <w:ilvl w:val="0"/>
                <w:numId w:val="20"/>
              </w:numPr>
              <w:tabs>
                <w:tab w:val="left" w:pos="830"/>
              </w:tabs>
              <w:spacing w:line="300" w:lineRule="auto"/>
              <w:ind w:right="551"/>
              <w:rPr>
                <w:rFonts w:ascii="Times New Roman" w:hAnsi="Times New Roman" w:cs="Times New Roman"/>
                <w:sz w:val="26"/>
                <w:szCs w:val="26"/>
              </w:rPr>
            </w:pPr>
            <w:r w:rsidRPr="006454E5">
              <w:rPr>
                <w:rFonts w:ascii="Times New Roman" w:hAnsi="Times New Roman" w:cs="Times New Roman"/>
                <w:sz w:val="26"/>
                <w:szCs w:val="26"/>
              </w:rPr>
              <w:t>Khách thêm sản phẩm giỏ hàng thành công</w:t>
            </w:r>
          </w:p>
        </w:tc>
      </w:tr>
      <w:tr w:rsidR="00314B16" w:rsidRPr="00F06492" w14:paraId="491FBF3D" w14:textId="77777777" w:rsidTr="00B52E04">
        <w:trPr>
          <w:trHeight w:val="298"/>
        </w:trPr>
        <w:tc>
          <w:tcPr>
            <w:tcW w:w="9349" w:type="dxa"/>
            <w:gridSpan w:val="2"/>
            <w:tcBorders>
              <w:top w:val="single" w:sz="4" w:space="0" w:color="000000"/>
              <w:left w:val="single" w:sz="4" w:space="0" w:color="000000"/>
              <w:bottom w:val="single" w:sz="4" w:space="0" w:color="000000"/>
              <w:right w:val="single" w:sz="4" w:space="0" w:color="000000"/>
            </w:tcBorders>
          </w:tcPr>
          <w:p w14:paraId="712C3CA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tc>
      </w:tr>
    </w:tbl>
    <w:p w14:paraId="61F868A4" w14:textId="77777777" w:rsidR="00314B16" w:rsidRPr="006454E5" w:rsidRDefault="00314B16" w:rsidP="00314B16">
      <w:pPr>
        <w:rPr>
          <w:rFonts w:cs="Times New Roman"/>
          <w:sz w:val="26"/>
          <w:szCs w:val="26"/>
        </w:rPr>
        <w:sectPr w:rsidR="00314B16" w:rsidRPr="006454E5" w:rsidSect="00314B16">
          <w:footerReference w:type="even" r:id="rId31"/>
          <w:footerReference w:type="default" r:id="rId32"/>
          <w:footerReference w:type="first" r:id="rId33"/>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11D3417C" w14:textId="77777777" w:rsidR="00314B16" w:rsidRPr="006454E5" w:rsidRDefault="00314B16" w:rsidP="00314B16">
      <w:pPr>
        <w:pStyle w:val="normal1"/>
        <w:rPr>
          <w:rFonts w:ascii="Times New Roman" w:hAnsi="Times New Roman" w:cs="Times New Roman"/>
          <w:b/>
          <w:sz w:val="26"/>
          <w:szCs w:val="26"/>
        </w:rPr>
      </w:pPr>
    </w:p>
    <w:p w14:paraId="7083E6B8"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g">
            <w:drawing>
              <wp:inline distT="0" distB="0" distL="0" distR="0" wp14:anchorId="4465B105" wp14:editId="0C44D786">
                <wp:extent cx="5943600" cy="1537970"/>
                <wp:effectExtent l="0" t="0" r="0" b="0"/>
                <wp:docPr id="11" name="Shape1"/>
                <wp:cNvGraphicFramePr/>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Pr id="25234051" name="Group 25234051"/>
                        <wpg:cNvGrpSpPr/>
                        <wpg:grpSpPr>
                          <a:xfrm>
                            <a:off x="0" y="0"/>
                            <a:ext cx="5943600" cy="1537920"/>
                            <a:chOff x="0" y="0"/>
                            <a:chExt cx="0" cy="0"/>
                          </a:xfrm>
                        </wpg:grpSpPr>
                        <wps:wsp>
                          <wps:cNvPr id="12" name="Shape 4"/>
                          <wps:cNvSpPr/>
                          <wps:spPr>
                            <a:xfrm>
                              <a:off x="0" y="0"/>
                              <a:ext cx="5943600" cy="1537920"/>
                            </a:xfrm>
                            <a:prstGeom prst="rect">
                              <a:avLst/>
                            </a:prstGeom>
                            <a:noFill/>
                            <a:ln w="0">
                              <a:noFill/>
                            </a:ln>
                          </wps:spPr>
                          <wps:style>
                            <a:lnRef idx="0">
                              <a:scrgbClr r="0" g="0" b="0"/>
                            </a:lnRef>
                            <a:fillRef idx="0">
                              <a:scrgbClr r="0" g="0" b="0"/>
                            </a:fillRef>
                            <a:effectRef idx="0">
                              <a:scrgbClr r="0" g="0" b="0"/>
                            </a:effectRef>
                            <a:fontRef idx="minor"/>
                          </wps:style>
                          <wps:txbx>
                            <w:txbxContent>
                              <w:p w14:paraId="5F137469" w14:textId="77777777" w:rsidR="00314B16" w:rsidRDefault="00314B16" w:rsidP="00314B16">
                                <w:pPr>
                                  <w:pStyle w:val="normal1"/>
                                  <w:spacing w:line="240" w:lineRule="exact"/>
                                </w:pPr>
                              </w:p>
                            </w:txbxContent>
                          </wps:txbx>
                          <wps:bodyPr lIns="0" tIns="0" rIns="0" bIns="0" anchor="ctr">
                            <a:noAutofit/>
                          </wps:bodyPr>
                        </wps:wsp>
                        <wps:wsp>
                          <wps:cNvPr id="13" name="Shape 5"/>
                          <wps:cNvSpPr/>
                          <wps:spPr>
                            <a:xfrm>
                              <a:off x="3240" y="963360"/>
                              <a:ext cx="5937120" cy="5716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wps:txbx>
                          <wps:bodyPr lIns="0" tIns="0" r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wps:txbx>
                          <wps:bodyPr lIns="0" tIns="0" rIns="0" bIns="0" anchor="t">
                            <a:noAutofit/>
                          </wps:bodyPr>
                        </wps:wsp>
                      </wpg:grpSp>
                    </wpg:wgp>
                  </a:graphicData>
                </a:graphic>
              </wp:inline>
            </w:drawing>
          </mc:Choice>
          <mc:Fallback>
            <w:pict>
              <v:group w14:anchorId="4465B105" id="Shape1" o:spid="_x0000_s1026" style="width:468pt;height:121.1pt;mso-position-horizontal-relative:char;mso-position-vertical-relative:line" coordsize="59436,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">
                <v:group id="Group 25234051" o:spid="_x0000_s1027" style="position:absolute;width:59436;height:1537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">
                  <v:rect id="Shape 4" o:spid="_x0000_s1028" style="position:absolute;width:5943600;height:153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" filled="f" stroked="f" strokeweight="0">
                    <v:textbox inset="0,0,0,0">
                      <w:txbxContent>
                        <w:p w14:paraId="5F137469" w14:textId="77777777" w:rsidR="00314B16" w:rsidRDefault="00314B16" w:rsidP="00314B16">
                          <w:pPr>
                            <w:pStyle w:val="normal1"/>
                            <w:spacing w:line="240" w:lineRule="exact"/>
                          </w:pPr>
                        </w:p>
                      </w:txbxContent>
                    </v:textbox>
                  </v:rect>
                  <v:rect id="Shape 5" o:spid="_x0000_s1029" style="position:absolute;left:3240;top:963360;width:5937120;height:57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mVvwAAANsAAAAPAAAAZHJzL2Rvd25yZXYueG1sRE9NawIx&#10;EL0L/ocwgjfNqtD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ARHZmVvwAAANsAAAAPAAAAAAAA&#10;AAAAAAAAAAcCAABkcnMvZG93bnJldi54bWxQSwUGAAAAAAMAAwC3AAAA8wIAAAAA&#10;" filled="f">
                    <v:stroke joinstyle="round"/>
                    <v:textbox inset="0,0,0,0">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v:textbox>
                  </v:rect>
                  <v:rect id="Shape 6" o:spid="_x0000_s1030" style="position:absolute;left:3240;top:3240;width:5937120;height:95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AHhvwAAANsAAAAPAAAAZHJzL2Rvd25yZXYueG1sRE9NawIx&#10;EL0L/ocwgjfNKtL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Ce9AHhvwAAANsAAAAPAAAAAAAA&#10;AAAAAAAAAAcCAABkcnMvZG93bnJldi54bWxQSwUGAAAAAAMAAwC3AAAA8wIAAAAA&#10;" filled="f">
                    <v:stroke joinstyle="round"/>
                    <v:textbox inset="0,0,0,0">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v:textbox>
                  </v:rect>
                </v:group>
                <w10:anchorlock/>
              </v:group>
            </w:pict>
          </mc:Fallback>
        </mc:AlternateContent>
      </w:r>
    </w:p>
    <w:p w14:paraId="0F371549" w14:textId="71C99420" w:rsidR="00314B16" w:rsidRPr="006454E5" w:rsidRDefault="00D1452A" w:rsidP="00790665">
      <w:pPr>
        <w:pStyle w:val="Heading3"/>
        <w:rPr>
          <w:rFonts w:cs="Times New Roman"/>
          <w:szCs w:val="26"/>
        </w:rPr>
      </w:pPr>
      <w:bookmarkStart w:id="615" w:name="__RefHeading___Toc26604_1225579473"/>
      <w:bookmarkStart w:id="616" w:name="_Toc185447751"/>
      <w:bookmarkStart w:id="617" w:name="_Toc185534214"/>
      <w:bookmarkStart w:id="618" w:name="_Toc185706969"/>
      <w:bookmarkStart w:id="619" w:name="_Toc185881049"/>
      <w:bookmarkStart w:id="620" w:name="_Toc185881128"/>
      <w:bookmarkEnd w:id="615"/>
      <w:r w:rsidRPr="006454E5">
        <w:rPr>
          <w:rFonts w:cs="Times New Roman"/>
          <w:szCs w:val="26"/>
        </w:rPr>
        <w:t xml:space="preserve">2.1.8. </w:t>
      </w:r>
      <w:r w:rsidR="00314B16" w:rsidRPr="006454E5">
        <w:rPr>
          <w:rFonts w:cs="Times New Roman"/>
          <w:szCs w:val="26"/>
        </w:rPr>
        <w:t>Kịch bản UC chỉnh sửa giỏ hàng</w:t>
      </w:r>
      <w:bookmarkEnd w:id="616"/>
      <w:bookmarkEnd w:id="617"/>
      <w:bookmarkEnd w:id="618"/>
      <w:bookmarkEnd w:id="619"/>
      <w:bookmarkEnd w:id="620"/>
    </w:p>
    <w:p w14:paraId="4F384F7C"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7816A8F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E4E2A3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7B5E4C8"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Chỉnh sửa số lượng sản phẩm</w:t>
            </w:r>
          </w:p>
        </w:tc>
      </w:tr>
      <w:tr w:rsidR="00314B16" w:rsidRPr="00F06492" w14:paraId="7C37EAA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85D038B"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5DB00E"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659BF6F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831827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6E664CC4" w14:textId="77777777" w:rsidR="00314B16" w:rsidRPr="006454E5" w:rsidRDefault="00314B16" w:rsidP="00314B16">
            <w:pPr>
              <w:pStyle w:val="normal1"/>
              <w:numPr>
                <w:ilvl w:val="0"/>
                <w:numId w:val="21"/>
              </w:numPr>
              <w:tabs>
                <w:tab w:val="left" w:pos="829"/>
              </w:tabs>
              <w:spacing w:before="1"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02C3E8AC"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2B5EFE1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64651FA" w14:textId="77777777" w:rsidR="00314B16" w:rsidRPr="006454E5" w:rsidRDefault="00314B16" w:rsidP="00314B16">
            <w:pPr>
              <w:pStyle w:val="normal1"/>
              <w:numPr>
                <w:ilvl w:val="0"/>
                <w:numId w:val="22"/>
              </w:numPr>
              <w:tabs>
                <w:tab w:val="left" w:pos="830"/>
              </w:tabs>
              <w:spacing w:line="300" w:lineRule="auto"/>
              <w:ind w:right="483"/>
              <w:rPr>
                <w:rFonts w:ascii="Times New Roman" w:hAnsi="Times New Roman" w:cs="Times New Roman"/>
                <w:sz w:val="26"/>
                <w:szCs w:val="26"/>
              </w:rPr>
            </w:pPr>
            <w:r w:rsidRPr="006454E5">
              <w:rPr>
                <w:rFonts w:ascii="Times New Roman" w:hAnsi="Times New Roman" w:cs="Times New Roman"/>
                <w:sz w:val="26"/>
                <w:szCs w:val="26"/>
              </w:rPr>
              <w:t>Khách chỉnh sửa giỏ hàng thành công</w:t>
            </w:r>
          </w:p>
        </w:tc>
      </w:tr>
      <w:tr w:rsidR="00314B16" w:rsidRPr="00F06492" w14:paraId="61D94D2E"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0C1C3E9"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Kích hoạt</w:t>
            </w:r>
          </w:p>
        </w:tc>
        <w:tc>
          <w:tcPr>
            <w:tcW w:w="4675" w:type="dxa"/>
            <w:tcBorders>
              <w:top w:val="single" w:sz="4" w:space="0" w:color="000000"/>
              <w:left w:val="single" w:sz="4" w:space="0" w:color="000000"/>
              <w:bottom w:val="single" w:sz="4" w:space="0" w:color="000000"/>
              <w:right w:val="single" w:sz="4" w:space="0" w:color="000000"/>
            </w:tcBorders>
          </w:tcPr>
          <w:p w14:paraId="148588AF" w14:textId="77777777" w:rsidR="00314B16" w:rsidRPr="006454E5" w:rsidRDefault="00314B16" w:rsidP="00B52E04">
            <w:pPr>
              <w:pStyle w:val="normal1"/>
              <w:rPr>
                <w:rFonts w:ascii="Times New Roman" w:hAnsi="Times New Roman" w:cs="Times New Roman"/>
                <w:sz w:val="26"/>
                <w:szCs w:val="26"/>
              </w:rPr>
            </w:pPr>
          </w:p>
        </w:tc>
      </w:tr>
      <w:tr w:rsidR="00314B16" w:rsidRPr="00F06492" w14:paraId="5F65164C" w14:textId="77777777" w:rsidTr="00B52E04">
        <w:trPr>
          <w:trHeight w:val="1496"/>
        </w:trPr>
        <w:tc>
          <w:tcPr>
            <w:tcW w:w="9349" w:type="dxa"/>
            <w:gridSpan w:val="2"/>
            <w:tcBorders>
              <w:top w:val="single" w:sz="4" w:space="0" w:color="000000"/>
              <w:left w:val="single" w:sz="4" w:space="0" w:color="000000"/>
              <w:bottom w:val="single" w:sz="4" w:space="0" w:color="000000"/>
              <w:right w:val="single" w:sz="4" w:space="0" w:color="000000"/>
            </w:tcBorders>
          </w:tcPr>
          <w:p w14:paraId="6872D2F9"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18147E90" w14:textId="77777777" w:rsidR="00314B16" w:rsidRPr="006454E5"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ấn nút giỏ hàng trên trang chủ.</w:t>
            </w:r>
          </w:p>
          <w:p w14:paraId="65482790" w14:textId="77777777" w:rsidR="00314B16" w:rsidRPr="006454E5" w:rsidRDefault="00314B16" w:rsidP="00314B16">
            <w:pPr>
              <w:pStyle w:val="normal1"/>
              <w:numPr>
                <w:ilvl w:val="0"/>
                <w:numId w:val="2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chuyển đến trang giỏ hàng và hiện thông tin giỏ hàng.</w:t>
            </w:r>
          </w:p>
          <w:p w14:paraId="1C22A392" w14:textId="77777777" w:rsidR="00314B16" w:rsidRPr="006454E5"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chỉnh sửa sản phẩm của giỏ hàng (sửa số lượng hoặc xóa sản phẩm).</w:t>
            </w:r>
          </w:p>
          <w:p w14:paraId="77E9CCDC" w14:textId="77777777" w:rsidR="00314B16" w:rsidRPr="006454E5" w:rsidRDefault="00314B16" w:rsidP="00314B16">
            <w:pPr>
              <w:pStyle w:val="normal1"/>
              <w:numPr>
                <w:ilvl w:val="0"/>
                <w:numId w:val="23"/>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chỉnh sửa sản phẩm thành công.</w:t>
            </w:r>
          </w:p>
        </w:tc>
      </w:tr>
      <w:tr w:rsidR="00314B16" w:rsidRPr="00F06492" w14:paraId="012B029A"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44153D8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7DE6F8D3" w14:textId="77777777" w:rsidR="00314B16" w:rsidRPr="006454E5" w:rsidRDefault="00314B16" w:rsidP="00314B16">
            <w:pPr>
              <w:pStyle w:val="normal1"/>
              <w:numPr>
                <w:ilvl w:val="0"/>
                <w:numId w:val="24"/>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số lượng sản phẩm không phù hợp.</w:t>
            </w:r>
          </w:p>
          <w:p w14:paraId="20E4B61C" w14:textId="77777777" w:rsidR="00314B16" w:rsidRPr="006454E5" w:rsidRDefault="00314B16" w:rsidP="00314B16">
            <w:pPr>
              <w:pStyle w:val="normal1"/>
              <w:numPr>
                <w:ilvl w:val="1"/>
                <w:numId w:val="24"/>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1 trong chuỗi sự kiện chính.</w:t>
            </w:r>
            <w:bookmarkStart w:id="621" w:name="1egqt2p"/>
            <w:bookmarkEnd w:id="621"/>
          </w:p>
        </w:tc>
      </w:tr>
    </w:tbl>
    <w:p w14:paraId="6A0F8AC9" w14:textId="07238501" w:rsidR="00314B16" w:rsidRPr="006454E5" w:rsidRDefault="00D1452A" w:rsidP="00790665">
      <w:pPr>
        <w:pStyle w:val="Heading3"/>
        <w:rPr>
          <w:rFonts w:cs="Times New Roman"/>
          <w:szCs w:val="26"/>
        </w:rPr>
      </w:pPr>
      <w:bookmarkStart w:id="622" w:name="__RefHeading___Toc26606_1225579473"/>
      <w:bookmarkStart w:id="623" w:name="_3ygebqi"/>
      <w:bookmarkStart w:id="624" w:name="_Toc185447752"/>
      <w:bookmarkStart w:id="625" w:name="_Toc185534215"/>
      <w:bookmarkStart w:id="626" w:name="_Toc185706970"/>
      <w:bookmarkStart w:id="627" w:name="_Toc185881050"/>
      <w:bookmarkStart w:id="628" w:name="_Toc185881129"/>
      <w:bookmarkEnd w:id="622"/>
      <w:bookmarkEnd w:id="623"/>
      <w:r w:rsidRPr="006454E5">
        <w:rPr>
          <w:rFonts w:cs="Times New Roman"/>
          <w:szCs w:val="26"/>
        </w:rPr>
        <w:t xml:space="preserve">2.1.9. </w:t>
      </w:r>
      <w:r w:rsidR="00314B16" w:rsidRPr="006454E5">
        <w:rPr>
          <w:rFonts w:cs="Times New Roman"/>
          <w:szCs w:val="26"/>
        </w:rPr>
        <w:t>Biểu đồ phân rã và kịch bản UC thanh toán</w:t>
      </w:r>
      <w:bookmarkEnd w:id="624"/>
      <w:bookmarkEnd w:id="625"/>
      <w:bookmarkEnd w:id="626"/>
      <w:bookmarkEnd w:id="627"/>
      <w:bookmarkEnd w:id="628"/>
    </w:p>
    <w:p w14:paraId="714C2DBD" w14:textId="77777777" w:rsidR="00314B16" w:rsidRPr="006454E5" w:rsidRDefault="00314B16" w:rsidP="00314B16">
      <w:pPr>
        <w:pStyle w:val="normal1"/>
        <w:spacing w:before="10"/>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5408" behindDoc="0" locked="0" layoutInCell="0" allowOverlap="1" wp14:anchorId="480CE6D4" wp14:editId="28E0111A">
            <wp:simplePos x="0" y="0"/>
            <wp:positionH relativeFrom="column">
              <wp:posOffset>175260</wp:posOffset>
            </wp:positionH>
            <wp:positionV relativeFrom="paragraph">
              <wp:posOffset>131445</wp:posOffset>
            </wp:positionV>
            <wp:extent cx="5888355" cy="800735"/>
            <wp:effectExtent l="0" t="0" r="0" b="0"/>
            <wp:wrapTopAndBottom/>
            <wp:docPr id="15" name="image8.jpg"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A blue oval with black text&#10;&#10;Description automatically generated"/>
                    <pic:cNvPicPr>
                      <a:picLocks noChangeAspect="1" noChangeArrowheads="1"/>
                    </pic:cNvPicPr>
                  </pic:nvPicPr>
                  <pic:blipFill>
                    <a:blip r:embed="rId34"/>
                    <a:stretch>
                      <a:fillRect/>
                    </a:stretch>
                  </pic:blipFill>
                  <pic:spPr bwMode="auto">
                    <a:xfrm>
                      <a:off x="0" y="0"/>
                      <a:ext cx="5888355" cy="800735"/>
                    </a:xfrm>
                    <a:prstGeom prst="rect">
                      <a:avLst/>
                    </a:prstGeom>
                    <a:noFill/>
                  </pic:spPr>
                </pic:pic>
              </a:graphicData>
            </a:graphic>
          </wp:anchor>
        </w:drawing>
      </w:r>
    </w:p>
    <w:p w14:paraId="1283A679"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4FB1A3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5F96185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C30BE2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Thanh toán</w:t>
            </w:r>
          </w:p>
        </w:tc>
      </w:tr>
      <w:tr w:rsidR="00314B16" w:rsidRPr="00F06492" w14:paraId="06B3989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2946C3"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A8C62B5"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(Customer)</w:t>
            </w:r>
          </w:p>
        </w:tc>
      </w:tr>
      <w:tr w:rsidR="00314B16" w:rsidRPr="00F06492" w14:paraId="0DA67A73"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32F2A59D"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1C84510" w14:textId="77777777" w:rsidR="00314B16" w:rsidRPr="006454E5" w:rsidRDefault="00314B16" w:rsidP="00314B16">
            <w:pPr>
              <w:pStyle w:val="normal1"/>
              <w:numPr>
                <w:ilvl w:val="0"/>
                <w:numId w:val="25"/>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1B0E462A" w14:textId="77777777" w:rsidR="00314B16" w:rsidRPr="006454E5" w:rsidRDefault="00314B16" w:rsidP="00314B16">
            <w:pPr>
              <w:pStyle w:val="normal1"/>
              <w:numPr>
                <w:ilvl w:val="0"/>
                <w:numId w:val="25"/>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giỏ hàng</w:t>
            </w:r>
          </w:p>
        </w:tc>
      </w:tr>
      <w:tr w:rsidR="00314B16" w:rsidRPr="00F06492" w14:paraId="69E1906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6B4424D"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C606A7A" w14:textId="77777777" w:rsidR="00314B16" w:rsidRPr="006454E5" w:rsidRDefault="00314B16" w:rsidP="00314B16">
            <w:pPr>
              <w:pStyle w:val="normal1"/>
              <w:numPr>
                <w:ilvl w:val="0"/>
                <w:numId w:val="26"/>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thanh toán thành công</w:t>
            </w:r>
          </w:p>
        </w:tc>
      </w:tr>
    </w:tbl>
    <w:p w14:paraId="0D6CACB6" w14:textId="77777777" w:rsidR="00314B16" w:rsidRPr="006454E5" w:rsidRDefault="00314B16" w:rsidP="00314B16">
      <w:pPr>
        <w:rPr>
          <w:rFonts w:cs="Times New Roman"/>
          <w:sz w:val="26"/>
          <w:szCs w:val="26"/>
        </w:rPr>
        <w:sectPr w:rsidR="00314B16" w:rsidRPr="006454E5" w:rsidSect="00314B16">
          <w:footerReference w:type="even" r:id="rId35"/>
          <w:footerReference w:type="default" r:id="rId36"/>
          <w:footerReference w:type="first" r:id="rId37"/>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1D2A82EF" w14:textId="77777777" w:rsidR="00314B16" w:rsidRPr="006454E5" w:rsidRDefault="00314B16" w:rsidP="00314B16">
      <w:pPr>
        <w:pStyle w:val="normal1"/>
        <w:rPr>
          <w:rFonts w:ascii="Times New Roman" w:hAnsi="Times New Roman" w:cs="Times New Roman"/>
          <w:i/>
          <w:sz w:val="26"/>
          <w:szCs w:val="26"/>
        </w:rPr>
      </w:pPr>
    </w:p>
    <w:p w14:paraId="02EDC2E0"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g">
            <w:drawing>
              <wp:inline distT="0" distB="0" distL="0" distR="0" wp14:anchorId="49F9B3EC" wp14:editId="0B784552">
                <wp:extent cx="5943600" cy="2486660"/>
                <wp:effectExtent l="0" t="0" r="0" b="0"/>
                <wp:docPr id="16" name="Shape2"/>
                <wp:cNvGraphicFramePr/>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Pr id="1137268277" name="Group 1137268277"/>
                        <wpg:cNvGrpSpPr/>
                        <wpg:grpSpPr>
                          <a:xfrm>
                            <a:off x="0" y="0"/>
                            <a:ext cx="5943600" cy="2486520"/>
                            <a:chOff x="0" y="0"/>
                            <a:chExt cx="0" cy="0"/>
                          </a:xfrm>
                        </wpg:grpSpPr>
                        <wps:wsp>
                          <wps:cNvPr id="17" name="Shape 1"/>
                          <wps:cNvSpPr/>
                          <wps:spPr>
                            <a:xfrm>
                              <a:off x="0" y="0"/>
                              <a:ext cx="5943600" cy="2486520"/>
                            </a:xfrm>
                            <a:prstGeom prst="rect">
                              <a:avLst/>
                            </a:prstGeom>
                            <a:noFill/>
                            <a:ln w="0">
                              <a:noFill/>
                            </a:ln>
                          </wps:spPr>
                          <wps:style>
                            <a:lnRef idx="0">
                              <a:scrgbClr r="0" g="0" b="0"/>
                            </a:lnRef>
                            <a:fillRef idx="0">
                              <a:scrgbClr r="0" g="0" b="0"/>
                            </a:fillRef>
                            <a:effectRef idx="0">
                              <a:scrgbClr r="0" g="0" b="0"/>
                            </a:effectRef>
                            <a:fontRef idx="minor"/>
                          </wps:style>
                          <wps:txbx>
                            <w:txbxContent>
                              <w:p w14:paraId="0C76B656" w14:textId="77777777" w:rsidR="00314B16" w:rsidRDefault="00314B16" w:rsidP="00314B16">
                                <w:pPr>
                                  <w:pStyle w:val="normal1"/>
                                  <w:spacing w:line="240" w:lineRule="exact"/>
                                </w:pPr>
                              </w:p>
                            </w:txbxContent>
                          </wps:txbx>
                          <wps:bodyPr lIns="0" tIns="0" rIns="0" bIns="0" anchor="ctr">
                            <a:noAutofit/>
                          </wps:bodyPr>
                        </wps:wsp>
                        <wps:wsp>
                          <wps:cNvPr id="18" name="Shape 2"/>
                          <wps:cNvSpPr/>
                          <wps:spPr>
                            <a:xfrm>
                              <a:off x="3240" y="1343520"/>
                              <a:ext cx="5937120" cy="11404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wps:txbx>
                          <wps:bodyPr lIns="0" tIns="0" r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wps:txbx>
                          <wps:bodyPr lIns="0" tIns="0" rIns="0" bIns="0" anchor="t">
                            <a:noAutofit/>
                          </wps:bodyPr>
                        </wps:wsp>
                      </wpg:grpSp>
                    </wpg:wgp>
                  </a:graphicData>
                </a:graphic>
              </wp:inline>
            </w:drawing>
          </mc:Choice>
          <mc:Fallback>
            <w:pict>
              <v:group w14:anchorId="49F9B3EC" id="Shape2" o:spid="_x0000_s1031" style="width:468pt;height:195.8pt;mso-position-horizontal-relative:char;mso-position-vertical-relative:line" coordsize="59436,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">
                <v:group id="Group 1137268277" o:spid="_x0000_s1032" style="position:absolute;width:59436;height:248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">
                  <v:rect id="Shape 1" o:spid="_x0000_s1033" style="position:absolute;width:5943600;height:248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" filled="f" stroked="f" strokeweight="0">
                    <v:textbox inset="0,0,0,0">
                      <w:txbxContent>
                        <w:p w14:paraId="0C76B656" w14:textId="77777777" w:rsidR="00314B16" w:rsidRDefault="00314B16" w:rsidP="00314B16">
                          <w:pPr>
                            <w:pStyle w:val="normal1"/>
                            <w:spacing w:line="240" w:lineRule="exact"/>
                          </w:pPr>
                        </w:p>
                      </w:txbxContent>
                    </v:textbox>
                  </v:rect>
                  <v:rect id="Shape 2" o:spid="_x0000_s1034" style="position:absolute;left:3240;top:1343520;width:5937120;height:114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" filled="f">
                    <v:stroke joinstyle="round"/>
                    <v:textbox inset="0,0,0,0">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v:textbox>
                  </v:rect>
                  <v:rect id="Shape 3" o:spid="_x0000_s1035" style="position:absolute;left:3240;top:3240;width:5937120;height:133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" filled="f">
                    <v:stroke joinstyle="round"/>
                    <v:textbox inset="0,0,0,0">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v:textbox>
                  </v:rect>
                </v:group>
                <w10:anchorlock/>
              </v:group>
            </w:pict>
          </mc:Fallback>
        </mc:AlternateContent>
      </w:r>
    </w:p>
    <w:p w14:paraId="7659B9C1" w14:textId="77777777" w:rsidR="00314B16" w:rsidRPr="006454E5" w:rsidRDefault="00314B16" w:rsidP="00314B16">
      <w:pPr>
        <w:pStyle w:val="normal1"/>
        <w:ind w:left="115"/>
        <w:rPr>
          <w:rFonts w:ascii="Times New Roman" w:hAnsi="Times New Roman" w:cs="Times New Roman"/>
          <w:sz w:val="26"/>
          <w:szCs w:val="26"/>
        </w:rPr>
      </w:pPr>
      <w:bookmarkStart w:id="629" w:name="1664s55"/>
      <w:bookmarkEnd w:id="629"/>
    </w:p>
    <w:p w14:paraId="6B380BA9" w14:textId="0DFC0BCC" w:rsidR="00314B16" w:rsidRPr="006454E5" w:rsidRDefault="00D1452A" w:rsidP="00790665">
      <w:pPr>
        <w:pStyle w:val="Heading3"/>
        <w:rPr>
          <w:rFonts w:cs="Times New Roman"/>
          <w:szCs w:val="26"/>
        </w:rPr>
      </w:pPr>
      <w:bookmarkStart w:id="630" w:name="__RefHeading___Toc26608_1225579473"/>
      <w:bookmarkStart w:id="631" w:name="1664s55_Copy_1"/>
      <w:bookmarkStart w:id="632" w:name="_3q5sasy"/>
      <w:bookmarkStart w:id="633" w:name="_Toc185447753"/>
      <w:bookmarkStart w:id="634" w:name="_Toc185534216"/>
      <w:bookmarkStart w:id="635" w:name="_Toc185706971"/>
      <w:bookmarkStart w:id="636" w:name="_Toc185881051"/>
      <w:bookmarkStart w:id="637" w:name="_Toc185881130"/>
      <w:bookmarkEnd w:id="630"/>
      <w:bookmarkEnd w:id="631"/>
      <w:bookmarkEnd w:id="632"/>
      <w:r w:rsidRPr="006454E5">
        <w:rPr>
          <w:rFonts w:cs="Times New Roman"/>
          <w:szCs w:val="26"/>
        </w:rPr>
        <w:t xml:space="preserve">2.1.10. </w:t>
      </w:r>
      <w:r w:rsidR="00314B16" w:rsidRPr="006454E5">
        <w:rPr>
          <w:rFonts w:cs="Times New Roman"/>
          <w:szCs w:val="26"/>
        </w:rPr>
        <w:t>Biểu đồ phân rã và kịch bản UC Quản lý thông tin tài khoản</w:t>
      </w:r>
      <w:bookmarkEnd w:id="633"/>
      <w:bookmarkEnd w:id="634"/>
      <w:bookmarkEnd w:id="635"/>
      <w:bookmarkEnd w:id="636"/>
      <w:bookmarkEnd w:id="637"/>
    </w:p>
    <w:p w14:paraId="60244E8D"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6432" behindDoc="0" locked="0" layoutInCell="0" allowOverlap="1" wp14:anchorId="20081370" wp14:editId="36FCD788">
            <wp:simplePos x="0" y="0"/>
            <wp:positionH relativeFrom="column">
              <wp:posOffset>162560</wp:posOffset>
            </wp:positionH>
            <wp:positionV relativeFrom="paragraph">
              <wp:posOffset>233680</wp:posOffset>
            </wp:positionV>
            <wp:extent cx="5928995" cy="2938145"/>
            <wp:effectExtent l="0" t="0" r="0" b="0"/>
            <wp:wrapTopAndBottom/>
            <wp:docPr id="20" name="image14.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A diagram of a diagram&#10;&#10;Description automatically generated"/>
                    <pic:cNvPicPr>
                      <a:picLocks noChangeAspect="1" noChangeArrowheads="1"/>
                    </pic:cNvPicPr>
                  </pic:nvPicPr>
                  <pic:blipFill>
                    <a:blip r:embed="rId38"/>
                    <a:stretch>
                      <a:fillRect/>
                    </a:stretch>
                  </pic:blipFill>
                  <pic:spPr bwMode="auto">
                    <a:xfrm>
                      <a:off x="0" y="0"/>
                      <a:ext cx="5928995" cy="2938145"/>
                    </a:xfrm>
                    <a:prstGeom prst="rect">
                      <a:avLst/>
                    </a:prstGeom>
                    <a:noFill/>
                  </pic:spPr>
                </pic:pic>
              </a:graphicData>
            </a:graphic>
          </wp:anchor>
        </w:drawing>
      </w:r>
    </w:p>
    <w:p w14:paraId="6BE6504F"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0362EF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DA3E5C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13B2DF8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Người dùng (User)</w:t>
            </w:r>
          </w:p>
        </w:tc>
      </w:tr>
      <w:tr w:rsidR="00314B16" w:rsidRPr="00F06492" w14:paraId="76DCD9DA"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9B462F1"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8448DA5" w14:textId="77777777" w:rsidR="00314B16" w:rsidRPr="006454E5" w:rsidRDefault="00314B16" w:rsidP="00314B16">
            <w:pPr>
              <w:pStyle w:val="normal1"/>
              <w:numPr>
                <w:ilvl w:val="0"/>
                <w:numId w:val="27"/>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68FAC177" w14:textId="77777777" w:rsidR="00314B16" w:rsidRPr="006454E5" w:rsidRDefault="00314B16" w:rsidP="00314B16">
            <w:pPr>
              <w:pStyle w:val="normal1"/>
              <w:numPr>
                <w:ilvl w:val="0"/>
                <w:numId w:val="27"/>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11A0AD01" w14:textId="77777777" w:rsidTr="00B52E04">
        <w:trPr>
          <w:trHeight w:val="599"/>
        </w:trPr>
        <w:tc>
          <w:tcPr>
            <w:tcW w:w="4674" w:type="dxa"/>
            <w:tcBorders>
              <w:top w:val="single" w:sz="4" w:space="0" w:color="000000"/>
              <w:left w:val="single" w:sz="4" w:space="0" w:color="000000"/>
              <w:bottom w:val="single" w:sz="4" w:space="0" w:color="000000"/>
              <w:right w:val="single" w:sz="4" w:space="0" w:color="000000"/>
            </w:tcBorders>
          </w:tcPr>
          <w:p w14:paraId="119E886B"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9E42D0B" w14:textId="77777777" w:rsidR="00314B16" w:rsidRPr="006454E5" w:rsidRDefault="00314B16" w:rsidP="00314B16">
            <w:pPr>
              <w:pStyle w:val="normal1"/>
              <w:numPr>
                <w:ilvl w:val="0"/>
                <w:numId w:val="28"/>
              </w:numPr>
              <w:tabs>
                <w:tab w:val="left" w:pos="830"/>
              </w:tabs>
              <w:spacing w:line="300" w:lineRule="auto"/>
              <w:ind w:right="197"/>
              <w:rPr>
                <w:rFonts w:ascii="Times New Roman" w:hAnsi="Times New Roman" w:cs="Times New Roman"/>
                <w:sz w:val="26"/>
                <w:szCs w:val="26"/>
              </w:rPr>
            </w:pPr>
            <w:r w:rsidRPr="006454E5">
              <w:rPr>
                <w:rFonts w:ascii="Times New Roman" w:hAnsi="Times New Roman" w:cs="Times New Roman"/>
                <w:sz w:val="26"/>
                <w:szCs w:val="26"/>
              </w:rPr>
              <w:t>Người dùng chỉnh sửa thông tin tài khoản thành công</w:t>
            </w:r>
          </w:p>
        </w:tc>
      </w:tr>
      <w:tr w:rsidR="00314B16" w:rsidRPr="00F06492" w14:paraId="0178FACA" w14:textId="77777777" w:rsidTr="00B52E04">
        <w:trPr>
          <w:trHeight w:val="1794"/>
        </w:trPr>
        <w:tc>
          <w:tcPr>
            <w:tcW w:w="9349" w:type="dxa"/>
            <w:gridSpan w:val="2"/>
            <w:tcBorders>
              <w:top w:val="single" w:sz="4" w:space="0" w:color="000000"/>
              <w:left w:val="single" w:sz="4" w:space="0" w:color="000000"/>
              <w:bottom w:val="single" w:sz="4" w:space="0" w:color="000000"/>
              <w:right w:val="single" w:sz="4" w:space="0" w:color="000000"/>
            </w:tcBorders>
          </w:tcPr>
          <w:p w14:paraId="5C19C711"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p w14:paraId="63F6D0DC" w14:textId="77777777" w:rsidR="00314B16" w:rsidRPr="006454E5" w:rsidRDefault="00314B16" w:rsidP="00314B16">
            <w:pPr>
              <w:pStyle w:val="normal1"/>
              <w:numPr>
                <w:ilvl w:val="0"/>
                <w:numId w:val="2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vào nút thông tin tài khoản.</w:t>
            </w:r>
          </w:p>
          <w:p w14:paraId="0EB7612A" w14:textId="77777777" w:rsidR="00314B16" w:rsidRPr="006454E5" w:rsidRDefault="00314B16" w:rsidP="00314B16">
            <w:pPr>
              <w:pStyle w:val="normal1"/>
              <w:numPr>
                <w:ilvl w:val="0"/>
                <w:numId w:val="29"/>
              </w:numPr>
              <w:tabs>
                <w:tab w:val="left" w:pos="1190"/>
              </w:tabs>
              <w:ind w:right="301"/>
              <w:rPr>
                <w:rFonts w:ascii="Times New Roman" w:hAnsi="Times New Roman" w:cs="Times New Roman"/>
                <w:sz w:val="26"/>
                <w:szCs w:val="26"/>
              </w:rPr>
            </w:pPr>
            <w:r w:rsidRPr="006454E5">
              <w:rPr>
                <w:rFonts w:ascii="Times New Roman" w:hAnsi="Times New Roman" w:cs="Times New Roman"/>
                <w:sz w:val="26"/>
                <w:szCs w:val="26"/>
              </w:rPr>
              <w:t>Hệ thống hiển thị thông tin của người dùng, gồm có thông tin, hình ảnh của người dùng, thông tin mật khẩu của người dùng</w:t>
            </w:r>
          </w:p>
          <w:p w14:paraId="2C17488C" w14:textId="77777777" w:rsidR="00314B16" w:rsidRPr="006454E5" w:rsidRDefault="00314B16" w:rsidP="00314B16">
            <w:pPr>
              <w:pStyle w:val="normal1"/>
              <w:numPr>
                <w:ilvl w:val="0"/>
                <w:numId w:val="29"/>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chỉnh sửa thông tin và lưu</w:t>
            </w:r>
          </w:p>
          <w:p w14:paraId="1446F6DB" w14:textId="77777777" w:rsidR="00314B16" w:rsidRPr="006454E5" w:rsidRDefault="00314B16" w:rsidP="00314B16">
            <w:pPr>
              <w:pStyle w:val="normal1"/>
              <w:numPr>
                <w:ilvl w:val="0"/>
                <w:numId w:val="29"/>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lưu các thông tin đã chỉnh sửa.</w:t>
            </w:r>
          </w:p>
        </w:tc>
      </w:tr>
      <w:tr w:rsidR="00314B16" w:rsidRPr="00F06492" w14:paraId="5FF987D4"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1939D8F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5B449348" w14:textId="77777777" w:rsidR="00314B16" w:rsidRPr="006454E5" w:rsidRDefault="00314B16" w:rsidP="00314B16">
            <w:pPr>
              <w:pStyle w:val="normal1"/>
              <w:numPr>
                <w:ilvl w:val="0"/>
                <w:numId w:val="30"/>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cần thiết.</w:t>
            </w:r>
          </w:p>
          <w:p w14:paraId="70D30E8D" w14:textId="77777777" w:rsidR="00314B16" w:rsidRPr="006454E5" w:rsidRDefault="00314B16" w:rsidP="00314B16">
            <w:pPr>
              <w:pStyle w:val="normal1"/>
              <w:numPr>
                <w:ilvl w:val="1"/>
                <w:numId w:val="30"/>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3 của chuỗi sự kiện chính</w:t>
            </w:r>
          </w:p>
          <w:p w14:paraId="6BE23433" w14:textId="77777777" w:rsidR="00314B16" w:rsidRPr="006454E5" w:rsidRDefault="00314B16" w:rsidP="00B52E04">
            <w:pPr>
              <w:pStyle w:val="normal1"/>
              <w:spacing w:before="1" w:line="276" w:lineRule="auto"/>
              <w:ind w:left="830"/>
              <w:rPr>
                <w:rFonts w:ascii="Times New Roman" w:hAnsi="Times New Roman" w:cs="Times New Roman"/>
                <w:sz w:val="26"/>
                <w:szCs w:val="26"/>
              </w:rPr>
            </w:pPr>
            <w:r w:rsidRPr="006454E5">
              <w:rPr>
                <w:rFonts w:ascii="Times New Roman" w:hAnsi="Times New Roman" w:cs="Times New Roman"/>
                <w:sz w:val="26"/>
                <w:szCs w:val="26"/>
              </w:rPr>
              <w:t>4. Hệ thống thông báo mật khẩu hiện tại không đúng.</w:t>
            </w:r>
          </w:p>
        </w:tc>
      </w:tr>
    </w:tbl>
    <w:p w14:paraId="02DCC13D" w14:textId="77777777" w:rsidR="00314B16" w:rsidRPr="006454E5" w:rsidRDefault="00314B16" w:rsidP="00314B16">
      <w:pPr>
        <w:rPr>
          <w:rFonts w:cs="Times New Roman"/>
          <w:sz w:val="26"/>
          <w:szCs w:val="26"/>
        </w:rPr>
        <w:sectPr w:rsidR="00314B16" w:rsidRPr="006454E5" w:rsidSect="00314B16">
          <w:footerReference w:type="even" r:id="rId39"/>
          <w:footerReference w:type="default" r:id="rId40"/>
          <w:footerReference w:type="first" r:id="rId41"/>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69EDDFE1" w14:textId="77777777" w:rsidR="00314B16" w:rsidRPr="006454E5" w:rsidRDefault="00314B16" w:rsidP="00314B16">
      <w:pPr>
        <w:pStyle w:val="normal1"/>
        <w:rPr>
          <w:rFonts w:ascii="Times New Roman" w:hAnsi="Times New Roman" w:cs="Times New Roman"/>
          <w:i/>
          <w:sz w:val="26"/>
          <w:szCs w:val="26"/>
        </w:rPr>
      </w:pPr>
    </w:p>
    <w:p w14:paraId="65B2A6B6"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20667EB9" wp14:editId="17184112">
                <wp:extent cx="5946775" cy="205105"/>
                <wp:effectExtent l="0" t="0" r="0" b="0"/>
                <wp:docPr id="21" name="Shape 15"/>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wps:txbx>
                      <wps:bodyPr lIns="0" tIns="0" rIns="0" bIns="0" anchor="t">
                        <a:noAutofit/>
                      </wps:bodyPr>
                    </wps:wsp>
                  </a:graphicData>
                </a:graphic>
              </wp:inline>
            </w:drawing>
          </mc:Choice>
          <mc:Fallback>
            <w:pict>
              <v:rect w14:anchorId="20667EB9" id="Shape 15" o:spid="_x0000_s1036"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DDWNPH5QEAADkEAAAOAAAAAAAAAAAAAAAAAC4CAABkcnMvZTJvRG9jLnhtbFBLAQItABQA&#10;BgAIAAAAIQBD7a2r2QAAAAQBAAAPAAAAAAAAAAAAAAAAAD8EAABkcnMvZG93bnJldi54bWxQSwUG&#10;AAAAAAQABADzAAAARQUAAAAA&#10;" filled="f">
                <v:stroke joinstyle="round"/>
                <v:textbox inset="0,0,0,0">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v:textbox>
                <w10:anchorlock/>
              </v:rect>
            </w:pict>
          </mc:Fallback>
        </mc:AlternateContent>
      </w:r>
      <w:bookmarkStart w:id="638" w:name="34g0dwd"/>
    </w:p>
    <w:p w14:paraId="11B27B26" w14:textId="638E0818" w:rsidR="00314B16" w:rsidRPr="006454E5" w:rsidRDefault="00D1452A" w:rsidP="00790665">
      <w:pPr>
        <w:pStyle w:val="Heading3"/>
        <w:rPr>
          <w:rFonts w:cs="Times New Roman"/>
          <w:szCs w:val="26"/>
        </w:rPr>
      </w:pPr>
      <w:bookmarkStart w:id="639" w:name="__RefHeading___Toc26610_1225579473"/>
      <w:bookmarkStart w:id="640" w:name="_1jlao46"/>
      <w:bookmarkStart w:id="641" w:name="_Toc185447754"/>
      <w:bookmarkStart w:id="642" w:name="_Toc185534217"/>
      <w:bookmarkStart w:id="643" w:name="_Toc185706972"/>
      <w:bookmarkStart w:id="644" w:name="_Toc185881052"/>
      <w:bookmarkStart w:id="645" w:name="_Toc185881131"/>
      <w:bookmarkEnd w:id="638"/>
      <w:bookmarkEnd w:id="639"/>
      <w:bookmarkEnd w:id="640"/>
      <w:r w:rsidRPr="006454E5">
        <w:rPr>
          <w:rFonts w:cs="Times New Roman"/>
          <w:szCs w:val="26"/>
        </w:rPr>
        <w:t xml:space="preserve">2.1.11. </w:t>
      </w:r>
      <w:r w:rsidR="00314B16" w:rsidRPr="006454E5">
        <w:rPr>
          <w:rFonts w:cs="Times New Roman"/>
          <w:szCs w:val="26"/>
        </w:rPr>
        <w:t>Biểu đồ phân rã và kịch bản UC Khách hàng quản lý đơn hàng</w:t>
      </w:r>
      <w:bookmarkEnd w:id="641"/>
      <w:bookmarkEnd w:id="642"/>
      <w:bookmarkEnd w:id="643"/>
      <w:bookmarkEnd w:id="644"/>
      <w:bookmarkEnd w:id="645"/>
    </w:p>
    <w:p w14:paraId="072B0AEB"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7456" behindDoc="0" locked="0" layoutInCell="0" allowOverlap="1" wp14:anchorId="18851C6B" wp14:editId="1CE54204">
            <wp:simplePos x="0" y="0"/>
            <wp:positionH relativeFrom="column">
              <wp:posOffset>200025</wp:posOffset>
            </wp:positionH>
            <wp:positionV relativeFrom="paragraph">
              <wp:posOffset>233680</wp:posOffset>
            </wp:positionV>
            <wp:extent cx="5897245" cy="2824480"/>
            <wp:effectExtent l="0" t="0" r="0" b="0"/>
            <wp:wrapTopAndBottom/>
            <wp:docPr id="22" name="image3.jpg"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A diagram of a customer service&#10;&#10;Description automatically generated"/>
                    <pic:cNvPicPr>
                      <a:picLocks noChangeAspect="1" noChangeArrowheads="1"/>
                    </pic:cNvPicPr>
                  </pic:nvPicPr>
                  <pic:blipFill>
                    <a:blip r:embed="rId42"/>
                    <a:stretch>
                      <a:fillRect/>
                    </a:stretch>
                  </pic:blipFill>
                  <pic:spPr bwMode="auto">
                    <a:xfrm>
                      <a:off x="0" y="0"/>
                      <a:ext cx="5897245" cy="2824480"/>
                    </a:xfrm>
                    <a:prstGeom prst="rect">
                      <a:avLst/>
                    </a:prstGeom>
                    <a:noFill/>
                  </pic:spPr>
                </pic:pic>
              </a:graphicData>
            </a:graphic>
          </wp:anchor>
        </w:drawing>
      </w:r>
    </w:p>
    <w:p w14:paraId="194E8FFF" w14:textId="77777777" w:rsidR="00314B16" w:rsidRPr="006454E5" w:rsidRDefault="00314B16" w:rsidP="00314B16">
      <w:pPr>
        <w:pStyle w:val="normal1"/>
        <w:spacing w:before="269"/>
        <w:ind w:left="1592" w:right="1967"/>
        <w:jc w:val="center"/>
        <w:rPr>
          <w:rFonts w:ascii="Times New Roman" w:hAnsi="Times New Roman" w:cs="Times New Roman"/>
          <w:i/>
          <w:sz w:val="26"/>
          <w:szCs w:val="26"/>
        </w:rPr>
      </w:pPr>
      <w:bookmarkStart w:id="646" w:name="_43ky6rz"/>
      <w:bookmarkEnd w:id="646"/>
    </w:p>
    <w:p w14:paraId="75F6ED12" w14:textId="77777777" w:rsidR="00314B16" w:rsidRPr="006454E5" w:rsidRDefault="00314B16">
      <w:pPr>
        <w:pStyle w:val="NoSpacing"/>
        <w:pPrChange w:id="647" w:author="Khanh Cong" w:date="2024-12-21T20:35:00Z" w16du:dateUtc="2024-12-21T13:35:00Z">
          <w:pPr>
            <w:pStyle w:val="Heading2"/>
            <w:tabs>
              <w:tab w:val="left" w:pos="1201"/>
            </w:tabs>
            <w:spacing w:before="201"/>
          </w:pPr>
        </w:pPrChange>
      </w:pPr>
      <w:bookmarkStart w:id="648" w:name="__RefHeading___Toc26612_1225579473"/>
      <w:bookmarkStart w:id="649" w:name="_Toc185447755"/>
      <w:bookmarkStart w:id="650" w:name="_Toc185534218"/>
      <w:bookmarkEnd w:id="648"/>
      <w:r w:rsidRPr="006454E5">
        <w:t>Kịch bản UC tiếp tục thanh toán.</w:t>
      </w:r>
      <w:bookmarkEnd w:id="649"/>
      <w:bookmarkEnd w:id="650"/>
    </w:p>
    <w:p w14:paraId="1CF1B7AA"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E0F19D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1FAC6F"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A26D03A"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hàng(Customer)</w:t>
            </w:r>
          </w:p>
        </w:tc>
      </w:tr>
      <w:tr w:rsidR="00314B16" w:rsidRPr="00F06492" w14:paraId="048D65B1"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45FFE8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1B3CF84" w14:textId="77777777" w:rsidR="00314B16" w:rsidRPr="006454E5" w:rsidRDefault="00314B16" w:rsidP="00314B16">
            <w:pPr>
              <w:pStyle w:val="normal1"/>
              <w:numPr>
                <w:ilvl w:val="0"/>
                <w:numId w:val="31"/>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5A2CD251" w14:textId="77777777" w:rsidR="00314B16" w:rsidRPr="006454E5" w:rsidRDefault="00314B16" w:rsidP="00314B16">
            <w:pPr>
              <w:pStyle w:val="normal1"/>
              <w:numPr>
                <w:ilvl w:val="0"/>
                <w:numId w:val="31"/>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74AFF24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82D8DE"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19C6A4E0" w14:textId="77777777" w:rsidR="00314B16" w:rsidRPr="006454E5" w:rsidRDefault="00314B16" w:rsidP="00314B16">
            <w:pPr>
              <w:pStyle w:val="normal1"/>
              <w:numPr>
                <w:ilvl w:val="0"/>
                <w:numId w:val="32"/>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thanh toán thành công</w:t>
            </w:r>
          </w:p>
        </w:tc>
      </w:tr>
      <w:tr w:rsidR="00314B16" w:rsidRPr="00F06492" w14:paraId="3C65ED22" w14:textId="77777777" w:rsidTr="00B52E04">
        <w:trPr>
          <w:trHeight w:val="3288"/>
        </w:trPr>
        <w:tc>
          <w:tcPr>
            <w:tcW w:w="9349" w:type="dxa"/>
            <w:gridSpan w:val="2"/>
            <w:tcBorders>
              <w:top w:val="single" w:sz="4" w:space="0" w:color="000000"/>
              <w:left w:val="single" w:sz="4" w:space="0" w:color="000000"/>
              <w:bottom w:val="single" w:sz="4" w:space="0" w:color="000000"/>
              <w:right w:val="single" w:sz="4" w:space="0" w:color="000000"/>
            </w:tcBorders>
          </w:tcPr>
          <w:p w14:paraId="1CED690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AE2FB0C" w14:textId="77777777" w:rsidR="00314B16" w:rsidRPr="006454E5"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nút quản lý đơn hàng trên trang chủ</w:t>
            </w:r>
          </w:p>
          <w:p w14:paraId="50C5DC77"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giao diện quản lý đơn hàng với danh sách đơn hàng</w:t>
            </w:r>
          </w:p>
          <w:p w14:paraId="51A7AAA7" w14:textId="77777777" w:rsidR="00314B16" w:rsidRPr="006454E5"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đơn hàng chưa thanh toán và ấn nút xem chi tiết.</w:t>
            </w:r>
          </w:p>
          <w:p w14:paraId="284AB850" w14:textId="77777777" w:rsidR="00314B16" w:rsidRPr="006454E5" w:rsidRDefault="00314B16" w:rsidP="00314B16">
            <w:pPr>
              <w:pStyle w:val="normal1"/>
              <w:numPr>
                <w:ilvl w:val="0"/>
                <w:numId w:val="33"/>
              </w:numPr>
              <w:tabs>
                <w:tab w:val="left" w:pos="1190"/>
              </w:tabs>
              <w:ind w:right="237"/>
              <w:rPr>
                <w:rFonts w:ascii="Times New Roman" w:hAnsi="Times New Roman" w:cs="Times New Roman"/>
                <w:sz w:val="26"/>
                <w:szCs w:val="26"/>
              </w:rPr>
            </w:pPr>
            <w:r w:rsidRPr="006454E5">
              <w:rPr>
                <w:rFonts w:ascii="Times New Roman" w:hAnsi="Times New Roman" w:cs="Times New Roman"/>
                <w:sz w:val="26"/>
                <w:szCs w:val="26"/>
              </w:rPr>
              <w:t>Hệ thống hiện trang chi tiết đơn hàng với các sản phẩm của đơn hàng và nút tiếp tục thanh toán.</w:t>
            </w:r>
          </w:p>
          <w:p w14:paraId="558DA143" w14:textId="77777777" w:rsidR="00314B16" w:rsidRPr="006454E5" w:rsidRDefault="00314B16" w:rsidP="00314B16">
            <w:pPr>
              <w:pStyle w:val="normal1"/>
              <w:numPr>
                <w:ilvl w:val="0"/>
                <w:numId w:val="33"/>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nút tiếp tục thanh toán.</w:t>
            </w:r>
          </w:p>
          <w:p w14:paraId="35707D21"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chuyển đến trang thanh toán của ZaloPay.</w:t>
            </w:r>
          </w:p>
          <w:p w14:paraId="377D2325"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tiến hành thanh toán.</w:t>
            </w:r>
          </w:p>
          <w:p w14:paraId="56BA1935" w14:textId="77777777" w:rsidR="00314B16" w:rsidRPr="006454E5" w:rsidRDefault="00314B16" w:rsidP="00314B16">
            <w:pPr>
              <w:pStyle w:val="normal1"/>
              <w:numPr>
                <w:ilvl w:val="0"/>
                <w:numId w:val="33"/>
              </w:numPr>
              <w:tabs>
                <w:tab w:val="left" w:pos="1190"/>
              </w:tabs>
              <w:spacing w:line="290" w:lineRule="auto"/>
              <w:ind w:right="497"/>
              <w:rPr>
                <w:rFonts w:ascii="Times New Roman" w:hAnsi="Times New Roman" w:cs="Times New Roman"/>
                <w:sz w:val="26"/>
                <w:szCs w:val="26"/>
              </w:rPr>
            </w:pPr>
            <w:r w:rsidRPr="006454E5">
              <w:rPr>
                <w:rFonts w:ascii="Times New Roman" w:hAnsi="Times New Roman" w:cs="Times New Roman"/>
                <w:sz w:val="26"/>
                <w:szCs w:val="26"/>
              </w:rPr>
              <w:t>Hệ thống cập nhật trạng thái đơn hàng thành đã thanh toán và quay trở lại trang quản lý đơn hàng.</w:t>
            </w:r>
          </w:p>
        </w:tc>
      </w:tr>
      <w:tr w:rsidR="00314B16" w:rsidRPr="00F06492" w14:paraId="2CE3DF5A" w14:textId="77777777" w:rsidTr="00B52E04">
        <w:trPr>
          <w:trHeight w:val="973"/>
        </w:trPr>
        <w:tc>
          <w:tcPr>
            <w:tcW w:w="9349" w:type="dxa"/>
            <w:gridSpan w:val="2"/>
            <w:tcBorders>
              <w:top w:val="single" w:sz="4" w:space="0" w:color="000000"/>
              <w:left w:val="single" w:sz="4" w:space="0" w:color="000000"/>
              <w:bottom w:val="single" w:sz="4" w:space="0" w:color="000000"/>
              <w:right w:val="single" w:sz="4" w:space="0" w:color="000000"/>
            </w:tcBorders>
          </w:tcPr>
          <w:p w14:paraId="2D46F3E4"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Ngoại lệ</w:t>
            </w:r>
          </w:p>
          <w:p w14:paraId="160730B2" w14:textId="77777777" w:rsidR="00314B16" w:rsidRPr="006454E5" w:rsidRDefault="00314B16" w:rsidP="00B52E04">
            <w:pPr>
              <w:pStyle w:val="normal1"/>
              <w:ind w:left="1190" w:right="142" w:hanging="360"/>
              <w:rPr>
                <w:rFonts w:ascii="Times New Roman" w:hAnsi="Times New Roman" w:cs="Times New Roman"/>
                <w:sz w:val="26"/>
                <w:szCs w:val="26"/>
              </w:rPr>
            </w:pPr>
            <w:r w:rsidRPr="006454E5">
              <w:rPr>
                <w:rFonts w:ascii="Times New Roman" w:hAnsi="Times New Roman" w:cs="Times New Roman"/>
                <w:sz w:val="26"/>
                <w:szCs w:val="26"/>
              </w:rPr>
              <w:t>6. Hệ thống chuyển đến trang thanh toán của ZaloPay và hiện thông báo quá thời gian thanh toán</w:t>
            </w:r>
          </w:p>
        </w:tc>
      </w:tr>
    </w:tbl>
    <w:p w14:paraId="3CFC4C7F" w14:textId="77777777" w:rsidR="00314B16" w:rsidRPr="006454E5" w:rsidRDefault="00314B16" w:rsidP="00314B16">
      <w:pPr>
        <w:rPr>
          <w:rFonts w:cs="Times New Roman"/>
          <w:sz w:val="26"/>
          <w:szCs w:val="26"/>
        </w:rPr>
        <w:sectPr w:rsidR="00314B16" w:rsidRPr="006454E5" w:rsidSect="00314B16">
          <w:footerReference w:type="even" r:id="rId43"/>
          <w:footerReference w:type="default" r:id="rId44"/>
          <w:footerReference w:type="first" r:id="rId45"/>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360F84F2" w14:textId="77777777" w:rsidR="00314B16" w:rsidRPr="006454E5" w:rsidRDefault="00314B16" w:rsidP="00314B16">
      <w:pPr>
        <w:pStyle w:val="normal1"/>
        <w:rPr>
          <w:rFonts w:ascii="Times New Roman" w:hAnsi="Times New Roman" w:cs="Times New Roman"/>
          <w:b/>
          <w:sz w:val="26"/>
          <w:szCs w:val="26"/>
        </w:rPr>
      </w:pPr>
    </w:p>
    <w:p w14:paraId="0C6C0578"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24B817F4" wp14:editId="457B9F6B">
                <wp:extent cx="5946775" cy="1457325"/>
                <wp:effectExtent l="0" t="0" r="0" b="0"/>
                <wp:docPr id="23" name="Shape 17"/>
                <wp:cNvGraphicFramePr/>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wps:txbx>
                      <wps:bodyPr lIns="0" tIns="0" rIns="0" bIns="0" anchor="t">
                        <a:noAutofit/>
                      </wps:bodyPr>
                    </wps:wsp>
                  </a:graphicData>
                </a:graphic>
              </wp:inline>
            </w:drawing>
          </mc:Choice>
          <mc:Fallback>
            <w:pict>
              <v:rect w14:anchorId="24B817F4" id="Shape 17" o:spid="_x0000_s1037" style="width:468.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" filled="f">
                <v:stroke joinstyle="round"/>
                <v:textbox inset="0,0,0,0">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v:textbox>
                <w10:anchorlock/>
              </v:rect>
            </w:pict>
          </mc:Fallback>
        </mc:AlternateContent>
      </w:r>
    </w:p>
    <w:p w14:paraId="271A7FFF" w14:textId="77777777" w:rsidR="00314B16" w:rsidRPr="006454E5" w:rsidRDefault="00314B16" w:rsidP="00314B16">
      <w:pPr>
        <w:pStyle w:val="normal1"/>
        <w:ind w:left="1594" w:right="1967"/>
        <w:rPr>
          <w:rFonts w:ascii="Times New Roman" w:hAnsi="Times New Roman" w:cs="Times New Roman"/>
          <w:i/>
          <w:sz w:val="26"/>
          <w:szCs w:val="26"/>
        </w:rPr>
      </w:pPr>
      <w:bookmarkStart w:id="651" w:name="_2iq8gzs"/>
      <w:bookmarkEnd w:id="651"/>
    </w:p>
    <w:p w14:paraId="3EAD2457" w14:textId="77777777" w:rsidR="00314B16" w:rsidRPr="006454E5" w:rsidRDefault="00314B16">
      <w:pPr>
        <w:pStyle w:val="NoSpacing"/>
        <w:pPrChange w:id="652" w:author="Khanh Cong" w:date="2024-12-21T20:35:00Z" w16du:dateUtc="2024-12-21T13:35:00Z">
          <w:pPr>
            <w:pStyle w:val="Heading2"/>
          </w:pPr>
        </w:pPrChange>
      </w:pPr>
      <w:bookmarkStart w:id="653" w:name="__RefHeading___Toc26614_1225579473"/>
      <w:bookmarkStart w:id="654" w:name="_Toc185447756"/>
      <w:bookmarkStart w:id="655" w:name="_Toc185534219"/>
      <w:bookmarkEnd w:id="653"/>
      <w:r w:rsidRPr="006454E5">
        <w:t>Kịch bản UC đánh giá sản phẩm đã mua</w:t>
      </w:r>
      <w:bookmarkEnd w:id="654"/>
      <w:bookmarkEnd w:id="655"/>
    </w:p>
    <w:p w14:paraId="1357FB1E" w14:textId="77777777" w:rsidR="00314B16" w:rsidRPr="006454E5" w:rsidRDefault="00314B16" w:rsidP="00314B16">
      <w:pPr>
        <w:pStyle w:val="normal1"/>
        <w:spacing w:before="2"/>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CC77AC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31497BC0"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1D440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w:t>
            </w:r>
          </w:p>
        </w:tc>
      </w:tr>
      <w:tr w:rsidR="00314B16" w:rsidRPr="00F06492" w14:paraId="563066BB" w14:textId="77777777" w:rsidTr="00B52E04">
        <w:trPr>
          <w:trHeight w:val="900"/>
        </w:trPr>
        <w:tc>
          <w:tcPr>
            <w:tcW w:w="4674" w:type="dxa"/>
            <w:tcBorders>
              <w:top w:val="single" w:sz="4" w:space="0" w:color="000000"/>
              <w:left w:val="single" w:sz="4" w:space="0" w:color="000000"/>
              <w:bottom w:val="single" w:sz="4" w:space="0" w:color="000000"/>
              <w:right w:val="single" w:sz="4" w:space="0" w:color="000000"/>
            </w:tcBorders>
          </w:tcPr>
          <w:p w14:paraId="6BBD69EC"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C956FD4" w14:textId="77777777" w:rsidR="00314B16" w:rsidRPr="006454E5" w:rsidRDefault="00314B16" w:rsidP="00314B16">
            <w:pPr>
              <w:pStyle w:val="normal1"/>
              <w:numPr>
                <w:ilvl w:val="0"/>
                <w:numId w:val="34"/>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đăng nhập thành công</w:t>
            </w:r>
          </w:p>
          <w:p w14:paraId="6BF003D6" w14:textId="77777777" w:rsidR="00314B16" w:rsidRPr="006454E5" w:rsidRDefault="00314B16" w:rsidP="00314B16">
            <w:pPr>
              <w:pStyle w:val="normal1"/>
              <w:numPr>
                <w:ilvl w:val="0"/>
                <w:numId w:val="34"/>
              </w:numPr>
              <w:tabs>
                <w:tab w:val="left" w:pos="829"/>
              </w:tabs>
              <w:spacing w:line="300"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quản lý đơn</w:t>
            </w:r>
          </w:p>
          <w:p w14:paraId="71D01131" w14:textId="77777777" w:rsidR="00314B16" w:rsidRPr="006454E5" w:rsidRDefault="00314B16" w:rsidP="00B52E04">
            <w:pPr>
              <w:pStyle w:val="normal1"/>
              <w:spacing w:line="264" w:lineRule="auto"/>
              <w:ind w:left="830"/>
              <w:rPr>
                <w:rFonts w:ascii="Times New Roman" w:hAnsi="Times New Roman" w:cs="Times New Roman"/>
                <w:sz w:val="26"/>
                <w:szCs w:val="26"/>
              </w:rPr>
            </w:pPr>
            <w:r w:rsidRPr="006454E5">
              <w:rPr>
                <w:rFonts w:ascii="Times New Roman" w:hAnsi="Times New Roman" w:cs="Times New Roman"/>
                <w:sz w:val="26"/>
                <w:szCs w:val="26"/>
              </w:rPr>
              <w:t>hàng.</w:t>
            </w:r>
          </w:p>
        </w:tc>
      </w:tr>
      <w:tr w:rsidR="00314B16" w:rsidRPr="00F06492" w14:paraId="52B37498"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19E1FD5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DC17BB5" w14:textId="77777777" w:rsidR="00314B16" w:rsidRPr="006454E5" w:rsidRDefault="00314B16" w:rsidP="00314B16">
            <w:pPr>
              <w:pStyle w:val="normal1"/>
              <w:numPr>
                <w:ilvl w:val="0"/>
                <w:numId w:val="35"/>
              </w:numPr>
              <w:tabs>
                <w:tab w:val="left" w:pos="830"/>
              </w:tabs>
              <w:spacing w:line="300" w:lineRule="auto"/>
              <w:ind w:right="581"/>
              <w:rPr>
                <w:rFonts w:ascii="Times New Roman" w:hAnsi="Times New Roman" w:cs="Times New Roman"/>
                <w:sz w:val="26"/>
                <w:szCs w:val="26"/>
              </w:rPr>
            </w:pPr>
            <w:r w:rsidRPr="006454E5">
              <w:rPr>
                <w:rFonts w:ascii="Times New Roman" w:hAnsi="Times New Roman" w:cs="Times New Roman"/>
                <w:sz w:val="26"/>
                <w:szCs w:val="26"/>
              </w:rPr>
              <w:t>Khách hàng đánh giá sản phẩm thành công.</w:t>
            </w:r>
          </w:p>
        </w:tc>
      </w:tr>
      <w:tr w:rsidR="00314B16" w:rsidRPr="00F06492" w14:paraId="03956488" w14:textId="77777777" w:rsidTr="00B52E04">
        <w:trPr>
          <w:trHeight w:val="2689"/>
        </w:trPr>
        <w:tc>
          <w:tcPr>
            <w:tcW w:w="9349" w:type="dxa"/>
            <w:gridSpan w:val="2"/>
            <w:tcBorders>
              <w:top w:val="single" w:sz="4" w:space="0" w:color="000000"/>
              <w:left w:val="single" w:sz="4" w:space="0" w:color="000000"/>
              <w:bottom w:val="single" w:sz="4" w:space="0" w:color="000000"/>
              <w:right w:val="single" w:sz="4" w:space="0" w:color="000000"/>
            </w:tcBorders>
          </w:tcPr>
          <w:p w14:paraId="498CBAA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36E11419"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đơn hàng và ấn xem chi tiết.</w:t>
            </w:r>
          </w:p>
          <w:p w14:paraId="73CCD9D9" w14:textId="77777777" w:rsidR="00314B16" w:rsidRPr="006454E5" w:rsidRDefault="00314B16" w:rsidP="00314B16">
            <w:pPr>
              <w:pStyle w:val="normal1"/>
              <w:numPr>
                <w:ilvl w:val="0"/>
                <w:numId w:val="36"/>
              </w:numPr>
              <w:tabs>
                <w:tab w:val="left" w:pos="1190"/>
              </w:tabs>
              <w:spacing w:before="1"/>
              <w:ind w:right="172"/>
              <w:rPr>
                <w:rFonts w:ascii="Times New Roman" w:hAnsi="Times New Roman" w:cs="Times New Roman"/>
                <w:sz w:val="26"/>
                <w:szCs w:val="26"/>
              </w:rPr>
            </w:pPr>
            <w:r w:rsidRPr="006454E5">
              <w:rPr>
                <w:rFonts w:ascii="Times New Roman" w:hAnsi="Times New Roman" w:cs="Times New Roman"/>
                <w:sz w:val="26"/>
                <w:szCs w:val="26"/>
              </w:rPr>
              <w:t>Hệ thống chuyển đến trang chi tiết đơn hàng, mỗi sản phẩm của đơn hàng có nút đánh giá.</w:t>
            </w:r>
          </w:p>
          <w:p w14:paraId="14CE40B6"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sản phẩm và ấn nút đánh giá.</w:t>
            </w:r>
          </w:p>
          <w:p w14:paraId="479548BA"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phần đánh giá sản phẩm.</w:t>
            </w:r>
          </w:p>
          <w:p w14:paraId="4513F3C4" w14:textId="77777777" w:rsidR="00314B16" w:rsidRPr="006454E5" w:rsidRDefault="00314B16" w:rsidP="00314B16">
            <w:pPr>
              <w:pStyle w:val="normal1"/>
              <w:numPr>
                <w:ilvl w:val="0"/>
                <w:numId w:val="3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tiến hành đánh giá sản phẩm và ấn lưu đánh giá sản phẩm.</w:t>
            </w:r>
          </w:p>
          <w:p w14:paraId="297B8B22" w14:textId="77777777" w:rsidR="00314B16" w:rsidRPr="006454E5" w:rsidRDefault="00314B16" w:rsidP="00314B16">
            <w:pPr>
              <w:pStyle w:val="normal1"/>
              <w:numPr>
                <w:ilvl w:val="0"/>
                <w:numId w:val="36"/>
              </w:numPr>
              <w:tabs>
                <w:tab w:val="left" w:pos="1190"/>
              </w:tabs>
              <w:spacing w:line="300" w:lineRule="auto"/>
              <w:ind w:right="328"/>
              <w:rPr>
                <w:rFonts w:ascii="Times New Roman" w:hAnsi="Times New Roman" w:cs="Times New Roman"/>
                <w:sz w:val="26"/>
                <w:szCs w:val="26"/>
              </w:rPr>
            </w:pPr>
            <w:r w:rsidRPr="006454E5">
              <w:rPr>
                <w:rFonts w:ascii="Times New Roman" w:hAnsi="Times New Roman" w:cs="Times New Roman"/>
                <w:sz w:val="26"/>
                <w:szCs w:val="26"/>
              </w:rPr>
              <w:t>Hệ thống lưu đánh giá sản phẩm của khách hàng và thông báo đánh giá sản phẩm thành công.</w:t>
            </w:r>
          </w:p>
        </w:tc>
      </w:tr>
      <w:tr w:rsidR="00314B16" w:rsidRPr="00F06492" w14:paraId="24524158" w14:textId="77777777" w:rsidTr="00B52E04">
        <w:trPr>
          <w:trHeight w:val="1068"/>
        </w:trPr>
        <w:tc>
          <w:tcPr>
            <w:tcW w:w="9349" w:type="dxa"/>
            <w:gridSpan w:val="2"/>
            <w:tcBorders>
              <w:top w:val="single" w:sz="4" w:space="0" w:color="000000"/>
              <w:left w:val="single" w:sz="4" w:space="0" w:color="000000"/>
              <w:bottom w:val="single" w:sz="4" w:space="0" w:color="000000"/>
              <w:right w:val="single" w:sz="4" w:space="0" w:color="000000"/>
            </w:tcBorders>
          </w:tcPr>
          <w:p w14:paraId="153E6C55"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16CEB1D4" w14:textId="77777777" w:rsidR="00314B16" w:rsidRPr="006454E5" w:rsidRDefault="00314B16" w:rsidP="00314B16">
            <w:pPr>
              <w:pStyle w:val="normal1"/>
              <w:numPr>
                <w:ilvl w:val="0"/>
                <w:numId w:val="3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“chưa nhập đầy đủ các trường”.</w:t>
            </w:r>
          </w:p>
          <w:p w14:paraId="1288C74B" w14:textId="77777777" w:rsidR="00314B16" w:rsidRPr="006454E5" w:rsidRDefault="00314B16" w:rsidP="00314B16">
            <w:pPr>
              <w:pStyle w:val="normal1"/>
              <w:numPr>
                <w:ilvl w:val="1"/>
                <w:numId w:val="37"/>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02A1902F" w14:textId="77777777" w:rsidR="00314B16" w:rsidRPr="006454E5" w:rsidRDefault="00314B16" w:rsidP="00314B16">
      <w:pPr>
        <w:pStyle w:val="normal1"/>
        <w:spacing w:before="3"/>
        <w:ind w:right="374"/>
        <w:jc w:val="center"/>
        <w:rPr>
          <w:rFonts w:ascii="Times New Roman" w:hAnsi="Times New Roman" w:cs="Times New Roman"/>
          <w:i/>
          <w:sz w:val="26"/>
          <w:szCs w:val="26"/>
        </w:rPr>
      </w:pPr>
      <w:bookmarkStart w:id="656" w:name="_xvir7l"/>
      <w:bookmarkEnd w:id="656"/>
    </w:p>
    <w:p w14:paraId="0B250BEE" w14:textId="77777777" w:rsidR="00314B16" w:rsidRPr="006454E5" w:rsidRDefault="00314B16" w:rsidP="00314B16">
      <w:pPr>
        <w:pStyle w:val="normal1"/>
        <w:rPr>
          <w:rFonts w:ascii="Times New Roman" w:hAnsi="Times New Roman" w:cs="Times New Roman"/>
          <w:i/>
          <w:sz w:val="26"/>
          <w:szCs w:val="26"/>
        </w:rPr>
      </w:pPr>
    </w:p>
    <w:p w14:paraId="27476D6D" w14:textId="77777777" w:rsidR="00314B16" w:rsidRPr="006454E5" w:rsidRDefault="00314B16" w:rsidP="00314B16">
      <w:pPr>
        <w:pStyle w:val="normal1"/>
        <w:rPr>
          <w:rFonts w:ascii="Times New Roman" w:hAnsi="Times New Roman" w:cs="Times New Roman"/>
          <w:i/>
          <w:sz w:val="26"/>
          <w:szCs w:val="26"/>
        </w:rPr>
      </w:pPr>
    </w:p>
    <w:p w14:paraId="7A3DAF66" w14:textId="77777777" w:rsidR="00314B16" w:rsidRPr="006454E5" w:rsidRDefault="00314B16" w:rsidP="00314B16">
      <w:pPr>
        <w:pStyle w:val="normal1"/>
        <w:rPr>
          <w:rFonts w:ascii="Times New Roman" w:hAnsi="Times New Roman" w:cs="Times New Roman"/>
          <w:i/>
          <w:sz w:val="26"/>
          <w:szCs w:val="26"/>
        </w:rPr>
      </w:pPr>
    </w:p>
    <w:p w14:paraId="2B7ED195" w14:textId="77777777" w:rsidR="00314B16" w:rsidRPr="006454E5" w:rsidRDefault="00314B16" w:rsidP="00314B16">
      <w:pPr>
        <w:pStyle w:val="normal1"/>
        <w:rPr>
          <w:rFonts w:ascii="Times New Roman" w:hAnsi="Times New Roman" w:cs="Times New Roman"/>
          <w:i/>
          <w:sz w:val="26"/>
          <w:szCs w:val="26"/>
        </w:rPr>
      </w:pPr>
    </w:p>
    <w:p w14:paraId="3B3B0431" w14:textId="77777777" w:rsidR="00314B16" w:rsidRPr="006454E5" w:rsidRDefault="00314B16" w:rsidP="00314B16">
      <w:pPr>
        <w:pStyle w:val="normal1"/>
        <w:spacing w:before="228"/>
        <w:rPr>
          <w:rFonts w:ascii="Times New Roman" w:hAnsi="Times New Roman" w:cs="Times New Roman"/>
          <w:i/>
          <w:sz w:val="26"/>
          <w:szCs w:val="26"/>
        </w:rPr>
      </w:pPr>
      <w:bookmarkStart w:id="657" w:name="3hv69ve"/>
      <w:bookmarkEnd w:id="657"/>
    </w:p>
    <w:p w14:paraId="621C9514" w14:textId="20653C0A" w:rsidR="00314B16" w:rsidRPr="006454E5" w:rsidRDefault="00D1452A" w:rsidP="00790665">
      <w:pPr>
        <w:pStyle w:val="Heading3"/>
        <w:rPr>
          <w:rFonts w:cs="Times New Roman"/>
          <w:szCs w:val="26"/>
        </w:rPr>
        <w:sectPr w:rsidR="00314B16" w:rsidRPr="006454E5" w:rsidSect="00314B16">
          <w:footerReference w:type="even" r:id="rId46"/>
          <w:footerReference w:type="default" r:id="rId47"/>
          <w:footerReference w:type="first" r:id="rId48"/>
          <w:pgSz w:w="12240" w:h="15840"/>
          <w:pgMar w:top="1320" w:right="640" w:bottom="1280" w:left="1580" w:header="0" w:footer="1084" w:gutter="0"/>
          <w:cols w:space="720"/>
          <w:formProt w:val="0"/>
          <w:docGrid w:linePitch="100" w:charSpace="-8193"/>
        </w:sectPr>
      </w:pPr>
      <w:bookmarkStart w:id="658" w:name="__RefHeading___Toc26616_1225579473"/>
      <w:bookmarkStart w:id="659" w:name="3hv69ve_Copy_1"/>
      <w:bookmarkStart w:id="660" w:name="_1x0gk37"/>
      <w:bookmarkStart w:id="661" w:name="_Toc185534220"/>
      <w:bookmarkStart w:id="662" w:name="_Toc185447757"/>
      <w:bookmarkStart w:id="663" w:name="_Toc185706973"/>
      <w:bookmarkStart w:id="664" w:name="_Toc185881053"/>
      <w:bookmarkStart w:id="665" w:name="_Toc185881132"/>
      <w:bookmarkEnd w:id="658"/>
      <w:bookmarkEnd w:id="659"/>
      <w:bookmarkEnd w:id="660"/>
      <w:r w:rsidRPr="006454E5">
        <w:rPr>
          <w:rFonts w:cs="Times New Roman"/>
          <w:szCs w:val="26"/>
        </w:rPr>
        <w:t xml:space="preserve">2.1.12. </w:t>
      </w:r>
      <w:r w:rsidR="00314B16" w:rsidRPr="006454E5">
        <w:rPr>
          <w:rFonts w:cs="Times New Roman"/>
          <w:szCs w:val="26"/>
        </w:rPr>
        <w:t>Biểu đồ phân rã và kịch bản UC Tìm kiế</w:t>
      </w:r>
      <w:r w:rsidRPr="006454E5">
        <w:rPr>
          <w:rFonts w:cs="Times New Roman"/>
          <w:szCs w:val="26"/>
        </w:rPr>
        <w:t>m</w:t>
      </w:r>
      <w:bookmarkEnd w:id="661"/>
      <w:bookmarkEnd w:id="662"/>
      <w:bookmarkEnd w:id="663"/>
      <w:bookmarkEnd w:id="664"/>
      <w:bookmarkEnd w:id="665"/>
    </w:p>
    <w:p w14:paraId="1B2F44CE" w14:textId="77777777" w:rsidR="00314B16" w:rsidRPr="006454E5" w:rsidRDefault="00314B16" w:rsidP="00790665">
      <w:pPr>
        <w:pStyle w:val="normal1"/>
        <w:rPr>
          <w:rFonts w:ascii="Times New Roman" w:hAnsi="Times New Roman" w:cs="Times New Roman"/>
          <w:sz w:val="26"/>
          <w:szCs w:val="26"/>
        </w:rPr>
      </w:pPr>
      <w:r w:rsidRPr="006454E5">
        <w:rPr>
          <w:rFonts w:ascii="Times New Roman" w:hAnsi="Times New Roman" w:cs="Times New Roman"/>
          <w:noProof/>
          <w:sz w:val="26"/>
          <w:szCs w:val="26"/>
        </w:rPr>
        <w:lastRenderedPageBreak/>
        <w:drawing>
          <wp:inline distT="0" distB="0" distL="0" distR="0" wp14:anchorId="329F930E" wp14:editId="439AC1C1">
            <wp:extent cx="4842344" cy="1336078"/>
            <wp:effectExtent l="0" t="0" r="0" b="0"/>
            <wp:docPr id="24" name="image10.jpg" descr="A blue and black line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A blue and black line with a blue oval&#10;&#10;Description automatically generated"/>
                    <pic:cNvPicPr>
                      <a:picLocks noChangeAspect="1" noChangeArrowheads="1"/>
                    </pic:cNvPicPr>
                  </pic:nvPicPr>
                  <pic:blipFill>
                    <a:blip r:embed="rId49"/>
                    <a:stretch>
                      <a:fillRect/>
                    </a:stretch>
                  </pic:blipFill>
                  <pic:spPr bwMode="auto">
                    <a:xfrm>
                      <a:off x="0" y="0"/>
                      <a:ext cx="4848742" cy="1337843"/>
                    </a:xfrm>
                    <a:prstGeom prst="rect">
                      <a:avLst/>
                    </a:prstGeom>
                    <a:noFill/>
                  </pic:spPr>
                </pic:pic>
              </a:graphicData>
            </a:graphic>
          </wp:inline>
        </w:drawing>
      </w:r>
    </w:p>
    <w:p w14:paraId="7F6F5AFD"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48452F2"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E02990A"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4B5FBA8"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7F957984"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6ECB9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C84D96A" w14:textId="77777777" w:rsidR="00314B16" w:rsidRPr="006454E5" w:rsidRDefault="00314B16" w:rsidP="00314B16">
            <w:pPr>
              <w:pStyle w:val="normal1"/>
              <w:numPr>
                <w:ilvl w:val="0"/>
                <w:numId w:val="38"/>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0D35F9DD"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2463BE2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181D786" w14:textId="77777777" w:rsidR="00314B16" w:rsidRPr="006454E5" w:rsidRDefault="00314B16" w:rsidP="00314B16">
            <w:pPr>
              <w:pStyle w:val="normal1"/>
              <w:numPr>
                <w:ilvl w:val="0"/>
                <w:numId w:val="39"/>
              </w:numPr>
              <w:tabs>
                <w:tab w:val="left" w:pos="830"/>
              </w:tabs>
              <w:spacing w:line="300" w:lineRule="auto"/>
              <w:ind w:right="465"/>
              <w:rPr>
                <w:rFonts w:ascii="Times New Roman" w:hAnsi="Times New Roman" w:cs="Times New Roman"/>
                <w:sz w:val="26"/>
                <w:szCs w:val="26"/>
              </w:rPr>
            </w:pPr>
            <w:r w:rsidRPr="006454E5">
              <w:rPr>
                <w:rFonts w:ascii="Times New Roman" w:hAnsi="Times New Roman" w:cs="Times New Roman"/>
                <w:sz w:val="26"/>
                <w:szCs w:val="26"/>
              </w:rPr>
              <w:t>Khách tìm kiếm sản phẩm thành công</w:t>
            </w:r>
          </w:p>
        </w:tc>
      </w:tr>
      <w:tr w:rsidR="00314B16" w:rsidRPr="00F06492" w14:paraId="4FFE25F4" w14:textId="77777777" w:rsidTr="00B52E04">
        <w:trPr>
          <w:trHeight w:val="1791"/>
        </w:trPr>
        <w:tc>
          <w:tcPr>
            <w:tcW w:w="9349" w:type="dxa"/>
            <w:gridSpan w:val="2"/>
            <w:tcBorders>
              <w:top w:val="single" w:sz="4" w:space="0" w:color="000000"/>
              <w:left w:val="single" w:sz="4" w:space="0" w:color="000000"/>
              <w:bottom w:val="single" w:sz="4" w:space="0" w:color="000000"/>
              <w:right w:val="single" w:sz="4" w:space="0" w:color="000000"/>
            </w:tcBorders>
          </w:tcPr>
          <w:p w14:paraId="6ABF400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4607C427" w14:textId="77777777" w:rsidR="00314B16" w:rsidRPr="006454E5" w:rsidRDefault="00314B16" w:rsidP="00314B16">
            <w:pPr>
              <w:pStyle w:val="normal1"/>
              <w:numPr>
                <w:ilvl w:val="0"/>
                <w:numId w:val="40"/>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tìm kiếm trên trang chủ.</w:t>
            </w:r>
          </w:p>
          <w:p w14:paraId="32FCD8D2" w14:textId="77777777" w:rsidR="00314B16" w:rsidRPr="006454E5" w:rsidRDefault="00314B16" w:rsidP="00314B16">
            <w:pPr>
              <w:pStyle w:val="normal1"/>
              <w:numPr>
                <w:ilvl w:val="0"/>
                <w:numId w:val="40"/>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giao diện tìm kiếm.</w:t>
            </w:r>
          </w:p>
          <w:p w14:paraId="2916C329" w14:textId="77777777" w:rsidR="00314B16" w:rsidRPr="006454E5" w:rsidRDefault="00314B16" w:rsidP="00314B16">
            <w:pPr>
              <w:pStyle w:val="normal1"/>
              <w:numPr>
                <w:ilvl w:val="0"/>
                <w:numId w:val="40"/>
              </w:numPr>
              <w:tabs>
                <w:tab w:val="left" w:pos="1190"/>
              </w:tabs>
              <w:ind w:right="263"/>
              <w:rPr>
                <w:rFonts w:ascii="Times New Roman" w:hAnsi="Times New Roman" w:cs="Times New Roman"/>
                <w:sz w:val="26"/>
                <w:szCs w:val="26"/>
              </w:rPr>
            </w:pPr>
            <w:r w:rsidRPr="006454E5">
              <w:rPr>
                <w:rFonts w:ascii="Times New Roman" w:hAnsi="Times New Roman" w:cs="Times New Roman"/>
                <w:sz w:val="26"/>
                <w:szCs w:val="26"/>
              </w:rPr>
              <w:t>Khách chọn thông tin sản phẩm muốn tìm kiếm. Gồm tên, loại sản phẩm, vị trí cửa hàng, khoảng giá, độ đánh giá của sản phẩm.</w:t>
            </w:r>
          </w:p>
          <w:p w14:paraId="6949D1AF" w14:textId="77777777" w:rsidR="00314B16" w:rsidRPr="006454E5" w:rsidRDefault="00314B16" w:rsidP="00314B16">
            <w:pPr>
              <w:pStyle w:val="normal1"/>
              <w:numPr>
                <w:ilvl w:val="0"/>
                <w:numId w:val="40"/>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các sản phẩm theo thông tin khách đã chọn.</w:t>
            </w:r>
          </w:p>
        </w:tc>
      </w:tr>
      <w:tr w:rsidR="00314B16" w:rsidRPr="00F06492" w14:paraId="5B745D52" w14:textId="77777777" w:rsidTr="00B52E04">
        <w:trPr>
          <w:trHeight w:val="597"/>
        </w:trPr>
        <w:tc>
          <w:tcPr>
            <w:tcW w:w="9349" w:type="dxa"/>
            <w:gridSpan w:val="2"/>
            <w:tcBorders>
              <w:top w:val="single" w:sz="4" w:space="0" w:color="000000"/>
              <w:left w:val="single" w:sz="4" w:space="0" w:color="000000"/>
              <w:bottom w:val="single" w:sz="4" w:space="0" w:color="000000"/>
              <w:right w:val="single" w:sz="4" w:space="0" w:color="000000"/>
            </w:tcBorders>
          </w:tcPr>
          <w:p w14:paraId="6402D363"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1A2D0342" w14:textId="77777777" w:rsidR="00314B16" w:rsidRPr="006454E5" w:rsidRDefault="00314B16" w:rsidP="00314B16">
      <w:pPr>
        <w:pStyle w:val="normal1"/>
        <w:rPr>
          <w:rFonts w:ascii="Times New Roman" w:hAnsi="Times New Roman" w:cs="Times New Roman"/>
          <w:i/>
          <w:sz w:val="26"/>
          <w:szCs w:val="26"/>
        </w:rPr>
      </w:pPr>
    </w:p>
    <w:p w14:paraId="4BE2C71A" w14:textId="77777777" w:rsidR="00314B16" w:rsidRPr="006454E5" w:rsidRDefault="00314B16" w:rsidP="00314B16">
      <w:pPr>
        <w:pStyle w:val="normal1"/>
        <w:rPr>
          <w:rFonts w:ascii="Times New Roman" w:hAnsi="Times New Roman" w:cs="Times New Roman"/>
          <w:i/>
          <w:sz w:val="26"/>
          <w:szCs w:val="26"/>
        </w:rPr>
      </w:pPr>
    </w:p>
    <w:p w14:paraId="55FD1F43" w14:textId="77777777" w:rsidR="00314B16" w:rsidRPr="006454E5" w:rsidRDefault="00314B16" w:rsidP="00314B16">
      <w:pPr>
        <w:pStyle w:val="normal1"/>
        <w:rPr>
          <w:rFonts w:ascii="Times New Roman" w:hAnsi="Times New Roman" w:cs="Times New Roman"/>
          <w:i/>
          <w:sz w:val="26"/>
          <w:szCs w:val="26"/>
        </w:rPr>
      </w:pPr>
    </w:p>
    <w:p w14:paraId="6AA53FFA" w14:textId="77777777" w:rsidR="00314B16" w:rsidRPr="006454E5" w:rsidRDefault="00314B16" w:rsidP="00314B16">
      <w:pPr>
        <w:pStyle w:val="normal1"/>
        <w:rPr>
          <w:rFonts w:ascii="Times New Roman" w:hAnsi="Times New Roman" w:cs="Times New Roman"/>
          <w:i/>
          <w:sz w:val="26"/>
          <w:szCs w:val="26"/>
        </w:rPr>
      </w:pPr>
    </w:p>
    <w:p w14:paraId="60945693" w14:textId="77777777" w:rsidR="00314B16" w:rsidRPr="006454E5" w:rsidRDefault="00314B16" w:rsidP="00314B16">
      <w:pPr>
        <w:pStyle w:val="normal1"/>
        <w:rPr>
          <w:rFonts w:ascii="Times New Roman" w:hAnsi="Times New Roman" w:cs="Times New Roman"/>
          <w:i/>
          <w:sz w:val="26"/>
          <w:szCs w:val="26"/>
        </w:rPr>
      </w:pPr>
    </w:p>
    <w:p w14:paraId="35CA2FCD" w14:textId="77777777" w:rsidR="00314B16" w:rsidRPr="006454E5" w:rsidRDefault="00314B16" w:rsidP="00314B16">
      <w:pPr>
        <w:pStyle w:val="normal1"/>
        <w:rPr>
          <w:rFonts w:ascii="Times New Roman" w:hAnsi="Times New Roman" w:cs="Times New Roman"/>
          <w:i/>
          <w:sz w:val="26"/>
          <w:szCs w:val="26"/>
        </w:rPr>
      </w:pPr>
    </w:p>
    <w:p w14:paraId="2898A29E" w14:textId="77777777" w:rsidR="00314B16" w:rsidRPr="006454E5" w:rsidRDefault="00314B16" w:rsidP="00314B16">
      <w:pPr>
        <w:pStyle w:val="normal1"/>
        <w:rPr>
          <w:rFonts w:ascii="Times New Roman" w:hAnsi="Times New Roman" w:cs="Times New Roman"/>
          <w:i/>
          <w:sz w:val="26"/>
          <w:szCs w:val="26"/>
        </w:rPr>
      </w:pPr>
    </w:p>
    <w:p w14:paraId="02A34465" w14:textId="77777777" w:rsidR="00314B16" w:rsidRPr="006454E5" w:rsidRDefault="00314B16" w:rsidP="00314B16">
      <w:pPr>
        <w:pStyle w:val="normal1"/>
        <w:rPr>
          <w:rFonts w:ascii="Times New Roman" w:hAnsi="Times New Roman" w:cs="Times New Roman"/>
          <w:i/>
          <w:sz w:val="26"/>
          <w:szCs w:val="26"/>
        </w:rPr>
      </w:pPr>
    </w:p>
    <w:p w14:paraId="4C83849F" w14:textId="77777777" w:rsidR="00314B16" w:rsidRPr="006454E5" w:rsidRDefault="00314B16" w:rsidP="00314B16">
      <w:pPr>
        <w:pStyle w:val="normal1"/>
        <w:rPr>
          <w:rFonts w:ascii="Times New Roman" w:hAnsi="Times New Roman" w:cs="Times New Roman"/>
          <w:i/>
          <w:sz w:val="26"/>
          <w:szCs w:val="26"/>
        </w:rPr>
      </w:pPr>
    </w:p>
    <w:p w14:paraId="6C83AEDD" w14:textId="77777777" w:rsidR="00314B16" w:rsidRPr="006454E5" w:rsidRDefault="00314B16" w:rsidP="00314B16">
      <w:pPr>
        <w:pStyle w:val="normal1"/>
        <w:rPr>
          <w:rFonts w:ascii="Times New Roman" w:hAnsi="Times New Roman" w:cs="Times New Roman"/>
          <w:i/>
          <w:sz w:val="26"/>
          <w:szCs w:val="26"/>
        </w:rPr>
      </w:pPr>
    </w:p>
    <w:p w14:paraId="12D842BC" w14:textId="77777777" w:rsidR="00314B16" w:rsidRPr="006454E5" w:rsidRDefault="00314B16" w:rsidP="00314B16">
      <w:pPr>
        <w:pStyle w:val="normal1"/>
        <w:rPr>
          <w:rFonts w:ascii="Times New Roman" w:hAnsi="Times New Roman" w:cs="Times New Roman"/>
          <w:i/>
          <w:sz w:val="26"/>
          <w:szCs w:val="26"/>
        </w:rPr>
      </w:pPr>
    </w:p>
    <w:p w14:paraId="0D84CFE3" w14:textId="77777777" w:rsidR="00314B16" w:rsidRPr="006454E5" w:rsidRDefault="00314B16" w:rsidP="00314B16">
      <w:pPr>
        <w:pStyle w:val="normal1"/>
        <w:spacing w:before="167"/>
        <w:rPr>
          <w:rFonts w:ascii="Times New Roman" w:hAnsi="Times New Roman" w:cs="Times New Roman"/>
          <w:i/>
          <w:sz w:val="26"/>
          <w:szCs w:val="26"/>
        </w:rPr>
      </w:pPr>
      <w:bookmarkStart w:id="666" w:name="1baon6m"/>
      <w:bookmarkEnd w:id="666"/>
    </w:p>
    <w:p w14:paraId="7C70E3E8" w14:textId="77777777" w:rsidR="00D1452A" w:rsidRPr="006454E5" w:rsidRDefault="00D1452A" w:rsidP="00314B16">
      <w:pPr>
        <w:pStyle w:val="Heading2"/>
        <w:tabs>
          <w:tab w:val="left" w:pos="837"/>
        </w:tabs>
        <w:rPr>
          <w:rFonts w:cs="Times New Roman"/>
          <w:szCs w:val="26"/>
        </w:rPr>
      </w:pPr>
      <w:bookmarkStart w:id="667" w:name="__RefHeading___Toc26618_1225579473"/>
      <w:bookmarkStart w:id="668" w:name="1baon6m_Copy_1"/>
      <w:bookmarkStart w:id="669" w:name="_3vac5uf"/>
      <w:bookmarkStart w:id="670" w:name="_Toc185447758"/>
      <w:bookmarkEnd w:id="667"/>
      <w:bookmarkEnd w:id="668"/>
      <w:bookmarkEnd w:id="669"/>
    </w:p>
    <w:p w14:paraId="1B994E52" w14:textId="77777777" w:rsidR="00D1452A" w:rsidRPr="006454E5" w:rsidRDefault="00D1452A" w:rsidP="00314B16">
      <w:pPr>
        <w:pStyle w:val="Heading2"/>
        <w:tabs>
          <w:tab w:val="left" w:pos="837"/>
        </w:tabs>
        <w:rPr>
          <w:rFonts w:cs="Times New Roman"/>
          <w:szCs w:val="26"/>
        </w:rPr>
      </w:pPr>
    </w:p>
    <w:p w14:paraId="66AF1D57" w14:textId="77777777" w:rsidR="00D1452A" w:rsidRPr="006454E5" w:rsidRDefault="00D1452A" w:rsidP="00314B16">
      <w:pPr>
        <w:pStyle w:val="Heading2"/>
        <w:tabs>
          <w:tab w:val="left" w:pos="837"/>
        </w:tabs>
        <w:rPr>
          <w:rFonts w:cs="Times New Roman"/>
          <w:szCs w:val="26"/>
        </w:rPr>
      </w:pPr>
    </w:p>
    <w:p w14:paraId="3B27E3AC" w14:textId="13D1921D" w:rsidR="00314B16" w:rsidRPr="006454E5" w:rsidRDefault="00D1452A" w:rsidP="00790665">
      <w:pPr>
        <w:pStyle w:val="Heading3"/>
        <w:rPr>
          <w:rFonts w:cs="Times New Roman"/>
          <w:szCs w:val="26"/>
        </w:rPr>
        <w:sectPr w:rsidR="00314B16" w:rsidRPr="006454E5" w:rsidSect="00314B16">
          <w:footerReference w:type="even" r:id="rId50"/>
          <w:footerReference w:type="default" r:id="rId51"/>
          <w:footerReference w:type="first" r:id="rId52"/>
          <w:pgSz w:w="12240" w:h="15840"/>
          <w:pgMar w:top="1320" w:right="640" w:bottom="1280" w:left="1580" w:header="0" w:footer="1084" w:gutter="0"/>
          <w:cols w:space="720"/>
          <w:formProt w:val="0"/>
          <w:docGrid w:linePitch="100" w:charSpace="-8193"/>
        </w:sectPr>
      </w:pPr>
      <w:bookmarkStart w:id="671" w:name="_Toc185534221"/>
      <w:bookmarkStart w:id="672" w:name="_Toc185706974"/>
      <w:bookmarkStart w:id="673" w:name="_Toc185881054"/>
      <w:bookmarkStart w:id="674" w:name="_Toc185881133"/>
      <w:r w:rsidRPr="006454E5">
        <w:rPr>
          <w:rFonts w:cs="Times New Roman"/>
          <w:szCs w:val="26"/>
        </w:rPr>
        <w:t xml:space="preserve">2.1.13. </w:t>
      </w:r>
      <w:r w:rsidR="00314B16" w:rsidRPr="006454E5">
        <w:rPr>
          <w:rFonts w:cs="Times New Roman"/>
          <w:szCs w:val="26"/>
        </w:rPr>
        <w:t>Biểu đồ phân rã và kịch bản UC quản lý danh sách yêu thích</w:t>
      </w:r>
      <w:bookmarkEnd w:id="670"/>
      <w:bookmarkEnd w:id="671"/>
      <w:bookmarkEnd w:id="672"/>
      <w:bookmarkEnd w:id="673"/>
      <w:bookmarkEnd w:id="674"/>
      <w:r w:rsidR="00314B16" w:rsidRPr="006454E5">
        <w:rPr>
          <w:rFonts w:cs="Times New Roman"/>
          <w:szCs w:val="26"/>
        </w:rPr>
        <w:br w:type="page"/>
      </w:r>
    </w:p>
    <w:p w14:paraId="04561DC5" w14:textId="77777777" w:rsidR="00314B16" w:rsidRPr="006454E5" w:rsidRDefault="00314B16" w:rsidP="00314B16">
      <w:pPr>
        <w:pStyle w:val="normal1"/>
        <w:rPr>
          <w:rFonts w:ascii="Times New Roman" w:hAnsi="Times New Roman" w:cs="Times New Roman"/>
          <w:b/>
          <w:sz w:val="26"/>
          <w:szCs w:val="26"/>
        </w:rPr>
      </w:pPr>
    </w:p>
    <w:p w14:paraId="76C0D1B3" w14:textId="77777777" w:rsidR="00314B16" w:rsidRPr="006454E5" w:rsidRDefault="00314B16" w:rsidP="00314B16">
      <w:pPr>
        <w:pStyle w:val="normal1"/>
        <w:ind w:left="315"/>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60D207FF" wp14:editId="1C4F18DD">
            <wp:extent cx="5896610" cy="2711450"/>
            <wp:effectExtent l="0" t="0" r="0" b="0"/>
            <wp:docPr id="25" name="image1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A diagram of a diagram&#10;&#10;Description automatically generated"/>
                    <pic:cNvPicPr>
                      <a:picLocks noChangeAspect="1" noChangeArrowheads="1"/>
                    </pic:cNvPicPr>
                  </pic:nvPicPr>
                  <pic:blipFill>
                    <a:blip r:embed="rId53"/>
                    <a:stretch>
                      <a:fillRect/>
                    </a:stretch>
                  </pic:blipFill>
                  <pic:spPr bwMode="auto">
                    <a:xfrm>
                      <a:off x="0" y="0"/>
                      <a:ext cx="5896610" cy="2711450"/>
                    </a:xfrm>
                    <a:prstGeom prst="rect">
                      <a:avLst/>
                    </a:prstGeom>
                    <a:noFill/>
                  </pic:spPr>
                </pic:pic>
              </a:graphicData>
            </a:graphic>
          </wp:inline>
        </w:drawing>
      </w:r>
    </w:p>
    <w:p w14:paraId="5E39B6A3" w14:textId="77777777" w:rsidR="00314B16" w:rsidRPr="006454E5" w:rsidRDefault="00314B16">
      <w:pPr>
        <w:pStyle w:val="NoSpacing"/>
        <w:pPrChange w:id="675" w:author="Khanh Cong" w:date="2024-12-21T20:35:00Z" w16du:dateUtc="2024-12-21T13:35:00Z">
          <w:pPr>
            <w:pStyle w:val="Heading2"/>
            <w:tabs>
              <w:tab w:val="left" w:pos="1196"/>
            </w:tabs>
            <w:spacing w:before="201"/>
          </w:pPr>
        </w:pPrChange>
      </w:pPr>
      <w:bookmarkStart w:id="676" w:name="__RefHeading___Toc26620_1225579473"/>
      <w:bookmarkStart w:id="677" w:name="_Toc185447759"/>
      <w:bookmarkStart w:id="678" w:name="_Toc185534222"/>
      <w:bookmarkEnd w:id="676"/>
      <w:r w:rsidRPr="006454E5">
        <w:t>Kịch bản UC thêm sản phẩm vào danh sách yêu thích</w:t>
      </w:r>
      <w:bookmarkEnd w:id="677"/>
      <w:bookmarkEnd w:id="678"/>
    </w:p>
    <w:p w14:paraId="672079BB"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29929CD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EAF81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83B64B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 sản phẩm</w:t>
            </w:r>
          </w:p>
        </w:tc>
      </w:tr>
      <w:tr w:rsidR="00314B16" w:rsidRPr="00F06492" w14:paraId="6ABD716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897A2F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C53ED2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(Guest)</w:t>
            </w:r>
          </w:p>
        </w:tc>
      </w:tr>
      <w:tr w:rsidR="00314B16" w:rsidRPr="00F06492" w14:paraId="22E17A0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0B3F82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3439616" w14:textId="77777777" w:rsidR="00314B16" w:rsidRPr="006454E5" w:rsidRDefault="00314B16" w:rsidP="00314B16">
            <w:pPr>
              <w:pStyle w:val="normal1"/>
              <w:numPr>
                <w:ilvl w:val="0"/>
                <w:numId w:val="41"/>
              </w:numPr>
              <w:tabs>
                <w:tab w:val="left" w:pos="830"/>
              </w:tabs>
              <w:spacing w:line="300" w:lineRule="auto"/>
              <w:ind w:right="212"/>
              <w:rPr>
                <w:rFonts w:ascii="Times New Roman" w:hAnsi="Times New Roman" w:cs="Times New Roman"/>
                <w:sz w:val="26"/>
                <w:szCs w:val="26"/>
              </w:rPr>
            </w:pPr>
            <w:r w:rsidRPr="006454E5">
              <w:rPr>
                <w:rFonts w:ascii="Times New Roman" w:hAnsi="Times New Roman" w:cs="Times New Roman"/>
                <w:sz w:val="26"/>
                <w:szCs w:val="26"/>
              </w:rPr>
              <w:t>Chuyển đến trang thông tin chi tiết sản phẩm</w:t>
            </w:r>
          </w:p>
        </w:tc>
      </w:tr>
      <w:tr w:rsidR="00314B16" w:rsidRPr="00F06492" w14:paraId="400483DF"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3F1307B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81BDD45" w14:textId="77777777" w:rsidR="00314B16" w:rsidRPr="006454E5" w:rsidRDefault="00314B16" w:rsidP="00314B16">
            <w:pPr>
              <w:pStyle w:val="normal1"/>
              <w:numPr>
                <w:ilvl w:val="0"/>
                <w:numId w:val="42"/>
              </w:numPr>
              <w:tabs>
                <w:tab w:val="left" w:pos="830"/>
              </w:tabs>
              <w:spacing w:line="300" w:lineRule="auto"/>
              <w:ind w:right="510"/>
              <w:rPr>
                <w:rFonts w:ascii="Times New Roman" w:hAnsi="Times New Roman" w:cs="Times New Roman"/>
                <w:sz w:val="26"/>
                <w:szCs w:val="26"/>
              </w:rPr>
            </w:pPr>
            <w:r w:rsidRPr="006454E5">
              <w:rPr>
                <w:rFonts w:ascii="Times New Roman" w:hAnsi="Times New Roman" w:cs="Times New Roman"/>
                <w:sz w:val="26"/>
                <w:szCs w:val="26"/>
              </w:rPr>
              <w:t>Khách hàng thêm sản phẩm vào danh sách yêu thích thành công</w:t>
            </w:r>
          </w:p>
        </w:tc>
      </w:tr>
      <w:tr w:rsidR="00314B16" w:rsidRPr="00F06492" w14:paraId="1398112F"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0843D9C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2E058F7D" w14:textId="77777777" w:rsidR="00314B16" w:rsidRPr="006454E5" w:rsidRDefault="00314B16" w:rsidP="00314B16">
            <w:pPr>
              <w:pStyle w:val="normal1"/>
              <w:numPr>
                <w:ilvl w:val="0"/>
                <w:numId w:val="4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bấm nút thêm vào danh sách yêu thích.</w:t>
            </w:r>
          </w:p>
          <w:p w14:paraId="265E881A" w14:textId="77777777" w:rsidR="00314B16" w:rsidRPr="006454E5" w:rsidRDefault="00314B16" w:rsidP="00314B16">
            <w:pPr>
              <w:pStyle w:val="normal1"/>
              <w:numPr>
                <w:ilvl w:val="0"/>
                <w:numId w:val="43"/>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thêm sản phẩm thành công.</w:t>
            </w:r>
          </w:p>
        </w:tc>
      </w:tr>
      <w:tr w:rsidR="00314B16" w:rsidRPr="00F06492" w14:paraId="369F4472" w14:textId="77777777" w:rsidTr="00B52E04">
        <w:trPr>
          <w:trHeight w:val="297"/>
        </w:trPr>
        <w:tc>
          <w:tcPr>
            <w:tcW w:w="9349" w:type="dxa"/>
            <w:gridSpan w:val="2"/>
            <w:tcBorders>
              <w:top w:val="single" w:sz="4" w:space="0" w:color="000000"/>
              <w:left w:val="single" w:sz="4" w:space="0" w:color="000000"/>
              <w:bottom w:val="single" w:sz="4" w:space="0" w:color="000000"/>
              <w:right w:val="single" w:sz="4" w:space="0" w:color="000000"/>
            </w:tcBorders>
          </w:tcPr>
          <w:p w14:paraId="4BD7F35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17119C36" w14:textId="77777777" w:rsidR="00314B16" w:rsidRPr="006454E5" w:rsidRDefault="00314B16">
      <w:pPr>
        <w:pStyle w:val="NoSpacing"/>
        <w:pPrChange w:id="679" w:author="Khanh Cong" w:date="2024-12-21T20:35:00Z" w16du:dateUtc="2024-12-21T13:35:00Z">
          <w:pPr>
            <w:pStyle w:val="Heading2"/>
            <w:tabs>
              <w:tab w:val="left" w:pos="1196"/>
            </w:tabs>
            <w:spacing w:before="199"/>
          </w:pPr>
        </w:pPrChange>
      </w:pPr>
      <w:bookmarkStart w:id="680" w:name="__RefHeading___Toc26622_1225579473"/>
      <w:bookmarkStart w:id="681" w:name="_Toc185447760"/>
      <w:bookmarkStart w:id="682" w:name="_Toc185534223"/>
      <w:bookmarkEnd w:id="680"/>
      <w:r w:rsidRPr="006454E5">
        <w:t>Kịch bản UC xóa sản phẩm yêu thích</w:t>
      </w:r>
      <w:bookmarkEnd w:id="681"/>
      <w:bookmarkEnd w:id="682"/>
    </w:p>
    <w:p w14:paraId="19A29272" w14:textId="77777777" w:rsidR="00314B16" w:rsidRPr="006454E5" w:rsidRDefault="00314B16" w:rsidP="00314B16">
      <w:pPr>
        <w:pStyle w:val="normal1"/>
        <w:spacing w:before="3"/>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FFAA914"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0CD8D63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759DC0CF"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Xóa sản phẩm giỏ hàng</w:t>
            </w:r>
          </w:p>
        </w:tc>
      </w:tr>
      <w:tr w:rsidR="00314B16" w:rsidRPr="00F06492" w14:paraId="17C88BD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E35430E"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C5A1AF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(Guest)</w:t>
            </w:r>
          </w:p>
        </w:tc>
      </w:tr>
      <w:tr w:rsidR="00314B16" w:rsidRPr="00F06492" w14:paraId="59F987D3"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3AA378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4206618" w14:textId="77777777" w:rsidR="00314B16" w:rsidRPr="006454E5" w:rsidRDefault="00314B16" w:rsidP="00314B16">
            <w:pPr>
              <w:pStyle w:val="normal1"/>
              <w:numPr>
                <w:ilvl w:val="0"/>
                <w:numId w:val="44"/>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6E43DA0F"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54DC931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032F8C" w14:textId="77777777" w:rsidR="00314B16" w:rsidRPr="006454E5" w:rsidRDefault="00314B16" w:rsidP="00314B16">
            <w:pPr>
              <w:pStyle w:val="normal1"/>
              <w:numPr>
                <w:ilvl w:val="0"/>
                <w:numId w:val="45"/>
              </w:numPr>
              <w:tabs>
                <w:tab w:val="left" w:pos="830"/>
              </w:tabs>
              <w:spacing w:line="300" w:lineRule="auto"/>
              <w:ind w:right="654"/>
              <w:rPr>
                <w:rFonts w:ascii="Times New Roman" w:hAnsi="Times New Roman" w:cs="Times New Roman"/>
                <w:sz w:val="26"/>
                <w:szCs w:val="26"/>
              </w:rPr>
            </w:pPr>
            <w:r w:rsidRPr="006454E5">
              <w:rPr>
                <w:rFonts w:ascii="Times New Roman" w:hAnsi="Times New Roman" w:cs="Times New Roman"/>
                <w:sz w:val="26"/>
                <w:szCs w:val="26"/>
              </w:rPr>
              <w:t>Khách hàng xóa sản phẩm yêu thích thành công</w:t>
            </w:r>
          </w:p>
        </w:tc>
      </w:tr>
      <w:tr w:rsidR="00314B16" w:rsidRPr="00F06492" w14:paraId="2366F4EA"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3C11673D"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p w14:paraId="02B25752" w14:textId="77777777" w:rsidR="00314B16" w:rsidRPr="006454E5"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nút Wishlist trên trang chủ.</w:t>
            </w:r>
          </w:p>
          <w:p w14:paraId="0ECC9532" w14:textId="77777777" w:rsidR="00314B16" w:rsidRPr="006454E5" w:rsidRDefault="00314B16" w:rsidP="00314B16">
            <w:pPr>
              <w:pStyle w:val="normal1"/>
              <w:numPr>
                <w:ilvl w:val="0"/>
                <w:numId w:val="4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sản phẩm yêu thích với các sản phẩm trong giỏ hàng.</w:t>
            </w:r>
          </w:p>
          <w:p w14:paraId="59845FAE" w14:textId="77777777" w:rsidR="00314B16" w:rsidRPr="006454E5"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sản phẩm và ấn nút xóa sản phẩm.</w:t>
            </w:r>
          </w:p>
          <w:p w14:paraId="46576FC0" w14:textId="77777777" w:rsidR="00314B16" w:rsidRPr="006454E5" w:rsidRDefault="00314B16" w:rsidP="00314B16">
            <w:pPr>
              <w:pStyle w:val="normal1"/>
              <w:numPr>
                <w:ilvl w:val="0"/>
                <w:numId w:val="46"/>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xóa sản phẩm thành công.</w:t>
            </w:r>
          </w:p>
        </w:tc>
      </w:tr>
    </w:tbl>
    <w:p w14:paraId="3FCE7885" w14:textId="77777777" w:rsidR="00314B16" w:rsidRPr="006454E5" w:rsidRDefault="00314B16" w:rsidP="00314B16">
      <w:pPr>
        <w:rPr>
          <w:rFonts w:cs="Times New Roman"/>
          <w:sz w:val="26"/>
          <w:szCs w:val="26"/>
        </w:rPr>
        <w:sectPr w:rsidR="00314B16" w:rsidRPr="006454E5" w:rsidSect="00314B16">
          <w:footerReference w:type="even" r:id="rId54"/>
          <w:footerReference w:type="default" r:id="rId55"/>
          <w:footerReference w:type="first" r:id="rId56"/>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6EF2530A" w14:textId="77777777" w:rsidR="00314B16" w:rsidRPr="006454E5" w:rsidRDefault="00314B16" w:rsidP="00314B16">
      <w:pPr>
        <w:pStyle w:val="normal1"/>
        <w:rPr>
          <w:rFonts w:ascii="Times New Roman" w:hAnsi="Times New Roman" w:cs="Times New Roman"/>
          <w:b/>
          <w:sz w:val="26"/>
          <w:szCs w:val="26"/>
        </w:rPr>
      </w:pPr>
    </w:p>
    <w:p w14:paraId="6168A6D5"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5FA55767" wp14:editId="6516F2F1">
                <wp:extent cx="5946775" cy="205105"/>
                <wp:effectExtent l="0" t="0" r="0" b="0"/>
                <wp:docPr id="26" name="Shape 16"/>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wps:txbx>
                      <wps:bodyPr lIns="0" tIns="0" rIns="0" bIns="0" anchor="t">
                        <a:noAutofit/>
                      </wps:bodyPr>
                    </wps:wsp>
                  </a:graphicData>
                </a:graphic>
              </wp:inline>
            </w:drawing>
          </mc:Choice>
          <mc:Fallback>
            <w:pict>
              <v:rect w14:anchorId="5FA55767" id="Shape 16" o:spid="_x0000_s1038"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AgvS+/5QEAADkEAAAOAAAAAAAAAAAAAAAAAC4CAABkcnMvZTJvRG9jLnhtbFBLAQItABQA&#10;BgAIAAAAIQBD7a2r2QAAAAQBAAAPAAAAAAAAAAAAAAAAAD8EAABkcnMvZG93bnJldi54bWxQSwUG&#10;AAAAAAQABADzAAAARQUAAAAA&#10;" filled="f">
                <v:stroke joinstyle="round"/>
                <v:textbox inset="0,0,0,0">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v:textbox>
                <w10:anchorlock/>
              </v:rect>
            </w:pict>
          </mc:Fallback>
        </mc:AlternateContent>
      </w:r>
      <w:bookmarkStart w:id="683" w:name="1opuj5n"/>
    </w:p>
    <w:p w14:paraId="06D5317E" w14:textId="55C5B8AD" w:rsidR="00314B16" w:rsidRPr="006454E5" w:rsidRDefault="00D1452A" w:rsidP="00790665">
      <w:pPr>
        <w:pStyle w:val="Heading3"/>
        <w:rPr>
          <w:rFonts w:cs="Times New Roman"/>
          <w:szCs w:val="26"/>
        </w:rPr>
      </w:pPr>
      <w:bookmarkStart w:id="684" w:name="__RefHeading___Toc26624_1225579473"/>
      <w:bookmarkStart w:id="685" w:name="_48pi1tg"/>
      <w:bookmarkStart w:id="686" w:name="_Toc185447761"/>
      <w:bookmarkStart w:id="687" w:name="_Toc185534224"/>
      <w:bookmarkStart w:id="688" w:name="_Toc185706975"/>
      <w:bookmarkStart w:id="689" w:name="_Toc185881055"/>
      <w:bookmarkStart w:id="690" w:name="_Toc185881134"/>
      <w:bookmarkEnd w:id="683"/>
      <w:bookmarkEnd w:id="684"/>
      <w:bookmarkEnd w:id="685"/>
      <w:r w:rsidRPr="006454E5">
        <w:rPr>
          <w:rFonts w:cs="Times New Roman"/>
          <w:szCs w:val="26"/>
        </w:rPr>
        <w:t xml:space="preserve">2.1.14. </w:t>
      </w:r>
      <w:r w:rsidR="00314B16" w:rsidRPr="006454E5">
        <w:rPr>
          <w:rFonts w:cs="Times New Roman"/>
          <w:szCs w:val="26"/>
        </w:rPr>
        <w:t>Biểu đồ phân rã và kịch bản UC quản lý sản phẩm</w:t>
      </w:r>
      <w:bookmarkEnd w:id="686"/>
      <w:bookmarkEnd w:id="687"/>
      <w:bookmarkEnd w:id="688"/>
      <w:bookmarkEnd w:id="689"/>
      <w:bookmarkEnd w:id="690"/>
    </w:p>
    <w:p w14:paraId="3BD868C5"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8480" behindDoc="0" locked="0" layoutInCell="0" allowOverlap="1" wp14:anchorId="3C72F04D" wp14:editId="21798C16">
            <wp:simplePos x="0" y="0"/>
            <wp:positionH relativeFrom="column">
              <wp:posOffset>215900</wp:posOffset>
            </wp:positionH>
            <wp:positionV relativeFrom="paragraph">
              <wp:posOffset>233680</wp:posOffset>
            </wp:positionV>
            <wp:extent cx="5827395" cy="2379345"/>
            <wp:effectExtent l="0" t="0" r="0" b="0"/>
            <wp:wrapTopAndBottom/>
            <wp:docPr id="27" name="image4.jpg" descr="A white rectangular object with blue oval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A white rectangular object with blue oval object in the middle&#10;&#10;Description automatically generated"/>
                    <pic:cNvPicPr>
                      <a:picLocks noChangeAspect="1" noChangeArrowheads="1"/>
                    </pic:cNvPicPr>
                  </pic:nvPicPr>
                  <pic:blipFill>
                    <a:blip r:embed="rId57"/>
                    <a:stretch>
                      <a:fillRect/>
                    </a:stretch>
                  </pic:blipFill>
                  <pic:spPr bwMode="auto">
                    <a:xfrm>
                      <a:off x="0" y="0"/>
                      <a:ext cx="5827395" cy="2379345"/>
                    </a:xfrm>
                    <a:prstGeom prst="rect">
                      <a:avLst/>
                    </a:prstGeom>
                    <a:noFill/>
                  </pic:spPr>
                </pic:pic>
              </a:graphicData>
            </a:graphic>
          </wp:anchor>
        </w:drawing>
      </w:r>
    </w:p>
    <w:p w14:paraId="783817AB"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3964"/>
        <w:gridCol w:w="5386"/>
      </w:tblGrid>
      <w:tr w:rsidR="00314B16" w:rsidRPr="00F06492" w14:paraId="342D760D" w14:textId="77777777" w:rsidTr="00B52E04">
        <w:trPr>
          <w:trHeight w:val="300"/>
        </w:trPr>
        <w:tc>
          <w:tcPr>
            <w:tcW w:w="3964" w:type="dxa"/>
            <w:tcBorders>
              <w:top w:val="single" w:sz="4" w:space="0" w:color="000000"/>
              <w:left w:val="single" w:sz="4" w:space="0" w:color="000000"/>
              <w:bottom w:val="single" w:sz="4" w:space="0" w:color="000000"/>
              <w:right w:val="single" w:sz="4" w:space="0" w:color="000000"/>
            </w:tcBorders>
          </w:tcPr>
          <w:p w14:paraId="1AF0ED9D"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5385" w:type="dxa"/>
            <w:tcBorders>
              <w:top w:val="single" w:sz="4" w:space="0" w:color="000000"/>
              <w:left w:val="single" w:sz="4" w:space="0" w:color="000000"/>
              <w:bottom w:val="single" w:sz="4" w:space="0" w:color="000000"/>
              <w:right w:val="single" w:sz="4" w:space="0" w:color="000000"/>
            </w:tcBorders>
          </w:tcPr>
          <w:p w14:paraId="27D8687E"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Quản lý loại sản phẩm</w:t>
            </w:r>
          </w:p>
        </w:tc>
      </w:tr>
      <w:tr w:rsidR="00314B16" w:rsidRPr="00F06492" w14:paraId="6B55C0F7" w14:textId="77777777" w:rsidTr="00B52E04">
        <w:trPr>
          <w:trHeight w:val="297"/>
        </w:trPr>
        <w:tc>
          <w:tcPr>
            <w:tcW w:w="3964" w:type="dxa"/>
            <w:tcBorders>
              <w:top w:val="single" w:sz="4" w:space="0" w:color="000000"/>
              <w:left w:val="single" w:sz="4" w:space="0" w:color="000000"/>
              <w:bottom w:val="single" w:sz="4" w:space="0" w:color="000000"/>
              <w:right w:val="single" w:sz="4" w:space="0" w:color="000000"/>
            </w:tcBorders>
          </w:tcPr>
          <w:p w14:paraId="4F16A71D"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5385" w:type="dxa"/>
            <w:tcBorders>
              <w:top w:val="single" w:sz="4" w:space="0" w:color="000000"/>
              <w:left w:val="single" w:sz="4" w:space="0" w:color="000000"/>
              <w:bottom w:val="single" w:sz="4" w:space="0" w:color="000000"/>
              <w:right w:val="single" w:sz="4" w:space="0" w:color="000000"/>
            </w:tcBorders>
          </w:tcPr>
          <w:p w14:paraId="3315EDEF"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Quản trị viên (Admin)</w:t>
            </w:r>
          </w:p>
        </w:tc>
      </w:tr>
      <w:tr w:rsidR="00314B16" w:rsidRPr="00F06492" w14:paraId="6B40FCFB"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53D8A71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5385" w:type="dxa"/>
            <w:tcBorders>
              <w:top w:val="single" w:sz="4" w:space="0" w:color="000000"/>
              <w:left w:val="single" w:sz="4" w:space="0" w:color="000000"/>
              <w:bottom w:val="single" w:sz="4" w:space="0" w:color="000000"/>
              <w:right w:val="single" w:sz="4" w:space="0" w:color="000000"/>
            </w:tcBorders>
          </w:tcPr>
          <w:p w14:paraId="398ECB70" w14:textId="77777777" w:rsidR="00314B16" w:rsidRPr="006454E5" w:rsidRDefault="00314B16" w:rsidP="00314B16">
            <w:pPr>
              <w:pStyle w:val="normal1"/>
              <w:numPr>
                <w:ilvl w:val="0"/>
                <w:numId w:val="47"/>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tài khoản admin thành công</w:t>
            </w:r>
          </w:p>
          <w:p w14:paraId="361F565D" w14:textId="77777777" w:rsidR="00314B16" w:rsidRPr="006454E5" w:rsidRDefault="00314B16" w:rsidP="00314B16">
            <w:pPr>
              <w:pStyle w:val="normal1"/>
              <w:numPr>
                <w:ilvl w:val="0"/>
                <w:numId w:val="47"/>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Vào được trang quản lý loại sản phẩm</w:t>
            </w:r>
          </w:p>
        </w:tc>
      </w:tr>
      <w:tr w:rsidR="00314B16" w:rsidRPr="00F06492" w14:paraId="30F2E4EF"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37362929"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5385" w:type="dxa"/>
            <w:tcBorders>
              <w:top w:val="single" w:sz="4" w:space="0" w:color="000000"/>
              <w:left w:val="single" w:sz="4" w:space="0" w:color="000000"/>
              <w:bottom w:val="single" w:sz="4" w:space="0" w:color="000000"/>
              <w:right w:val="single" w:sz="4" w:space="0" w:color="000000"/>
            </w:tcBorders>
          </w:tcPr>
          <w:p w14:paraId="33D5ED07" w14:textId="77777777" w:rsidR="00314B16" w:rsidRPr="006454E5" w:rsidRDefault="00314B16" w:rsidP="00314B16">
            <w:pPr>
              <w:pStyle w:val="normal1"/>
              <w:numPr>
                <w:ilvl w:val="0"/>
                <w:numId w:val="48"/>
              </w:numPr>
              <w:tabs>
                <w:tab w:val="left" w:pos="830"/>
              </w:tabs>
              <w:spacing w:line="300" w:lineRule="auto"/>
              <w:ind w:right="340"/>
              <w:rPr>
                <w:rFonts w:ascii="Times New Roman" w:hAnsi="Times New Roman" w:cs="Times New Roman"/>
                <w:sz w:val="26"/>
                <w:szCs w:val="26"/>
              </w:rPr>
            </w:pPr>
            <w:r w:rsidRPr="006454E5">
              <w:rPr>
                <w:rFonts w:ascii="Times New Roman" w:hAnsi="Times New Roman" w:cs="Times New Roman"/>
                <w:sz w:val="26"/>
                <w:szCs w:val="26"/>
              </w:rPr>
              <w:t>Nhân viên thêm/ sửa/ xóa loại sản phẩm thành công</w:t>
            </w:r>
          </w:p>
        </w:tc>
      </w:tr>
      <w:tr w:rsidR="00314B16" w:rsidRPr="00F06492" w14:paraId="715AA24A" w14:textId="77777777" w:rsidTr="00B52E04">
        <w:trPr>
          <w:trHeight w:val="1793"/>
        </w:trPr>
        <w:tc>
          <w:tcPr>
            <w:tcW w:w="9349" w:type="dxa"/>
            <w:gridSpan w:val="2"/>
            <w:tcBorders>
              <w:top w:val="single" w:sz="4" w:space="0" w:color="000000"/>
              <w:left w:val="single" w:sz="4" w:space="0" w:color="000000"/>
              <w:bottom w:val="single" w:sz="4" w:space="0" w:color="000000"/>
              <w:right w:val="single" w:sz="4" w:space="0" w:color="000000"/>
            </w:tcBorders>
          </w:tcPr>
          <w:p w14:paraId="714571E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1030676B" w14:textId="77777777" w:rsidR="00314B16" w:rsidRPr="006454E5" w:rsidRDefault="00314B16" w:rsidP="00314B16">
            <w:pPr>
              <w:pStyle w:val="normal1"/>
              <w:numPr>
                <w:ilvl w:val="0"/>
                <w:numId w:val="49"/>
              </w:numPr>
              <w:tabs>
                <w:tab w:val="left" w:pos="1190"/>
              </w:tabs>
              <w:spacing w:before="1"/>
              <w:ind w:right="205"/>
              <w:rPr>
                <w:rFonts w:ascii="Times New Roman" w:hAnsi="Times New Roman" w:cs="Times New Roman"/>
                <w:sz w:val="26"/>
                <w:szCs w:val="26"/>
              </w:rPr>
            </w:pPr>
            <w:r w:rsidRPr="006454E5">
              <w:rPr>
                <w:rFonts w:ascii="Times New Roman" w:hAnsi="Times New Roman" w:cs="Times New Roman"/>
                <w:sz w:val="26"/>
                <w:szCs w:val="26"/>
              </w:rPr>
              <w:t>Quản trị viên ấn nút thêm/ sửa/ xóa loại sản phẩm trên trang quản lý loại sản phẩm.</w:t>
            </w:r>
          </w:p>
          <w:p w14:paraId="2BFC30F0" w14:textId="77777777" w:rsidR="00314B16" w:rsidRPr="006454E5"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thông tin loại sản phẩm.</w:t>
            </w:r>
          </w:p>
          <w:p w14:paraId="04EE4274" w14:textId="77777777" w:rsidR="00314B16" w:rsidRPr="006454E5"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thêm/ sửa/ xóa loại sản phẩm và lưu</w:t>
            </w:r>
          </w:p>
          <w:p w14:paraId="437818C2" w14:textId="77777777" w:rsidR="00314B16" w:rsidRPr="006454E5" w:rsidRDefault="00314B16" w:rsidP="00314B16">
            <w:pPr>
              <w:pStyle w:val="normal1"/>
              <w:numPr>
                <w:ilvl w:val="0"/>
                <w:numId w:val="49"/>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thêm/ sửa/ xóa loại sản phẩm thành công.</w:t>
            </w:r>
          </w:p>
        </w:tc>
      </w:tr>
      <w:tr w:rsidR="00314B16" w:rsidRPr="00F06492" w14:paraId="2960BEC2" w14:textId="77777777" w:rsidTr="00B52E04">
        <w:trPr>
          <w:trHeight w:val="1196"/>
        </w:trPr>
        <w:tc>
          <w:tcPr>
            <w:tcW w:w="9349" w:type="dxa"/>
            <w:gridSpan w:val="2"/>
            <w:tcBorders>
              <w:top w:val="single" w:sz="4" w:space="0" w:color="000000"/>
              <w:left w:val="single" w:sz="4" w:space="0" w:color="000000"/>
              <w:bottom w:val="single" w:sz="4" w:space="0" w:color="000000"/>
              <w:right w:val="single" w:sz="4" w:space="0" w:color="000000"/>
            </w:tcBorders>
          </w:tcPr>
          <w:p w14:paraId="3D10EC9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4D51327F" w14:textId="77777777" w:rsidR="00314B16" w:rsidRPr="006454E5" w:rsidRDefault="00314B16" w:rsidP="00314B16">
            <w:pPr>
              <w:pStyle w:val="normal1"/>
              <w:numPr>
                <w:ilvl w:val="0"/>
                <w:numId w:val="50"/>
              </w:numPr>
              <w:tabs>
                <w:tab w:val="left" w:pos="1190"/>
              </w:tabs>
              <w:spacing w:before="1"/>
              <w:ind w:right="434"/>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hoặc tên loại sản phẩm đã tồn tại, sau đó quay lại trang điền thông tin.</w:t>
            </w:r>
          </w:p>
          <w:p w14:paraId="3F0B2394" w14:textId="77777777" w:rsidR="00314B16" w:rsidRPr="006454E5" w:rsidRDefault="00314B16" w:rsidP="00314B16">
            <w:pPr>
              <w:pStyle w:val="normal1"/>
              <w:numPr>
                <w:ilvl w:val="1"/>
                <w:numId w:val="50"/>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3 của chuỗi sự kiện chính.</w:t>
            </w:r>
            <w:bookmarkStart w:id="691" w:name="3mzq4wv"/>
            <w:bookmarkEnd w:id="691"/>
          </w:p>
        </w:tc>
      </w:tr>
    </w:tbl>
    <w:p w14:paraId="7F82D1B8" w14:textId="798C2099" w:rsidR="00314B16" w:rsidRPr="006454E5" w:rsidRDefault="00D1452A" w:rsidP="00790665">
      <w:pPr>
        <w:pStyle w:val="Heading3"/>
        <w:rPr>
          <w:rFonts w:cs="Times New Roman"/>
          <w:szCs w:val="26"/>
        </w:rPr>
        <w:sectPr w:rsidR="00314B16" w:rsidRPr="006454E5" w:rsidSect="00314B16">
          <w:footerReference w:type="even" r:id="rId58"/>
          <w:footerReference w:type="default" r:id="rId59"/>
          <w:footerReference w:type="first" r:id="rId60"/>
          <w:pgSz w:w="12240" w:h="15840"/>
          <w:pgMar w:top="1320" w:right="640" w:bottom="1280" w:left="1580" w:header="0" w:footer="1084" w:gutter="0"/>
          <w:cols w:space="720"/>
          <w:formProt w:val="0"/>
          <w:docGrid w:linePitch="100" w:charSpace="-8193"/>
        </w:sectPr>
      </w:pPr>
      <w:bookmarkStart w:id="692" w:name="__RefHeading___Toc26626_1225579473"/>
      <w:bookmarkStart w:id="693" w:name="_2250f4o"/>
      <w:bookmarkStart w:id="694" w:name="_Toc185447762"/>
      <w:bookmarkStart w:id="695" w:name="_Toc185534225"/>
      <w:bookmarkStart w:id="696" w:name="_Toc185706976"/>
      <w:bookmarkStart w:id="697" w:name="_Toc185881056"/>
      <w:bookmarkStart w:id="698" w:name="_Toc185881135"/>
      <w:bookmarkEnd w:id="692"/>
      <w:bookmarkEnd w:id="693"/>
      <w:r w:rsidRPr="006454E5">
        <w:rPr>
          <w:rFonts w:cs="Times New Roman"/>
          <w:szCs w:val="26"/>
        </w:rPr>
        <w:t xml:space="preserve">2.1.15. </w:t>
      </w:r>
      <w:r w:rsidR="00314B16" w:rsidRPr="006454E5">
        <w:rPr>
          <w:rFonts w:cs="Times New Roman"/>
          <w:szCs w:val="26"/>
        </w:rPr>
        <w:t>Biểu đồ phân rã và kịch bản UC admin thống kê</w:t>
      </w:r>
      <w:bookmarkEnd w:id="694"/>
      <w:bookmarkEnd w:id="695"/>
      <w:bookmarkEnd w:id="696"/>
      <w:bookmarkEnd w:id="697"/>
      <w:bookmarkEnd w:id="698"/>
      <w:r w:rsidR="00314B16" w:rsidRPr="006454E5">
        <w:rPr>
          <w:rFonts w:cs="Times New Roman"/>
          <w:szCs w:val="26"/>
        </w:rPr>
        <w:br w:type="page"/>
      </w:r>
    </w:p>
    <w:p w14:paraId="58B4775A" w14:textId="77777777" w:rsidR="00314B16" w:rsidRPr="006454E5" w:rsidRDefault="00314B16" w:rsidP="00314B16">
      <w:pPr>
        <w:pStyle w:val="normal1"/>
        <w:rPr>
          <w:rFonts w:ascii="Times New Roman" w:hAnsi="Times New Roman" w:cs="Times New Roman"/>
          <w:b/>
          <w:sz w:val="26"/>
          <w:szCs w:val="26"/>
        </w:rPr>
      </w:pPr>
    </w:p>
    <w:p w14:paraId="1E53AD1C" w14:textId="77777777" w:rsidR="00314B16" w:rsidRPr="006454E5" w:rsidRDefault="00314B16" w:rsidP="00314B16">
      <w:pPr>
        <w:pStyle w:val="normal1"/>
        <w:ind w:left="308"/>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72C6A8A1" wp14:editId="4EFFEB81">
            <wp:extent cx="5901055" cy="2581275"/>
            <wp:effectExtent l="0" t="0" r="0" b="0"/>
            <wp:docPr id="28" name="image12.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A diagram of a diagram&#10;&#10;Description automatically generated"/>
                    <pic:cNvPicPr>
                      <a:picLocks noChangeAspect="1" noChangeArrowheads="1"/>
                    </pic:cNvPicPr>
                  </pic:nvPicPr>
                  <pic:blipFill>
                    <a:blip r:embed="rId61"/>
                    <a:stretch>
                      <a:fillRect/>
                    </a:stretch>
                  </pic:blipFill>
                  <pic:spPr bwMode="auto">
                    <a:xfrm>
                      <a:off x="0" y="0"/>
                      <a:ext cx="5901055" cy="2581275"/>
                    </a:xfrm>
                    <a:prstGeom prst="rect">
                      <a:avLst/>
                    </a:prstGeom>
                    <a:noFill/>
                  </pic:spPr>
                </pic:pic>
              </a:graphicData>
            </a:graphic>
          </wp:inline>
        </w:drawing>
      </w:r>
    </w:p>
    <w:p w14:paraId="0B24D6DA"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6F1D656"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F532E3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52065E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Quản trị viên</w:t>
            </w:r>
          </w:p>
        </w:tc>
      </w:tr>
      <w:tr w:rsidR="00314B16" w:rsidRPr="00F06492" w14:paraId="38903930"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16B87A69"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E3CC777" w14:textId="77777777" w:rsidR="00314B16" w:rsidRPr="006454E5" w:rsidRDefault="00314B16" w:rsidP="00314B16">
            <w:pPr>
              <w:pStyle w:val="normal1"/>
              <w:numPr>
                <w:ilvl w:val="0"/>
                <w:numId w:val="51"/>
              </w:numPr>
              <w:tabs>
                <w:tab w:val="left" w:pos="830"/>
              </w:tabs>
              <w:spacing w:before="18" w:line="218" w:lineRule="auto"/>
              <w:ind w:right="300"/>
              <w:rPr>
                <w:rFonts w:ascii="Times New Roman" w:hAnsi="Times New Roman" w:cs="Times New Roman"/>
                <w:sz w:val="26"/>
                <w:szCs w:val="26"/>
              </w:rPr>
            </w:pPr>
            <w:r w:rsidRPr="006454E5">
              <w:rPr>
                <w:rFonts w:ascii="Times New Roman" w:hAnsi="Times New Roman" w:cs="Times New Roman"/>
                <w:sz w:val="26"/>
                <w:szCs w:val="26"/>
              </w:rPr>
              <w:t>Đăng nhập tài khoản quản trị viên thành công</w:t>
            </w:r>
          </w:p>
          <w:p w14:paraId="3CBCF859" w14:textId="77777777" w:rsidR="00314B16" w:rsidRPr="006454E5" w:rsidRDefault="00314B16" w:rsidP="00314B16">
            <w:pPr>
              <w:pStyle w:val="normal1"/>
              <w:numPr>
                <w:ilvl w:val="0"/>
                <w:numId w:val="51"/>
              </w:numPr>
              <w:tabs>
                <w:tab w:val="left" w:pos="830"/>
              </w:tabs>
              <w:spacing w:line="300" w:lineRule="auto"/>
              <w:ind w:right="156"/>
              <w:rPr>
                <w:rFonts w:ascii="Times New Roman" w:hAnsi="Times New Roman" w:cs="Times New Roman"/>
                <w:sz w:val="26"/>
                <w:szCs w:val="26"/>
              </w:rPr>
            </w:pPr>
            <w:r w:rsidRPr="006454E5">
              <w:rPr>
                <w:rFonts w:ascii="Times New Roman" w:hAnsi="Times New Roman" w:cs="Times New Roman"/>
                <w:sz w:val="26"/>
                <w:szCs w:val="26"/>
              </w:rPr>
              <w:t>Chuyển đến trang quản lý của quản trị viên.</w:t>
            </w:r>
          </w:p>
        </w:tc>
      </w:tr>
      <w:tr w:rsidR="00314B16" w:rsidRPr="00F06492" w14:paraId="22065BE9"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FEEAB8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236F94A" w14:textId="77777777" w:rsidR="00314B16" w:rsidRPr="006454E5" w:rsidRDefault="00314B16" w:rsidP="00314B16">
            <w:pPr>
              <w:pStyle w:val="normal1"/>
              <w:numPr>
                <w:ilvl w:val="0"/>
                <w:numId w:val="52"/>
              </w:numPr>
              <w:tabs>
                <w:tab w:val="left" w:pos="830"/>
              </w:tabs>
              <w:spacing w:line="300" w:lineRule="auto"/>
              <w:ind w:right="397"/>
              <w:rPr>
                <w:rFonts w:ascii="Times New Roman" w:hAnsi="Times New Roman" w:cs="Times New Roman"/>
                <w:sz w:val="26"/>
                <w:szCs w:val="26"/>
              </w:rPr>
            </w:pPr>
            <w:r w:rsidRPr="006454E5">
              <w:rPr>
                <w:rFonts w:ascii="Times New Roman" w:hAnsi="Times New Roman" w:cs="Times New Roman"/>
                <w:sz w:val="26"/>
                <w:szCs w:val="26"/>
              </w:rPr>
              <w:t>Quản trị viên xem được thống kê báo cáo.</w:t>
            </w:r>
          </w:p>
        </w:tc>
      </w:tr>
      <w:tr w:rsidR="00314B16" w:rsidRPr="00F06492" w14:paraId="325536A9" w14:textId="77777777" w:rsidTr="00B52E04">
        <w:trPr>
          <w:trHeight w:val="3134"/>
        </w:trPr>
        <w:tc>
          <w:tcPr>
            <w:tcW w:w="9349" w:type="dxa"/>
            <w:gridSpan w:val="2"/>
            <w:tcBorders>
              <w:top w:val="single" w:sz="4" w:space="0" w:color="000000"/>
              <w:left w:val="single" w:sz="4" w:space="0" w:color="000000"/>
              <w:bottom w:val="single" w:sz="4" w:space="0" w:color="000000"/>
              <w:right w:val="single" w:sz="4" w:space="0" w:color="000000"/>
            </w:tcBorders>
          </w:tcPr>
          <w:p w14:paraId="6900ACD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9F2D073" w14:textId="77777777" w:rsidR="00314B16" w:rsidRPr="006454E5" w:rsidRDefault="00314B16" w:rsidP="00314B16">
            <w:pPr>
              <w:pStyle w:val="normal1"/>
              <w:numPr>
                <w:ilvl w:val="0"/>
                <w:numId w:val="53"/>
              </w:numPr>
              <w:tabs>
                <w:tab w:val="left" w:pos="1189"/>
              </w:tabs>
              <w:spacing w:before="1"/>
              <w:ind w:left="1189" w:hanging="359"/>
              <w:rPr>
                <w:rFonts w:ascii="Times New Roman" w:hAnsi="Times New Roman" w:cs="Times New Roman"/>
                <w:sz w:val="26"/>
                <w:szCs w:val="26"/>
              </w:rPr>
            </w:pPr>
            <w:r w:rsidRPr="006454E5">
              <w:rPr>
                <w:rFonts w:ascii="Times New Roman" w:hAnsi="Times New Roman" w:cs="Times New Roman"/>
                <w:sz w:val="26"/>
                <w:szCs w:val="26"/>
              </w:rPr>
              <w:t>Quản trị viên chọn chức năng thống kê trên trang quản lý.</w:t>
            </w:r>
          </w:p>
          <w:p w14:paraId="5333B5A6" w14:textId="77777777" w:rsidR="00314B16" w:rsidRPr="006454E5" w:rsidRDefault="00314B16" w:rsidP="00314B16">
            <w:pPr>
              <w:pStyle w:val="normal1"/>
              <w:numPr>
                <w:ilvl w:val="0"/>
                <w:numId w:val="53"/>
              </w:numPr>
              <w:tabs>
                <w:tab w:val="left" w:pos="1190"/>
              </w:tabs>
              <w:spacing w:before="89" w:line="312" w:lineRule="auto"/>
              <w:ind w:right="431"/>
              <w:rPr>
                <w:rFonts w:ascii="Times New Roman" w:hAnsi="Times New Roman" w:cs="Times New Roman"/>
                <w:sz w:val="26"/>
                <w:szCs w:val="26"/>
              </w:rPr>
            </w:pPr>
            <w:r w:rsidRPr="006454E5">
              <w:rPr>
                <w:rFonts w:ascii="Times New Roman" w:hAnsi="Times New Roman" w:cs="Times New Roman"/>
                <w:sz w:val="26"/>
                <w:szCs w:val="26"/>
              </w:rPr>
              <w:t>Hệ thống hiện trang thống kê của quản trị viên. Gồm có nút chọn ngày bắt đầu và kết thúc.</w:t>
            </w:r>
          </w:p>
          <w:p w14:paraId="01CC9466" w14:textId="77777777" w:rsidR="00314B16" w:rsidRPr="006454E5"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Quản trị viên chọn thời gian muốn thống kê và ấn thống kê.</w:t>
            </w:r>
          </w:p>
          <w:p w14:paraId="2065C088" w14:textId="77777777" w:rsidR="00314B16" w:rsidRPr="006454E5" w:rsidRDefault="00314B16" w:rsidP="00314B16">
            <w:pPr>
              <w:pStyle w:val="normal1"/>
              <w:numPr>
                <w:ilvl w:val="0"/>
                <w:numId w:val="53"/>
              </w:numPr>
              <w:tabs>
                <w:tab w:val="left" w:pos="1190"/>
              </w:tabs>
              <w:spacing w:before="89" w:line="312" w:lineRule="auto"/>
              <w:ind w:right="242"/>
              <w:rPr>
                <w:rFonts w:ascii="Times New Roman" w:hAnsi="Times New Roman" w:cs="Times New Roman"/>
                <w:sz w:val="26"/>
                <w:szCs w:val="26"/>
              </w:rPr>
            </w:pPr>
            <w:r w:rsidRPr="006454E5">
              <w:rPr>
                <w:rFonts w:ascii="Times New Roman" w:hAnsi="Times New Roman" w:cs="Times New Roman"/>
                <w:sz w:val="26"/>
                <w:szCs w:val="26"/>
              </w:rPr>
              <w:t>Hệ thống thống kê dữ liệu doanh thu, thống kê theo cửa hàng, thống kê theo người dùng.</w:t>
            </w:r>
          </w:p>
          <w:p w14:paraId="7A97F314" w14:textId="77777777" w:rsidR="00314B16" w:rsidRPr="006454E5"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dữ liệu cho quản trị viên.</w:t>
            </w:r>
          </w:p>
        </w:tc>
      </w:tr>
      <w:tr w:rsidR="00314B16" w:rsidRPr="00F06492" w14:paraId="574E3229"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0A1EB68F"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6DE74128" w14:textId="77777777" w:rsidR="00314B16" w:rsidRPr="006454E5" w:rsidRDefault="00314B16" w:rsidP="00314B16">
      <w:pPr>
        <w:pStyle w:val="normal1"/>
        <w:rPr>
          <w:rFonts w:ascii="Times New Roman" w:hAnsi="Times New Roman" w:cs="Times New Roman"/>
          <w:i/>
          <w:sz w:val="26"/>
          <w:szCs w:val="26"/>
        </w:rPr>
      </w:pPr>
    </w:p>
    <w:p w14:paraId="5BBB9BCF" w14:textId="77777777" w:rsidR="00314B16" w:rsidRPr="006454E5" w:rsidRDefault="00314B16" w:rsidP="00314B16">
      <w:pPr>
        <w:pStyle w:val="normal1"/>
        <w:spacing w:before="109"/>
        <w:rPr>
          <w:rFonts w:ascii="Times New Roman" w:hAnsi="Times New Roman" w:cs="Times New Roman"/>
          <w:i/>
          <w:sz w:val="26"/>
          <w:szCs w:val="26"/>
        </w:rPr>
      </w:pPr>
      <w:bookmarkStart w:id="699" w:name="1gf8i83"/>
      <w:bookmarkStart w:id="700" w:name="184mhaj"/>
      <w:bookmarkEnd w:id="699"/>
      <w:bookmarkEnd w:id="700"/>
    </w:p>
    <w:p w14:paraId="47552CD7" w14:textId="4900E990" w:rsidR="00314B16" w:rsidRPr="006454E5" w:rsidRDefault="00D1452A" w:rsidP="00790665">
      <w:pPr>
        <w:pStyle w:val="Heading3"/>
        <w:rPr>
          <w:rFonts w:cs="Times New Roman"/>
          <w:szCs w:val="26"/>
        </w:rPr>
        <w:sectPr w:rsidR="00314B16" w:rsidRPr="006454E5" w:rsidSect="00314B16">
          <w:footerReference w:type="even" r:id="rId62"/>
          <w:footerReference w:type="default" r:id="rId63"/>
          <w:footerReference w:type="first" r:id="rId64"/>
          <w:pgSz w:w="12240" w:h="15840"/>
          <w:pgMar w:top="1320" w:right="640" w:bottom="1280" w:left="1580" w:header="0" w:footer="1084" w:gutter="0"/>
          <w:cols w:space="720"/>
          <w:formProt w:val="0"/>
          <w:docGrid w:linePitch="100" w:charSpace="-8193"/>
        </w:sectPr>
      </w:pPr>
      <w:bookmarkStart w:id="701" w:name="__RefHeading___Toc26628_1225579473"/>
      <w:bookmarkStart w:id="702" w:name="184mhaj_Copy_1"/>
      <w:bookmarkStart w:id="703" w:name="_3s49zyc"/>
      <w:bookmarkStart w:id="704" w:name="_Toc185447763"/>
      <w:bookmarkStart w:id="705" w:name="_Toc185534226"/>
      <w:bookmarkStart w:id="706" w:name="_Toc185706977"/>
      <w:bookmarkStart w:id="707" w:name="_Toc185881057"/>
      <w:bookmarkStart w:id="708" w:name="_Toc185881136"/>
      <w:bookmarkEnd w:id="701"/>
      <w:bookmarkEnd w:id="702"/>
      <w:bookmarkEnd w:id="703"/>
      <w:r w:rsidRPr="006454E5">
        <w:rPr>
          <w:rFonts w:cs="Times New Roman"/>
          <w:szCs w:val="26"/>
        </w:rPr>
        <w:t xml:space="preserve">2.1.16. </w:t>
      </w:r>
      <w:r w:rsidR="00314B16" w:rsidRPr="006454E5">
        <w:rPr>
          <w:rFonts w:cs="Times New Roman"/>
          <w:szCs w:val="26"/>
        </w:rPr>
        <w:t>Biểu đồ phân rã và kịch bản UC staff thống kê</w:t>
      </w:r>
      <w:bookmarkEnd w:id="704"/>
      <w:bookmarkEnd w:id="705"/>
      <w:bookmarkEnd w:id="706"/>
      <w:bookmarkEnd w:id="707"/>
      <w:bookmarkEnd w:id="708"/>
      <w:r w:rsidR="00314B16" w:rsidRPr="006454E5">
        <w:rPr>
          <w:rFonts w:cs="Times New Roman"/>
          <w:szCs w:val="26"/>
        </w:rPr>
        <w:br w:type="page"/>
      </w:r>
    </w:p>
    <w:p w14:paraId="29A60960" w14:textId="77777777" w:rsidR="00314B16" w:rsidRPr="006454E5" w:rsidRDefault="00314B16" w:rsidP="00314B16">
      <w:pPr>
        <w:pStyle w:val="normal1"/>
        <w:rPr>
          <w:rFonts w:ascii="Times New Roman" w:hAnsi="Times New Roman" w:cs="Times New Roman"/>
          <w:b/>
          <w:sz w:val="26"/>
          <w:szCs w:val="26"/>
        </w:rPr>
      </w:pPr>
    </w:p>
    <w:p w14:paraId="61C27679" w14:textId="77777777" w:rsidR="00314B16" w:rsidRPr="006454E5" w:rsidRDefault="00314B16" w:rsidP="00314B16">
      <w:pPr>
        <w:pStyle w:val="normal1"/>
        <w:ind w:left="276"/>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1854F7D9" wp14:editId="28961001">
            <wp:extent cx="5917565" cy="3398520"/>
            <wp:effectExtent l="0" t="0" r="0" b="0"/>
            <wp:docPr id="29" name="image13.jpg"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A diagram of a product&#10;&#10;Description automatically generated"/>
                    <pic:cNvPicPr>
                      <a:picLocks noChangeAspect="1" noChangeArrowheads="1"/>
                    </pic:cNvPicPr>
                  </pic:nvPicPr>
                  <pic:blipFill>
                    <a:blip r:embed="rId65"/>
                    <a:stretch>
                      <a:fillRect/>
                    </a:stretch>
                  </pic:blipFill>
                  <pic:spPr bwMode="auto">
                    <a:xfrm>
                      <a:off x="0" y="0"/>
                      <a:ext cx="5917565" cy="3398520"/>
                    </a:xfrm>
                    <a:prstGeom prst="rect">
                      <a:avLst/>
                    </a:prstGeom>
                    <a:noFill/>
                  </pic:spPr>
                </pic:pic>
              </a:graphicData>
            </a:graphic>
          </wp:inline>
        </w:drawing>
      </w:r>
    </w:p>
    <w:p w14:paraId="7C47EE8C"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A7584B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6E9774F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6EBDD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staff</w:t>
            </w:r>
          </w:p>
        </w:tc>
      </w:tr>
      <w:tr w:rsidR="00314B16" w:rsidRPr="00F06492" w14:paraId="5108351D"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5970853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CB3860B" w14:textId="77777777" w:rsidR="00314B16" w:rsidRPr="006454E5" w:rsidRDefault="00314B16" w:rsidP="00314B16">
            <w:pPr>
              <w:pStyle w:val="normal1"/>
              <w:numPr>
                <w:ilvl w:val="0"/>
                <w:numId w:val="54"/>
              </w:numPr>
              <w:tabs>
                <w:tab w:val="left" w:pos="830"/>
              </w:tabs>
              <w:spacing w:before="18" w:line="218" w:lineRule="auto"/>
              <w:ind w:right="139"/>
              <w:rPr>
                <w:rFonts w:ascii="Times New Roman" w:hAnsi="Times New Roman" w:cs="Times New Roman"/>
                <w:sz w:val="26"/>
                <w:szCs w:val="26"/>
              </w:rPr>
            </w:pPr>
            <w:r w:rsidRPr="006454E5">
              <w:rPr>
                <w:rFonts w:ascii="Times New Roman" w:hAnsi="Times New Roman" w:cs="Times New Roman"/>
                <w:sz w:val="26"/>
                <w:szCs w:val="26"/>
              </w:rPr>
              <w:t>Đăng nhập tài khoản của nhân viên thành công</w:t>
            </w:r>
          </w:p>
          <w:p w14:paraId="1E2A1F87" w14:textId="77777777" w:rsidR="00314B16" w:rsidRPr="006454E5" w:rsidRDefault="00314B16" w:rsidP="00314B16">
            <w:pPr>
              <w:pStyle w:val="normal1"/>
              <w:numPr>
                <w:ilvl w:val="0"/>
                <w:numId w:val="54"/>
              </w:numPr>
              <w:tabs>
                <w:tab w:val="left" w:pos="830"/>
              </w:tabs>
              <w:spacing w:line="300" w:lineRule="auto"/>
              <w:ind w:right="726"/>
              <w:rPr>
                <w:rFonts w:ascii="Times New Roman" w:hAnsi="Times New Roman" w:cs="Times New Roman"/>
                <w:sz w:val="26"/>
                <w:szCs w:val="26"/>
              </w:rPr>
            </w:pPr>
            <w:r w:rsidRPr="006454E5">
              <w:rPr>
                <w:rFonts w:ascii="Times New Roman" w:hAnsi="Times New Roman" w:cs="Times New Roman"/>
                <w:sz w:val="26"/>
                <w:szCs w:val="26"/>
              </w:rPr>
              <w:t>Chuyển đến trang quản lý của nhân viên.</w:t>
            </w:r>
          </w:p>
        </w:tc>
      </w:tr>
      <w:tr w:rsidR="00314B16" w:rsidRPr="00F06492" w14:paraId="7CF424E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2EA86C8"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A417A0D" w14:textId="77777777" w:rsidR="00314B16" w:rsidRPr="006454E5" w:rsidRDefault="00314B16" w:rsidP="00314B16">
            <w:pPr>
              <w:pStyle w:val="normal1"/>
              <w:numPr>
                <w:ilvl w:val="0"/>
                <w:numId w:val="55"/>
              </w:numPr>
              <w:tabs>
                <w:tab w:val="left" w:pos="830"/>
              </w:tabs>
              <w:spacing w:line="300" w:lineRule="auto"/>
              <w:ind w:right="220"/>
              <w:rPr>
                <w:rFonts w:ascii="Times New Roman" w:hAnsi="Times New Roman" w:cs="Times New Roman"/>
                <w:sz w:val="26"/>
                <w:szCs w:val="26"/>
              </w:rPr>
            </w:pPr>
            <w:r w:rsidRPr="006454E5">
              <w:rPr>
                <w:rFonts w:ascii="Times New Roman" w:hAnsi="Times New Roman" w:cs="Times New Roman"/>
                <w:sz w:val="26"/>
                <w:szCs w:val="26"/>
              </w:rPr>
              <w:t>Nhân viên xem được thống kê báo cáo.</w:t>
            </w:r>
          </w:p>
        </w:tc>
      </w:tr>
      <w:tr w:rsidR="00314B16" w:rsidRPr="00F06492" w14:paraId="7BFFCC96" w14:textId="77777777" w:rsidTr="00B52E04">
        <w:trPr>
          <w:trHeight w:val="2392"/>
        </w:trPr>
        <w:tc>
          <w:tcPr>
            <w:tcW w:w="9349" w:type="dxa"/>
            <w:gridSpan w:val="2"/>
            <w:tcBorders>
              <w:top w:val="single" w:sz="4" w:space="0" w:color="000000"/>
              <w:left w:val="single" w:sz="4" w:space="0" w:color="000000"/>
              <w:bottom w:val="single" w:sz="4" w:space="0" w:color="000000"/>
              <w:right w:val="single" w:sz="4" w:space="0" w:color="000000"/>
            </w:tcBorders>
          </w:tcPr>
          <w:p w14:paraId="3D39A0FE"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66E204B7" w14:textId="77777777" w:rsidR="00314B16" w:rsidRPr="006454E5" w:rsidRDefault="00314B16" w:rsidP="00314B16">
            <w:pPr>
              <w:pStyle w:val="normal1"/>
              <w:numPr>
                <w:ilvl w:val="0"/>
                <w:numId w:val="5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chọn chức năng thống kê.</w:t>
            </w:r>
          </w:p>
          <w:p w14:paraId="07DBD586" w14:textId="77777777" w:rsidR="00314B16" w:rsidRPr="006454E5" w:rsidRDefault="00314B16" w:rsidP="00314B16">
            <w:pPr>
              <w:pStyle w:val="normal1"/>
              <w:numPr>
                <w:ilvl w:val="0"/>
                <w:numId w:val="56"/>
              </w:numPr>
              <w:tabs>
                <w:tab w:val="left" w:pos="1190"/>
              </w:tabs>
              <w:ind w:right="116"/>
              <w:rPr>
                <w:rFonts w:ascii="Times New Roman" w:hAnsi="Times New Roman" w:cs="Times New Roman"/>
                <w:sz w:val="26"/>
                <w:szCs w:val="26"/>
              </w:rPr>
            </w:pPr>
            <w:r w:rsidRPr="006454E5">
              <w:rPr>
                <w:rFonts w:ascii="Times New Roman" w:hAnsi="Times New Roman" w:cs="Times New Roman"/>
                <w:sz w:val="26"/>
                <w:szCs w:val="26"/>
              </w:rPr>
              <w:t>Hệ thống chuyển đến trang thống kê của nhân viên. Gồm có ô chọn thời gian bắt đầu và kết thúc.</w:t>
            </w:r>
          </w:p>
          <w:p w14:paraId="179B1E85" w14:textId="77777777" w:rsidR="00314B16" w:rsidRPr="006454E5" w:rsidRDefault="00314B16" w:rsidP="00314B16">
            <w:pPr>
              <w:pStyle w:val="normal1"/>
              <w:numPr>
                <w:ilvl w:val="0"/>
                <w:numId w:val="56"/>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Nhân viên nhập thời gian thống kê và ấn thống kê.</w:t>
            </w:r>
          </w:p>
          <w:p w14:paraId="34EE8792" w14:textId="77777777" w:rsidR="00314B16" w:rsidRPr="006454E5" w:rsidRDefault="00314B16" w:rsidP="00314B16">
            <w:pPr>
              <w:pStyle w:val="normal1"/>
              <w:numPr>
                <w:ilvl w:val="0"/>
                <w:numId w:val="56"/>
              </w:numPr>
              <w:tabs>
                <w:tab w:val="left" w:pos="1190"/>
              </w:tabs>
              <w:ind w:right="545"/>
              <w:rPr>
                <w:rFonts w:ascii="Times New Roman" w:hAnsi="Times New Roman" w:cs="Times New Roman"/>
                <w:sz w:val="26"/>
                <w:szCs w:val="26"/>
              </w:rPr>
            </w:pPr>
            <w:r w:rsidRPr="006454E5">
              <w:rPr>
                <w:rFonts w:ascii="Times New Roman" w:hAnsi="Times New Roman" w:cs="Times New Roman"/>
                <w:sz w:val="26"/>
                <w:szCs w:val="26"/>
              </w:rPr>
              <w:t>Hệ thống thống kê doanh thu, thống kê số lượng đơn hàng, thống kê theo khách hàng của của hàng.</w:t>
            </w:r>
          </w:p>
          <w:p w14:paraId="3DD3A8CE" w14:textId="77777777" w:rsidR="00314B16" w:rsidRPr="006454E5" w:rsidRDefault="00314B16" w:rsidP="00314B16">
            <w:pPr>
              <w:pStyle w:val="normal1"/>
              <w:numPr>
                <w:ilvl w:val="0"/>
                <w:numId w:val="56"/>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thông tin thống kê.</w:t>
            </w:r>
          </w:p>
        </w:tc>
      </w:tr>
      <w:tr w:rsidR="00314B16" w:rsidRPr="00F06492" w14:paraId="22B15266"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1F5889F6"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bookmarkStart w:id="709" w:name="36ei31r"/>
            <w:bookmarkEnd w:id="709"/>
          </w:p>
        </w:tc>
      </w:tr>
    </w:tbl>
    <w:p w14:paraId="07B2D718" w14:textId="307FA92C" w:rsidR="00314B16" w:rsidRPr="006454E5" w:rsidRDefault="00863B69" w:rsidP="00314B16">
      <w:pPr>
        <w:pStyle w:val="Heading2"/>
        <w:tabs>
          <w:tab w:val="left" w:pos="841"/>
        </w:tabs>
        <w:spacing w:before="201"/>
        <w:rPr>
          <w:rFonts w:cs="Times New Roman"/>
          <w:szCs w:val="26"/>
        </w:rPr>
        <w:sectPr w:rsidR="00314B16" w:rsidRPr="006454E5" w:rsidSect="00314B16">
          <w:footerReference w:type="even" r:id="rId66"/>
          <w:footerReference w:type="default" r:id="rId67"/>
          <w:footerReference w:type="first" r:id="rId68"/>
          <w:pgSz w:w="12240" w:h="15840"/>
          <w:pgMar w:top="1320" w:right="640" w:bottom="1280" w:left="1580" w:header="0" w:footer="1084" w:gutter="0"/>
          <w:cols w:space="720"/>
          <w:formProt w:val="0"/>
          <w:docGrid w:linePitch="100" w:charSpace="-8193"/>
        </w:sectPr>
      </w:pPr>
      <w:bookmarkStart w:id="710" w:name="__RefHeading___Toc26630_1225579473"/>
      <w:bookmarkStart w:id="711" w:name="_1ljsd9k"/>
      <w:bookmarkStart w:id="712" w:name="_Toc185447764"/>
      <w:bookmarkStart w:id="713" w:name="_Toc185534227"/>
      <w:bookmarkStart w:id="714" w:name="_Toc185706978"/>
      <w:bookmarkStart w:id="715" w:name="_Toc185881058"/>
      <w:bookmarkStart w:id="716" w:name="_Toc185881137"/>
      <w:bookmarkEnd w:id="710"/>
      <w:bookmarkEnd w:id="711"/>
      <w:ins w:id="717" w:author="Khanh Cong" w:date="2024-12-21T20:36:00Z" w16du:dateUtc="2024-12-21T13:36:00Z">
        <w:r>
          <w:rPr>
            <w:rFonts w:cs="Times New Roman"/>
            <w:szCs w:val="26"/>
          </w:rPr>
          <w:t xml:space="preserve">2.2. </w:t>
        </w:r>
      </w:ins>
      <w:r w:rsidR="00314B16" w:rsidRPr="006454E5">
        <w:rPr>
          <w:rFonts w:cs="Times New Roman"/>
          <w:szCs w:val="26"/>
        </w:rPr>
        <w:t>Xây dựng biểu đồ lớp</w:t>
      </w:r>
      <w:bookmarkEnd w:id="712"/>
      <w:bookmarkEnd w:id="713"/>
      <w:bookmarkEnd w:id="714"/>
      <w:bookmarkEnd w:id="715"/>
      <w:bookmarkEnd w:id="716"/>
      <w:r w:rsidR="00314B16" w:rsidRPr="006454E5">
        <w:rPr>
          <w:rFonts w:cs="Times New Roman"/>
          <w:szCs w:val="26"/>
        </w:rPr>
        <w:br w:type="page"/>
      </w:r>
    </w:p>
    <w:p w14:paraId="72F2647F" w14:textId="77777777" w:rsidR="00314B16" w:rsidRPr="006454E5" w:rsidRDefault="00314B16" w:rsidP="00314B16">
      <w:pPr>
        <w:pStyle w:val="normal1"/>
        <w:numPr>
          <w:ilvl w:val="0"/>
          <w:numId w:val="57"/>
        </w:numPr>
        <w:tabs>
          <w:tab w:val="left" w:pos="314"/>
        </w:tabs>
        <w:ind w:left="314" w:hanging="193"/>
        <w:rPr>
          <w:rFonts w:ascii="Times New Roman" w:hAnsi="Times New Roman" w:cs="Times New Roman"/>
          <w:sz w:val="26"/>
          <w:szCs w:val="26"/>
        </w:rPr>
      </w:pPr>
      <w:r w:rsidRPr="006454E5">
        <w:rPr>
          <w:rFonts w:ascii="Times New Roman" w:hAnsi="Times New Roman" w:cs="Times New Roman"/>
          <w:sz w:val="26"/>
          <w:szCs w:val="26"/>
        </w:rPr>
        <w:lastRenderedPageBreak/>
        <w:t>Trích xuất danh từ</w:t>
      </w:r>
    </w:p>
    <w:p w14:paraId="58063F7E" w14:textId="77777777" w:rsidR="00314B16" w:rsidRPr="006454E5" w:rsidRDefault="00314B16" w:rsidP="00314B16">
      <w:pPr>
        <w:pStyle w:val="normal1"/>
        <w:numPr>
          <w:ilvl w:val="1"/>
          <w:numId w:val="57"/>
        </w:numPr>
        <w:tabs>
          <w:tab w:val="left" w:pos="841"/>
        </w:tabs>
        <w:spacing w:before="223" w:line="300" w:lineRule="auto"/>
        <w:ind w:left="841" w:right="1061"/>
        <w:rPr>
          <w:rFonts w:ascii="Times New Roman" w:hAnsi="Times New Roman" w:cs="Times New Roman"/>
          <w:sz w:val="26"/>
          <w:szCs w:val="26"/>
        </w:rPr>
      </w:pPr>
      <w:r w:rsidRPr="006454E5">
        <w:rPr>
          <w:rFonts w:ascii="Times New Roman" w:hAnsi="Times New Roman" w:cs="Times New Roman"/>
          <w:sz w:val="26"/>
          <w:szCs w:val="26"/>
        </w:rPr>
        <w:t>Danh từ liên quan đến người: Khách, Người dùng, Khách hàng, Quản trị viên.</w:t>
      </w:r>
    </w:p>
    <w:p w14:paraId="02BE9939" w14:textId="77777777" w:rsidR="00314B16" w:rsidRPr="006454E5" w:rsidRDefault="00314B16" w:rsidP="00314B16">
      <w:pPr>
        <w:pStyle w:val="normal1"/>
        <w:numPr>
          <w:ilvl w:val="1"/>
          <w:numId w:val="57"/>
        </w:numPr>
        <w:tabs>
          <w:tab w:val="left" w:pos="841"/>
        </w:tabs>
        <w:spacing w:before="30" w:line="312" w:lineRule="auto"/>
        <w:ind w:left="841" w:right="510"/>
        <w:rPr>
          <w:rFonts w:ascii="Times New Roman" w:hAnsi="Times New Roman" w:cs="Times New Roman"/>
          <w:sz w:val="26"/>
          <w:szCs w:val="26"/>
        </w:rPr>
      </w:pPr>
      <w:r w:rsidRPr="006454E5">
        <w:rPr>
          <w:rFonts w:ascii="Times New Roman" w:hAnsi="Times New Roman" w:cs="Times New Roman"/>
          <w:sz w:val="26"/>
          <w:szCs w:val="26"/>
        </w:rPr>
        <w:t>Danh từ liên quan đến thông tin: hệ thống, web sàn thương mại điện tử, tài khoản, quyền, sản phẩm, giỏ hàng, loại sản phẩm, giá, cửa hàng, vị trí cửa hàng, danh sách yêu thích, đơn hàng.</w:t>
      </w:r>
    </w:p>
    <w:p w14:paraId="6508C804" w14:textId="77777777" w:rsidR="00314B16" w:rsidRPr="006454E5"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
      </w:pPr>
      <w:r w:rsidRPr="006454E5">
        <w:rPr>
          <w:rFonts w:ascii="Times New Roman" w:hAnsi="Times New Roman" w:cs="Times New Roman"/>
          <w:sz w:val="26"/>
          <w:szCs w:val="26"/>
        </w:rPr>
        <w:t>Đánh giá, lựa chọn danh từ, xác định lớp thực thể hoặc thuộc tính</w:t>
      </w:r>
    </w:p>
    <w:p w14:paraId="1CEE3705" w14:textId="77777777" w:rsidR="00314B16" w:rsidRPr="006454E5" w:rsidRDefault="00314B16" w:rsidP="00314B16">
      <w:pPr>
        <w:pStyle w:val="normal1"/>
        <w:numPr>
          <w:ilvl w:val="1"/>
          <w:numId w:val="57"/>
        </w:numPr>
        <w:tabs>
          <w:tab w:val="left" w:pos="840"/>
        </w:tabs>
        <w:spacing w:before="223"/>
        <w:ind w:left="840" w:hanging="359"/>
        <w:rPr>
          <w:rFonts w:ascii="Times New Roman" w:hAnsi="Times New Roman" w:cs="Times New Roman"/>
          <w:sz w:val="26"/>
          <w:szCs w:val="26"/>
        </w:rPr>
      </w:pPr>
      <w:r w:rsidRPr="006454E5">
        <w:rPr>
          <w:rFonts w:ascii="Times New Roman" w:hAnsi="Times New Roman" w:cs="Times New Roman"/>
          <w:sz w:val="26"/>
          <w:szCs w:val="26"/>
        </w:rPr>
        <w:t>Danh từ trừu tượng: hệ thống, web sàn thương mại điện tử</w:t>
      </w:r>
    </w:p>
    <w:p w14:paraId="79C18511" w14:textId="77777777" w:rsidR="00314B16" w:rsidRPr="006454E5" w:rsidRDefault="00314B16" w:rsidP="00314B16">
      <w:pPr>
        <w:pStyle w:val="normal1"/>
        <w:numPr>
          <w:ilvl w:val="1"/>
          <w:numId w:val="57"/>
        </w:numPr>
        <w:tabs>
          <w:tab w:val="left" w:pos="840"/>
        </w:tabs>
        <w:spacing w:before="82"/>
        <w:ind w:left="840" w:hanging="359"/>
        <w:rPr>
          <w:rFonts w:ascii="Times New Roman" w:hAnsi="Times New Roman" w:cs="Times New Roman"/>
          <w:sz w:val="26"/>
          <w:szCs w:val="26"/>
        </w:rPr>
      </w:pPr>
      <w:r w:rsidRPr="006454E5">
        <w:rPr>
          <w:rFonts w:ascii="Times New Roman" w:hAnsi="Times New Roman" w:cs="Times New Roman"/>
          <w:sz w:val="26"/>
          <w:szCs w:val="26"/>
        </w:rPr>
        <w:t>Danh từ liên quan đến người:</w:t>
      </w:r>
    </w:p>
    <w:p w14:paraId="101ADD9B" w14:textId="77777777" w:rsidR="00314B16" w:rsidRPr="006454E5"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
      </w:pPr>
      <w:r w:rsidRPr="006454E5">
        <w:rPr>
          <w:rFonts w:ascii="Times New Roman" w:hAnsi="Times New Roman" w:cs="Times New Roman"/>
          <w:sz w:val="26"/>
          <w:szCs w:val="26"/>
        </w:rPr>
        <w:t>Khách: không cần quản lý -&gt; bỏ.</w:t>
      </w:r>
    </w:p>
    <w:p w14:paraId="71B443AB"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Người dùng -&gt; lớp User.</w:t>
      </w:r>
    </w:p>
    <w:p w14:paraId="2B94F873" w14:textId="77777777" w:rsidR="00314B16" w:rsidRPr="006454E5" w:rsidRDefault="00314B16" w:rsidP="00314B16">
      <w:pPr>
        <w:pStyle w:val="normal1"/>
        <w:numPr>
          <w:ilvl w:val="2"/>
          <w:numId w:val="57"/>
        </w:numPr>
        <w:tabs>
          <w:tab w:val="left" w:pos="1560"/>
        </w:tabs>
        <w:spacing w:before="112"/>
        <w:ind w:left="1560" w:hanging="359"/>
        <w:rPr>
          <w:rFonts w:ascii="Times New Roman" w:hAnsi="Times New Roman" w:cs="Times New Roman"/>
          <w:sz w:val="26"/>
          <w:szCs w:val="26"/>
        </w:rPr>
      </w:pPr>
      <w:r w:rsidRPr="006454E5">
        <w:rPr>
          <w:rFonts w:ascii="Times New Roman" w:hAnsi="Times New Roman" w:cs="Times New Roman"/>
          <w:sz w:val="26"/>
          <w:szCs w:val="26"/>
        </w:rPr>
        <w:t>Khách hàng, quản trị hệ thống: là 1 loại của User</w:t>
      </w:r>
    </w:p>
    <w:p w14:paraId="0D0C1B0A" w14:textId="77777777" w:rsidR="00314B16" w:rsidRPr="006454E5" w:rsidRDefault="00314B16" w:rsidP="00314B16">
      <w:pPr>
        <w:pStyle w:val="normal1"/>
        <w:numPr>
          <w:ilvl w:val="1"/>
          <w:numId w:val="57"/>
        </w:numPr>
        <w:tabs>
          <w:tab w:val="left" w:pos="840"/>
        </w:tabs>
        <w:spacing w:before="113"/>
        <w:ind w:left="840" w:hanging="359"/>
        <w:rPr>
          <w:rFonts w:ascii="Times New Roman" w:hAnsi="Times New Roman" w:cs="Times New Roman"/>
          <w:sz w:val="26"/>
          <w:szCs w:val="26"/>
        </w:rPr>
      </w:pPr>
      <w:r w:rsidRPr="006454E5">
        <w:rPr>
          <w:rFonts w:ascii="Times New Roman" w:hAnsi="Times New Roman" w:cs="Times New Roman"/>
          <w:sz w:val="26"/>
          <w:szCs w:val="26"/>
        </w:rPr>
        <w:t>Danh từ thông tin:</w:t>
      </w:r>
    </w:p>
    <w:p w14:paraId="2475F825" w14:textId="77777777" w:rsidR="00314B16" w:rsidRPr="006454E5"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
      </w:pPr>
      <w:r w:rsidRPr="006454E5">
        <w:rPr>
          <w:rFonts w:ascii="Times New Roman" w:hAnsi="Times New Roman" w:cs="Times New Roman"/>
          <w:sz w:val="26"/>
          <w:szCs w:val="26"/>
        </w:rPr>
        <w:t>Tài khoản: là thông tin của lớp User.</w:t>
      </w:r>
    </w:p>
    <w:p w14:paraId="5CBD6F0B"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Quyền -&gt; lớp Role.</w:t>
      </w:r>
    </w:p>
    <w:p w14:paraId="6A59DD66"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Sản phẩm -&gt; lớp Product.</w:t>
      </w:r>
    </w:p>
    <w:p w14:paraId="148F7B2F"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Giỏ hàng -&gt; lớp Cart.</w:t>
      </w:r>
    </w:p>
    <w:p w14:paraId="5F75677B"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sectPr w:rsidR="00314B16" w:rsidRPr="006454E5" w:rsidSect="00314B16">
          <w:footerReference w:type="even" r:id="rId69"/>
          <w:footerReference w:type="default" r:id="rId70"/>
          <w:footerReference w:type="first" r:id="rId71"/>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Sản phẩm giỏ hàng -&gt; lớp CartDetail</w:t>
      </w:r>
      <w:r w:rsidRPr="006454E5">
        <w:rPr>
          <w:rFonts w:ascii="Times New Roman" w:hAnsi="Times New Roman" w:cs="Times New Roman"/>
          <w:sz w:val="26"/>
          <w:szCs w:val="26"/>
        </w:rPr>
        <w:br w:type="page"/>
      </w:r>
    </w:p>
    <w:p w14:paraId="360FB65F" w14:textId="77777777" w:rsidR="00314B16" w:rsidRPr="006454E5" w:rsidRDefault="00314B16" w:rsidP="00314B16">
      <w:pPr>
        <w:pStyle w:val="normal1"/>
        <w:numPr>
          <w:ilvl w:val="2"/>
          <w:numId w:val="57"/>
        </w:numPr>
        <w:tabs>
          <w:tab w:val="left" w:pos="1560"/>
        </w:tabs>
        <w:ind w:left="1560" w:hanging="359"/>
        <w:rPr>
          <w:rFonts w:ascii="Times New Roman" w:hAnsi="Times New Roman" w:cs="Times New Roman"/>
          <w:sz w:val="26"/>
          <w:szCs w:val="26"/>
        </w:rPr>
      </w:pPr>
      <w:r w:rsidRPr="006454E5">
        <w:rPr>
          <w:rFonts w:ascii="Times New Roman" w:hAnsi="Times New Roman" w:cs="Times New Roman"/>
          <w:sz w:val="26"/>
          <w:szCs w:val="26"/>
        </w:rPr>
        <w:lastRenderedPageBreak/>
        <w:t>Loại sản phẩm -&gt; lớp Category</w:t>
      </w:r>
    </w:p>
    <w:p w14:paraId="13D42871"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Giá: là thông tin của lớp Product.</w:t>
      </w:r>
    </w:p>
    <w:p w14:paraId="4D2026EE"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Danh sách yêu thích -&gt; lớp WishList.</w:t>
      </w:r>
    </w:p>
    <w:p w14:paraId="658254EC" w14:textId="77777777" w:rsidR="00314B16" w:rsidRPr="006454E5" w:rsidRDefault="00314B16" w:rsidP="00314B16">
      <w:pPr>
        <w:pStyle w:val="normal1"/>
        <w:numPr>
          <w:ilvl w:val="2"/>
          <w:numId w:val="57"/>
        </w:numPr>
        <w:tabs>
          <w:tab w:val="left" w:pos="1560"/>
        </w:tabs>
        <w:spacing w:before="114"/>
        <w:ind w:left="1560" w:hanging="359"/>
        <w:rPr>
          <w:rFonts w:ascii="Times New Roman" w:hAnsi="Times New Roman" w:cs="Times New Roman"/>
          <w:sz w:val="26"/>
          <w:szCs w:val="26"/>
        </w:rPr>
      </w:pPr>
      <w:r w:rsidRPr="006454E5">
        <w:rPr>
          <w:rFonts w:ascii="Times New Roman" w:hAnsi="Times New Roman" w:cs="Times New Roman"/>
          <w:sz w:val="26"/>
          <w:szCs w:val="26"/>
        </w:rPr>
        <w:t>Đơn hàng-&gt; lớp Order.</w:t>
      </w:r>
    </w:p>
    <w:p w14:paraId="5400C11E"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Sản phẩm của đơn hàng -&gt; lớp OrderDetail.</w:t>
      </w:r>
    </w:p>
    <w:p w14:paraId="3BFD7E81"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Thống kê chi tiêu của khách hàng -&gt; lớp CustomerStat.</w:t>
      </w:r>
    </w:p>
    <w:p w14:paraId="06EAF634" w14:textId="77777777" w:rsidR="00314B16" w:rsidRPr="006454E5"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
      </w:pPr>
      <w:r w:rsidRPr="006454E5">
        <w:rPr>
          <w:rFonts w:ascii="Times New Roman" w:hAnsi="Times New Roman" w:cs="Times New Roman"/>
          <w:sz w:val="26"/>
          <w:szCs w:val="26"/>
        </w:rPr>
        <w:t>Quan hệ số lượng giữa các thực thể</w:t>
      </w:r>
    </w:p>
    <w:p w14:paraId="7EF3EC79" w14:textId="77777777" w:rsidR="00314B16" w:rsidRPr="006454E5" w:rsidRDefault="00314B16" w:rsidP="00314B16">
      <w:pPr>
        <w:pStyle w:val="normal1"/>
        <w:numPr>
          <w:ilvl w:val="1"/>
          <w:numId w:val="57"/>
        </w:numPr>
        <w:tabs>
          <w:tab w:val="left" w:pos="661"/>
        </w:tabs>
        <w:spacing w:before="30" w:line="300" w:lineRule="auto"/>
        <w:ind w:left="661" w:right="726"/>
        <w:rPr>
          <w:rFonts w:ascii="Times New Roman" w:hAnsi="Times New Roman" w:cs="Times New Roman"/>
          <w:sz w:val="26"/>
          <w:szCs w:val="26"/>
        </w:rPr>
      </w:pPr>
      <w:r w:rsidRPr="006454E5">
        <w:rPr>
          <w:rFonts w:ascii="Times New Roman" w:hAnsi="Times New Roman" w:cs="Times New Roman"/>
          <w:sz w:val="26"/>
          <w:szCs w:val="26"/>
        </w:rPr>
        <w:t>1 Product có trong nhiều Order, 1 Order có nhiều Product. Nên mối quan hệ là n-n. Chúng ta sẽ tạo 1 lớp giữa chúng là Order_detail.</w:t>
      </w:r>
    </w:p>
    <w:p w14:paraId="6EC3D803" w14:textId="77777777" w:rsidR="00314B16" w:rsidRPr="006454E5" w:rsidRDefault="00314B16" w:rsidP="00314B16">
      <w:pPr>
        <w:pStyle w:val="normal1"/>
        <w:numPr>
          <w:ilvl w:val="1"/>
          <w:numId w:val="57"/>
        </w:numPr>
        <w:tabs>
          <w:tab w:val="left" w:pos="661"/>
        </w:tabs>
        <w:spacing w:before="27" w:line="300" w:lineRule="auto"/>
        <w:ind w:left="661" w:right="768"/>
        <w:rPr>
          <w:rFonts w:ascii="Times New Roman" w:hAnsi="Times New Roman" w:cs="Times New Roman"/>
          <w:sz w:val="26"/>
          <w:szCs w:val="26"/>
        </w:rPr>
      </w:pPr>
      <w:r w:rsidRPr="006454E5">
        <w:rPr>
          <w:rFonts w:ascii="Times New Roman" w:hAnsi="Times New Roman" w:cs="Times New Roman"/>
          <w:sz w:val="26"/>
          <w:szCs w:val="26"/>
        </w:rPr>
        <w:t>1 Product có nhiều Order_detail, 1 Order_detail thuộc 1 Product. Nên mối quan hệ Product- Order_detail là 1-n.</w:t>
      </w:r>
    </w:p>
    <w:p w14:paraId="6A42E73E" w14:textId="77777777" w:rsidR="00314B16" w:rsidRPr="006454E5" w:rsidRDefault="00314B16" w:rsidP="00314B16">
      <w:pPr>
        <w:pStyle w:val="normal1"/>
        <w:numPr>
          <w:ilvl w:val="1"/>
          <w:numId w:val="57"/>
        </w:numPr>
        <w:tabs>
          <w:tab w:val="left" w:pos="661"/>
        </w:tabs>
        <w:spacing w:before="30" w:line="300" w:lineRule="auto"/>
        <w:ind w:left="661" w:right="1174"/>
        <w:rPr>
          <w:rFonts w:ascii="Times New Roman" w:hAnsi="Times New Roman" w:cs="Times New Roman"/>
          <w:sz w:val="26"/>
          <w:szCs w:val="26"/>
        </w:rPr>
      </w:pPr>
      <w:r w:rsidRPr="006454E5">
        <w:rPr>
          <w:rFonts w:ascii="Times New Roman" w:hAnsi="Times New Roman" w:cs="Times New Roman"/>
          <w:sz w:val="26"/>
          <w:szCs w:val="26"/>
        </w:rPr>
        <w:t>1 Order có nhiều Order_detail, 1 Order_detail thuộc 1 Order. Nên mối quan hệ Order - Order_detail là 1-n.</w:t>
      </w:r>
    </w:p>
    <w:p w14:paraId="23AE34FA" w14:textId="77777777" w:rsidR="00314B16" w:rsidRPr="006454E5" w:rsidRDefault="00314B16" w:rsidP="00314B16">
      <w:pPr>
        <w:pStyle w:val="normal1"/>
        <w:numPr>
          <w:ilvl w:val="1"/>
          <w:numId w:val="57"/>
        </w:numPr>
        <w:tabs>
          <w:tab w:val="left" w:pos="661"/>
        </w:tabs>
        <w:spacing w:before="28" w:line="312" w:lineRule="auto"/>
        <w:ind w:left="661" w:right="610"/>
        <w:rPr>
          <w:rFonts w:ascii="Times New Roman" w:hAnsi="Times New Roman" w:cs="Times New Roman"/>
          <w:sz w:val="26"/>
          <w:szCs w:val="26"/>
        </w:rPr>
      </w:pPr>
      <w:r w:rsidRPr="006454E5">
        <w:rPr>
          <w:rFonts w:ascii="Times New Roman" w:hAnsi="Times New Roman" w:cs="Times New Roman"/>
          <w:sz w:val="26"/>
          <w:szCs w:val="26"/>
        </w:rPr>
        <w:t>1 User thì sẽ đánh giá nhiều Product và 1 Product sẽ được đánh giá bởi nhiều User. Nên mối quan hệ User- Product là n-n. Chúng ta sẽ tạo 1 lớp thực thể giữa chúng là: Product_review.</w:t>
      </w:r>
    </w:p>
    <w:p w14:paraId="6D333388" w14:textId="77777777" w:rsidR="00314B16" w:rsidRPr="006454E5" w:rsidRDefault="00314B16" w:rsidP="00314B16">
      <w:pPr>
        <w:pStyle w:val="normal1"/>
        <w:numPr>
          <w:ilvl w:val="1"/>
          <w:numId w:val="57"/>
        </w:numPr>
        <w:tabs>
          <w:tab w:val="left" w:pos="661"/>
        </w:tabs>
        <w:spacing w:before="12" w:line="300" w:lineRule="auto"/>
        <w:ind w:left="661" w:right="983"/>
        <w:rPr>
          <w:rFonts w:ascii="Times New Roman" w:hAnsi="Times New Roman" w:cs="Times New Roman"/>
          <w:sz w:val="26"/>
          <w:szCs w:val="26"/>
        </w:rPr>
        <w:sectPr w:rsidR="00314B16" w:rsidRPr="006454E5" w:rsidSect="00314B16">
          <w:footerReference w:type="even" r:id="rId72"/>
          <w:footerReference w:type="default" r:id="rId73"/>
          <w:footerReference w:type="first" r:id="rId74"/>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1 Product có nhiều Product_review, 1 Product_review thuộc 1 Product. Nên mối quan hệ Product - Product_review là 1-n.</w:t>
      </w:r>
      <w:r w:rsidRPr="006454E5">
        <w:rPr>
          <w:rFonts w:ascii="Times New Roman" w:hAnsi="Times New Roman" w:cs="Times New Roman"/>
          <w:sz w:val="26"/>
          <w:szCs w:val="26"/>
        </w:rPr>
        <w:br w:type="page"/>
      </w:r>
    </w:p>
    <w:p w14:paraId="604CEB01" w14:textId="77777777" w:rsidR="00314B16" w:rsidRPr="006454E5" w:rsidRDefault="00314B16" w:rsidP="00314B16">
      <w:pPr>
        <w:pStyle w:val="normal1"/>
        <w:numPr>
          <w:ilvl w:val="1"/>
          <w:numId w:val="57"/>
        </w:numPr>
        <w:tabs>
          <w:tab w:val="left" w:pos="661"/>
        </w:tabs>
        <w:spacing w:line="300" w:lineRule="auto"/>
        <w:ind w:left="661" w:right="740"/>
        <w:rPr>
          <w:rFonts w:ascii="Times New Roman" w:hAnsi="Times New Roman" w:cs="Times New Roman"/>
          <w:sz w:val="26"/>
          <w:szCs w:val="26"/>
        </w:rPr>
      </w:pPr>
      <w:r w:rsidRPr="006454E5">
        <w:rPr>
          <w:rFonts w:ascii="Times New Roman" w:hAnsi="Times New Roman" w:cs="Times New Roman"/>
          <w:sz w:val="26"/>
          <w:szCs w:val="26"/>
        </w:rPr>
        <w:lastRenderedPageBreak/>
        <w:t>1 User có nhiều Product_review, 1 Product_review thuộc 1 User. Nên mối quan hệ User- Product_review là 1-n.</w:t>
      </w:r>
    </w:p>
    <w:p w14:paraId="01E07649" w14:textId="77777777" w:rsidR="00314B16" w:rsidRPr="006454E5" w:rsidRDefault="00314B16" w:rsidP="00314B16">
      <w:pPr>
        <w:pStyle w:val="normal1"/>
        <w:numPr>
          <w:ilvl w:val="1"/>
          <w:numId w:val="57"/>
        </w:numPr>
        <w:tabs>
          <w:tab w:val="left" w:pos="661"/>
        </w:tabs>
        <w:spacing w:before="29" w:line="300" w:lineRule="auto"/>
        <w:ind w:left="661" w:right="547"/>
        <w:rPr>
          <w:rFonts w:ascii="Times New Roman" w:hAnsi="Times New Roman" w:cs="Times New Roman"/>
          <w:sz w:val="26"/>
          <w:szCs w:val="26"/>
        </w:rPr>
      </w:pPr>
      <w:r w:rsidRPr="006454E5">
        <w:rPr>
          <w:rFonts w:ascii="Times New Roman" w:hAnsi="Times New Roman" w:cs="Times New Roman"/>
          <w:sz w:val="26"/>
          <w:szCs w:val="26"/>
        </w:rPr>
        <w:t>1 User thì có thể đặt nhiều Order và 1 Order sẽ thuộc 1 User. Nên mối quan hệ User- Order là 1-n.</w:t>
      </w:r>
    </w:p>
    <w:p w14:paraId="1B2677BC" w14:textId="77777777" w:rsidR="00314B16" w:rsidRPr="006454E5"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
      </w:pPr>
      <w:r w:rsidRPr="006454E5">
        <w:rPr>
          <w:rFonts w:ascii="Times New Roman" w:hAnsi="Times New Roman" w:cs="Times New Roman"/>
          <w:sz w:val="26"/>
          <w:szCs w:val="26"/>
        </w:rPr>
        <w:t>1 User thì có 1 Cart và 1 Cart sẽ thuộc 1 User. Nên mối quan hệ User-Cart là 1-1.</w:t>
      </w:r>
    </w:p>
    <w:p w14:paraId="2DCC1708" w14:textId="77777777" w:rsidR="00314B16" w:rsidRPr="006454E5" w:rsidRDefault="00314B16" w:rsidP="00314B16">
      <w:pPr>
        <w:pStyle w:val="normal1"/>
        <w:numPr>
          <w:ilvl w:val="1"/>
          <w:numId w:val="57"/>
        </w:numPr>
        <w:tabs>
          <w:tab w:val="left" w:pos="661"/>
        </w:tabs>
        <w:spacing w:before="82" w:line="300" w:lineRule="auto"/>
        <w:ind w:left="661" w:right="730"/>
        <w:rPr>
          <w:rFonts w:ascii="Times New Roman" w:hAnsi="Times New Roman" w:cs="Times New Roman"/>
          <w:sz w:val="26"/>
          <w:szCs w:val="26"/>
        </w:rPr>
      </w:pPr>
      <w:r w:rsidRPr="006454E5">
        <w:rPr>
          <w:rFonts w:ascii="Times New Roman" w:hAnsi="Times New Roman" w:cs="Times New Roman"/>
          <w:sz w:val="26"/>
          <w:szCs w:val="26"/>
        </w:rPr>
        <w:t>1 User có 1 WishList và 1 WishList thuộc 1 User. Nên mối quan hệ User-WishList là 1-1.</w:t>
      </w:r>
    </w:p>
    <w:p w14:paraId="099C4D13" w14:textId="77777777" w:rsidR="00314B16" w:rsidRPr="006454E5" w:rsidRDefault="00314B16" w:rsidP="00314B16">
      <w:pPr>
        <w:pStyle w:val="normal1"/>
        <w:numPr>
          <w:ilvl w:val="1"/>
          <w:numId w:val="57"/>
        </w:numPr>
        <w:tabs>
          <w:tab w:val="left" w:pos="661"/>
        </w:tabs>
        <w:spacing w:before="30" w:line="300" w:lineRule="auto"/>
        <w:ind w:left="661" w:right="1179"/>
        <w:rPr>
          <w:rFonts w:ascii="Times New Roman" w:hAnsi="Times New Roman" w:cs="Times New Roman"/>
          <w:sz w:val="26"/>
          <w:szCs w:val="26"/>
        </w:rPr>
      </w:pPr>
      <w:r w:rsidRPr="006454E5">
        <w:rPr>
          <w:rFonts w:ascii="Times New Roman" w:hAnsi="Times New Roman" w:cs="Times New Roman"/>
          <w:sz w:val="26"/>
          <w:szCs w:val="26"/>
        </w:rPr>
        <w:t>1 Product có thuộc 1 Category, 1 Category có nhiều Product. Nên mối quan hệ Category-Product là 1-n.</w:t>
      </w:r>
    </w:p>
    <w:p w14:paraId="4C458A19" w14:textId="77777777" w:rsidR="00314B16" w:rsidRPr="006454E5" w:rsidRDefault="00314B16" w:rsidP="00314B16">
      <w:pPr>
        <w:pStyle w:val="normal1"/>
        <w:numPr>
          <w:ilvl w:val="1"/>
          <w:numId w:val="57"/>
        </w:numPr>
        <w:tabs>
          <w:tab w:val="left" w:pos="661"/>
        </w:tabs>
        <w:spacing w:before="28" w:line="300" w:lineRule="auto"/>
        <w:ind w:left="661" w:right="1041"/>
        <w:rPr>
          <w:rFonts w:ascii="Times New Roman" w:hAnsi="Times New Roman" w:cs="Times New Roman"/>
          <w:sz w:val="26"/>
          <w:szCs w:val="26"/>
        </w:rPr>
      </w:pPr>
      <w:r w:rsidRPr="006454E5">
        <w:rPr>
          <w:rFonts w:ascii="Times New Roman" w:hAnsi="Times New Roman" w:cs="Times New Roman"/>
          <w:sz w:val="26"/>
          <w:szCs w:val="26"/>
        </w:rPr>
        <w:t>1 Product có trong nhiều Cart, 1 Cart có nhiều Product. Nên mối quan hệ là n-n. Chúng ta sẽ tạo 1 lớp giữa chúng là Cart_detail.</w:t>
      </w:r>
    </w:p>
    <w:p w14:paraId="22CFC3C4" w14:textId="77777777" w:rsidR="00314B16" w:rsidRPr="006454E5" w:rsidRDefault="00314B16" w:rsidP="00314B16">
      <w:pPr>
        <w:pStyle w:val="normal1"/>
        <w:numPr>
          <w:ilvl w:val="1"/>
          <w:numId w:val="57"/>
        </w:numPr>
        <w:tabs>
          <w:tab w:val="left" w:pos="661"/>
        </w:tabs>
        <w:spacing w:before="29" w:line="300" w:lineRule="auto"/>
        <w:ind w:left="661" w:right="1086"/>
        <w:rPr>
          <w:rFonts w:ascii="Times New Roman" w:hAnsi="Times New Roman" w:cs="Times New Roman"/>
          <w:sz w:val="26"/>
          <w:szCs w:val="26"/>
        </w:rPr>
      </w:pPr>
      <w:r w:rsidRPr="006454E5">
        <w:rPr>
          <w:rFonts w:ascii="Times New Roman" w:hAnsi="Times New Roman" w:cs="Times New Roman"/>
          <w:sz w:val="26"/>
          <w:szCs w:val="26"/>
        </w:rPr>
        <w:t>1 Product thuộc nhiều Cart_detail. 1 Cart_detail có 1 Product. Nên mối quan hệ Product- Cart_detail là 1-n.</w:t>
      </w:r>
    </w:p>
    <w:p w14:paraId="1795F226" w14:textId="77777777" w:rsidR="00314B16" w:rsidRPr="006454E5"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
      </w:pPr>
      <w:r w:rsidRPr="006454E5">
        <w:rPr>
          <w:rFonts w:ascii="Times New Roman" w:hAnsi="Times New Roman" w:cs="Times New Roman"/>
          <w:sz w:val="26"/>
          <w:szCs w:val="26"/>
        </w:rPr>
        <w:t>1 Product có trong nhiều WishList. 1 WishList có nhiều Product. Mối quan hệ là n-</w:t>
      </w:r>
    </w:p>
    <w:p w14:paraId="6E775B44" w14:textId="77777777" w:rsidR="00314B16" w:rsidRPr="006454E5" w:rsidRDefault="00314B16" w:rsidP="00314B16">
      <w:pPr>
        <w:pStyle w:val="normal1"/>
        <w:spacing w:before="80"/>
        <w:ind w:left="661"/>
        <w:rPr>
          <w:rFonts w:ascii="Times New Roman" w:hAnsi="Times New Roman" w:cs="Times New Roman"/>
          <w:sz w:val="26"/>
          <w:szCs w:val="26"/>
        </w:rPr>
      </w:pPr>
      <w:r w:rsidRPr="006454E5">
        <w:rPr>
          <w:rFonts w:ascii="Times New Roman" w:hAnsi="Times New Roman" w:cs="Times New Roman"/>
          <w:sz w:val="26"/>
          <w:szCs w:val="26"/>
        </w:rPr>
        <w:t>n. Chúng ta sẽ tạo 1 lớp giữa chúng là WishListDetail.</w:t>
      </w:r>
    </w:p>
    <w:p w14:paraId="73F53A22" w14:textId="77777777" w:rsidR="00314B16" w:rsidRPr="006454E5" w:rsidRDefault="00314B16" w:rsidP="00314B16">
      <w:pPr>
        <w:pStyle w:val="normal1"/>
        <w:numPr>
          <w:ilvl w:val="1"/>
          <w:numId w:val="57"/>
        </w:numPr>
        <w:tabs>
          <w:tab w:val="left" w:pos="661"/>
        </w:tabs>
        <w:spacing w:before="105" w:line="300" w:lineRule="auto"/>
        <w:ind w:left="661" w:right="688"/>
        <w:rPr>
          <w:rFonts w:ascii="Times New Roman" w:hAnsi="Times New Roman" w:cs="Times New Roman"/>
          <w:sz w:val="26"/>
          <w:szCs w:val="26"/>
        </w:rPr>
      </w:pPr>
      <w:r w:rsidRPr="006454E5">
        <w:rPr>
          <w:rFonts w:ascii="Times New Roman" w:hAnsi="Times New Roman" w:cs="Times New Roman"/>
          <w:sz w:val="26"/>
          <w:szCs w:val="26"/>
        </w:rPr>
        <w:t>1 Product thuộc nhiều WishListDetail. 1 WishListDetail có 1 Product. Mối quan hệ giữa Product- WishListDetail là 1-n.</w:t>
      </w:r>
    </w:p>
    <w:p w14:paraId="21C42310" w14:textId="77777777" w:rsidR="00314B16" w:rsidRPr="006454E5" w:rsidRDefault="00314B16" w:rsidP="00314B16">
      <w:pPr>
        <w:pStyle w:val="normal1"/>
        <w:numPr>
          <w:ilvl w:val="1"/>
          <w:numId w:val="57"/>
        </w:numPr>
        <w:tabs>
          <w:tab w:val="left" w:pos="661"/>
        </w:tabs>
        <w:spacing w:before="27" w:line="300" w:lineRule="auto"/>
        <w:ind w:left="661" w:right="1144"/>
        <w:rPr>
          <w:rFonts w:ascii="Times New Roman" w:hAnsi="Times New Roman" w:cs="Times New Roman"/>
          <w:sz w:val="26"/>
          <w:szCs w:val="26"/>
        </w:rPr>
      </w:pPr>
      <w:r w:rsidRPr="006454E5">
        <w:rPr>
          <w:rFonts w:ascii="Times New Roman" w:hAnsi="Times New Roman" w:cs="Times New Roman"/>
          <w:sz w:val="26"/>
          <w:szCs w:val="26"/>
        </w:rPr>
        <w:t>1 Cart có nhiều Cart_detail. 1 Cart_detail thuộc 1 Cart. Nên mối quan hệ Cart - Cart_detail là 1-n.</w:t>
      </w:r>
    </w:p>
    <w:p w14:paraId="7C81E843" w14:textId="77777777" w:rsidR="00314B16" w:rsidRPr="006454E5" w:rsidRDefault="00314B16" w:rsidP="00314B16">
      <w:pPr>
        <w:pStyle w:val="normal1"/>
        <w:numPr>
          <w:ilvl w:val="1"/>
          <w:numId w:val="57"/>
        </w:numPr>
        <w:tabs>
          <w:tab w:val="left" w:pos="661"/>
        </w:tabs>
        <w:spacing w:before="30" w:line="300" w:lineRule="auto"/>
        <w:ind w:left="661" w:right="810"/>
        <w:rPr>
          <w:rFonts w:ascii="Times New Roman" w:hAnsi="Times New Roman" w:cs="Times New Roman"/>
          <w:sz w:val="26"/>
          <w:szCs w:val="26"/>
        </w:rPr>
      </w:pPr>
      <w:r w:rsidRPr="006454E5">
        <w:rPr>
          <w:rFonts w:ascii="Times New Roman" w:hAnsi="Times New Roman" w:cs="Times New Roman"/>
          <w:sz w:val="26"/>
          <w:szCs w:val="26"/>
        </w:rPr>
        <w:t>1 WishList có nhiều WishListDetail. 1 WishListDetail thuộc 1 WishList. Nên mối quan hệ WishList- WishListDetail là 1-n.</w:t>
      </w:r>
    </w:p>
    <w:p w14:paraId="1EB84F2C" w14:textId="77777777" w:rsidR="00314B16" w:rsidRPr="006454E5" w:rsidRDefault="00314B16" w:rsidP="00314B16">
      <w:pPr>
        <w:pStyle w:val="normal1"/>
        <w:spacing w:before="135" w:line="312" w:lineRule="auto"/>
        <w:ind w:left="121" w:right="561" w:firstLine="566"/>
        <w:rPr>
          <w:rFonts w:ascii="Times New Roman" w:hAnsi="Times New Roman" w:cs="Times New Roman"/>
          <w:sz w:val="26"/>
          <w:szCs w:val="26"/>
        </w:rPr>
      </w:pPr>
      <w:r w:rsidRPr="006454E5">
        <w:rPr>
          <w:rFonts w:ascii="Times New Roman" w:hAnsi="Times New Roman" w:cs="Times New Roman"/>
          <w:sz w:val="26"/>
          <w:szCs w:val="26"/>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1FC21624" w14:textId="77777777" w:rsidR="00314B16" w:rsidRPr="006454E5" w:rsidRDefault="00314B16" w:rsidP="00314B16">
      <w:pPr>
        <w:pStyle w:val="normal1"/>
        <w:numPr>
          <w:ilvl w:val="1"/>
          <w:numId w:val="57"/>
        </w:numPr>
        <w:tabs>
          <w:tab w:val="left" w:pos="660"/>
        </w:tabs>
        <w:spacing w:before="118"/>
        <w:ind w:left="660" w:hanging="359"/>
        <w:rPr>
          <w:rFonts w:ascii="Times New Roman" w:hAnsi="Times New Roman" w:cs="Times New Roman"/>
          <w:sz w:val="26"/>
          <w:szCs w:val="26"/>
        </w:rPr>
        <w:sectPr w:rsidR="00314B16" w:rsidRPr="006454E5" w:rsidSect="00314B16">
          <w:footerReference w:type="even" r:id="rId75"/>
          <w:footerReference w:type="default" r:id="rId76"/>
          <w:footerReference w:type="first" r:id="rId77"/>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Lớp Product_image để lưu trữ những hình ảnh của sản phẩm</w:t>
      </w:r>
      <w:r w:rsidRPr="006454E5">
        <w:rPr>
          <w:rFonts w:ascii="Times New Roman" w:hAnsi="Times New Roman" w:cs="Times New Roman"/>
          <w:sz w:val="26"/>
          <w:szCs w:val="26"/>
        </w:rPr>
        <w:br w:type="page"/>
      </w:r>
    </w:p>
    <w:p w14:paraId="73D81DAB" w14:textId="77777777" w:rsidR="00314B16" w:rsidRPr="006454E5" w:rsidRDefault="00314B16" w:rsidP="00314B16">
      <w:pPr>
        <w:pStyle w:val="normal1"/>
        <w:numPr>
          <w:ilvl w:val="2"/>
          <w:numId w:val="57"/>
        </w:numPr>
        <w:tabs>
          <w:tab w:val="left" w:pos="1562"/>
        </w:tabs>
        <w:spacing w:line="319" w:lineRule="auto"/>
        <w:ind w:right="633"/>
        <w:rPr>
          <w:rFonts w:ascii="Times New Roman" w:hAnsi="Times New Roman" w:cs="Times New Roman"/>
          <w:sz w:val="26"/>
          <w:szCs w:val="26"/>
        </w:rPr>
      </w:pPr>
      <w:r w:rsidRPr="006454E5">
        <w:rPr>
          <w:rFonts w:ascii="Times New Roman" w:hAnsi="Times New Roman" w:cs="Times New Roman"/>
          <w:sz w:val="26"/>
          <w:szCs w:val="26"/>
        </w:rPr>
        <w:lastRenderedPageBreak/>
        <w:t>1 Product sẽ có nhiều Product_image, 1 Product_image sẽ thuộc 1 Product. Nên mối quan hệ Product- Product_image là 1-n.</w:t>
      </w:r>
    </w:p>
    <w:p w14:paraId="44F72AF9" w14:textId="77777777" w:rsidR="00314B16" w:rsidRPr="006454E5" w:rsidRDefault="00314B16" w:rsidP="00314B16">
      <w:pPr>
        <w:pStyle w:val="normal1"/>
        <w:numPr>
          <w:ilvl w:val="1"/>
          <w:numId w:val="57"/>
        </w:numPr>
        <w:tabs>
          <w:tab w:val="left" w:pos="660"/>
        </w:tabs>
        <w:spacing w:before="11"/>
        <w:ind w:left="660" w:hanging="359"/>
        <w:rPr>
          <w:rFonts w:ascii="Times New Roman" w:hAnsi="Times New Roman" w:cs="Times New Roman"/>
          <w:sz w:val="26"/>
          <w:szCs w:val="26"/>
        </w:rPr>
      </w:pPr>
      <w:r w:rsidRPr="006454E5">
        <w:rPr>
          <w:rFonts w:ascii="Times New Roman" w:hAnsi="Times New Roman" w:cs="Times New Roman"/>
          <w:sz w:val="26"/>
          <w:szCs w:val="26"/>
        </w:rPr>
        <w:t>Lớp Product_discount để lưu trữ thông tin giảm giá</w:t>
      </w:r>
    </w:p>
    <w:p w14:paraId="5938640D" w14:textId="77777777" w:rsidR="00314B16" w:rsidRPr="006454E5" w:rsidRDefault="00314B16" w:rsidP="00314B16">
      <w:pPr>
        <w:pStyle w:val="normal1"/>
        <w:numPr>
          <w:ilvl w:val="2"/>
          <w:numId w:val="57"/>
        </w:numPr>
        <w:tabs>
          <w:tab w:val="left" w:pos="1562"/>
        </w:tabs>
        <w:spacing w:before="81" w:line="312" w:lineRule="auto"/>
        <w:ind w:right="588"/>
        <w:rPr>
          <w:rFonts w:ascii="Times New Roman" w:hAnsi="Times New Roman" w:cs="Times New Roman"/>
          <w:sz w:val="26"/>
          <w:szCs w:val="26"/>
        </w:rPr>
        <w:sectPr w:rsidR="00314B16" w:rsidRPr="006454E5" w:rsidSect="00314B16">
          <w:footerReference w:type="even" r:id="rId78"/>
          <w:footerReference w:type="default" r:id="rId79"/>
          <w:footerReference w:type="first" r:id="rId80"/>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1 Product sẽ có 1 Product_discount, 1 Product_discount sẽ thuộc 1 Product. Nên mối quan hệ Product- Product_discount là 1-1.</w:t>
      </w:r>
    </w:p>
    <w:p w14:paraId="63633F81" w14:textId="77777777" w:rsidR="00314B16" w:rsidRPr="006454E5" w:rsidRDefault="00314B16" w:rsidP="00314B16">
      <w:pPr>
        <w:pStyle w:val="normal1"/>
        <w:spacing w:before="60"/>
        <w:ind w:right="10143"/>
        <w:jc w:val="center"/>
        <w:rPr>
          <w:rFonts w:ascii="Times New Roman" w:hAnsi="Times New Roman" w:cs="Times New Roman"/>
          <w:sz w:val="26"/>
          <w:szCs w:val="26"/>
        </w:rPr>
      </w:pPr>
    </w:p>
    <w:p w14:paraId="71883092" w14:textId="77777777" w:rsidR="00314B16" w:rsidRPr="006454E5" w:rsidRDefault="00314B16" w:rsidP="00314B16">
      <w:pPr>
        <w:pStyle w:val="normal1"/>
        <w:rPr>
          <w:rFonts w:ascii="Times New Roman" w:hAnsi="Times New Roman" w:cs="Times New Roman"/>
          <w:sz w:val="26"/>
          <w:szCs w:val="26"/>
        </w:rPr>
      </w:pPr>
    </w:p>
    <w:p w14:paraId="10BC42C9" w14:textId="77777777" w:rsidR="00314B16" w:rsidRPr="006454E5" w:rsidRDefault="00314B16" w:rsidP="00314B16">
      <w:pPr>
        <w:pStyle w:val="normal1"/>
        <w:spacing w:before="172"/>
        <w:rPr>
          <w:rFonts w:ascii="Times New Roman" w:hAnsi="Times New Roman" w:cs="Times New Roman"/>
          <w:sz w:val="26"/>
          <w:szCs w:val="26"/>
        </w:rPr>
      </w:pPr>
    </w:p>
    <w:p w14:paraId="215AC24F" w14:textId="44ADABCB" w:rsidR="00314B16" w:rsidRPr="006454E5" w:rsidRDefault="00D1452A">
      <w:pPr>
        <w:pStyle w:val="NoSpacing"/>
        <w:pPrChange w:id="718" w:author="Khanh Cong" w:date="2024-12-22T21:03:00Z" w16du:dateUtc="2024-12-22T14:03:00Z">
          <w:pPr>
            <w:pStyle w:val="Heading2"/>
          </w:pPr>
        </w:pPrChange>
      </w:pPr>
      <w:bookmarkStart w:id="719" w:name="_Toc185534228"/>
      <w:bookmarkStart w:id="720" w:name="_Toc185706979"/>
      <w:del w:id="721" w:author="Khanh Cong" w:date="2024-12-22T21:03:00Z" w16du:dateUtc="2024-12-22T14:03:00Z">
        <w:r w:rsidRPr="006454E5" w:rsidDel="003B22ED">
          <w:delText>2.</w:delText>
        </w:r>
      </w:del>
      <w:del w:id="722" w:author="Khanh Cong" w:date="2024-12-22T21:01:00Z" w16du:dateUtc="2024-12-22T14:01:00Z">
        <w:r w:rsidRPr="006454E5" w:rsidDel="000A7749">
          <w:delText>2</w:delText>
        </w:r>
      </w:del>
      <w:del w:id="723" w:author="Khanh Cong" w:date="2024-12-22T21:03:00Z" w16du:dateUtc="2024-12-22T14:03:00Z">
        <w:r w:rsidRPr="006454E5" w:rsidDel="003B22ED">
          <w:delText xml:space="preserve"> </w:delText>
        </w:r>
      </w:del>
      <w:r w:rsidR="00314B16" w:rsidRPr="006454E5">
        <w:t>Biểu đồ lớp thực thể chi tiết cho hệ thống</w:t>
      </w:r>
      <w:bookmarkEnd w:id="719"/>
      <w:bookmarkEnd w:id="720"/>
    </w:p>
    <w:p w14:paraId="31DD0766" w14:textId="77777777" w:rsidR="00314B16" w:rsidRPr="006454E5" w:rsidRDefault="00314B16" w:rsidP="00314B16">
      <w:pPr>
        <w:pStyle w:val="normal1"/>
        <w:spacing w:before="25"/>
        <w:rPr>
          <w:rFonts w:ascii="Times New Roman" w:hAnsi="Times New Roman" w:cs="Times New Roman"/>
          <w:sz w:val="26"/>
          <w:szCs w:val="26"/>
        </w:rPr>
        <w:sectPr w:rsidR="00314B16" w:rsidRPr="006454E5" w:rsidSect="00314B16">
          <w:headerReference w:type="even" r:id="rId81"/>
          <w:headerReference w:type="default" r:id="rId82"/>
          <w:footerReference w:type="even" r:id="rId83"/>
          <w:footerReference w:type="default" r:id="rId84"/>
          <w:footerReference w:type="first" r:id="rId85"/>
          <w:pgSz w:w="15840" w:h="12240" w:orient="landscape"/>
          <w:pgMar w:top="660" w:right="1320" w:bottom="900" w:left="1340" w:header="0" w:footer="716" w:gutter="0"/>
          <w:pgNumType w:start="30"/>
          <w:cols w:space="720"/>
          <w:formProt w:val="0"/>
          <w:docGrid w:linePitch="100" w:charSpace="-8193"/>
        </w:sectPr>
      </w:pPr>
      <w:r w:rsidRPr="006454E5">
        <w:rPr>
          <w:rFonts w:ascii="Times New Roman" w:hAnsi="Times New Roman" w:cs="Times New Roman"/>
          <w:noProof/>
          <w:sz w:val="26"/>
          <w:szCs w:val="26"/>
        </w:rPr>
        <w:drawing>
          <wp:anchor distT="0" distB="0" distL="0" distR="0" simplePos="0" relativeHeight="251669504" behindDoc="0" locked="0" layoutInCell="0" allowOverlap="1" wp14:anchorId="4E8813A3" wp14:editId="1FF0C138">
            <wp:simplePos x="0" y="0"/>
            <wp:positionH relativeFrom="column">
              <wp:posOffset>63500</wp:posOffset>
            </wp:positionH>
            <wp:positionV relativeFrom="paragraph">
              <wp:posOffset>177165</wp:posOffset>
            </wp:positionV>
            <wp:extent cx="8293735" cy="4903470"/>
            <wp:effectExtent l="0" t="0" r="0" b="0"/>
            <wp:wrapTopAndBottom/>
            <wp:docPr id="30" name="image9.jpg"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A diagram of a computer flowchart&#10;&#10;Description automatically generated"/>
                    <pic:cNvPicPr>
                      <a:picLocks noChangeAspect="1" noChangeArrowheads="1"/>
                    </pic:cNvPicPr>
                  </pic:nvPicPr>
                  <pic:blipFill>
                    <a:blip r:embed="rId86"/>
                    <a:stretch>
                      <a:fillRect/>
                    </a:stretch>
                  </pic:blipFill>
                  <pic:spPr bwMode="auto">
                    <a:xfrm>
                      <a:off x="0" y="0"/>
                      <a:ext cx="8293735" cy="4903470"/>
                    </a:xfrm>
                    <a:prstGeom prst="rect">
                      <a:avLst/>
                    </a:prstGeom>
                    <a:noFill/>
                  </pic:spPr>
                </pic:pic>
              </a:graphicData>
            </a:graphic>
          </wp:anchor>
        </w:drawing>
      </w:r>
    </w:p>
    <w:p w14:paraId="07719E76" w14:textId="63101740" w:rsidR="00314B16" w:rsidRPr="00A60732" w:rsidRDefault="00314B16">
      <w:pPr>
        <w:pStyle w:val="NoSpacing"/>
        <w:rPr>
          <w:szCs w:val="26"/>
        </w:rPr>
        <w:pPrChange w:id="727" w:author="Khanh Cong" w:date="2024-12-21T20:46:00Z" w16du:dateUtc="2024-12-21T13:46:00Z">
          <w:pPr>
            <w:pStyle w:val="Heading3"/>
            <w:keepNext w:val="0"/>
            <w:keepLines w:val="0"/>
            <w:tabs>
              <w:tab w:val="left" w:pos="1110"/>
            </w:tabs>
            <w:ind w:left="1110"/>
          </w:pPr>
        </w:pPrChange>
      </w:pPr>
      <w:bookmarkStart w:id="728" w:name="_l9sd7ewzdtkz"/>
      <w:bookmarkStart w:id="729" w:name="_Toc185447765"/>
      <w:bookmarkStart w:id="730" w:name="_Toc185534229"/>
      <w:bookmarkEnd w:id="728"/>
      <w:del w:id="731" w:author="Khanh Cong" w:date="2024-12-21T20:44:00Z" w16du:dateUtc="2024-12-21T13:44:00Z">
        <w:r w:rsidRPr="00A60732" w:rsidDel="00A60732">
          <w:rPr>
            <w:szCs w:val="26"/>
          </w:rPr>
          <w:lastRenderedPageBreak/>
          <w:delText xml:space="preserve">1. </w:delText>
        </w:r>
      </w:del>
      <w:r w:rsidRPr="00A60732">
        <w:rPr>
          <w:szCs w:val="26"/>
        </w:rPr>
        <w:t>Lớp CustomerStat</w:t>
      </w:r>
      <w:bookmarkEnd w:id="729"/>
      <w:bookmarkEnd w:id="730"/>
    </w:p>
    <w:p w14:paraId="2CD8D682" w14:textId="77777777" w:rsidR="00314B16" w:rsidRPr="006454E5" w:rsidRDefault="00314B16">
      <w:pPr>
        <w:pStyle w:val="normal1"/>
        <w:numPr>
          <w:ilvl w:val="0"/>
          <w:numId w:val="88"/>
        </w:numPr>
        <w:tabs>
          <w:tab w:val="left" w:pos="1110"/>
        </w:tabs>
        <w:spacing w:before="240"/>
        <w:rPr>
          <w:rFonts w:ascii="Times New Roman" w:hAnsi="Times New Roman" w:cs="Times New Roman"/>
          <w:sz w:val="26"/>
          <w:szCs w:val="26"/>
        </w:rPr>
        <w:pPrChange w:id="732" w:author="Khanh Cong" w:date="2024-12-22T21:09:00Z" w16du:dateUtc="2024-12-22T14:09:00Z">
          <w:pPr>
            <w:pStyle w:val="normal1"/>
            <w:numPr>
              <w:numId w:val="58"/>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Thống kê chi tiêu của khách hàng theo ngày.</w:t>
      </w:r>
    </w:p>
    <w:p w14:paraId="15A9F133" w14:textId="77777777" w:rsidR="00314B16" w:rsidRPr="006454E5" w:rsidRDefault="00314B16">
      <w:pPr>
        <w:pStyle w:val="normal1"/>
        <w:numPr>
          <w:ilvl w:val="0"/>
          <w:numId w:val="88"/>
        </w:numPr>
        <w:tabs>
          <w:tab w:val="left" w:pos="1110"/>
        </w:tabs>
        <w:rPr>
          <w:rFonts w:ascii="Times New Roman" w:hAnsi="Times New Roman" w:cs="Times New Roman"/>
          <w:sz w:val="26"/>
          <w:szCs w:val="26"/>
        </w:rPr>
        <w:pPrChange w:id="733" w:author="Khanh Cong" w:date="2024-12-22T21:09:00Z" w16du:dateUtc="2024-12-22T14:09:00Z">
          <w:pPr>
            <w:pStyle w:val="normal1"/>
            <w:numPr>
              <w:numId w:val="58"/>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3396FF4E" w14:textId="77777777" w:rsidR="00314B16" w:rsidRPr="006454E5" w:rsidRDefault="00314B16">
      <w:pPr>
        <w:pStyle w:val="normal1"/>
        <w:numPr>
          <w:ilvl w:val="1"/>
          <w:numId w:val="88"/>
        </w:numPr>
        <w:tabs>
          <w:tab w:val="left" w:pos="1110"/>
        </w:tabs>
        <w:rPr>
          <w:rFonts w:ascii="Times New Roman" w:hAnsi="Times New Roman" w:cs="Times New Roman"/>
          <w:sz w:val="26"/>
          <w:szCs w:val="26"/>
        </w:rPr>
        <w:pPrChange w:id="734"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day: Ngày thống kê.</w:t>
      </w:r>
    </w:p>
    <w:p w14:paraId="42CD1BA4" w14:textId="77777777" w:rsidR="00314B16" w:rsidRPr="006454E5" w:rsidRDefault="00314B16">
      <w:pPr>
        <w:pStyle w:val="normal1"/>
        <w:numPr>
          <w:ilvl w:val="1"/>
          <w:numId w:val="88"/>
        </w:numPr>
        <w:tabs>
          <w:tab w:val="left" w:pos="1110"/>
        </w:tabs>
        <w:rPr>
          <w:rFonts w:ascii="Times New Roman" w:hAnsi="Times New Roman" w:cs="Times New Roman"/>
          <w:sz w:val="26"/>
          <w:szCs w:val="26"/>
        </w:rPr>
        <w:pPrChange w:id="735"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payment: Tổng số tiền chi tiêu của khách hàng trong ngày đó.</w:t>
      </w:r>
    </w:p>
    <w:p w14:paraId="51AA4748" w14:textId="77777777" w:rsidR="00314B16" w:rsidRPr="006454E5" w:rsidRDefault="00314B16">
      <w:pPr>
        <w:pStyle w:val="normal1"/>
        <w:numPr>
          <w:ilvl w:val="0"/>
          <w:numId w:val="88"/>
        </w:numPr>
        <w:tabs>
          <w:tab w:val="left" w:pos="1110"/>
        </w:tabs>
        <w:rPr>
          <w:rFonts w:ascii="Times New Roman" w:hAnsi="Times New Roman" w:cs="Times New Roman"/>
          <w:sz w:val="26"/>
          <w:szCs w:val="26"/>
        </w:rPr>
        <w:pPrChange w:id="736" w:author="Khanh Cong" w:date="2024-12-22T21:09:00Z" w16du:dateUtc="2024-12-22T14:09:00Z">
          <w:pPr>
            <w:pStyle w:val="normal1"/>
            <w:numPr>
              <w:numId w:val="58"/>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0C7D73CB" w14:textId="77777777" w:rsidR="00314B16" w:rsidRPr="006454E5" w:rsidRDefault="00314B16">
      <w:pPr>
        <w:pStyle w:val="normal1"/>
        <w:numPr>
          <w:ilvl w:val="1"/>
          <w:numId w:val="88"/>
        </w:numPr>
        <w:tabs>
          <w:tab w:val="left" w:pos="1110"/>
        </w:tabs>
        <w:rPr>
          <w:rFonts w:ascii="Times New Roman" w:hAnsi="Times New Roman" w:cs="Times New Roman"/>
          <w:sz w:val="26"/>
          <w:szCs w:val="26"/>
        </w:rPr>
        <w:pPrChange w:id="737"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getStatsByDay(Date day): List&lt;CustomerStat&gt; – Lấy dữ liệu thống kê chi tiêu theo ngày.</w:t>
      </w:r>
    </w:p>
    <w:p w14:paraId="43CFF608" w14:textId="77777777" w:rsidR="00314B16" w:rsidRPr="006454E5" w:rsidRDefault="00314B16">
      <w:pPr>
        <w:pStyle w:val="normal1"/>
        <w:numPr>
          <w:ilvl w:val="1"/>
          <w:numId w:val="88"/>
        </w:numPr>
        <w:tabs>
          <w:tab w:val="left" w:pos="1110"/>
        </w:tabs>
        <w:rPr>
          <w:rFonts w:ascii="Times New Roman" w:hAnsi="Times New Roman" w:cs="Times New Roman"/>
          <w:sz w:val="26"/>
          <w:szCs w:val="26"/>
        </w:rPr>
        <w:pPrChange w:id="738"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addStat(CustomerStat stat): Boolean – Thêm dữ liệu thống kê mới.</w:t>
      </w:r>
    </w:p>
    <w:p w14:paraId="1C1E6F18" w14:textId="77777777" w:rsidR="00314B16" w:rsidRPr="006454E5" w:rsidRDefault="00314B16">
      <w:pPr>
        <w:pStyle w:val="normal1"/>
        <w:numPr>
          <w:ilvl w:val="1"/>
          <w:numId w:val="88"/>
        </w:numPr>
        <w:tabs>
          <w:tab w:val="left" w:pos="1110"/>
        </w:tabs>
        <w:rPr>
          <w:rFonts w:ascii="Times New Roman" w:hAnsi="Times New Roman" w:cs="Times New Roman"/>
          <w:sz w:val="26"/>
          <w:szCs w:val="26"/>
        </w:rPr>
        <w:pPrChange w:id="739"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updateStat(CustomerStat stat): Boolean – Cập nhật dữ liệu thống kê chi tiêu.</w:t>
      </w:r>
    </w:p>
    <w:p w14:paraId="5698AB8E" w14:textId="77777777" w:rsidR="00314B16" w:rsidRPr="006454E5" w:rsidRDefault="00314B16">
      <w:pPr>
        <w:pStyle w:val="normal1"/>
        <w:numPr>
          <w:ilvl w:val="1"/>
          <w:numId w:val="88"/>
        </w:numPr>
        <w:tabs>
          <w:tab w:val="left" w:pos="1110"/>
        </w:tabs>
        <w:spacing w:after="240"/>
        <w:rPr>
          <w:rFonts w:ascii="Times New Roman" w:hAnsi="Times New Roman" w:cs="Times New Roman"/>
          <w:sz w:val="26"/>
          <w:szCs w:val="26"/>
        </w:rPr>
        <w:pPrChange w:id="740" w:author="Khanh Cong" w:date="2024-12-22T21:09:00Z" w16du:dateUtc="2024-12-22T14:09:00Z">
          <w:pPr>
            <w:pStyle w:val="normal1"/>
            <w:numPr>
              <w:ilvl w:val="1"/>
              <w:numId w:val="58"/>
            </w:numPr>
            <w:tabs>
              <w:tab w:val="num" w:pos="0"/>
              <w:tab w:val="left" w:pos="1110"/>
            </w:tabs>
            <w:spacing w:after="240"/>
            <w:ind w:left="1440" w:hanging="360"/>
          </w:pPr>
        </w:pPrChange>
      </w:pPr>
      <w:r w:rsidRPr="006454E5">
        <w:rPr>
          <w:rFonts w:ascii="Times New Roman" w:hAnsi="Times New Roman" w:cs="Times New Roman"/>
          <w:sz w:val="26"/>
          <w:szCs w:val="26"/>
        </w:rPr>
        <w:t>deleteStat(Date day): Boolean – Xóa dữ liệu thống kê theo ngày.</w:t>
      </w:r>
    </w:p>
    <w:p w14:paraId="39FA5D7F" w14:textId="77777777" w:rsidR="00314B16" w:rsidRPr="00A60732" w:rsidRDefault="00314B16">
      <w:pPr>
        <w:pStyle w:val="NoSpacing"/>
        <w:rPr>
          <w:szCs w:val="26"/>
        </w:rPr>
        <w:pPrChange w:id="741" w:author="Khanh Cong" w:date="2024-12-21T20:46:00Z" w16du:dateUtc="2024-12-21T13:46:00Z">
          <w:pPr>
            <w:pStyle w:val="Heading3"/>
            <w:keepNext w:val="0"/>
            <w:keepLines w:val="0"/>
            <w:tabs>
              <w:tab w:val="left" w:pos="1110"/>
            </w:tabs>
            <w:ind w:left="1110" w:hanging="359"/>
          </w:pPr>
        </w:pPrChange>
      </w:pPr>
      <w:bookmarkStart w:id="742" w:name="_sitwuym0hu4r"/>
      <w:bookmarkStart w:id="743" w:name="_Toc185447766"/>
      <w:bookmarkStart w:id="744" w:name="_Toc185534230"/>
      <w:bookmarkEnd w:id="742"/>
      <w:del w:id="745" w:author="Khanh Cong" w:date="2024-12-21T20:46:00Z" w16du:dateUtc="2024-12-21T13:46:00Z">
        <w:r w:rsidRPr="00A60732" w:rsidDel="00A60732">
          <w:rPr>
            <w:szCs w:val="26"/>
          </w:rPr>
          <w:delText xml:space="preserve">3. </w:delText>
        </w:r>
      </w:del>
      <w:r w:rsidRPr="00A60732">
        <w:rPr>
          <w:szCs w:val="26"/>
        </w:rPr>
        <w:t>Lớp ProductStat</w:t>
      </w:r>
      <w:bookmarkEnd w:id="743"/>
      <w:bookmarkEnd w:id="744"/>
    </w:p>
    <w:p w14:paraId="54E1B517" w14:textId="77777777" w:rsidR="00314B16" w:rsidRPr="006454E5" w:rsidRDefault="00314B16">
      <w:pPr>
        <w:pStyle w:val="normal1"/>
        <w:numPr>
          <w:ilvl w:val="0"/>
          <w:numId w:val="89"/>
        </w:numPr>
        <w:tabs>
          <w:tab w:val="left" w:pos="1110"/>
        </w:tabs>
        <w:spacing w:before="240"/>
        <w:rPr>
          <w:rFonts w:ascii="Times New Roman" w:hAnsi="Times New Roman" w:cs="Times New Roman"/>
          <w:sz w:val="26"/>
          <w:szCs w:val="26"/>
        </w:rPr>
        <w:pPrChange w:id="746" w:author="Khanh Cong" w:date="2024-12-22T21:10:00Z" w16du:dateUtc="2024-12-22T14:10:00Z">
          <w:pPr>
            <w:pStyle w:val="normal1"/>
            <w:numPr>
              <w:numId w:val="59"/>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Thống kê số lượng bán và đánh giá sản phẩm.</w:t>
      </w:r>
    </w:p>
    <w:p w14:paraId="71ED1908" w14:textId="77777777" w:rsidR="00314B16" w:rsidRPr="006454E5" w:rsidRDefault="00314B16">
      <w:pPr>
        <w:pStyle w:val="normal1"/>
        <w:numPr>
          <w:ilvl w:val="0"/>
          <w:numId w:val="89"/>
        </w:numPr>
        <w:tabs>
          <w:tab w:val="left" w:pos="1110"/>
        </w:tabs>
        <w:rPr>
          <w:rFonts w:ascii="Times New Roman" w:hAnsi="Times New Roman" w:cs="Times New Roman"/>
          <w:sz w:val="26"/>
          <w:szCs w:val="26"/>
        </w:rPr>
        <w:pPrChange w:id="747" w:author="Khanh Cong" w:date="2024-12-22T21:10:00Z" w16du:dateUtc="2024-12-22T14:10:00Z">
          <w:pPr>
            <w:pStyle w:val="normal1"/>
            <w:numPr>
              <w:numId w:val="59"/>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2FE63467" w14:textId="77777777" w:rsidR="00314B16" w:rsidRPr="006454E5" w:rsidRDefault="00314B16">
      <w:pPr>
        <w:pStyle w:val="normal1"/>
        <w:numPr>
          <w:ilvl w:val="1"/>
          <w:numId w:val="89"/>
        </w:numPr>
        <w:tabs>
          <w:tab w:val="left" w:pos="1110"/>
        </w:tabs>
        <w:rPr>
          <w:rFonts w:ascii="Times New Roman" w:hAnsi="Times New Roman" w:cs="Times New Roman"/>
          <w:sz w:val="26"/>
          <w:szCs w:val="26"/>
        </w:rPr>
        <w:pPrChange w:id="748"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productstat_id: Mã định danh thống kê.</w:t>
      </w:r>
    </w:p>
    <w:p w14:paraId="2D752DDC" w14:textId="77777777" w:rsidR="00314B16" w:rsidRPr="006454E5" w:rsidRDefault="00314B16">
      <w:pPr>
        <w:pStyle w:val="normal1"/>
        <w:numPr>
          <w:ilvl w:val="1"/>
          <w:numId w:val="89"/>
        </w:numPr>
        <w:tabs>
          <w:tab w:val="left" w:pos="1110"/>
        </w:tabs>
        <w:rPr>
          <w:rFonts w:ascii="Times New Roman" w:hAnsi="Times New Roman" w:cs="Times New Roman"/>
          <w:sz w:val="26"/>
          <w:szCs w:val="26"/>
        </w:rPr>
        <w:pPrChange w:id="749"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quantity_sold: Số lượng sản phẩm đã bán.</w:t>
      </w:r>
    </w:p>
    <w:p w14:paraId="036D0D9E" w14:textId="77777777" w:rsidR="00314B16" w:rsidRPr="006454E5" w:rsidRDefault="00314B16">
      <w:pPr>
        <w:pStyle w:val="normal1"/>
        <w:numPr>
          <w:ilvl w:val="1"/>
          <w:numId w:val="89"/>
        </w:numPr>
        <w:tabs>
          <w:tab w:val="left" w:pos="1110"/>
        </w:tabs>
        <w:rPr>
          <w:rFonts w:ascii="Times New Roman" w:hAnsi="Times New Roman" w:cs="Times New Roman"/>
          <w:sz w:val="26"/>
          <w:szCs w:val="26"/>
        </w:rPr>
        <w:pPrChange w:id="750"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rate: Tỷ lệ đánh giá trung bình.</w:t>
      </w:r>
    </w:p>
    <w:p w14:paraId="09B01ED3" w14:textId="77777777" w:rsidR="00314B16" w:rsidRPr="006454E5" w:rsidRDefault="00314B16">
      <w:pPr>
        <w:pStyle w:val="normal1"/>
        <w:numPr>
          <w:ilvl w:val="0"/>
          <w:numId w:val="89"/>
        </w:numPr>
        <w:tabs>
          <w:tab w:val="left" w:pos="1110"/>
        </w:tabs>
        <w:rPr>
          <w:rFonts w:ascii="Times New Roman" w:hAnsi="Times New Roman" w:cs="Times New Roman"/>
          <w:sz w:val="26"/>
          <w:szCs w:val="26"/>
        </w:rPr>
        <w:pPrChange w:id="751" w:author="Khanh Cong" w:date="2024-12-22T21:10:00Z" w16du:dateUtc="2024-12-22T14:10:00Z">
          <w:pPr>
            <w:pStyle w:val="normal1"/>
            <w:numPr>
              <w:numId w:val="59"/>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449B2F83" w14:textId="77777777" w:rsidR="00314B16" w:rsidRPr="006454E5" w:rsidRDefault="00314B16">
      <w:pPr>
        <w:pStyle w:val="normal1"/>
        <w:numPr>
          <w:ilvl w:val="1"/>
          <w:numId w:val="89"/>
        </w:numPr>
        <w:tabs>
          <w:tab w:val="left" w:pos="1110"/>
        </w:tabs>
        <w:rPr>
          <w:rFonts w:ascii="Times New Roman" w:hAnsi="Times New Roman" w:cs="Times New Roman"/>
          <w:sz w:val="26"/>
          <w:szCs w:val="26"/>
        </w:rPr>
        <w:pPrChange w:id="752"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getStatByProduct(Product product): ProductStat – Lấy thống kê theo sản phẩm.</w:t>
      </w:r>
    </w:p>
    <w:p w14:paraId="107A8A89" w14:textId="77777777" w:rsidR="00314B16" w:rsidRPr="006454E5" w:rsidRDefault="00314B16">
      <w:pPr>
        <w:pStyle w:val="normal1"/>
        <w:numPr>
          <w:ilvl w:val="1"/>
          <w:numId w:val="89"/>
        </w:numPr>
        <w:tabs>
          <w:tab w:val="left" w:pos="1110"/>
        </w:tabs>
        <w:rPr>
          <w:rFonts w:ascii="Times New Roman" w:hAnsi="Times New Roman" w:cs="Times New Roman"/>
          <w:sz w:val="26"/>
          <w:szCs w:val="26"/>
        </w:rPr>
        <w:pPrChange w:id="753"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addStat(ProductStat stat): Boolean – Thêm dữ liệu thống kê mới.</w:t>
      </w:r>
    </w:p>
    <w:p w14:paraId="48216A5C" w14:textId="77777777" w:rsidR="00314B16" w:rsidRPr="006454E5" w:rsidRDefault="00314B16">
      <w:pPr>
        <w:pStyle w:val="normal1"/>
        <w:numPr>
          <w:ilvl w:val="1"/>
          <w:numId w:val="89"/>
        </w:numPr>
        <w:tabs>
          <w:tab w:val="left" w:pos="1110"/>
        </w:tabs>
        <w:rPr>
          <w:rFonts w:ascii="Times New Roman" w:hAnsi="Times New Roman" w:cs="Times New Roman"/>
          <w:sz w:val="26"/>
          <w:szCs w:val="26"/>
        </w:rPr>
        <w:pPrChange w:id="754"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updateStat(ProductStat stat): Boolean – Cập nhật dữ liệu thống kê.</w:t>
      </w:r>
    </w:p>
    <w:p w14:paraId="44FA14ED" w14:textId="77777777" w:rsidR="00314B16" w:rsidRPr="006454E5" w:rsidRDefault="00314B16">
      <w:pPr>
        <w:pStyle w:val="normal1"/>
        <w:numPr>
          <w:ilvl w:val="1"/>
          <w:numId w:val="89"/>
        </w:numPr>
        <w:tabs>
          <w:tab w:val="left" w:pos="1110"/>
        </w:tabs>
        <w:spacing w:after="240"/>
        <w:rPr>
          <w:rFonts w:ascii="Times New Roman" w:hAnsi="Times New Roman" w:cs="Times New Roman"/>
          <w:sz w:val="26"/>
          <w:szCs w:val="26"/>
        </w:rPr>
        <w:pPrChange w:id="755" w:author="Khanh Cong" w:date="2024-12-22T21:10:00Z" w16du:dateUtc="2024-12-22T14:10:00Z">
          <w:pPr>
            <w:pStyle w:val="normal1"/>
            <w:numPr>
              <w:ilvl w:val="1"/>
              <w:numId w:val="59"/>
            </w:numPr>
            <w:tabs>
              <w:tab w:val="num" w:pos="0"/>
              <w:tab w:val="left" w:pos="1110"/>
            </w:tabs>
            <w:spacing w:after="240"/>
            <w:ind w:left="1440" w:hanging="360"/>
          </w:pPr>
        </w:pPrChange>
      </w:pPr>
      <w:r w:rsidRPr="006454E5">
        <w:rPr>
          <w:rFonts w:ascii="Times New Roman" w:hAnsi="Times New Roman" w:cs="Times New Roman"/>
          <w:sz w:val="26"/>
          <w:szCs w:val="26"/>
        </w:rPr>
        <w:t>deleteStat(String productstat_id): Boolean – Xóa dữ liệu thống kê sản phẩm.</w:t>
      </w:r>
    </w:p>
    <w:p w14:paraId="4901A934" w14:textId="77777777" w:rsidR="00314B16" w:rsidRPr="006454E5" w:rsidRDefault="00314B16">
      <w:pPr>
        <w:pStyle w:val="NoSpacing"/>
        <w:pPrChange w:id="756" w:author="Khanh Cong" w:date="2024-12-21T20:46:00Z" w16du:dateUtc="2024-12-21T13:46:00Z">
          <w:pPr>
            <w:pStyle w:val="Heading3"/>
            <w:keepNext w:val="0"/>
            <w:keepLines w:val="0"/>
            <w:tabs>
              <w:tab w:val="left" w:pos="1110"/>
            </w:tabs>
            <w:ind w:left="1110" w:hanging="359"/>
          </w:pPr>
        </w:pPrChange>
      </w:pPr>
      <w:bookmarkStart w:id="757" w:name="_df5kxz87uqpu"/>
      <w:bookmarkStart w:id="758" w:name="_Toc185447767"/>
      <w:bookmarkStart w:id="759" w:name="_Toc185534231"/>
      <w:bookmarkEnd w:id="757"/>
      <w:del w:id="760" w:author="Khanh Cong" w:date="2024-12-21T20:46:00Z" w16du:dateUtc="2024-12-21T13:46:00Z">
        <w:r w:rsidRPr="006454E5" w:rsidDel="00A60732">
          <w:delText xml:space="preserve">4. </w:delText>
        </w:r>
      </w:del>
      <w:r w:rsidRPr="006454E5">
        <w:t>Lớp Cart_detail</w:t>
      </w:r>
      <w:bookmarkEnd w:id="758"/>
      <w:bookmarkEnd w:id="759"/>
    </w:p>
    <w:p w14:paraId="5FC51950" w14:textId="77777777" w:rsidR="00314B16" w:rsidRPr="006454E5" w:rsidRDefault="00314B16" w:rsidP="00314B16">
      <w:pPr>
        <w:pStyle w:val="normal1"/>
        <w:numPr>
          <w:ilvl w:val="0"/>
          <w:numId w:val="3"/>
        </w:numPr>
        <w:tabs>
          <w:tab w:val="clear" w:pos="720"/>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 trong giỏ hàng.</w:t>
      </w:r>
    </w:p>
    <w:p w14:paraId="276901B5" w14:textId="77777777" w:rsidR="00314B16" w:rsidRPr="006454E5" w:rsidRDefault="00314B16" w:rsidP="00314B16">
      <w:pPr>
        <w:pStyle w:val="normal1"/>
        <w:numPr>
          <w:ilvl w:val="0"/>
          <w:numId w:val="3"/>
        </w:numPr>
        <w:tabs>
          <w:tab w:val="clear" w:pos="720"/>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027348F6"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cart_detail_id: Mã định danh.</w:t>
      </w:r>
    </w:p>
    <w:p w14:paraId="1BC2AE6E"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quantity: Số lượng sản phẩm.</w:t>
      </w:r>
    </w:p>
    <w:p w14:paraId="16AA7A1F"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create_at: Ngày tạo.</w:t>
      </w:r>
    </w:p>
    <w:p w14:paraId="251BBEAC"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update_at: Ngày cập nhật.</w:t>
      </w:r>
    </w:p>
    <w:p w14:paraId="346E83EF"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cart: Thông tin giỏ hàng liên kết.</w:t>
      </w:r>
    </w:p>
    <w:p w14:paraId="0EC82B30"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product: Thông tin sản phẩm liên kết.</w:t>
      </w:r>
    </w:p>
    <w:p w14:paraId="302D8F3B" w14:textId="77777777" w:rsidR="00314B16" w:rsidRPr="006454E5" w:rsidRDefault="00314B16" w:rsidP="00314B16">
      <w:pPr>
        <w:pStyle w:val="normal1"/>
        <w:numPr>
          <w:ilvl w:val="0"/>
          <w:numId w:val="3"/>
        </w:numPr>
        <w:tabs>
          <w:tab w:val="clear" w:pos="720"/>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5EDC8626"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changeCartDetail(Cart_detail detail): Boolean – Thêm, sửa, xóa sản phẩm trong giỏ hàng.</w:t>
      </w:r>
    </w:p>
    <w:p w14:paraId="4D135717" w14:textId="77777777" w:rsidR="00314B16" w:rsidRPr="006454E5" w:rsidRDefault="00314B16" w:rsidP="00314B16">
      <w:pPr>
        <w:pStyle w:val="normal1"/>
        <w:numPr>
          <w:ilvl w:val="1"/>
          <w:numId w:val="3"/>
        </w:numPr>
        <w:tabs>
          <w:tab w:val="left" w:pos="1110"/>
        </w:tabs>
        <w:spacing w:after="240"/>
        <w:ind w:left="1440"/>
        <w:rPr>
          <w:rFonts w:ascii="Times New Roman" w:hAnsi="Times New Roman" w:cs="Times New Roman"/>
          <w:sz w:val="26"/>
          <w:szCs w:val="26"/>
        </w:rPr>
      </w:pPr>
      <w:r w:rsidRPr="006454E5">
        <w:rPr>
          <w:rFonts w:ascii="Times New Roman" w:hAnsi="Times New Roman" w:cs="Times New Roman"/>
          <w:sz w:val="26"/>
          <w:szCs w:val="26"/>
        </w:rPr>
        <w:t>getByCart(Cart cart): List&lt;Cart_detail&gt; – Lấy danh sách sản phẩm trong giỏ hàng.</w:t>
      </w:r>
    </w:p>
    <w:p w14:paraId="7A00EDC9" w14:textId="77777777" w:rsidR="00314B16" w:rsidRPr="006454E5" w:rsidRDefault="00314B16">
      <w:pPr>
        <w:pStyle w:val="NoSpacing"/>
        <w:pPrChange w:id="761" w:author="Khanh Cong" w:date="2024-12-22T21:03:00Z" w16du:dateUtc="2024-12-22T14:03:00Z">
          <w:pPr>
            <w:pStyle w:val="Heading3"/>
            <w:keepNext w:val="0"/>
            <w:keepLines w:val="0"/>
            <w:tabs>
              <w:tab w:val="left" w:pos="1110"/>
            </w:tabs>
            <w:ind w:left="1110" w:hanging="359"/>
          </w:pPr>
        </w:pPrChange>
      </w:pPr>
      <w:bookmarkStart w:id="762" w:name="_ksavqnsjkhza"/>
      <w:bookmarkStart w:id="763" w:name="_Toc185447768"/>
      <w:bookmarkStart w:id="764" w:name="_Toc185534232"/>
      <w:bookmarkStart w:id="765" w:name="_Toc185706980"/>
      <w:bookmarkEnd w:id="762"/>
      <w:del w:id="766" w:author="Khanh Cong" w:date="2024-12-22T21:03:00Z" w16du:dateUtc="2024-12-22T14:03:00Z">
        <w:r w:rsidRPr="006454E5" w:rsidDel="003B22ED">
          <w:delText xml:space="preserve">5. </w:delText>
        </w:r>
      </w:del>
      <w:r w:rsidRPr="006454E5">
        <w:t>Lớp Cart</w:t>
      </w:r>
      <w:bookmarkEnd w:id="763"/>
      <w:bookmarkEnd w:id="764"/>
      <w:bookmarkEnd w:id="765"/>
    </w:p>
    <w:p w14:paraId="10AF2F75" w14:textId="77777777" w:rsidR="00314B16" w:rsidRPr="006454E5" w:rsidRDefault="00314B16">
      <w:pPr>
        <w:pStyle w:val="normal1"/>
        <w:numPr>
          <w:ilvl w:val="0"/>
          <w:numId w:val="90"/>
        </w:numPr>
        <w:tabs>
          <w:tab w:val="left" w:pos="1110"/>
        </w:tabs>
        <w:spacing w:before="240"/>
        <w:rPr>
          <w:rFonts w:ascii="Times New Roman" w:hAnsi="Times New Roman" w:cs="Times New Roman"/>
          <w:sz w:val="26"/>
          <w:szCs w:val="26"/>
        </w:rPr>
        <w:pPrChange w:id="767" w:author="Khanh Cong" w:date="2024-12-22T21:10:00Z" w16du:dateUtc="2024-12-22T14:10:00Z">
          <w:pPr>
            <w:pStyle w:val="normal1"/>
            <w:numPr>
              <w:numId w:val="60"/>
            </w:numPr>
            <w:tabs>
              <w:tab w:val="num" w:pos="0"/>
              <w:tab w:val="left" w:pos="1110"/>
            </w:tabs>
            <w:spacing w:before="240"/>
            <w:ind w:left="720" w:hanging="360"/>
          </w:pPr>
        </w:pPrChange>
      </w:pPr>
      <w:r w:rsidRPr="006454E5">
        <w:rPr>
          <w:rFonts w:ascii="Times New Roman" w:hAnsi="Times New Roman" w:cs="Times New Roman"/>
          <w:b/>
          <w:sz w:val="26"/>
          <w:szCs w:val="26"/>
        </w:rPr>
        <w:lastRenderedPageBreak/>
        <w:t>Định nghĩa</w:t>
      </w:r>
      <w:r w:rsidRPr="006454E5">
        <w:rPr>
          <w:rFonts w:ascii="Times New Roman" w:hAnsi="Times New Roman" w:cs="Times New Roman"/>
          <w:sz w:val="26"/>
          <w:szCs w:val="26"/>
        </w:rPr>
        <w:t>: Thông tin về giỏ hàng.</w:t>
      </w:r>
    </w:p>
    <w:p w14:paraId="2BBC63A9" w14:textId="77777777" w:rsidR="00314B16" w:rsidRPr="006454E5" w:rsidRDefault="00314B16">
      <w:pPr>
        <w:pStyle w:val="normal1"/>
        <w:numPr>
          <w:ilvl w:val="0"/>
          <w:numId w:val="90"/>
        </w:numPr>
        <w:tabs>
          <w:tab w:val="left" w:pos="1110"/>
        </w:tabs>
        <w:rPr>
          <w:rFonts w:ascii="Times New Roman" w:hAnsi="Times New Roman" w:cs="Times New Roman"/>
          <w:sz w:val="26"/>
          <w:szCs w:val="26"/>
        </w:rPr>
        <w:pPrChange w:id="768" w:author="Khanh Cong" w:date="2024-12-22T21:10:00Z" w16du:dateUtc="2024-12-22T14:10:00Z">
          <w:pPr>
            <w:pStyle w:val="normal1"/>
            <w:numPr>
              <w:numId w:val="60"/>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75482129" w14:textId="77777777" w:rsidR="00314B16" w:rsidRPr="006454E5" w:rsidRDefault="00314B16">
      <w:pPr>
        <w:pStyle w:val="normal1"/>
        <w:numPr>
          <w:ilvl w:val="1"/>
          <w:numId w:val="90"/>
        </w:numPr>
        <w:tabs>
          <w:tab w:val="left" w:pos="1110"/>
        </w:tabs>
        <w:rPr>
          <w:rFonts w:ascii="Times New Roman" w:hAnsi="Times New Roman" w:cs="Times New Roman"/>
          <w:sz w:val="26"/>
          <w:szCs w:val="26"/>
        </w:rPr>
        <w:pPrChange w:id="769"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cart_id: Mã định danh.</w:t>
      </w:r>
    </w:p>
    <w:p w14:paraId="6B2D08C5" w14:textId="77777777" w:rsidR="00314B16" w:rsidRPr="006454E5" w:rsidRDefault="00314B16">
      <w:pPr>
        <w:pStyle w:val="normal1"/>
        <w:numPr>
          <w:ilvl w:val="1"/>
          <w:numId w:val="90"/>
        </w:numPr>
        <w:tabs>
          <w:tab w:val="left" w:pos="1110"/>
        </w:tabs>
        <w:rPr>
          <w:rFonts w:ascii="Times New Roman" w:hAnsi="Times New Roman" w:cs="Times New Roman"/>
          <w:sz w:val="26"/>
          <w:szCs w:val="26"/>
        </w:rPr>
        <w:pPrChange w:id="770"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create_at: Ngày tạo.</w:t>
      </w:r>
    </w:p>
    <w:p w14:paraId="39B6568B" w14:textId="77777777" w:rsidR="00314B16" w:rsidRPr="006454E5" w:rsidRDefault="00314B16">
      <w:pPr>
        <w:pStyle w:val="normal1"/>
        <w:numPr>
          <w:ilvl w:val="1"/>
          <w:numId w:val="90"/>
        </w:numPr>
        <w:tabs>
          <w:tab w:val="left" w:pos="1110"/>
        </w:tabs>
        <w:rPr>
          <w:rFonts w:ascii="Times New Roman" w:hAnsi="Times New Roman" w:cs="Times New Roman"/>
          <w:sz w:val="26"/>
          <w:szCs w:val="26"/>
        </w:rPr>
        <w:pPrChange w:id="771"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update_at: Ngày cập nhật.</w:t>
      </w:r>
    </w:p>
    <w:p w14:paraId="2322D868" w14:textId="77777777" w:rsidR="00314B16" w:rsidRPr="006454E5" w:rsidRDefault="00314B16">
      <w:pPr>
        <w:pStyle w:val="normal1"/>
        <w:numPr>
          <w:ilvl w:val="1"/>
          <w:numId w:val="90"/>
        </w:numPr>
        <w:tabs>
          <w:tab w:val="left" w:pos="1110"/>
        </w:tabs>
        <w:rPr>
          <w:rFonts w:ascii="Times New Roman" w:hAnsi="Times New Roman" w:cs="Times New Roman"/>
          <w:sz w:val="26"/>
          <w:szCs w:val="26"/>
        </w:rPr>
        <w:pPrChange w:id="772"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customer: Thông tin khách hàng.</w:t>
      </w:r>
    </w:p>
    <w:p w14:paraId="0AD4D351" w14:textId="77777777" w:rsidR="00314B16" w:rsidRPr="006454E5" w:rsidRDefault="00314B16">
      <w:pPr>
        <w:pStyle w:val="normal1"/>
        <w:numPr>
          <w:ilvl w:val="1"/>
          <w:numId w:val="90"/>
        </w:numPr>
        <w:tabs>
          <w:tab w:val="left" w:pos="1110"/>
        </w:tabs>
        <w:rPr>
          <w:rFonts w:ascii="Times New Roman" w:hAnsi="Times New Roman" w:cs="Times New Roman"/>
          <w:sz w:val="26"/>
          <w:szCs w:val="26"/>
        </w:rPr>
        <w:pPrChange w:id="773"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cart_details: Danh sách sản phẩm trong giỏ.</w:t>
      </w:r>
    </w:p>
    <w:p w14:paraId="21BB937C" w14:textId="77777777" w:rsidR="00314B16" w:rsidRPr="006454E5" w:rsidRDefault="00314B16">
      <w:pPr>
        <w:pStyle w:val="normal1"/>
        <w:numPr>
          <w:ilvl w:val="0"/>
          <w:numId w:val="90"/>
        </w:numPr>
        <w:tabs>
          <w:tab w:val="left" w:pos="1110"/>
        </w:tabs>
        <w:rPr>
          <w:rFonts w:ascii="Times New Roman" w:hAnsi="Times New Roman" w:cs="Times New Roman"/>
          <w:sz w:val="26"/>
          <w:szCs w:val="26"/>
        </w:rPr>
        <w:pPrChange w:id="774" w:author="Khanh Cong" w:date="2024-12-22T21:10:00Z" w16du:dateUtc="2024-12-22T14:10:00Z">
          <w:pPr>
            <w:pStyle w:val="normal1"/>
            <w:numPr>
              <w:numId w:val="60"/>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415B358" w14:textId="77777777" w:rsidR="00314B16" w:rsidRPr="006454E5" w:rsidRDefault="00314B16">
      <w:pPr>
        <w:pStyle w:val="normal1"/>
        <w:numPr>
          <w:ilvl w:val="1"/>
          <w:numId w:val="90"/>
        </w:numPr>
        <w:tabs>
          <w:tab w:val="left" w:pos="1110"/>
        </w:tabs>
        <w:rPr>
          <w:rFonts w:ascii="Times New Roman" w:hAnsi="Times New Roman" w:cs="Times New Roman"/>
          <w:sz w:val="26"/>
          <w:szCs w:val="26"/>
        </w:rPr>
        <w:pPrChange w:id="775"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changeCart(Cart cart): Boolean – Thêm, sửa giỏ hàng.</w:t>
      </w:r>
    </w:p>
    <w:p w14:paraId="3F8E12C2" w14:textId="77777777" w:rsidR="00314B16" w:rsidRPr="006454E5" w:rsidRDefault="00314B16">
      <w:pPr>
        <w:pStyle w:val="normal1"/>
        <w:numPr>
          <w:ilvl w:val="1"/>
          <w:numId w:val="90"/>
        </w:numPr>
        <w:tabs>
          <w:tab w:val="left" w:pos="1110"/>
        </w:tabs>
        <w:spacing w:after="240"/>
        <w:rPr>
          <w:rFonts w:ascii="Times New Roman" w:hAnsi="Times New Roman" w:cs="Times New Roman"/>
          <w:sz w:val="26"/>
          <w:szCs w:val="26"/>
        </w:rPr>
        <w:pPrChange w:id="776" w:author="Khanh Cong" w:date="2024-12-22T21:10:00Z" w16du:dateUtc="2024-12-22T14:10:00Z">
          <w:pPr>
            <w:pStyle w:val="normal1"/>
            <w:numPr>
              <w:ilvl w:val="1"/>
              <w:numId w:val="60"/>
            </w:numPr>
            <w:tabs>
              <w:tab w:val="num" w:pos="0"/>
              <w:tab w:val="left" w:pos="1110"/>
            </w:tabs>
            <w:spacing w:after="240"/>
            <w:ind w:left="1440" w:hanging="360"/>
          </w:pPr>
        </w:pPrChange>
      </w:pPr>
      <w:r w:rsidRPr="006454E5">
        <w:rPr>
          <w:rFonts w:ascii="Times New Roman" w:hAnsi="Times New Roman" w:cs="Times New Roman"/>
          <w:sz w:val="26"/>
          <w:szCs w:val="26"/>
        </w:rPr>
        <w:t>getCartByCustomer(Customer customer): Cart – Lấy giỏ hàng của khách hàng.</w:t>
      </w:r>
    </w:p>
    <w:p w14:paraId="48726382" w14:textId="77777777" w:rsidR="00314B16" w:rsidRPr="006454E5" w:rsidRDefault="00314B16">
      <w:pPr>
        <w:pStyle w:val="NoSpacing"/>
        <w:pPrChange w:id="777" w:author="Khanh Cong" w:date="2024-12-21T20:47:00Z" w16du:dateUtc="2024-12-21T13:47:00Z">
          <w:pPr>
            <w:pStyle w:val="Heading3"/>
            <w:keepNext w:val="0"/>
            <w:keepLines w:val="0"/>
            <w:tabs>
              <w:tab w:val="left" w:pos="1110"/>
            </w:tabs>
            <w:ind w:left="1110" w:hanging="359"/>
          </w:pPr>
        </w:pPrChange>
      </w:pPr>
      <w:bookmarkStart w:id="778" w:name="_w4dmk3ivyrj9"/>
      <w:bookmarkStart w:id="779" w:name="_Toc185447769"/>
      <w:bookmarkStart w:id="780" w:name="_Toc185534233"/>
      <w:bookmarkEnd w:id="778"/>
      <w:del w:id="781" w:author="Khanh Cong" w:date="2024-12-21T20:47:00Z" w16du:dateUtc="2024-12-21T13:47:00Z">
        <w:r w:rsidRPr="006454E5" w:rsidDel="00A60732">
          <w:delText xml:space="preserve">6. </w:delText>
        </w:r>
      </w:del>
      <w:r w:rsidRPr="006454E5">
        <w:t>Lớp Category</w:t>
      </w:r>
      <w:bookmarkEnd w:id="779"/>
      <w:bookmarkEnd w:id="780"/>
    </w:p>
    <w:p w14:paraId="6760538E" w14:textId="77777777" w:rsidR="00314B16" w:rsidRPr="006454E5" w:rsidRDefault="00314B16">
      <w:pPr>
        <w:pStyle w:val="normal1"/>
        <w:numPr>
          <w:ilvl w:val="0"/>
          <w:numId w:val="91"/>
        </w:numPr>
        <w:tabs>
          <w:tab w:val="left" w:pos="1110"/>
        </w:tabs>
        <w:spacing w:before="240"/>
        <w:rPr>
          <w:rFonts w:ascii="Times New Roman" w:hAnsi="Times New Roman" w:cs="Times New Roman"/>
          <w:sz w:val="26"/>
          <w:szCs w:val="26"/>
        </w:rPr>
        <w:pPrChange w:id="782" w:author="Khanh Cong" w:date="2024-12-22T21:10:00Z" w16du:dateUtc="2024-12-22T14:10:00Z">
          <w:pPr>
            <w:pStyle w:val="normal1"/>
            <w:numPr>
              <w:numId w:val="4"/>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loại sản phẩm.</w:t>
      </w:r>
    </w:p>
    <w:p w14:paraId="75726CE9" w14:textId="77777777" w:rsidR="00314B16" w:rsidRPr="006454E5" w:rsidRDefault="00314B16">
      <w:pPr>
        <w:pStyle w:val="normal1"/>
        <w:numPr>
          <w:ilvl w:val="0"/>
          <w:numId w:val="91"/>
        </w:numPr>
        <w:tabs>
          <w:tab w:val="left" w:pos="1110"/>
        </w:tabs>
        <w:rPr>
          <w:rFonts w:ascii="Times New Roman" w:hAnsi="Times New Roman" w:cs="Times New Roman"/>
          <w:sz w:val="26"/>
          <w:szCs w:val="26"/>
        </w:rPr>
        <w:pPrChange w:id="783" w:author="Khanh Cong" w:date="2024-12-22T21:10:00Z" w16du:dateUtc="2024-12-22T14:10:00Z">
          <w:pPr>
            <w:pStyle w:val="normal1"/>
            <w:numPr>
              <w:numId w:val="4"/>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41C9304A" w14:textId="77777777" w:rsidR="00314B16" w:rsidRPr="006454E5" w:rsidRDefault="00314B16">
      <w:pPr>
        <w:pStyle w:val="normal1"/>
        <w:numPr>
          <w:ilvl w:val="1"/>
          <w:numId w:val="91"/>
        </w:numPr>
        <w:tabs>
          <w:tab w:val="left" w:pos="1110"/>
        </w:tabs>
        <w:rPr>
          <w:rFonts w:ascii="Times New Roman" w:hAnsi="Times New Roman" w:cs="Times New Roman"/>
          <w:sz w:val="26"/>
          <w:szCs w:val="26"/>
        </w:rPr>
        <w:pPrChange w:id="784"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category_id: Mã định danh.</w:t>
      </w:r>
    </w:p>
    <w:p w14:paraId="5E4E5448" w14:textId="77777777" w:rsidR="00314B16" w:rsidRPr="006454E5" w:rsidRDefault="00314B16">
      <w:pPr>
        <w:pStyle w:val="normal1"/>
        <w:numPr>
          <w:ilvl w:val="1"/>
          <w:numId w:val="91"/>
        </w:numPr>
        <w:tabs>
          <w:tab w:val="left" w:pos="1110"/>
        </w:tabs>
        <w:rPr>
          <w:rFonts w:ascii="Times New Roman" w:hAnsi="Times New Roman" w:cs="Times New Roman"/>
          <w:sz w:val="26"/>
          <w:szCs w:val="26"/>
        </w:rPr>
        <w:pPrChange w:id="785"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category_name: Tên loại sản phẩm.</w:t>
      </w:r>
    </w:p>
    <w:p w14:paraId="7E044058" w14:textId="77777777" w:rsidR="00314B16" w:rsidRPr="006454E5" w:rsidRDefault="00314B16">
      <w:pPr>
        <w:pStyle w:val="normal1"/>
        <w:numPr>
          <w:ilvl w:val="1"/>
          <w:numId w:val="91"/>
        </w:numPr>
        <w:tabs>
          <w:tab w:val="left" w:pos="1110"/>
        </w:tabs>
        <w:rPr>
          <w:rFonts w:ascii="Times New Roman" w:hAnsi="Times New Roman" w:cs="Times New Roman"/>
          <w:sz w:val="26"/>
          <w:szCs w:val="26"/>
        </w:rPr>
        <w:pPrChange w:id="786"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description: Mô tả loại sản phẩm.</w:t>
      </w:r>
    </w:p>
    <w:p w14:paraId="04256948" w14:textId="77777777" w:rsidR="00314B16" w:rsidRPr="006454E5" w:rsidRDefault="00314B16">
      <w:pPr>
        <w:pStyle w:val="normal1"/>
        <w:numPr>
          <w:ilvl w:val="1"/>
          <w:numId w:val="91"/>
        </w:numPr>
        <w:tabs>
          <w:tab w:val="left" w:pos="1110"/>
        </w:tabs>
        <w:rPr>
          <w:rFonts w:ascii="Times New Roman" w:hAnsi="Times New Roman" w:cs="Times New Roman"/>
          <w:sz w:val="26"/>
          <w:szCs w:val="26"/>
        </w:rPr>
        <w:pPrChange w:id="787"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image: Hình ảnh sản phẩm.</w:t>
      </w:r>
    </w:p>
    <w:p w14:paraId="2A44A5A1" w14:textId="77777777" w:rsidR="00314B16" w:rsidRPr="006454E5" w:rsidRDefault="00314B16">
      <w:pPr>
        <w:pStyle w:val="normal1"/>
        <w:numPr>
          <w:ilvl w:val="1"/>
          <w:numId w:val="91"/>
        </w:numPr>
        <w:tabs>
          <w:tab w:val="left" w:pos="1110"/>
        </w:tabs>
        <w:rPr>
          <w:rFonts w:ascii="Times New Roman" w:hAnsi="Times New Roman" w:cs="Times New Roman"/>
          <w:sz w:val="26"/>
          <w:szCs w:val="26"/>
        </w:rPr>
        <w:pPrChange w:id="788"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create_at: Ngày tạo.</w:t>
      </w:r>
    </w:p>
    <w:p w14:paraId="2692ED5A" w14:textId="77777777" w:rsidR="00314B16" w:rsidRPr="006454E5" w:rsidRDefault="00314B16">
      <w:pPr>
        <w:pStyle w:val="normal1"/>
        <w:numPr>
          <w:ilvl w:val="1"/>
          <w:numId w:val="91"/>
        </w:numPr>
        <w:tabs>
          <w:tab w:val="left" w:pos="1110"/>
        </w:tabs>
        <w:rPr>
          <w:rFonts w:ascii="Times New Roman" w:hAnsi="Times New Roman" w:cs="Times New Roman"/>
          <w:sz w:val="26"/>
          <w:szCs w:val="26"/>
        </w:rPr>
        <w:pPrChange w:id="789"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update_at: Ngày cập nhật.</w:t>
      </w:r>
    </w:p>
    <w:p w14:paraId="6DA863B1" w14:textId="77777777" w:rsidR="00314B16" w:rsidRPr="006454E5" w:rsidRDefault="00314B16">
      <w:pPr>
        <w:pStyle w:val="normal1"/>
        <w:numPr>
          <w:ilvl w:val="1"/>
          <w:numId w:val="91"/>
        </w:numPr>
        <w:tabs>
          <w:tab w:val="left" w:pos="1110"/>
        </w:tabs>
        <w:rPr>
          <w:rFonts w:ascii="Times New Roman" w:hAnsi="Times New Roman" w:cs="Times New Roman"/>
          <w:sz w:val="26"/>
          <w:szCs w:val="26"/>
        </w:rPr>
        <w:pPrChange w:id="790"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products: Danh sách sản phẩm trong loại.</w:t>
      </w:r>
    </w:p>
    <w:p w14:paraId="700580DF" w14:textId="77777777" w:rsidR="00314B16" w:rsidRPr="006454E5" w:rsidRDefault="00314B16">
      <w:pPr>
        <w:pStyle w:val="normal1"/>
        <w:numPr>
          <w:ilvl w:val="0"/>
          <w:numId w:val="91"/>
        </w:numPr>
        <w:tabs>
          <w:tab w:val="left" w:pos="1110"/>
        </w:tabs>
        <w:rPr>
          <w:rFonts w:ascii="Times New Roman" w:hAnsi="Times New Roman" w:cs="Times New Roman"/>
          <w:sz w:val="26"/>
          <w:szCs w:val="26"/>
        </w:rPr>
        <w:pPrChange w:id="791" w:author="Khanh Cong" w:date="2024-12-22T21:10:00Z" w16du:dateUtc="2024-12-22T14:10:00Z">
          <w:pPr>
            <w:pStyle w:val="normal1"/>
            <w:numPr>
              <w:numId w:val="4"/>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1E2DE9B8" w14:textId="77777777" w:rsidR="00314B16" w:rsidRPr="006454E5" w:rsidRDefault="00314B16">
      <w:pPr>
        <w:pStyle w:val="normal1"/>
        <w:numPr>
          <w:ilvl w:val="1"/>
          <w:numId w:val="91"/>
        </w:numPr>
        <w:tabs>
          <w:tab w:val="left" w:pos="1110"/>
        </w:tabs>
        <w:rPr>
          <w:rFonts w:ascii="Times New Roman" w:hAnsi="Times New Roman" w:cs="Times New Roman"/>
          <w:sz w:val="26"/>
          <w:szCs w:val="26"/>
        </w:rPr>
        <w:pPrChange w:id="792"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changeCategory(Category category): Boolean – Thêm, sửa loại sản phẩm.</w:t>
      </w:r>
    </w:p>
    <w:p w14:paraId="626BF150" w14:textId="77777777" w:rsidR="00314B16" w:rsidRPr="006454E5" w:rsidRDefault="00314B16">
      <w:pPr>
        <w:pStyle w:val="normal1"/>
        <w:numPr>
          <w:ilvl w:val="1"/>
          <w:numId w:val="91"/>
        </w:numPr>
        <w:tabs>
          <w:tab w:val="left" w:pos="1110"/>
        </w:tabs>
        <w:spacing w:after="240"/>
        <w:rPr>
          <w:rFonts w:ascii="Times New Roman" w:hAnsi="Times New Roman" w:cs="Times New Roman"/>
          <w:sz w:val="26"/>
          <w:szCs w:val="26"/>
        </w:rPr>
        <w:pPrChange w:id="793" w:author="Khanh Cong" w:date="2024-12-22T21:10:00Z" w16du:dateUtc="2024-12-22T14:10:00Z">
          <w:pPr>
            <w:pStyle w:val="normal1"/>
            <w:numPr>
              <w:ilvl w:val="1"/>
              <w:numId w:val="4"/>
            </w:numPr>
            <w:tabs>
              <w:tab w:val="num" w:pos="0"/>
              <w:tab w:val="left" w:pos="1110"/>
            </w:tabs>
            <w:spacing w:after="240"/>
            <w:ind w:left="1440" w:hanging="360"/>
          </w:pPr>
        </w:pPrChange>
      </w:pPr>
      <w:r w:rsidRPr="006454E5">
        <w:rPr>
          <w:rFonts w:ascii="Times New Roman" w:hAnsi="Times New Roman" w:cs="Times New Roman"/>
          <w:sz w:val="26"/>
          <w:szCs w:val="26"/>
        </w:rPr>
        <w:t>getAll(): List&lt;Category&gt; – Lấy tất cả các loại sản phẩm.</w:t>
      </w:r>
    </w:p>
    <w:p w14:paraId="6215701D" w14:textId="77777777" w:rsidR="00314B16" w:rsidRPr="006454E5" w:rsidRDefault="00314B16">
      <w:pPr>
        <w:pStyle w:val="NoSpacing"/>
        <w:pPrChange w:id="794" w:author="Khanh Cong" w:date="2024-12-21T20:47:00Z" w16du:dateUtc="2024-12-21T13:47:00Z">
          <w:pPr>
            <w:pStyle w:val="Heading3"/>
            <w:keepNext w:val="0"/>
            <w:keepLines w:val="0"/>
            <w:tabs>
              <w:tab w:val="left" w:pos="1110"/>
            </w:tabs>
            <w:ind w:left="1110" w:hanging="359"/>
          </w:pPr>
        </w:pPrChange>
      </w:pPr>
      <w:bookmarkStart w:id="795" w:name="_8hb6imemjlq0"/>
      <w:bookmarkStart w:id="796" w:name="_Toc185447770"/>
      <w:bookmarkStart w:id="797" w:name="_Toc185534234"/>
      <w:bookmarkEnd w:id="795"/>
      <w:del w:id="798" w:author="Khanh Cong" w:date="2024-12-21T20:47:00Z" w16du:dateUtc="2024-12-21T13:47:00Z">
        <w:r w:rsidRPr="006454E5" w:rsidDel="00A60732">
          <w:delText xml:space="preserve">7. </w:delText>
        </w:r>
      </w:del>
      <w:r w:rsidRPr="006454E5">
        <w:t>Lớp Order_detail</w:t>
      </w:r>
      <w:bookmarkEnd w:id="796"/>
      <w:bookmarkEnd w:id="797"/>
    </w:p>
    <w:p w14:paraId="6B7AF182" w14:textId="77777777" w:rsidR="00314B16" w:rsidRPr="006454E5" w:rsidRDefault="00314B16">
      <w:pPr>
        <w:pStyle w:val="normal1"/>
        <w:numPr>
          <w:ilvl w:val="0"/>
          <w:numId w:val="92"/>
        </w:numPr>
        <w:tabs>
          <w:tab w:val="left" w:pos="1110"/>
        </w:tabs>
        <w:spacing w:before="240"/>
        <w:rPr>
          <w:rFonts w:ascii="Times New Roman" w:hAnsi="Times New Roman" w:cs="Times New Roman"/>
          <w:sz w:val="26"/>
          <w:szCs w:val="26"/>
        </w:rPr>
        <w:pPrChange w:id="799" w:author="Khanh Cong" w:date="2024-12-22T21:10:00Z" w16du:dateUtc="2024-12-22T14:10:00Z">
          <w:pPr>
            <w:pStyle w:val="normal1"/>
            <w:numPr>
              <w:numId w:val="61"/>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 trong đơn hàng.</w:t>
      </w:r>
    </w:p>
    <w:p w14:paraId="668FF46C" w14:textId="77777777" w:rsidR="00314B16" w:rsidRPr="006454E5" w:rsidRDefault="00314B16">
      <w:pPr>
        <w:pStyle w:val="normal1"/>
        <w:numPr>
          <w:ilvl w:val="0"/>
          <w:numId w:val="92"/>
        </w:numPr>
        <w:tabs>
          <w:tab w:val="left" w:pos="1110"/>
        </w:tabs>
        <w:rPr>
          <w:rFonts w:ascii="Times New Roman" w:hAnsi="Times New Roman" w:cs="Times New Roman"/>
          <w:sz w:val="26"/>
          <w:szCs w:val="26"/>
        </w:rPr>
        <w:pPrChange w:id="800" w:author="Khanh Cong" w:date="2024-12-22T21:10:00Z" w16du:dateUtc="2024-12-22T14:10:00Z">
          <w:pPr>
            <w:pStyle w:val="normal1"/>
            <w:numPr>
              <w:numId w:val="61"/>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3BA0B82A" w14:textId="77777777" w:rsidR="00314B16" w:rsidRPr="006454E5" w:rsidRDefault="00314B16">
      <w:pPr>
        <w:pStyle w:val="normal1"/>
        <w:numPr>
          <w:ilvl w:val="1"/>
          <w:numId w:val="92"/>
        </w:numPr>
        <w:tabs>
          <w:tab w:val="left" w:pos="1110"/>
        </w:tabs>
        <w:rPr>
          <w:rFonts w:ascii="Times New Roman" w:hAnsi="Times New Roman" w:cs="Times New Roman"/>
          <w:sz w:val="26"/>
          <w:szCs w:val="26"/>
        </w:rPr>
        <w:pPrChange w:id="801"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order_detail_id: Mã định danh.</w:t>
      </w:r>
    </w:p>
    <w:p w14:paraId="1FC5F070" w14:textId="77777777" w:rsidR="00314B16" w:rsidRPr="006454E5" w:rsidRDefault="00314B16">
      <w:pPr>
        <w:pStyle w:val="normal1"/>
        <w:numPr>
          <w:ilvl w:val="1"/>
          <w:numId w:val="92"/>
        </w:numPr>
        <w:tabs>
          <w:tab w:val="left" w:pos="1110"/>
        </w:tabs>
        <w:rPr>
          <w:rFonts w:ascii="Times New Roman" w:hAnsi="Times New Roman" w:cs="Times New Roman"/>
          <w:sz w:val="26"/>
          <w:szCs w:val="26"/>
        </w:rPr>
        <w:pPrChange w:id="802"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quantity: Số lượng sản phẩm.</w:t>
      </w:r>
    </w:p>
    <w:p w14:paraId="07A5AF9D" w14:textId="77777777" w:rsidR="00314B16" w:rsidRPr="006454E5" w:rsidRDefault="00314B16">
      <w:pPr>
        <w:pStyle w:val="normal1"/>
        <w:numPr>
          <w:ilvl w:val="1"/>
          <w:numId w:val="92"/>
        </w:numPr>
        <w:tabs>
          <w:tab w:val="left" w:pos="1110"/>
        </w:tabs>
        <w:rPr>
          <w:rFonts w:ascii="Times New Roman" w:hAnsi="Times New Roman" w:cs="Times New Roman"/>
          <w:sz w:val="26"/>
          <w:szCs w:val="26"/>
        </w:rPr>
        <w:pPrChange w:id="803"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unit_price: Đơn giá sản phẩm.</w:t>
      </w:r>
    </w:p>
    <w:p w14:paraId="7A4ED2FA" w14:textId="77777777" w:rsidR="00314B16" w:rsidRPr="006454E5" w:rsidRDefault="00314B16">
      <w:pPr>
        <w:pStyle w:val="normal1"/>
        <w:numPr>
          <w:ilvl w:val="1"/>
          <w:numId w:val="92"/>
        </w:numPr>
        <w:tabs>
          <w:tab w:val="left" w:pos="1110"/>
        </w:tabs>
        <w:rPr>
          <w:rFonts w:ascii="Times New Roman" w:hAnsi="Times New Roman" w:cs="Times New Roman"/>
          <w:sz w:val="26"/>
          <w:szCs w:val="26"/>
        </w:rPr>
        <w:pPrChange w:id="804"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discount_percentage: Phần trăm giảm giá.</w:t>
      </w:r>
    </w:p>
    <w:p w14:paraId="3D00C2D2" w14:textId="77777777" w:rsidR="00314B16" w:rsidRPr="006454E5" w:rsidRDefault="00314B16">
      <w:pPr>
        <w:pStyle w:val="normal1"/>
        <w:numPr>
          <w:ilvl w:val="1"/>
          <w:numId w:val="92"/>
        </w:numPr>
        <w:tabs>
          <w:tab w:val="left" w:pos="1110"/>
        </w:tabs>
        <w:rPr>
          <w:rFonts w:ascii="Times New Roman" w:hAnsi="Times New Roman" w:cs="Times New Roman"/>
          <w:sz w:val="26"/>
          <w:szCs w:val="26"/>
        </w:rPr>
        <w:pPrChange w:id="805"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discount_amount: Số tiền giảm giá.</w:t>
      </w:r>
    </w:p>
    <w:p w14:paraId="613ED1D2" w14:textId="77777777" w:rsidR="00314B16" w:rsidRPr="006454E5" w:rsidRDefault="00314B16">
      <w:pPr>
        <w:pStyle w:val="normal1"/>
        <w:numPr>
          <w:ilvl w:val="1"/>
          <w:numId w:val="92"/>
        </w:numPr>
        <w:tabs>
          <w:tab w:val="left" w:pos="1110"/>
        </w:tabs>
        <w:rPr>
          <w:rFonts w:ascii="Times New Roman" w:hAnsi="Times New Roman" w:cs="Times New Roman"/>
          <w:sz w:val="26"/>
          <w:szCs w:val="26"/>
        </w:rPr>
        <w:pPrChange w:id="806"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order: Thông tin đơn hàng.</w:t>
      </w:r>
    </w:p>
    <w:p w14:paraId="420455D5" w14:textId="77777777" w:rsidR="00314B16" w:rsidRPr="006454E5" w:rsidRDefault="00314B16">
      <w:pPr>
        <w:pStyle w:val="normal1"/>
        <w:numPr>
          <w:ilvl w:val="1"/>
          <w:numId w:val="92"/>
        </w:numPr>
        <w:tabs>
          <w:tab w:val="left" w:pos="1110"/>
        </w:tabs>
        <w:rPr>
          <w:rFonts w:ascii="Times New Roman" w:hAnsi="Times New Roman" w:cs="Times New Roman"/>
          <w:sz w:val="26"/>
          <w:szCs w:val="26"/>
        </w:rPr>
        <w:pPrChange w:id="807"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product: Thông tin sản phẩm.</w:t>
      </w:r>
    </w:p>
    <w:p w14:paraId="3B5D9F7A" w14:textId="77777777" w:rsidR="00314B16" w:rsidRPr="006454E5" w:rsidRDefault="00314B16">
      <w:pPr>
        <w:pStyle w:val="normal1"/>
        <w:numPr>
          <w:ilvl w:val="0"/>
          <w:numId w:val="92"/>
        </w:numPr>
        <w:tabs>
          <w:tab w:val="left" w:pos="1110"/>
        </w:tabs>
        <w:rPr>
          <w:rFonts w:ascii="Times New Roman" w:hAnsi="Times New Roman" w:cs="Times New Roman"/>
          <w:sz w:val="26"/>
          <w:szCs w:val="26"/>
        </w:rPr>
        <w:pPrChange w:id="808" w:author="Khanh Cong" w:date="2024-12-22T21:10:00Z" w16du:dateUtc="2024-12-22T14:10:00Z">
          <w:pPr>
            <w:pStyle w:val="normal1"/>
            <w:numPr>
              <w:numId w:val="61"/>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11BBCFA8" w14:textId="77777777" w:rsidR="00314B16" w:rsidRPr="006454E5" w:rsidRDefault="00314B16">
      <w:pPr>
        <w:pStyle w:val="normal1"/>
        <w:numPr>
          <w:ilvl w:val="1"/>
          <w:numId w:val="92"/>
        </w:numPr>
        <w:tabs>
          <w:tab w:val="left" w:pos="1110"/>
        </w:tabs>
        <w:rPr>
          <w:rFonts w:ascii="Times New Roman" w:hAnsi="Times New Roman" w:cs="Times New Roman"/>
          <w:sz w:val="26"/>
          <w:szCs w:val="26"/>
        </w:rPr>
        <w:pPrChange w:id="809"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changeOrderDetail(Order_detail detail): Boolean – Thêm, sửa sản phẩm trong đơn hàng.</w:t>
      </w:r>
    </w:p>
    <w:p w14:paraId="6D1A2CAE" w14:textId="77777777" w:rsidR="00314B16" w:rsidRPr="006454E5" w:rsidRDefault="00314B16">
      <w:pPr>
        <w:pStyle w:val="normal1"/>
        <w:numPr>
          <w:ilvl w:val="1"/>
          <w:numId w:val="92"/>
        </w:numPr>
        <w:tabs>
          <w:tab w:val="left" w:pos="1110"/>
        </w:tabs>
        <w:spacing w:after="240"/>
        <w:rPr>
          <w:rFonts w:ascii="Times New Roman" w:hAnsi="Times New Roman" w:cs="Times New Roman"/>
          <w:sz w:val="26"/>
          <w:szCs w:val="26"/>
        </w:rPr>
        <w:pPrChange w:id="810" w:author="Khanh Cong" w:date="2024-12-22T21:10:00Z" w16du:dateUtc="2024-12-22T14:10:00Z">
          <w:pPr>
            <w:pStyle w:val="normal1"/>
            <w:numPr>
              <w:ilvl w:val="1"/>
              <w:numId w:val="61"/>
            </w:numPr>
            <w:tabs>
              <w:tab w:val="num" w:pos="0"/>
              <w:tab w:val="left" w:pos="1110"/>
            </w:tabs>
            <w:spacing w:after="240"/>
            <w:ind w:left="1440" w:hanging="360"/>
          </w:pPr>
        </w:pPrChange>
      </w:pPr>
      <w:r w:rsidRPr="006454E5">
        <w:rPr>
          <w:rFonts w:ascii="Times New Roman" w:hAnsi="Times New Roman" w:cs="Times New Roman"/>
          <w:sz w:val="26"/>
          <w:szCs w:val="26"/>
        </w:rPr>
        <w:t>getByOrder(Order order): List&lt;Order_detail&gt; – Lấy danh sách sản phẩm trong đơn hàng.</w:t>
      </w:r>
    </w:p>
    <w:p w14:paraId="20310872" w14:textId="77777777" w:rsidR="00314B16" w:rsidRPr="006454E5" w:rsidRDefault="00314B16">
      <w:pPr>
        <w:pStyle w:val="NoSpacing"/>
        <w:pPrChange w:id="811" w:author="Khanh Cong" w:date="2024-12-21T20:47:00Z" w16du:dateUtc="2024-12-21T13:47:00Z">
          <w:pPr>
            <w:pStyle w:val="Heading3"/>
            <w:keepNext w:val="0"/>
            <w:keepLines w:val="0"/>
            <w:tabs>
              <w:tab w:val="left" w:pos="1110"/>
            </w:tabs>
            <w:ind w:left="1110" w:hanging="359"/>
          </w:pPr>
        </w:pPrChange>
      </w:pPr>
      <w:bookmarkStart w:id="812" w:name="_9f9mmn85qbvx"/>
      <w:bookmarkStart w:id="813" w:name="_Toc185447771"/>
      <w:bookmarkStart w:id="814" w:name="_Toc185534235"/>
      <w:bookmarkEnd w:id="812"/>
      <w:del w:id="815" w:author="Khanh Cong" w:date="2024-12-21T20:47:00Z" w16du:dateUtc="2024-12-21T13:47:00Z">
        <w:r w:rsidRPr="006454E5" w:rsidDel="00A60732">
          <w:lastRenderedPageBreak/>
          <w:delText xml:space="preserve">8. </w:delText>
        </w:r>
      </w:del>
      <w:r w:rsidRPr="006454E5">
        <w:t>Lớp Order</w:t>
      </w:r>
      <w:bookmarkEnd w:id="813"/>
      <w:bookmarkEnd w:id="814"/>
    </w:p>
    <w:p w14:paraId="141DD35C" w14:textId="77777777" w:rsidR="00314B16" w:rsidRPr="006454E5" w:rsidRDefault="00314B16">
      <w:pPr>
        <w:pStyle w:val="normal1"/>
        <w:numPr>
          <w:ilvl w:val="0"/>
          <w:numId w:val="94"/>
        </w:numPr>
        <w:tabs>
          <w:tab w:val="left" w:pos="1110"/>
        </w:tabs>
        <w:spacing w:before="240"/>
        <w:rPr>
          <w:rFonts w:ascii="Times New Roman" w:hAnsi="Times New Roman" w:cs="Times New Roman"/>
          <w:sz w:val="26"/>
          <w:szCs w:val="26"/>
        </w:rPr>
        <w:pPrChange w:id="816" w:author="Khanh Cong" w:date="2024-12-22T21:10:00Z" w16du:dateUtc="2024-12-22T14:10:00Z">
          <w:pPr>
            <w:pStyle w:val="normal1"/>
            <w:numPr>
              <w:numId w:val="62"/>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về đơn hàng.</w:t>
      </w:r>
    </w:p>
    <w:p w14:paraId="57423102" w14:textId="77777777" w:rsidR="00314B16" w:rsidRPr="006454E5" w:rsidRDefault="00314B16">
      <w:pPr>
        <w:pStyle w:val="normal1"/>
        <w:numPr>
          <w:ilvl w:val="0"/>
          <w:numId w:val="94"/>
        </w:numPr>
        <w:tabs>
          <w:tab w:val="left" w:pos="1110"/>
        </w:tabs>
        <w:rPr>
          <w:rFonts w:ascii="Times New Roman" w:hAnsi="Times New Roman" w:cs="Times New Roman"/>
          <w:sz w:val="26"/>
          <w:szCs w:val="26"/>
        </w:rPr>
        <w:pPrChange w:id="817" w:author="Khanh Cong" w:date="2024-12-22T21:10:00Z" w16du:dateUtc="2024-12-22T14:10:00Z">
          <w:pPr>
            <w:pStyle w:val="normal1"/>
            <w:numPr>
              <w:numId w:val="62"/>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215F0999"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18"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order_id: Mã định danh.</w:t>
      </w:r>
    </w:p>
    <w:p w14:paraId="55FFED53"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19"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order_date: Ngày đặt hàng.</w:t>
      </w:r>
    </w:p>
    <w:p w14:paraId="56407293"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20"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shipped_date: Ngày giao hàng.</w:t>
      </w:r>
    </w:p>
    <w:p w14:paraId="0178610D"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21"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note: Ghi chú.</w:t>
      </w:r>
    </w:p>
    <w:p w14:paraId="022FD591"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22"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ship_address: Địa chỉ giao hàng.</w:t>
      </w:r>
    </w:p>
    <w:p w14:paraId="0020C4BE"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23"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ship_fee: Phí giao hàng.</w:t>
      </w:r>
    </w:p>
    <w:p w14:paraId="04285A52"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24"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paid_date: Ngày thanh toán.</w:t>
      </w:r>
    </w:p>
    <w:p w14:paraId="1B1DA3D9"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25"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order_status: Trạng thái đơn hàng.</w:t>
      </w:r>
    </w:p>
    <w:p w14:paraId="5B238C75"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26"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payment_type: Phương thức thanh toán.</w:t>
      </w:r>
    </w:p>
    <w:p w14:paraId="7DD05711"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27"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customer: Thông tin khách hàng.</w:t>
      </w:r>
    </w:p>
    <w:p w14:paraId="3CA91CF7"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28"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order_details: Danh sách sản phẩm trong đơn hàng.</w:t>
      </w:r>
    </w:p>
    <w:p w14:paraId="3EC8F7E3" w14:textId="77777777" w:rsidR="00314B16" w:rsidRPr="006454E5" w:rsidRDefault="00314B16">
      <w:pPr>
        <w:pStyle w:val="normal1"/>
        <w:numPr>
          <w:ilvl w:val="0"/>
          <w:numId w:val="94"/>
        </w:numPr>
        <w:tabs>
          <w:tab w:val="left" w:pos="1110"/>
        </w:tabs>
        <w:rPr>
          <w:rFonts w:ascii="Times New Roman" w:hAnsi="Times New Roman" w:cs="Times New Roman"/>
          <w:sz w:val="26"/>
          <w:szCs w:val="26"/>
        </w:rPr>
        <w:pPrChange w:id="829" w:author="Khanh Cong" w:date="2024-12-22T21:10:00Z" w16du:dateUtc="2024-12-22T14:10:00Z">
          <w:pPr>
            <w:pStyle w:val="normal1"/>
            <w:numPr>
              <w:numId w:val="62"/>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EDA963B" w14:textId="77777777" w:rsidR="00314B16" w:rsidRPr="006454E5" w:rsidRDefault="00314B16">
      <w:pPr>
        <w:pStyle w:val="normal1"/>
        <w:numPr>
          <w:ilvl w:val="1"/>
          <w:numId w:val="94"/>
        </w:numPr>
        <w:tabs>
          <w:tab w:val="left" w:pos="1110"/>
        </w:tabs>
        <w:rPr>
          <w:rFonts w:ascii="Times New Roman" w:hAnsi="Times New Roman" w:cs="Times New Roman"/>
          <w:sz w:val="26"/>
          <w:szCs w:val="26"/>
        </w:rPr>
        <w:pPrChange w:id="830"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changeOrder(Order order): Boolean – Thêm, sửa đơn hàng.</w:t>
      </w:r>
    </w:p>
    <w:p w14:paraId="62C23C4F" w14:textId="77777777" w:rsidR="00314B16" w:rsidRPr="006454E5" w:rsidRDefault="00314B16">
      <w:pPr>
        <w:pStyle w:val="normal1"/>
        <w:numPr>
          <w:ilvl w:val="1"/>
          <w:numId w:val="94"/>
        </w:numPr>
        <w:tabs>
          <w:tab w:val="left" w:pos="1110"/>
        </w:tabs>
        <w:spacing w:after="240"/>
        <w:rPr>
          <w:rFonts w:ascii="Times New Roman" w:hAnsi="Times New Roman" w:cs="Times New Roman"/>
          <w:sz w:val="26"/>
          <w:szCs w:val="26"/>
        </w:rPr>
        <w:pPrChange w:id="831" w:author="Khanh Cong" w:date="2024-12-22T21:10:00Z" w16du:dateUtc="2024-12-22T14:10:00Z">
          <w:pPr>
            <w:pStyle w:val="normal1"/>
            <w:numPr>
              <w:ilvl w:val="1"/>
              <w:numId w:val="62"/>
            </w:numPr>
            <w:tabs>
              <w:tab w:val="num" w:pos="0"/>
              <w:tab w:val="left" w:pos="1110"/>
            </w:tabs>
            <w:spacing w:after="240"/>
            <w:ind w:left="1440" w:hanging="360"/>
          </w:pPr>
        </w:pPrChange>
      </w:pPr>
      <w:r w:rsidRPr="006454E5">
        <w:rPr>
          <w:rFonts w:ascii="Times New Roman" w:hAnsi="Times New Roman" w:cs="Times New Roman"/>
          <w:sz w:val="26"/>
          <w:szCs w:val="26"/>
        </w:rPr>
        <w:t>getByCustomer(Customer customer): List&lt;Order&gt; – Lấy danh sách đơn hàng theo khách hàng.</w:t>
      </w:r>
    </w:p>
    <w:p w14:paraId="50908B99" w14:textId="77777777" w:rsidR="00314B16" w:rsidRPr="006454E5" w:rsidRDefault="00314B16">
      <w:pPr>
        <w:pStyle w:val="NoSpacing"/>
        <w:pPrChange w:id="832" w:author="Khanh Cong" w:date="2024-12-21T20:47:00Z" w16du:dateUtc="2024-12-21T13:47:00Z">
          <w:pPr>
            <w:pStyle w:val="Heading3"/>
            <w:keepNext w:val="0"/>
            <w:keepLines w:val="0"/>
            <w:tabs>
              <w:tab w:val="left" w:pos="1110"/>
            </w:tabs>
            <w:ind w:left="1110" w:hanging="359"/>
          </w:pPr>
        </w:pPrChange>
      </w:pPr>
      <w:bookmarkStart w:id="833" w:name="_9gm4eh2vli6j"/>
      <w:bookmarkStart w:id="834" w:name="_Toc185447772"/>
      <w:bookmarkStart w:id="835" w:name="_Toc185534236"/>
      <w:bookmarkEnd w:id="833"/>
      <w:del w:id="836" w:author="Khanh Cong" w:date="2024-12-21T20:47:00Z" w16du:dateUtc="2024-12-21T13:47:00Z">
        <w:r w:rsidRPr="006454E5" w:rsidDel="00A60732">
          <w:delText xml:space="preserve">9. </w:delText>
        </w:r>
      </w:del>
      <w:r w:rsidRPr="006454E5">
        <w:t>Lớp Product</w:t>
      </w:r>
      <w:bookmarkEnd w:id="834"/>
      <w:bookmarkEnd w:id="835"/>
    </w:p>
    <w:p w14:paraId="544851CF" w14:textId="77777777" w:rsidR="00314B16" w:rsidRPr="006454E5" w:rsidRDefault="00314B16">
      <w:pPr>
        <w:pStyle w:val="normal1"/>
        <w:numPr>
          <w:ilvl w:val="0"/>
          <w:numId w:val="95"/>
        </w:numPr>
        <w:tabs>
          <w:tab w:val="left" w:pos="1110"/>
        </w:tabs>
        <w:spacing w:before="240"/>
        <w:rPr>
          <w:rFonts w:ascii="Times New Roman" w:hAnsi="Times New Roman" w:cs="Times New Roman"/>
          <w:sz w:val="26"/>
          <w:szCs w:val="26"/>
        </w:rPr>
        <w:pPrChange w:id="837" w:author="Khanh Cong" w:date="2024-12-22T21:10:00Z" w16du:dateUtc="2024-12-22T14:10:00Z">
          <w:pPr>
            <w:pStyle w:val="normal1"/>
            <w:numPr>
              <w:numId w:val="63"/>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w:t>
      </w:r>
    </w:p>
    <w:p w14:paraId="75775B3F" w14:textId="77777777" w:rsidR="00314B16" w:rsidRPr="006454E5" w:rsidRDefault="00314B16">
      <w:pPr>
        <w:pStyle w:val="normal1"/>
        <w:numPr>
          <w:ilvl w:val="0"/>
          <w:numId w:val="95"/>
        </w:numPr>
        <w:tabs>
          <w:tab w:val="left" w:pos="1110"/>
        </w:tabs>
        <w:rPr>
          <w:rFonts w:ascii="Times New Roman" w:hAnsi="Times New Roman" w:cs="Times New Roman"/>
          <w:sz w:val="26"/>
          <w:szCs w:val="26"/>
        </w:rPr>
        <w:pPrChange w:id="838" w:author="Khanh Cong" w:date="2024-12-22T21:10:00Z" w16du:dateUtc="2024-12-22T14:10:00Z">
          <w:pPr>
            <w:pStyle w:val="normal1"/>
            <w:numPr>
              <w:numId w:val="63"/>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7EF4730C"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39"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product_id: Mã định danh.</w:t>
      </w:r>
    </w:p>
    <w:p w14:paraId="02EE9A9C"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0"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product_name: Tên sản phẩm.</w:t>
      </w:r>
    </w:p>
    <w:p w14:paraId="16AE00E8"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1"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description: Mô tả sản phẩm.</w:t>
      </w:r>
    </w:p>
    <w:p w14:paraId="2C657A88"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2"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standard_cost: Giá gốc.</w:t>
      </w:r>
    </w:p>
    <w:p w14:paraId="4C1A915E"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3"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price: Giá bán.</w:t>
      </w:r>
    </w:p>
    <w:p w14:paraId="32479472"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4"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stock: Số lượng sản phẩm.</w:t>
      </w:r>
    </w:p>
    <w:p w14:paraId="7F16B652"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5"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product_status: Trạng thái sản phẩm.</w:t>
      </w:r>
    </w:p>
    <w:p w14:paraId="255D70FC"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6"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category: Thông tin loại sản phẩm.</w:t>
      </w:r>
    </w:p>
    <w:p w14:paraId="0CC43D81"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7"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product_discounts: Thông tin giảm giá.</w:t>
      </w:r>
    </w:p>
    <w:p w14:paraId="5F783C0D"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8"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product_images: Danh sách hình ảnh sản phẩm.</w:t>
      </w:r>
    </w:p>
    <w:p w14:paraId="22A4B5C9"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49"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product_reviews: Danh sách đánh giá.</w:t>
      </w:r>
    </w:p>
    <w:p w14:paraId="23DEAB8D" w14:textId="77777777" w:rsidR="00314B16" w:rsidRPr="006454E5" w:rsidRDefault="00314B16">
      <w:pPr>
        <w:pStyle w:val="normal1"/>
        <w:numPr>
          <w:ilvl w:val="0"/>
          <w:numId w:val="95"/>
        </w:numPr>
        <w:tabs>
          <w:tab w:val="left" w:pos="1110"/>
        </w:tabs>
        <w:rPr>
          <w:rFonts w:ascii="Times New Roman" w:hAnsi="Times New Roman" w:cs="Times New Roman"/>
          <w:sz w:val="26"/>
          <w:szCs w:val="26"/>
        </w:rPr>
        <w:pPrChange w:id="850" w:author="Khanh Cong" w:date="2024-12-22T21:10:00Z" w16du:dateUtc="2024-12-22T14:10:00Z">
          <w:pPr>
            <w:pStyle w:val="normal1"/>
            <w:numPr>
              <w:numId w:val="63"/>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067F74C"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51"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changeProduct(Product product): Boolean – Thêm, sửa, xóa sản phẩm.</w:t>
      </w:r>
    </w:p>
    <w:p w14:paraId="1F86E57E" w14:textId="77777777" w:rsidR="00314B16" w:rsidRPr="006454E5" w:rsidRDefault="00314B16">
      <w:pPr>
        <w:pStyle w:val="normal1"/>
        <w:numPr>
          <w:ilvl w:val="1"/>
          <w:numId w:val="95"/>
        </w:numPr>
        <w:tabs>
          <w:tab w:val="left" w:pos="1110"/>
        </w:tabs>
        <w:rPr>
          <w:rFonts w:ascii="Times New Roman" w:hAnsi="Times New Roman" w:cs="Times New Roman"/>
          <w:sz w:val="26"/>
          <w:szCs w:val="26"/>
        </w:rPr>
        <w:pPrChange w:id="852"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getByCategory(Category category): List&lt;Product&gt; – Lấy danh sách sản phẩm theo loại.</w:t>
      </w:r>
    </w:p>
    <w:p w14:paraId="151EE62C" w14:textId="77777777" w:rsidR="00314B16" w:rsidRPr="006454E5" w:rsidRDefault="00314B16">
      <w:pPr>
        <w:pStyle w:val="normal1"/>
        <w:numPr>
          <w:ilvl w:val="1"/>
          <w:numId w:val="95"/>
        </w:numPr>
        <w:tabs>
          <w:tab w:val="left" w:pos="1110"/>
        </w:tabs>
        <w:spacing w:after="240"/>
        <w:rPr>
          <w:rFonts w:ascii="Times New Roman" w:hAnsi="Times New Roman" w:cs="Times New Roman"/>
          <w:sz w:val="26"/>
          <w:szCs w:val="26"/>
        </w:rPr>
        <w:pPrChange w:id="853" w:author="Khanh Cong" w:date="2024-12-22T21:10:00Z" w16du:dateUtc="2024-12-22T14:10:00Z">
          <w:pPr>
            <w:pStyle w:val="normal1"/>
            <w:numPr>
              <w:ilvl w:val="1"/>
              <w:numId w:val="63"/>
            </w:numPr>
            <w:tabs>
              <w:tab w:val="num" w:pos="0"/>
              <w:tab w:val="left" w:pos="1110"/>
            </w:tabs>
            <w:spacing w:after="240"/>
            <w:ind w:left="1440" w:hanging="360"/>
          </w:pPr>
        </w:pPrChange>
      </w:pPr>
      <w:r w:rsidRPr="006454E5">
        <w:rPr>
          <w:rFonts w:ascii="Times New Roman" w:hAnsi="Times New Roman" w:cs="Times New Roman"/>
          <w:sz w:val="26"/>
          <w:szCs w:val="26"/>
        </w:rPr>
        <w:t>getAll(): List&lt;Product&gt; – Lấy tất cả sản phẩm.</w:t>
      </w:r>
    </w:p>
    <w:p w14:paraId="5D70DFD4" w14:textId="77777777" w:rsidR="00314B16" w:rsidRPr="006454E5" w:rsidRDefault="00314B16">
      <w:pPr>
        <w:pStyle w:val="NoSpacing"/>
        <w:pPrChange w:id="854" w:author="Khanh Cong" w:date="2024-12-21T20:47:00Z" w16du:dateUtc="2024-12-21T13:47:00Z">
          <w:pPr>
            <w:pStyle w:val="Heading3"/>
            <w:keepNext w:val="0"/>
            <w:keepLines w:val="0"/>
            <w:tabs>
              <w:tab w:val="left" w:pos="1110"/>
            </w:tabs>
            <w:ind w:left="1110" w:hanging="359"/>
          </w:pPr>
        </w:pPrChange>
      </w:pPr>
      <w:bookmarkStart w:id="855" w:name="_ldji204o7j5q"/>
      <w:bookmarkStart w:id="856" w:name="_Toc185447773"/>
      <w:bookmarkStart w:id="857" w:name="_Toc185534237"/>
      <w:bookmarkEnd w:id="855"/>
      <w:del w:id="858" w:author="Khanh Cong" w:date="2024-12-21T20:47:00Z" w16du:dateUtc="2024-12-21T13:47:00Z">
        <w:r w:rsidRPr="006454E5" w:rsidDel="00A60732">
          <w:delText xml:space="preserve">10. </w:delText>
        </w:r>
      </w:del>
      <w:r w:rsidRPr="006454E5">
        <w:t>Lớp Customer</w:t>
      </w:r>
      <w:bookmarkEnd w:id="856"/>
      <w:bookmarkEnd w:id="857"/>
    </w:p>
    <w:p w14:paraId="4E47AA8C" w14:textId="77777777" w:rsidR="00314B16" w:rsidRPr="006454E5" w:rsidRDefault="00314B16">
      <w:pPr>
        <w:pStyle w:val="normal1"/>
        <w:numPr>
          <w:ilvl w:val="0"/>
          <w:numId w:val="96"/>
        </w:numPr>
        <w:tabs>
          <w:tab w:val="left" w:pos="1110"/>
        </w:tabs>
        <w:spacing w:before="240"/>
        <w:rPr>
          <w:rFonts w:ascii="Times New Roman" w:hAnsi="Times New Roman" w:cs="Times New Roman"/>
          <w:sz w:val="26"/>
          <w:szCs w:val="26"/>
        </w:rPr>
        <w:pPrChange w:id="859" w:author="Khanh Cong" w:date="2024-12-22T21:10:00Z" w16du:dateUtc="2024-12-22T14:10:00Z">
          <w:pPr>
            <w:pStyle w:val="normal1"/>
            <w:numPr>
              <w:numId w:val="64"/>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khách hàng.</w:t>
      </w:r>
    </w:p>
    <w:p w14:paraId="2E66913B" w14:textId="77777777" w:rsidR="00314B16" w:rsidRPr="006454E5" w:rsidRDefault="00314B16">
      <w:pPr>
        <w:pStyle w:val="normal1"/>
        <w:numPr>
          <w:ilvl w:val="0"/>
          <w:numId w:val="96"/>
        </w:numPr>
        <w:tabs>
          <w:tab w:val="left" w:pos="1110"/>
        </w:tabs>
        <w:rPr>
          <w:rFonts w:ascii="Times New Roman" w:hAnsi="Times New Roman" w:cs="Times New Roman"/>
          <w:sz w:val="26"/>
          <w:szCs w:val="26"/>
        </w:rPr>
        <w:pPrChange w:id="860" w:author="Khanh Cong" w:date="2024-12-22T21:10:00Z" w16du:dateUtc="2024-12-22T14:10:00Z">
          <w:pPr>
            <w:pStyle w:val="normal1"/>
            <w:numPr>
              <w:numId w:val="64"/>
            </w:numPr>
            <w:tabs>
              <w:tab w:val="num" w:pos="0"/>
              <w:tab w:val="left" w:pos="1110"/>
            </w:tabs>
            <w:ind w:left="720" w:hanging="360"/>
          </w:pPr>
        </w:pPrChange>
      </w:pPr>
      <w:r w:rsidRPr="006454E5">
        <w:rPr>
          <w:rFonts w:ascii="Times New Roman" w:hAnsi="Times New Roman" w:cs="Times New Roman"/>
          <w:b/>
          <w:sz w:val="26"/>
          <w:szCs w:val="26"/>
        </w:rPr>
        <w:lastRenderedPageBreak/>
        <w:t>Thuộc tính</w:t>
      </w:r>
      <w:r w:rsidRPr="006454E5">
        <w:rPr>
          <w:rFonts w:ascii="Times New Roman" w:hAnsi="Times New Roman" w:cs="Times New Roman"/>
          <w:sz w:val="26"/>
          <w:szCs w:val="26"/>
        </w:rPr>
        <w:t>:</w:t>
      </w:r>
    </w:p>
    <w:p w14:paraId="2FDE4C24" w14:textId="77777777" w:rsidR="00314B16" w:rsidRPr="006454E5" w:rsidRDefault="00314B16">
      <w:pPr>
        <w:pStyle w:val="normal1"/>
        <w:numPr>
          <w:ilvl w:val="1"/>
          <w:numId w:val="96"/>
        </w:numPr>
        <w:tabs>
          <w:tab w:val="left" w:pos="1110"/>
        </w:tabs>
        <w:rPr>
          <w:rFonts w:ascii="Times New Roman" w:hAnsi="Times New Roman" w:cs="Times New Roman"/>
          <w:sz w:val="26"/>
          <w:szCs w:val="26"/>
        </w:rPr>
        <w:pPrChange w:id="861"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customer_id: Mã định danh.</w:t>
      </w:r>
    </w:p>
    <w:p w14:paraId="7E1BD465" w14:textId="77777777" w:rsidR="00314B16" w:rsidRPr="006454E5" w:rsidRDefault="00314B16">
      <w:pPr>
        <w:pStyle w:val="normal1"/>
        <w:numPr>
          <w:ilvl w:val="1"/>
          <w:numId w:val="96"/>
        </w:numPr>
        <w:tabs>
          <w:tab w:val="left" w:pos="1110"/>
        </w:tabs>
        <w:rPr>
          <w:rFonts w:ascii="Times New Roman" w:hAnsi="Times New Roman" w:cs="Times New Roman"/>
          <w:sz w:val="26"/>
          <w:szCs w:val="26"/>
        </w:rPr>
        <w:pPrChange w:id="862"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username: Tên đăng nhập.</w:t>
      </w:r>
    </w:p>
    <w:p w14:paraId="0CB0264C" w14:textId="77777777" w:rsidR="00314B16" w:rsidRPr="006454E5" w:rsidRDefault="00314B16">
      <w:pPr>
        <w:pStyle w:val="normal1"/>
        <w:numPr>
          <w:ilvl w:val="1"/>
          <w:numId w:val="96"/>
        </w:numPr>
        <w:tabs>
          <w:tab w:val="left" w:pos="1110"/>
        </w:tabs>
        <w:rPr>
          <w:rFonts w:ascii="Times New Roman" w:hAnsi="Times New Roman" w:cs="Times New Roman"/>
          <w:sz w:val="26"/>
          <w:szCs w:val="26"/>
        </w:rPr>
        <w:pPrChange w:id="863"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password: Mật khẩu.</w:t>
      </w:r>
    </w:p>
    <w:p w14:paraId="5CB9F1F9" w14:textId="77777777" w:rsidR="00314B16" w:rsidRPr="006454E5" w:rsidRDefault="00314B16">
      <w:pPr>
        <w:pStyle w:val="normal1"/>
        <w:numPr>
          <w:ilvl w:val="1"/>
          <w:numId w:val="96"/>
        </w:numPr>
        <w:tabs>
          <w:tab w:val="left" w:pos="1110"/>
        </w:tabs>
        <w:rPr>
          <w:rFonts w:ascii="Times New Roman" w:hAnsi="Times New Roman" w:cs="Times New Roman"/>
          <w:sz w:val="26"/>
          <w:szCs w:val="26"/>
        </w:rPr>
        <w:pPrChange w:id="864"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fullname: Họ và tên.</w:t>
      </w:r>
    </w:p>
    <w:p w14:paraId="6484B86B" w14:textId="77777777" w:rsidR="00314B16" w:rsidRPr="006454E5" w:rsidRDefault="00314B16">
      <w:pPr>
        <w:pStyle w:val="normal1"/>
        <w:numPr>
          <w:ilvl w:val="1"/>
          <w:numId w:val="96"/>
        </w:numPr>
        <w:tabs>
          <w:tab w:val="left" w:pos="1110"/>
        </w:tabs>
        <w:rPr>
          <w:rFonts w:ascii="Times New Roman" w:hAnsi="Times New Roman" w:cs="Times New Roman"/>
          <w:sz w:val="26"/>
          <w:szCs w:val="26"/>
        </w:rPr>
        <w:pPrChange w:id="865"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avatar: Ảnh đại diện.</w:t>
      </w:r>
    </w:p>
    <w:p w14:paraId="52A3CE57" w14:textId="77777777" w:rsidR="00314B16" w:rsidRPr="006454E5" w:rsidRDefault="00314B16">
      <w:pPr>
        <w:pStyle w:val="normal1"/>
        <w:numPr>
          <w:ilvl w:val="1"/>
          <w:numId w:val="96"/>
        </w:numPr>
        <w:tabs>
          <w:tab w:val="left" w:pos="1110"/>
        </w:tabs>
        <w:rPr>
          <w:rFonts w:ascii="Times New Roman" w:hAnsi="Times New Roman" w:cs="Times New Roman"/>
          <w:sz w:val="26"/>
          <w:szCs w:val="26"/>
        </w:rPr>
        <w:pPrChange w:id="866"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phone: Số điện thoại.</w:t>
      </w:r>
    </w:p>
    <w:p w14:paraId="712FC7E7" w14:textId="77777777" w:rsidR="00314B16" w:rsidRPr="006454E5" w:rsidRDefault="00314B16">
      <w:pPr>
        <w:pStyle w:val="normal1"/>
        <w:numPr>
          <w:ilvl w:val="1"/>
          <w:numId w:val="96"/>
        </w:numPr>
        <w:tabs>
          <w:tab w:val="left" w:pos="1110"/>
        </w:tabs>
        <w:rPr>
          <w:rFonts w:ascii="Times New Roman" w:hAnsi="Times New Roman" w:cs="Times New Roman"/>
          <w:sz w:val="26"/>
          <w:szCs w:val="26"/>
        </w:rPr>
        <w:pPrChange w:id="867"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orders: Danh sách đơn hàng của khách hàng.</w:t>
      </w:r>
    </w:p>
    <w:p w14:paraId="5114E320" w14:textId="77777777" w:rsidR="00314B16" w:rsidRPr="006454E5" w:rsidRDefault="00314B16">
      <w:pPr>
        <w:pStyle w:val="normal1"/>
        <w:numPr>
          <w:ilvl w:val="0"/>
          <w:numId w:val="96"/>
        </w:numPr>
        <w:tabs>
          <w:tab w:val="left" w:pos="1110"/>
        </w:tabs>
        <w:rPr>
          <w:rFonts w:ascii="Times New Roman" w:hAnsi="Times New Roman" w:cs="Times New Roman"/>
          <w:sz w:val="26"/>
          <w:szCs w:val="26"/>
        </w:rPr>
        <w:pPrChange w:id="868" w:author="Khanh Cong" w:date="2024-12-22T21:10:00Z" w16du:dateUtc="2024-12-22T14:10:00Z">
          <w:pPr>
            <w:pStyle w:val="normal1"/>
            <w:numPr>
              <w:numId w:val="64"/>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295A265B" w14:textId="77777777" w:rsidR="00314B16" w:rsidRPr="006454E5" w:rsidRDefault="00314B16">
      <w:pPr>
        <w:pStyle w:val="normal1"/>
        <w:numPr>
          <w:ilvl w:val="1"/>
          <w:numId w:val="96"/>
        </w:numPr>
        <w:tabs>
          <w:tab w:val="left" w:pos="1110"/>
        </w:tabs>
        <w:rPr>
          <w:rFonts w:ascii="Times New Roman" w:hAnsi="Times New Roman" w:cs="Times New Roman"/>
          <w:sz w:val="26"/>
          <w:szCs w:val="26"/>
        </w:rPr>
        <w:pPrChange w:id="869"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changeCustomer(Customer customer): Boolean – Thêm, sửa, xóa khách hàng.</w:t>
      </w:r>
    </w:p>
    <w:p w14:paraId="027E41D6" w14:textId="77777777" w:rsidR="00314B16" w:rsidRPr="006454E5" w:rsidRDefault="00314B16">
      <w:pPr>
        <w:pStyle w:val="normal1"/>
        <w:numPr>
          <w:ilvl w:val="1"/>
          <w:numId w:val="96"/>
        </w:numPr>
        <w:tabs>
          <w:tab w:val="left" w:pos="1110"/>
        </w:tabs>
        <w:rPr>
          <w:rFonts w:ascii="Times New Roman" w:hAnsi="Times New Roman" w:cs="Times New Roman"/>
          <w:sz w:val="26"/>
          <w:szCs w:val="26"/>
        </w:rPr>
        <w:pPrChange w:id="870"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findByUsername(String username): Customer – Tìm khách hàng theo tên đăng nhập.</w:t>
      </w:r>
    </w:p>
    <w:p w14:paraId="40B05AE0" w14:textId="77777777" w:rsidR="00314B16" w:rsidRPr="006454E5" w:rsidRDefault="00314B16">
      <w:pPr>
        <w:pStyle w:val="normal1"/>
        <w:numPr>
          <w:ilvl w:val="1"/>
          <w:numId w:val="96"/>
        </w:numPr>
        <w:tabs>
          <w:tab w:val="left" w:pos="1110"/>
        </w:tabs>
        <w:rPr>
          <w:rFonts w:ascii="Times New Roman" w:hAnsi="Times New Roman" w:cs="Times New Roman"/>
          <w:sz w:val="26"/>
          <w:szCs w:val="26"/>
        </w:rPr>
        <w:sectPr w:rsidR="00314B16" w:rsidRPr="006454E5" w:rsidSect="00314B16">
          <w:headerReference w:type="even" r:id="rId87"/>
          <w:headerReference w:type="default" r:id="rId88"/>
          <w:footerReference w:type="even" r:id="rId89"/>
          <w:footerReference w:type="default" r:id="rId90"/>
          <w:headerReference w:type="first" r:id="rId91"/>
          <w:footerReference w:type="first" r:id="rId92"/>
          <w:pgSz w:w="12240" w:h="15840"/>
          <w:pgMar w:top="1500" w:right="1320" w:bottom="1280" w:left="1320" w:header="730" w:footer="0" w:gutter="0"/>
          <w:cols w:space="720"/>
          <w:formProt w:val="0"/>
          <w:docGrid w:linePitch="100" w:charSpace="-8193"/>
        </w:sectPr>
        <w:pPrChange w:id="871"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getAll(): List&lt;Customer&gt; – Lấy tất cả khách hàng</w:t>
      </w:r>
      <w:del w:id="872" w:author="Khanh Cong" w:date="2024-12-22T21:10:00Z" w16du:dateUtc="2024-12-22T14:10:00Z">
        <w:r w:rsidRPr="006454E5" w:rsidDel="00770E68">
          <w:rPr>
            <w:rFonts w:ascii="Times New Roman" w:hAnsi="Times New Roman" w:cs="Times New Roman"/>
            <w:sz w:val="26"/>
            <w:szCs w:val="26"/>
          </w:rPr>
          <w:delText>.</w:delText>
        </w:r>
      </w:del>
    </w:p>
    <w:p w14:paraId="489B1CB1" w14:textId="77777777" w:rsidR="00314B16" w:rsidRPr="006454E5" w:rsidRDefault="00314B16" w:rsidP="00314B16">
      <w:pPr>
        <w:pStyle w:val="normal1"/>
        <w:spacing w:before="60"/>
        <w:rPr>
          <w:rFonts w:ascii="Times New Roman" w:hAnsi="Times New Roman" w:cs="Times New Roman"/>
          <w:sz w:val="26"/>
          <w:szCs w:val="26"/>
        </w:rPr>
      </w:pPr>
    </w:p>
    <w:p w14:paraId="01A89091" w14:textId="77777777" w:rsidR="00314B16" w:rsidRPr="006454E5" w:rsidDel="00A60732" w:rsidRDefault="00314B16" w:rsidP="00314B16">
      <w:pPr>
        <w:pStyle w:val="normal1"/>
        <w:rPr>
          <w:del w:id="873" w:author="Khanh Cong" w:date="2024-12-21T20:48:00Z" w16du:dateUtc="2024-12-21T13:48:00Z"/>
          <w:rFonts w:ascii="Times New Roman" w:hAnsi="Times New Roman" w:cs="Times New Roman"/>
          <w:sz w:val="26"/>
          <w:szCs w:val="26"/>
        </w:rPr>
      </w:pPr>
    </w:p>
    <w:p w14:paraId="3ABEAB1F" w14:textId="77777777" w:rsidR="00314B16" w:rsidRPr="006454E5" w:rsidRDefault="00314B16">
      <w:pPr>
        <w:pStyle w:val="NoSpacing"/>
        <w:pPrChange w:id="874" w:author="Khanh Cong" w:date="2024-12-21T20:48:00Z" w16du:dateUtc="2024-12-21T13:48:00Z">
          <w:pPr>
            <w:pStyle w:val="normal1"/>
          </w:pPr>
        </w:pPrChange>
      </w:pPr>
      <w:del w:id="875" w:author="Khanh Cong" w:date="2024-12-21T20:48:00Z" w16du:dateUtc="2024-12-21T13:48:00Z">
        <w:r w:rsidRPr="006454E5" w:rsidDel="00A60732">
          <w:delText xml:space="preserve">11. </w:delText>
        </w:r>
      </w:del>
      <w:r w:rsidRPr="006454E5">
        <w:t>Lớp Staff</w:t>
      </w:r>
    </w:p>
    <w:p w14:paraId="3FB790B1"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Định nghĩa: Thông tin về nhân viên.</w:t>
      </w:r>
    </w:p>
    <w:p w14:paraId="00369FBC"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Thuộc tính:</w:t>
      </w:r>
    </w:p>
    <w:p w14:paraId="4A9AA312"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staff_id: Mã định danh nhân viên.</w:t>
      </w:r>
    </w:p>
    <w:p w14:paraId="296ED716"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username: Tên đăng nhập.</w:t>
      </w:r>
    </w:p>
    <w:p w14:paraId="1C3E3E49"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password: Mật khẩu.</w:t>
      </w:r>
    </w:p>
    <w:p w14:paraId="1AE84173"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fullname: Họ và tên.</w:t>
      </w:r>
    </w:p>
    <w:p w14:paraId="5B23A4D4"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email: Email liên hệ.</w:t>
      </w:r>
    </w:p>
    <w:p w14:paraId="017740DF"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phone: Số điện thoại.</w:t>
      </w:r>
    </w:p>
    <w:p w14:paraId="5700550C"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role: Vai trò của nhân viên (như quản lý, nhân viên bán hàng, v.v.).</w:t>
      </w:r>
    </w:p>
    <w:p w14:paraId="42CB8361"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nhân viên (đang làm việc, nghỉ việc, v.v.).</w:t>
      </w:r>
    </w:p>
    <w:p w14:paraId="147BF343"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72300EB4"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changeStaff(Staff staff): Boolean – Thêm, sửa, xóa nhân viên.</w:t>
      </w:r>
    </w:p>
    <w:p w14:paraId="38B10687"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findByUsername(String username): Staff – Tìm nhân viên theo tên đăng nhập.</w:t>
      </w:r>
    </w:p>
    <w:p w14:paraId="7A543BB0"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getAll(): List&lt;Staff&gt; – Lấy tất cả nhân viên.</w:t>
      </w:r>
    </w:p>
    <w:p w14:paraId="0C82B631" w14:textId="77777777" w:rsidR="00314B16" w:rsidRPr="006454E5" w:rsidRDefault="00314B16">
      <w:pPr>
        <w:pStyle w:val="NoSpacing"/>
        <w:pPrChange w:id="876" w:author="Khanh Cong" w:date="2024-12-21T20:48:00Z" w16du:dateUtc="2024-12-21T13:48:00Z">
          <w:pPr>
            <w:pStyle w:val="normal1"/>
          </w:pPr>
        </w:pPrChange>
      </w:pPr>
      <w:del w:id="877" w:author="Khanh Cong" w:date="2024-12-21T20:48:00Z" w16du:dateUtc="2024-12-21T13:48:00Z">
        <w:r w:rsidRPr="006454E5" w:rsidDel="00A60732">
          <w:delText xml:space="preserve">12. </w:delText>
        </w:r>
      </w:del>
      <w:r w:rsidRPr="006454E5">
        <w:t>Lớp Banner</w:t>
      </w:r>
    </w:p>
    <w:p w14:paraId="0D9434F8"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Định nghĩa: Thông tin về banner quảng cáo.</w:t>
      </w:r>
    </w:p>
    <w:p w14:paraId="09C0C64B"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Thuộc tính:</w:t>
      </w:r>
    </w:p>
    <w:p w14:paraId="4383E790"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banner_id: Mã định danh banner.</w:t>
      </w:r>
    </w:p>
    <w:p w14:paraId="3657619F"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title: Tiêu đề banner.</w:t>
      </w:r>
    </w:p>
    <w:p w14:paraId="5148D03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image: Đường dẫn ảnh của banner.</w:t>
      </w:r>
    </w:p>
    <w:p w14:paraId="71691523"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create_at: Ngày tạo banner.</w:t>
      </w:r>
    </w:p>
    <w:p w14:paraId="675CD846"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update_at: Ngày cập nhật banner.</w:t>
      </w:r>
    </w:p>
    <w:p w14:paraId="6FE1D94E"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banner (hiển thị hoặc ẩn).</w:t>
      </w:r>
    </w:p>
    <w:p w14:paraId="465A8A69"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1A7CA867"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addBanner(Banner banner): Boolean – Thêm banner mới.</w:t>
      </w:r>
    </w:p>
    <w:p w14:paraId="3B552B1E"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updateBanner(Banner banner): Boolean – Cập nhật thông tin banner.</w:t>
      </w:r>
    </w:p>
    <w:p w14:paraId="4D64047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deleteBanner(String banner_id): Boolean – Xóa banner theo mã định danh.</w:t>
      </w:r>
    </w:p>
    <w:p w14:paraId="110C895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getAll(): List&lt;Banner&gt; – Lấy tất cả các banner.</w:t>
      </w:r>
    </w:p>
    <w:p w14:paraId="28FDEAAF" w14:textId="77777777" w:rsidR="00314B16" w:rsidRPr="006454E5" w:rsidRDefault="00314B16">
      <w:pPr>
        <w:pStyle w:val="NoSpacing"/>
        <w:pPrChange w:id="878" w:author="Khanh Cong" w:date="2024-12-21T20:48:00Z" w16du:dateUtc="2024-12-21T13:48:00Z">
          <w:pPr>
            <w:pStyle w:val="normal1"/>
          </w:pPr>
        </w:pPrChange>
      </w:pPr>
      <w:del w:id="879" w:author="Khanh Cong" w:date="2024-12-21T20:48:00Z" w16du:dateUtc="2024-12-21T13:48:00Z">
        <w:r w:rsidRPr="006454E5" w:rsidDel="00A60732">
          <w:delText xml:space="preserve">13. </w:delText>
        </w:r>
      </w:del>
      <w:r w:rsidRPr="006454E5">
        <w:t>Lớp Event</w:t>
      </w:r>
    </w:p>
    <w:p w14:paraId="3020FCC3"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Định nghĩa: Thông tin về sự kiện.</w:t>
      </w:r>
    </w:p>
    <w:p w14:paraId="7C8D9FB9"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Thuộc tính:</w:t>
      </w:r>
    </w:p>
    <w:p w14:paraId="60358912"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event_id: Mã định danh sự kiện.</w:t>
      </w:r>
    </w:p>
    <w:p w14:paraId="00D863F7"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title: Tiêu đề sự kiện.</w:t>
      </w:r>
    </w:p>
    <w:p w14:paraId="087FA7D7"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description: Mô tả sự kiện.</w:t>
      </w:r>
    </w:p>
    <w:p w14:paraId="2456A3EC"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start_date: Ngày bắt đầu sự kiện.</w:t>
      </w:r>
    </w:p>
    <w:p w14:paraId="2ADB5849"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end_date: Ngày kết thúc sự kiện.</w:t>
      </w:r>
    </w:p>
    <w:p w14:paraId="3BD6A58D"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sự kiện (đang diễn ra, đã kết thúc).</w:t>
      </w:r>
    </w:p>
    <w:p w14:paraId="3499D6D2"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0CD3081D"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addEvent(Event event): Boolean – Thêm sự kiện mới.</w:t>
      </w:r>
    </w:p>
    <w:p w14:paraId="16EB0180"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updateEvent(Event event): Boolean – Cập nhật thông tin sự kiện.</w:t>
      </w:r>
    </w:p>
    <w:p w14:paraId="50A5517B"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deleteEvent(String event_id): Boolean – Xóa sự kiện theo mã định danh.</w:t>
      </w:r>
    </w:p>
    <w:p w14:paraId="7133CE8C"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getAll(): List&lt;Event&gt; – Lấy tất cả các sự kiện.</w:t>
      </w:r>
    </w:p>
    <w:p w14:paraId="6B87BC28" w14:textId="77777777" w:rsidR="00314B16" w:rsidRPr="006454E5" w:rsidRDefault="00314B16">
      <w:pPr>
        <w:pStyle w:val="NoSpacing"/>
        <w:pPrChange w:id="880" w:author="Khanh Cong" w:date="2024-12-21T20:48:00Z" w16du:dateUtc="2024-12-21T13:48:00Z">
          <w:pPr>
            <w:pStyle w:val="normal1"/>
          </w:pPr>
        </w:pPrChange>
      </w:pPr>
      <w:del w:id="881" w:author="Khanh Cong" w:date="2024-12-21T20:48:00Z" w16du:dateUtc="2024-12-21T13:48:00Z">
        <w:r w:rsidRPr="006454E5" w:rsidDel="00A60732">
          <w:delText xml:space="preserve">14. </w:delText>
        </w:r>
      </w:del>
      <w:r w:rsidRPr="006454E5">
        <w:t>Lớp ProductDiscount</w:t>
      </w:r>
    </w:p>
    <w:p w14:paraId="514A2891"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t>Định nghĩa: Thông tin giảm giá của sản phẩm.</w:t>
      </w:r>
    </w:p>
    <w:p w14:paraId="25031B05"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lastRenderedPageBreak/>
        <w:t>Thuộc tính:</w:t>
      </w:r>
    </w:p>
    <w:p w14:paraId="03304837"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productdiscount_id: Mã định danh giảm giá.</w:t>
      </w:r>
    </w:p>
    <w:p w14:paraId="6E4F1EB3"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discount_percentage: Phần trăm giảm giá.</w:t>
      </w:r>
    </w:p>
    <w:p w14:paraId="6C59A61F"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start_date: Ngày bắt đầu giảm giá.</w:t>
      </w:r>
    </w:p>
    <w:p w14:paraId="4646F629"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end_date: Ngày kết thúc giảm giá.</w:t>
      </w:r>
    </w:p>
    <w:p w14:paraId="2B5E6953"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product: Sản phẩm được áp dụng giảm giá.</w:t>
      </w:r>
    </w:p>
    <w:p w14:paraId="5FFB543E"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47DBA61D"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addProductDiscount(ProductDiscount discount): Boolean – Thêm giảm giá mới cho sản phẩm.</w:t>
      </w:r>
    </w:p>
    <w:p w14:paraId="50808D56"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updateProductDiscount(ProductDiscount discount): Boolean – Cập nhật thông tin giảm giá.</w:t>
      </w:r>
    </w:p>
    <w:p w14:paraId="6EBAFE2C"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deleteProductDiscount(String productdiscount_id): Boolean – Xóa thông tin giảm giá theo mã định danh.</w:t>
      </w:r>
    </w:p>
    <w:p w14:paraId="16B5C756"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getDiscountByProduct(Product product): List&lt;ProductDiscount&gt; – Lấy các giảm giá theo sản phẩm.</w:t>
      </w:r>
    </w:p>
    <w:p w14:paraId="56ACF0B4" w14:textId="77777777" w:rsidR="00314B16" w:rsidRPr="006454E5" w:rsidRDefault="00314B16">
      <w:pPr>
        <w:pStyle w:val="NoSpacing"/>
        <w:pPrChange w:id="882" w:author="Khanh Cong" w:date="2024-12-21T20:48:00Z" w16du:dateUtc="2024-12-21T13:48:00Z">
          <w:pPr>
            <w:pStyle w:val="normal1"/>
          </w:pPr>
        </w:pPrChange>
      </w:pPr>
      <w:del w:id="883" w:author="Khanh Cong" w:date="2024-12-21T20:48:00Z" w16du:dateUtc="2024-12-21T13:48:00Z">
        <w:r w:rsidRPr="006454E5" w:rsidDel="00A60732">
          <w:delText xml:space="preserve">15. </w:delText>
        </w:r>
      </w:del>
      <w:r w:rsidRPr="006454E5">
        <w:t>Lớp ProductImage</w:t>
      </w:r>
    </w:p>
    <w:p w14:paraId="439B07A7"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Định nghĩa: Thông tin hình ảnh của sản phẩm.</w:t>
      </w:r>
    </w:p>
    <w:p w14:paraId="2D81587A"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Thuộc tính:</w:t>
      </w:r>
    </w:p>
    <w:p w14:paraId="562C0CBF"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productimage_id: Mã định danh hình ảnh.</w:t>
      </w:r>
    </w:p>
    <w:p w14:paraId="72F1DFB7"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url: Đường dẫn URL của ảnh.</w:t>
      </w:r>
    </w:p>
    <w:p w14:paraId="442051A3"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product: Sản phẩm liên kết với ảnh.</w:t>
      </w:r>
    </w:p>
    <w:p w14:paraId="26E8B242"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480B51DD"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addProductImage(ProductImage image): Boolean – Thêm hình ảnh cho sản phẩm.</w:t>
      </w:r>
    </w:p>
    <w:p w14:paraId="7550547D"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deleteProductImage(String productimage_id): Boolean – Xóa hình ảnh theo mã định danh.</w:t>
      </w:r>
    </w:p>
    <w:p w14:paraId="25C62B02"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getImagesByProduct(Product product): List&lt;ProductImage&gt; – Lấy danh sách hình ảnh theo sản phẩm.</w:t>
      </w:r>
    </w:p>
    <w:p w14:paraId="3E6CBF46" w14:textId="77777777" w:rsidR="00314B16" w:rsidRPr="006454E5" w:rsidRDefault="00314B16">
      <w:pPr>
        <w:pStyle w:val="NoSpacing"/>
        <w:pPrChange w:id="884" w:author="Khanh Cong" w:date="2024-12-21T20:48:00Z" w16du:dateUtc="2024-12-21T13:48:00Z">
          <w:pPr>
            <w:pStyle w:val="normal1"/>
          </w:pPr>
        </w:pPrChange>
      </w:pPr>
      <w:del w:id="885" w:author="Khanh Cong" w:date="2024-12-21T20:48:00Z" w16du:dateUtc="2024-12-21T13:48:00Z">
        <w:r w:rsidRPr="006454E5" w:rsidDel="00A60732">
          <w:delText xml:space="preserve">16. </w:delText>
        </w:r>
      </w:del>
      <w:r w:rsidRPr="006454E5">
        <w:t>Lớp ProductReview</w:t>
      </w:r>
    </w:p>
    <w:p w14:paraId="6CF2A835"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Định nghĩa: Đánh giá sản phẩm.</w:t>
      </w:r>
    </w:p>
    <w:p w14:paraId="342BF9E8"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Thuộc tính:</w:t>
      </w:r>
    </w:p>
    <w:p w14:paraId="161F0E7A"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review_id: Mã định danh đánh giá.</w:t>
      </w:r>
    </w:p>
    <w:p w14:paraId="407B25F4"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rating: Xếp hạng (1 đến 5 sao).</w:t>
      </w:r>
    </w:p>
    <w:p w14:paraId="4F6BCDFE"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comment: Bình luận đánh giá.</w:t>
      </w:r>
    </w:p>
    <w:p w14:paraId="75CA66A2"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review_date: Ngày đánh giá.</w:t>
      </w:r>
    </w:p>
    <w:p w14:paraId="70D03B20"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customer: Thông tin khách hàng đánh giá.</w:t>
      </w:r>
    </w:p>
    <w:p w14:paraId="7F793893"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product: Thông tin sản phẩm được đánh giá.</w:t>
      </w:r>
    </w:p>
    <w:p w14:paraId="687C6CA4"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0860B88E"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addReview(ProductReview review): Boolean – Thêm đánh giá mới.</w:t>
      </w:r>
    </w:p>
    <w:p w14:paraId="0194E56C"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deleteReview(String review_id): Boolean – Xóa đánh giá theo mã định danh.</w:t>
      </w:r>
    </w:p>
    <w:p w14:paraId="48321ECD"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getReviewsByProduct(Product product): List&lt;ProductReview&gt; – Lấy danh sách đánh giá theo sản phẩm.</w:t>
      </w:r>
    </w:p>
    <w:p w14:paraId="45D46BA6" w14:textId="77777777" w:rsidR="00314B16" w:rsidRPr="006454E5" w:rsidRDefault="00314B16" w:rsidP="00314B16">
      <w:pPr>
        <w:pStyle w:val="normal1"/>
        <w:spacing w:before="125"/>
        <w:rPr>
          <w:rFonts w:ascii="Times New Roman" w:hAnsi="Times New Roman" w:cs="Times New Roman"/>
          <w:sz w:val="26"/>
          <w:szCs w:val="26"/>
        </w:rPr>
      </w:pPr>
    </w:p>
    <w:p w14:paraId="0132A80F" w14:textId="11C04467" w:rsidR="00314B16" w:rsidRPr="006454E5" w:rsidRDefault="001D41A5" w:rsidP="00790665">
      <w:pPr>
        <w:pStyle w:val="Heading2"/>
        <w:rPr>
          <w:rFonts w:cs="Times New Roman"/>
          <w:szCs w:val="26"/>
        </w:rPr>
      </w:pPr>
      <w:bookmarkStart w:id="886" w:name="_Toc185534238"/>
      <w:bookmarkStart w:id="887" w:name="_Toc185706981"/>
      <w:bookmarkStart w:id="888" w:name="_Toc185881059"/>
      <w:bookmarkStart w:id="889" w:name="_Toc185881138"/>
      <w:r w:rsidRPr="006454E5">
        <w:rPr>
          <w:rFonts w:cs="Times New Roman"/>
          <w:szCs w:val="26"/>
        </w:rPr>
        <w:lastRenderedPageBreak/>
        <w:t>2.</w:t>
      </w:r>
      <w:ins w:id="890" w:author="Khanh Cong" w:date="2024-12-21T20:49:00Z" w16du:dateUtc="2024-12-21T13:49:00Z">
        <w:r w:rsidR="00A60732">
          <w:rPr>
            <w:rFonts w:cs="Times New Roman"/>
            <w:szCs w:val="26"/>
          </w:rPr>
          <w:t>3</w:t>
        </w:r>
      </w:ins>
      <w:del w:id="891" w:author="Khanh Cong" w:date="2024-12-21T20:48:00Z" w16du:dateUtc="2024-12-21T13:48:00Z">
        <w:r w:rsidRPr="006454E5" w:rsidDel="00A60732">
          <w:rPr>
            <w:rFonts w:cs="Times New Roman"/>
            <w:szCs w:val="26"/>
          </w:rPr>
          <w:delText>3</w:delText>
        </w:r>
      </w:del>
      <w:r w:rsidRPr="006454E5">
        <w:rPr>
          <w:rFonts w:cs="Times New Roman"/>
          <w:szCs w:val="26"/>
        </w:rPr>
        <w:t xml:space="preserve">. </w:t>
      </w:r>
      <w:r w:rsidR="00314B16" w:rsidRPr="006454E5">
        <w:rPr>
          <w:rFonts w:cs="Times New Roman"/>
          <w:szCs w:val="26"/>
        </w:rPr>
        <w:t>Cơ sở dữ liệu toàn hệ thống:</w:t>
      </w:r>
      <w:bookmarkEnd w:id="886"/>
      <w:bookmarkEnd w:id="887"/>
      <w:bookmarkEnd w:id="888"/>
      <w:bookmarkEnd w:id="889"/>
    </w:p>
    <w:p w14:paraId="0F65F861" w14:textId="77777777" w:rsidR="00314B16" w:rsidRPr="006454E5" w:rsidRDefault="00314B16" w:rsidP="00314B16">
      <w:pPr>
        <w:pStyle w:val="normal1"/>
        <w:spacing w:before="113"/>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1552" behindDoc="0" locked="0" layoutInCell="0" allowOverlap="1" wp14:anchorId="4F125D74" wp14:editId="7231466D">
            <wp:simplePos x="0" y="0"/>
            <wp:positionH relativeFrom="column">
              <wp:align>center</wp:align>
            </wp:positionH>
            <wp:positionV relativeFrom="paragraph">
              <wp:posOffset>635</wp:posOffset>
            </wp:positionV>
            <wp:extent cx="8369300" cy="6723380"/>
            <wp:effectExtent l="0" t="0" r="0" b="0"/>
            <wp:wrapSquare wrapText="largest"/>
            <wp:docPr id="39" name="Image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A screenshot of a computer program&#10;&#10;Description automatically generated"/>
                    <pic:cNvPicPr>
                      <a:picLocks noChangeAspect="1" noChangeArrowheads="1"/>
                    </pic:cNvPicPr>
                  </pic:nvPicPr>
                  <pic:blipFill>
                    <a:blip r:embed="rId93"/>
                    <a:stretch>
                      <a:fillRect/>
                    </a:stretch>
                  </pic:blipFill>
                  <pic:spPr bwMode="auto">
                    <a:xfrm>
                      <a:off x="0" y="0"/>
                      <a:ext cx="8369300" cy="6723380"/>
                    </a:xfrm>
                    <a:prstGeom prst="rect">
                      <a:avLst/>
                    </a:prstGeom>
                    <a:noFill/>
                  </pic:spPr>
                </pic:pic>
              </a:graphicData>
            </a:graphic>
          </wp:anchor>
        </w:drawing>
      </w:r>
    </w:p>
    <w:p w14:paraId="55F66C2B" w14:textId="77777777" w:rsidR="00314B16" w:rsidRPr="006454E5" w:rsidRDefault="00314B16" w:rsidP="00314B16">
      <w:pPr>
        <w:pStyle w:val="normal1"/>
        <w:rPr>
          <w:rFonts w:ascii="Times New Roman" w:hAnsi="Times New Roman" w:cs="Times New Roman"/>
          <w:sz w:val="26"/>
          <w:szCs w:val="26"/>
        </w:rPr>
      </w:pPr>
    </w:p>
    <w:p w14:paraId="69A0852C" w14:textId="73350191" w:rsidR="00314B16" w:rsidRPr="006454E5" w:rsidRDefault="00A60732">
      <w:pPr>
        <w:pStyle w:val="Heading2"/>
        <w:pPrChange w:id="892" w:author="Khanh Cong" w:date="2024-12-21T20:49:00Z" w16du:dateUtc="2024-12-21T13:49:00Z">
          <w:pPr>
            <w:pStyle w:val="normal1"/>
            <w:spacing w:before="217"/>
          </w:pPr>
        </w:pPrChange>
      </w:pPr>
      <w:bookmarkStart w:id="893" w:name="_Toc185706982"/>
      <w:bookmarkStart w:id="894" w:name="_Toc185881060"/>
      <w:bookmarkStart w:id="895" w:name="_Toc185881139"/>
      <w:ins w:id="896" w:author="Khanh Cong" w:date="2024-12-21T20:49:00Z" w16du:dateUtc="2024-12-21T13:49:00Z">
        <w:r>
          <w:lastRenderedPageBreak/>
          <w:t xml:space="preserve">2.4. </w:t>
        </w:r>
      </w:ins>
      <w:r w:rsidR="00314B16" w:rsidRPr="006454E5">
        <w:t>Biều đồ tuần tự</w:t>
      </w:r>
      <w:bookmarkEnd w:id="893"/>
      <w:bookmarkEnd w:id="894"/>
      <w:bookmarkEnd w:id="895"/>
    </w:p>
    <w:p w14:paraId="4E21DF85" w14:textId="6797FBF4" w:rsidR="00314B16" w:rsidRPr="006454E5" w:rsidRDefault="00A60732">
      <w:pPr>
        <w:pStyle w:val="Heading3"/>
        <w:pPrChange w:id="897" w:author="Khanh Cong" w:date="2024-12-21T20:49:00Z" w16du:dateUtc="2024-12-21T13:49:00Z">
          <w:pPr>
            <w:pStyle w:val="normal1"/>
            <w:spacing w:before="217"/>
          </w:pPr>
        </w:pPrChange>
      </w:pPr>
      <w:bookmarkStart w:id="898" w:name="_Toc185706983"/>
      <w:bookmarkStart w:id="899" w:name="_Toc185881061"/>
      <w:bookmarkStart w:id="900" w:name="_Toc185881140"/>
      <w:ins w:id="901" w:author="Khanh Cong" w:date="2024-12-21T20:49:00Z" w16du:dateUtc="2024-12-21T13:49:00Z">
        <w:r>
          <w:t xml:space="preserve">2.4.1. </w:t>
        </w:r>
      </w:ins>
      <w:del w:id="902" w:author="Khanh Cong" w:date="2024-12-21T20:49:00Z" w16du:dateUtc="2024-12-21T13:49:00Z">
        <w:r w:rsidR="00314B16" w:rsidRPr="006454E5" w:rsidDel="00A60732">
          <w:delText xml:space="preserve">1. </w:delText>
        </w:r>
      </w:del>
      <w:r w:rsidR="00314B16" w:rsidRPr="006454E5">
        <w:t>Chức năng Đăng ký</w:t>
      </w:r>
      <w:bookmarkEnd w:id="898"/>
      <w:bookmarkEnd w:id="899"/>
      <w:bookmarkEnd w:id="900"/>
    </w:p>
    <w:p w14:paraId="0488D8CC" w14:textId="77777777" w:rsidR="00314B16" w:rsidRPr="006454E5" w:rsidRDefault="00314B16" w:rsidP="00314B16">
      <w:pPr>
        <w:pStyle w:val="normal1"/>
        <w:spacing w:before="217"/>
        <w:rPr>
          <w:rFonts w:ascii="Times New Roman" w:hAnsi="Times New Roman" w:cs="Times New Roman"/>
          <w:b/>
          <w:bCs/>
          <w:sz w:val="26"/>
          <w:szCs w:val="26"/>
        </w:rPr>
      </w:pPr>
      <w:r w:rsidRPr="006454E5">
        <w:rPr>
          <w:rFonts w:ascii="Times New Roman" w:hAnsi="Times New Roman" w:cs="Times New Roman"/>
          <w:b/>
          <w:bCs/>
          <w:noProof/>
          <w:sz w:val="26"/>
          <w:szCs w:val="26"/>
        </w:rPr>
        <w:drawing>
          <wp:anchor distT="0" distB="0" distL="0" distR="0" simplePos="0" relativeHeight="251672576" behindDoc="0" locked="0" layoutInCell="0" allowOverlap="1" wp14:anchorId="7712993A" wp14:editId="6767AF91">
            <wp:simplePos x="0" y="0"/>
            <wp:positionH relativeFrom="page">
              <wp:posOffset>1047750</wp:posOffset>
            </wp:positionH>
            <wp:positionV relativeFrom="paragraph">
              <wp:posOffset>233045</wp:posOffset>
            </wp:positionV>
            <wp:extent cx="5858510" cy="5238750"/>
            <wp:effectExtent l="0" t="0" r="0" b="0"/>
            <wp:wrapTopAndBottom/>
            <wp:docPr id="40" name="Image 8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A diagram of a diagram of a diagram&#10;&#10;Description automatically generated"/>
                    <pic:cNvPicPr>
                      <a:picLocks noChangeAspect="1" noChangeArrowheads="1"/>
                    </pic:cNvPicPr>
                  </pic:nvPicPr>
                  <pic:blipFill>
                    <a:blip r:embed="rId94"/>
                    <a:stretch>
                      <a:fillRect/>
                    </a:stretch>
                  </pic:blipFill>
                  <pic:spPr bwMode="auto">
                    <a:xfrm>
                      <a:off x="0" y="0"/>
                      <a:ext cx="5858510" cy="5238750"/>
                    </a:xfrm>
                    <a:prstGeom prst="rect">
                      <a:avLst/>
                    </a:prstGeom>
                    <a:noFill/>
                  </pic:spPr>
                </pic:pic>
              </a:graphicData>
            </a:graphic>
          </wp:anchor>
        </w:drawing>
      </w:r>
    </w:p>
    <w:p w14:paraId="10F1B7AB" w14:textId="78C0CD6D" w:rsidR="00314B16" w:rsidRPr="006454E5" w:rsidRDefault="00A60732">
      <w:pPr>
        <w:pStyle w:val="Heading3"/>
        <w:pPrChange w:id="903" w:author="Khanh Cong" w:date="2024-12-21T20:50:00Z" w16du:dateUtc="2024-12-21T13:50:00Z">
          <w:pPr>
            <w:pStyle w:val="normal1"/>
            <w:spacing w:before="217"/>
          </w:pPr>
        </w:pPrChange>
      </w:pPr>
      <w:bookmarkStart w:id="904" w:name="_Toc185706984"/>
      <w:bookmarkStart w:id="905" w:name="_Toc185881062"/>
      <w:bookmarkStart w:id="906" w:name="_Toc185881141"/>
      <w:ins w:id="907" w:author="Khanh Cong" w:date="2024-12-21T20:50:00Z" w16du:dateUtc="2024-12-21T13:50:00Z">
        <w:r>
          <w:t xml:space="preserve">2.4.2. </w:t>
        </w:r>
      </w:ins>
      <w:del w:id="908" w:author="Khanh Cong" w:date="2024-12-21T20:50:00Z" w16du:dateUtc="2024-12-21T13:50:00Z">
        <w:r w:rsidR="00314B16" w:rsidRPr="006454E5" w:rsidDel="00A60732">
          <w:delText xml:space="preserve">2. </w:delText>
        </w:r>
      </w:del>
      <w:r w:rsidR="00314B16" w:rsidRPr="006454E5">
        <w:t>Chức năng đăng nhập</w:t>
      </w:r>
      <w:bookmarkEnd w:id="904"/>
      <w:bookmarkEnd w:id="905"/>
      <w:bookmarkEnd w:id="906"/>
    </w:p>
    <w:p w14:paraId="241FDF62" w14:textId="77777777" w:rsidR="00314B16" w:rsidRPr="006454E5" w:rsidRDefault="00314B16" w:rsidP="00314B16">
      <w:pPr>
        <w:pStyle w:val="normal1"/>
        <w:spacing w:before="1"/>
        <w:ind w:right="115"/>
        <w:rPr>
          <w:rFonts w:ascii="Times New Roman" w:hAnsi="Times New Roman" w:cs="Times New Roman"/>
          <w:sz w:val="26"/>
          <w:szCs w:val="26"/>
        </w:rPr>
      </w:pPr>
    </w:p>
    <w:p w14:paraId="75C97848" w14:textId="36ECCD73" w:rsidR="00314B16" w:rsidRPr="006454E5" w:rsidRDefault="00314B16">
      <w:pPr>
        <w:pStyle w:val="Heading3"/>
        <w:pPrChange w:id="909" w:author="Khanh Cong" w:date="2024-12-21T20:50:00Z" w16du:dateUtc="2024-12-21T13:50:00Z">
          <w:pPr>
            <w:pStyle w:val="normal1"/>
            <w:spacing w:before="1"/>
            <w:ind w:right="115"/>
          </w:pPr>
        </w:pPrChange>
      </w:pPr>
      <w:bookmarkStart w:id="910" w:name="_Toc185706985"/>
      <w:bookmarkStart w:id="911" w:name="_Toc185881063"/>
      <w:bookmarkStart w:id="912" w:name="_Toc185881142"/>
      <w:r w:rsidRPr="006454E5">
        <w:rPr>
          <w:noProof/>
        </w:rPr>
        <w:lastRenderedPageBreak/>
        <w:drawing>
          <wp:anchor distT="0" distB="0" distL="0" distR="0" simplePos="0" relativeHeight="251673600" behindDoc="0" locked="0" layoutInCell="0" allowOverlap="1" wp14:anchorId="0758396D" wp14:editId="0FC74424">
            <wp:simplePos x="0" y="0"/>
            <wp:positionH relativeFrom="column">
              <wp:posOffset>142875</wp:posOffset>
            </wp:positionH>
            <wp:positionV relativeFrom="paragraph">
              <wp:posOffset>15240</wp:posOffset>
            </wp:positionV>
            <wp:extent cx="5857875" cy="3470275"/>
            <wp:effectExtent l="0" t="0" r="0" b="0"/>
            <wp:wrapTopAndBottom/>
            <wp:docPr id="41" name="Image 8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A diagram of a diagram&#10;&#10;Description automatically generated"/>
                    <pic:cNvPicPr>
                      <a:picLocks noChangeAspect="1" noChangeArrowheads="1"/>
                    </pic:cNvPicPr>
                  </pic:nvPicPr>
                  <pic:blipFill>
                    <a:blip r:embed="rId95"/>
                    <a:stretch>
                      <a:fillRect/>
                    </a:stretch>
                  </pic:blipFill>
                  <pic:spPr bwMode="auto">
                    <a:xfrm>
                      <a:off x="0" y="0"/>
                      <a:ext cx="5857875" cy="3470275"/>
                    </a:xfrm>
                    <a:prstGeom prst="rect">
                      <a:avLst/>
                    </a:prstGeom>
                    <a:noFill/>
                  </pic:spPr>
                </pic:pic>
              </a:graphicData>
            </a:graphic>
          </wp:anchor>
        </w:drawing>
      </w:r>
      <w:ins w:id="913" w:author="Khanh Cong" w:date="2024-12-21T20:50:00Z" w16du:dateUtc="2024-12-21T13:50:00Z">
        <w:r w:rsidR="00A60732">
          <w:t xml:space="preserve">2.4.3. </w:t>
        </w:r>
      </w:ins>
      <w:del w:id="914" w:author="Khanh Cong" w:date="2024-12-21T20:50:00Z" w16du:dateUtc="2024-12-21T13:50:00Z">
        <w:r w:rsidRPr="006454E5" w:rsidDel="00A60732">
          <w:delText xml:space="preserve">3.  </w:delText>
        </w:r>
      </w:del>
      <w:r w:rsidRPr="006454E5">
        <w:t>Chức năng thêm sửa sản phẩm</w:t>
      </w:r>
      <w:bookmarkEnd w:id="910"/>
      <w:bookmarkEnd w:id="911"/>
      <w:bookmarkEnd w:id="912"/>
    </w:p>
    <w:p w14:paraId="4D185F83"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lastRenderedPageBreak/>
        <w:drawing>
          <wp:anchor distT="0" distB="0" distL="0" distR="0" simplePos="0" relativeHeight="251674624" behindDoc="0" locked="0" layoutInCell="0" allowOverlap="1" wp14:anchorId="343FAE90" wp14:editId="6A8DD338">
            <wp:simplePos x="0" y="0"/>
            <wp:positionH relativeFrom="page">
              <wp:posOffset>1047750</wp:posOffset>
            </wp:positionH>
            <wp:positionV relativeFrom="paragraph">
              <wp:posOffset>233045</wp:posOffset>
            </wp:positionV>
            <wp:extent cx="5856605" cy="5293360"/>
            <wp:effectExtent l="0" t="0" r="0" b="0"/>
            <wp:wrapTopAndBottom/>
            <wp:docPr id="42" name="Image 8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A diagram of a project&#10;&#10;Description automatically generated"/>
                    <pic:cNvPicPr>
                      <a:picLocks noChangeAspect="1" noChangeArrowheads="1"/>
                    </pic:cNvPicPr>
                  </pic:nvPicPr>
                  <pic:blipFill>
                    <a:blip r:embed="rId96"/>
                    <a:stretch>
                      <a:fillRect/>
                    </a:stretch>
                  </pic:blipFill>
                  <pic:spPr bwMode="auto">
                    <a:xfrm>
                      <a:off x="0" y="0"/>
                      <a:ext cx="5856605" cy="5293360"/>
                    </a:xfrm>
                    <a:prstGeom prst="rect">
                      <a:avLst/>
                    </a:prstGeom>
                    <a:noFill/>
                  </pic:spPr>
                </pic:pic>
              </a:graphicData>
            </a:graphic>
          </wp:anchor>
        </w:drawing>
      </w:r>
    </w:p>
    <w:p w14:paraId="3B14FA15" w14:textId="7B1100CC" w:rsidR="00314B16" w:rsidRPr="006454E5" w:rsidRDefault="00A60732">
      <w:pPr>
        <w:pStyle w:val="Heading3"/>
        <w:pPrChange w:id="915" w:author="Khanh Cong" w:date="2024-12-21T20:51:00Z" w16du:dateUtc="2024-12-21T13:51:00Z">
          <w:pPr>
            <w:pStyle w:val="normal1"/>
            <w:spacing w:before="1"/>
            <w:ind w:right="115"/>
          </w:pPr>
        </w:pPrChange>
      </w:pPr>
      <w:bookmarkStart w:id="916" w:name="_Toc185706986"/>
      <w:bookmarkStart w:id="917" w:name="_Toc185881064"/>
      <w:bookmarkStart w:id="918" w:name="_Toc185881143"/>
      <w:ins w:id="919" w:author="Khanh Cong" w:date="2024-12-21T20:50:00Z" w16du:dateUtc="2024-12-21T13:50:00Z">
        <w:r>
          <w:lastRenderedPageBreak/>
          <w:t>2.</w:t>
        </w:r>
      </w:ins>
      <w:ins w:id="920" w:author="Khanh Cong" w:date="2024-12-21T20:51:00Z" w16du:dateUtc="2024-12-21T13:51:00Z">
        <w:r>
          <w:t>4.</w:t>
        </w:r>
      </w:ins>
      <w:r w:rsidR="00314B16" w:rsidRPr="006454E5">
        <w:t>4. Chức năng xoá sản phẩm</w:t>
      </w:r>
      <w:bookmarkEnd w:id="916"/>
      <w:bookmarkEnd w:id="917"/>
      <w:bookmarkEnd w:id="918"/>
    </w:p>
    <w:p w14:paraId="2ECADB23" w14:textId="48BECC09" w:rsidR="00314B16" w:rsidRPr="006454E5" w:rsidRDefault="00314B16">
      <w:pPr>
        <w:pStyle w:val="Heading3"/>
        <w:pPrChange w:id="921" w:author="Khanh Cong" w:date="2024-12-21T20:52:00Z" w16du:dateUtc="2024-12-21T13:52:00Z">
          <w:pPr>
            <w:pStyle w:val="normal1"/>
            <w:spacing w:before="1"/>
            <w:ind w:right="115"/>
          </w:pPr>
        </w:pPrChange>
      </w:pPr>
      <w:bookmarkStart w:id="922" w:name="_Toc185706987"/>
      <w:bookmarkStart w:id="923" w:name="_Toc185881065"/>
      <w:bookmarkStart w:id="924" w:name="_Toc185881144"/>
      <w:r w:rsidRPr="006454E5">
        <w:rPr>
          <w:noProof/>
        </w:rPr>
        <w:drawing>
          <wp:anchor distT="0" distB="0" distL="0" distR="0" simplePos="0" relativeHeight="251675648" behindDoc="0" locked="0" layoutInCell="0" allowOverlap="1" wp14:anchorId="6CDA2F4C" wp14:editId="5DED09BF">
            <wp:simplePos x="0" y="0"/>
            <wp:positionH relativeFrom="column">
              <wp:posOffset>196215</wp:posOffset>
            </wp:positionH>
            <wp:positionV relativeFrom="paragraph">
              <wp:posOffset>88900</wp:posOffset>
            </wp:positionV>
            <wp:extent cx="5856605" cy="3554095"/>
            <wp:effectExtent l="0" t="0" r="0" b="0"/>
            <wp:wrapTopAndBottom/>
            <wp:docPr id="43" name="Image 89" descr="Diagram of 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Diagram of a diagram of a product&#10;&#10;Description automatically generated"/>
                    <pic:cNvPicPr>
                      <a:picLocks noChangeAspect="1" noChangeArrowheads="1"/>
                    </pic:cNvPicPr>
                  </pic:nvPicPr>
                  <pic:blipFill>
                    <a:blip r:embed="rId97"/>
                    <a:stretch>
                      <a:fillRect/>
                    </a:stretch>
                  </pic:blipFill>
                  <pic:spPr bwMode="auto">
                    <a:xfrm>
                      <a:off x="0" y="0"/>
                      <a:ext cx="5856605" cy="3554095"/>
                    </a:xfrm>
                    <a:prstGeom prst="rect">
                      <a:avLst/>
                    </a:prstGeom>
                    <a:noFill/>
                  </pic:spPr>
                </pic:pic>
              </a:graphicData>
            </a:graphic>
          </wp:anchor>
        </w:drawing>
      </w:r>
      <w:ins w:id="925" w:author="Khanh Cong" w:date="2024-12-21T20:51:00Z" w16du:dateUtc="2024-12-21T13:51:00Z">
        <w:r w:rsidR="00A60732">
          <w:t>2.4.</w:t>
        </w:r>
      </w:ins>
      <w:r w:rsidRPr="006454E5">
        <w:t>5. Chức năng quản lý giỏ hàng</w:t>
      </w:r>
      <w:bookmarkEnd w:id="922"/>
      <w:bookmarkEnd w:id="923"/>
      <w:bookmarkEnd w:id="924"/>
    </w:p>
    <w:p w14:paraId="37458995"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6672" behindDoc="0" locked="0" layoutInCell="0" allowOverlap="1" wp14:anchorId="2BCD9D24" wp14:editId="699BCEA2">
            <wp:simplePos x="0" y="0"/>
            <wp:positionH relativeFrom="page">
              <wp:posOffset>981075</wp:posOffset>
            </wp:positionH>
            <wp:positionV relativeFrom="paragraph">
              <wp:posOffset>294005</wp:posOffset>
            </wp:positionV>
            <wp:extent cx="5927090" cy="3989705"/>
            <wp:effectExtent l="0" t="0" r="0" b="0"/>
            <wp:wrapTopAndBottom/>
            <wp:docPr id="44" name="Image 9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A diagram of a diagram of a diagram&#10;&#10;Description automatically generated"/>
                    <pic:cNvPicPr>
                      <a:picLocks noChangeAspect="1" noChangeArrowheads="1"/>
                    </pic:cNvPicPr>
                  </pic:nvPicPr>
                  <pic:blipFill>
                    <a:blip r:embed="rId98"/>
                    <a:stretch>
                      <a:fillRect/>
                    </a:stretch>
                  </pic:blipFill>
                  <pic:spPr bwMode="auto">
                    <a:xfrm>
                      <a:off x="0" y="0"/>
                      <a:ext cx="5927090" cy="3989705"/>
                    </a:xfrm>
                    <a:prstGeom prst="rect">
                      <a:avLst/>
                    </a:prstGeom>
                    <a:noFill/>
                  </pic:spPr>
                </pic:pic>
              </a:graphicData>
            </a:graphic>
          </wp:anchor>
        </w:drawing>
      </w:r>
    </w:p>
    <w:p w14:paraId="01BBF7FE" w14:textId="287443E0" w:rsidR="00314B16" w:rsidRPr="006454E5" w:rsidRDefault="00A60732">
      <w:pPr>
        <w:pStyle w:val="Heading3"/>
        <w:pPrChange w:id="926" w:author="Khanh Cong" w:date="2024-12-21T20:52:00Z" w16du:dateUtc="2024-12-21T13:52:00Z">
          <w:pPr>
            <w:pStyle w:val="normal1"/>
            <w:spacing w:before="1"/>
            <w:ind w:right="115"/>
          </w:pPr>
        </w:pPrChange>
      </w:pPr>
      <w:bookmarkStart w:id="927" w:name="_Toc185706988"/>
      <w:bookmarkStart w:id="928" w:name="_Toc185881066"/>
      <w:bookmarkStart w:id="929" w:name="_Toc185881145"/>
      <w:ins w:id="930" w:author="Khanh Cong" w:date="2024-12-21T20:51:00Z" w16du:dateUtc="2024-12-21T13:51:00Z">
        <w:r>
          <w:lastRenderedPageBreak/>
          <w:t>2.4.</w:t>
        </w:r>
      </w:ins>
      <w:r w:rsidR="00314B16" w:rsidRPr="006454E5">
        <w:t>6. Chức năng chỉnh sửa giỏ hàng</w:t>
      </w:r>
      <w:bookmarkEnd w:id="927"/>
      <w:bookmarkEnd w:id="928"/>
      <w:bookmarkEnd w:id="929"/>
    </w:p>
    <w:p w14:paraId="23257D1A"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7696" behindDoc="0" locked="0" layoutInCell="0" allowOverlap="1" wp14:anchorId="76DA1C85" wp14:editId="19530C6C">
            <wp:simplePos x="0" y="0"/>
            <wp:positionH relativeFrom="page">
              <wp:posOffset>1001395</wp:posOffset>
            </wp:positionH>
            <wp:positionV relativeFrom="paragraph">
              <wp:posOffset>233045</wp:posOffset>
            </wp:positionV>
            <wp:extent cx="5906770" cy="3956685"/>
            <wp:effectExtent l="0" t="0" r="0" b="0"/>
            <wp:wrapTopAndBottom/>
            <wp:docPr id="45" name="Image 91" descr="A diagram of 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A diagram of a diagram of a machine&#10;&#10;Description automatically generated with medium confidence"/>
                    <pic:cNvPicPr>
                      <a:picLocks noChangeAspect="1" noChangeArrowheads="1"/>
                    </pic:cNvPicPr>
                  </pic:nvPicPr>
                  <pic:blipFill>
                    <a:blip r:embed="rId99"/>
                    <a:stretch>
                      <a:fillRect/>
                    </a:stretch>
                  </pic:blipFill>
                  <pic:spPr bwMode="auto">
                    <a:xfrm>
                      <a:off x="0" y="0"/>
                      <a:ext cx="5906770" cy="3956685"/>
                    </a:xfrm>
                    <a:prstGeom prst="rect">
                      <a:avLst/>
                    </a:prstGeom>
                    <a:noFill/>
                  </pic:spPr>
                </pic:pic>
              </a:graphicData>
            </a:graphic>
          </wp:anchor>
        </w:drawing>
      </w:r>
    </w:p>
    <w:p w14:paraId="703D2044" w14:textId="6CDCEEFC" w:rsidR="00314B16" w:rsidRPr="006454E5" w:rsidRDefault="00A60732">
      <w:pPr>
        <w:pStyle w:val="Heading3"/>
        <w:pPrChange w:id="931" w:author="Khanh Cong" w:date="2024-12-21T20:52:00Z" w16du:dateUtc="2024-12-21T13:52:00Z">
          <w:pPr>
            <w:pStyle w:val="normal1"/>
            <w:spacing w:before="1"/>
            <w:ind w:right="115"/>
          </w:pPr>
        </w:pPrChange>
      </w:pPr>
      <w:bookmarkStart w:id="932" w:name="_Toc185706989"/>
      <w:bookmarkStart w:id="933" w:name="_Toc185881067"/>
      <w:bookmarkStart w:id="934" w:name="_Toc185881146"/>
      <w:ins w:id="935" w:author="Khanh Cong" w:date="2024-12-21T20:51:00Z" w16du:dateUtc="2024-12-21T13:51:00Z">
        <w:r>
          <w:lastRenderedPageBreak/>
          <w:t>2.4.</w:t>
        </w:r>
      </w:ins>
      <w:r w:rsidR="00314B16" w:rsidRPr="006454E5">
        <w:t>7. Chức năng thanh toán</w:t>
      </w:r>
      <w:bookmarkEnd w:id="932"/>
      <w:bookmarkEnd w:id="933"/>
      <w:bookmarkEnd w:id="934"/>
    </w:p>
    <w:p w14:paraId="740BCF08"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8720" behindDoc="0" locked="0" layoutInCell="0" allowOverlap="1" wp14:anchorId="131B2BBA" wp14:editId="22105078">
            <wp:simplePos x="0" y="0"/>
            <wp:positionH relativeFrom="page">
              <wp:posOffset>981075</wp:posOffset>
            </wp:positionH>
            <wp:positionV relativeFrom="paragraph">
              <wp:posOffset>294005</wp:posOffset>
            </wp:positionV>
            <wp:extent cx="5923915" cy="4530725"/>
            <wp:effectExtent l="0" t="0" r="0" b="0"/>
            <wp:wrapTopAndBottom/>
            <wp:docPr id="46" name="Image 9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A diagram of a diagram&#10;&#10;Description automatically generated"/>
                    <pic:cNvPicPr>
                      <a:picLocks noChangeAspect="1" noChangeArrowheads="1"/>
                    </pic:cNvPicPr>
                  </pic:nvPicPr>
                  <pic:blipFill>
                    <a:blip r:embed="rId100"/>
                    <a:stretch>
                      <a:fillRect/>
                    </a:stretch>
                  </pic:blipFill>
                  <pic:spPr bwMode="auto">
                    <a:xfrm>
                      <a:off x="0" y="0"/>
                      <a:ext cx="5923915" cy="4530725"/>
                    </a:xfrm>
                    <a:prstGeom prst="rect">
                      <a:avLst/>
                    </a:prstGeom>
                    <a:noFill/>
                  </pic:spPr>
                </pic:pic>
              </a:graphicData>
            </a:graphic>
          </wp:anchor>
        </w:drawing>
      </w:r>
    </w:p>
    <w:p w14:paraId="04124957" w14:textId="00F941B7" w:rsidR="00314B16" w:rsidRPr="006454E5" w:rsidRDefault="00A60732">
      <w:pPr>
        <w:pStyle w:val="Heading3"/>
        <w:pPrChange w:id="936" w:author="Khanh Cong" w:date="2024-12-21T20:52:00Z" w16du:dateUtc="2024-12-21T13:52:00Z">
          <w:pPr>
            <w:pStyle w:val="normal1"/>
            <w:spacing w:before="1"/>
            <w:ind w:right="115"/>
          </w:pPr>
        </w:pPrChange>
      </w:pPr>
      <w:bookmarkStart w:id="937" w:name="_Toc185706990"/>
      <w:bookmarkStart w:id="938" w:name="_Toc185881068"/>
      <w:bookmarkStart w:id="939" w:name="_Toc185881147"/>
      <w:ins w:id="940" w:author="Khanh Cong" w:date="2024-12-21T20:51:00Z" w16du:dateUtc="2024-12-21T13:51:00Z">
        <w:r>
          <w:lastRenderedPageBreak/>
          <w:t>2.4.</w:t>
        </w:r>
      </w:ins>
      <w:r w:rsidR="00314B16" w:rsidRPr="006454E5">
        <w:t>8. Chức năng quản lý thông tin tài khoản</w:t>
      </w:r>
      <w:bookmarkEnd w:id="937"/>
      <w:bookmarkEnd w:id="938"/>
      <w:bookmarkEnd w:id="939"/>
    </w:p>
    <w:p w14:paraId="4C944394"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9744" behindDoc="0" locked="0" layoutInCell="0" allowOverlap="1" wp14:anchorId="24CB4FD9" wp14:editId="66EBDF23">
            <wp:simplePos x="0" y="0"/>
            <wp:positionH relativeFrom="page">
              <wp:posOffset>1080770</wp:posOffset>
            </wp:positionH>
            <wp:positionV relativeFrom="paragraph">
              <wp:posOffset>294005</wp:posOffset>
            </wp:positionV>
            <wp:extent cx="5826125" cy="4316730"/>
            <wp:effectExtent l="0" t="0" r="0" b="0"/>
            <wp:wrapTopAndBottom/>
            <wp:docPr id="47" name="Image 9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A diagram of a diagram of a diagram&#10;&#10;Description automatically generated with medium confidence"/>
                    <pic:cNvPicPr>
                      <a:picLocks noChangeAspect="1" noChangeArrowheads="1"/>
                    </pic:cNvPicPr>
                  </pic:nvPicPr>
                  <pic:blipFill>
                    <a:blip r:embed="rId101"/>
                    <a:stretch>
                      <a:fillRect/>
                    </a:stretch>
                  </pic:blipFill>
                  <pic:spPr bwMode="auto">
                    <a:xfrm>
                      <a:off x="0" y="0"/>
                      <a:ext cx="5826125" cy="4316730"/>
                    </a:xfrm>
                    <a:prstGeom prst="rect">
                      <a:avLst/>
                    </a:prstGeom>
                    <a:noFill/>
                  </pic:spPr>
                </pic:pic>
              </a:graphicData>
            </a:graphic>
          </wp:anchor>
        </w:drawing>
      </w:r>
    </w:p>
    <w:p w14:paraId="6EF16EB6" w14:textId="0BB002B1" w:rsidR="00314B16" w:rsidRPr="006454E5" w:rsidRDefault="00A60732">
      <w:pPr>
        <w:pStyle w:val="Heading3"/>
        <w:pPrChange w:id="941" w:author="Khanh Cong" w:date="2024-12-21T20:52:00Z" w16du:dateUtc="2024-12-21T13:52:00Z">
          <w:pPr>
            <w:pStyle w:val="normal1"/>
            <w:spacing w:before="1"/>
            <w:ind w:right="115"/>
          </w:pPr>
        </w:pPrChange>
      </w:pPr>
      <w:bookmarkStart w:id="942" w:name="_Toc185706991"/>
      <w:bookmarkStart w:id="943" w:name="_Toc185881069"/>
      <w:bookmarkStart w:id="944" w:name="_Toc185881148"/>
      <w:ins w:id="945" w:author="Khanh Cong" w:date="2024-12-21T20:51:00Z" w16du:dateUtc="2024-12-21T13:51:00Z">
        <w:r>
          <w:lastRenderedPageBreak/>
          <w:t>2.4.</w:t>
        </w:r>
      </w:ins>
      <w:r w:rsidR="00314B16" w:rsidRPr="006454E5">
        <w:t>9. Chức năng đánh giá sản phẩm đã mua</w:t>
      </w:r>
      <w:bookmarkEnd w:id="942"/>
      <w:bookmarkEnd w:id="943"/>
      <w:bookmarkEnd w:id="944"/>
    </w:p>
    <w:p w14:paraId="3F31362D"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0768" behindDoc="0" locked="0" layoutInCell="0" allowOverlap="1" wp14:anchorId="23F72BC1" wp14:editId="01DC2FDD">
            <wp:simplePos x="0" y="0"/>
            <wp:positionH relativeFrom="page">
              <wp:posOffset>939165</wp:posOffset>
            </wp:positionH>
            <wp:positionV relativeFrom="paragraph">
              <wp:posOffset>294005</wp:posOffset>
            </wp:positionV>
            <wp:extent cx="5969635" cy="4559935"/>
            <wp:effectExtent l="0" t="0" r="0" b="0"/>
            <wp:wrapTopAndBottom/>
            <wp:docPr id="48" name="Image 9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A diagram of a project&#10;&#10;Description automatically generated"/>
                    <pic:cNvPicPr>
                      <a:picLocks noChangeAspect="1" noChangeArrowheads="1"/>
                    </pic:cNvPicPr>
                  </pic:nvPicPr>
                  <pic:blipFill>
                    <a:blip r:embed="rId102"/>
                    <a:stretch>
                      <a:fillRect/>
                    </a:stretch>
                  </pic:blipFill>
                  <pic:spPr bwMode="auto">
                    <a:xfrm>
                      <a:off x="0" y="0"/>
                      <a:ext cx="5969635" cy="4559935"/>
                    </a:xfrm>
                    <a:prstGeom prst="rect">
                      <a:avLst/>
                    </a:prstGeom>
                    <a:noFill/>
                  </pic:spPr>
                </pic:pic>
              </a:graphicData>
            </a:graphic>
          </wp:anchor>
        </w:drawing>
      </w:r>
    </w:p>
    <w:p w14:paraId="5DF83224" w14:textId="2F8F7AF4" w:rsidR="00314B16" w:rsidRPr="006454E5" w:rsidRDefault="00A60732">
      <w:pPr>
        <w:pStyle w:val="Heading3"/>
        <w:pPrChange w:id="946" w:author="Khanh Cong" w:date="2024-12-21T20:53:00Z" w16du:dateUtc="2024-12-21T13:53:00Z">
          <w:pPr>
            <w:pStyle w:val="normal1"/>
            <w:spacing w:before="1"/>
            <w:ind w:right="115"/>
          </w:pPr>
        </w:pPrChange>
      </w:pPr>
      <w:bookmarkStart w:id="947" w:name="_Toc185706992"/>
      <w:bookmarkStart w:id="948" w:name="_Toc185881070"/>
      <w:bookmarkStart w:id="949" w:name="_Toc185881149"/>
      <w:ins w:id="950" w:author="Khanh Cong" w:date="2024-12-21T20:51:00Z" w16du:dateUtc="2024-12-21T13:51:00Z">
        <w:r>
          <w:lastRenderedPageBreak/>
          <w:t>2.4.</w:t>
        </w:r>
      </w:ins>
      <w:r w:rsidR="00314B16" w:rsidRPr="006454E5">
        <w:t>10. Chức năng tìm kiếm</w:t>
      </w:r>
      <w:bookmarkEnd w:id="947"/>
      <w:bookmarkEnd w:id="948"/>
      <w:bookmarkEnd w:id="949"/>
    </w:p>
    <w:p w14:paraId="15A86819"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1792" behindDoc="0" locked="0" layoutInCell="0" allowOverlap="1" wp14:anchorId="765AF99E" wp14:editId="7724E535">
            <wp:simplePos x="0" y="0"/>
            <wp:positionH relativeFrom="page">
              <wp:posOffset>1047115</wp:posOffset>
            </wp:positionH>
            <wp:positionV relativeFrom="paragraph">
              <wp:posOffset>233045</wp:posOffset>
            </wp:positionV>
            <wp:extent cx="5857875" cy="3591560"/>
            <wp:effectExtent l="0" t="0" r="0" b="0"/>
            <wp:wrapTopAndBottom/>
            <wp:docPr id="49" name="Image 97" descr="Diagram of 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Diagram of a diagram of a process&#10;&#10;Description automatically generated"/>
                    <pic:cNvPicPr>
                      <a:picLocks noChangeAspect="1" noChangeArrowheads="1"/>
                    </pic:cNvPicPr>
                  </pic:nvPicPr>
                  <pic:blipFill>
                    <a:blip r:embed="rId103"/>
                    <a:stretch>
                      <a:fillRect/>
                    </a:stretch>
                  </pic:blipFill>
                  <pic:spPr bwMode="auto">
                    <a:xfrm>
                      <a:off x="0" y="0"/>
                      <a:ext cx="5857875" cy="3591560"/>
                    </a:xfrm>
                    <a:prstGeom prst="rect">
                      <a:avLst/>
                    </a:prstGeom>
                    <a:noFill/>
                  </pic:spPr>
                </pic:pic>
              </a:graphicData>
            </a:graphic>
          </wp:anchor>
        </w:drawing>
      </w:r>
    </w:p>
    <w:p w14:paraId="78AE3276" w14:textId="32F0D004" w:rsidR="00314B16" w:rsidRPr="006454E5" w:rsidRDefault="00A60732">
      <w:pPr>
        <w:pStyle w:val="Heading3"/>
        <w:pPrChange w:id="951" w:author="Khanh Cong" w:date="2024-12-21T20:53:00Z" w16du:dateUtc="2024-12-21T13:53:00Z">
          <w:pPr>
            <w:pStyle w:val="normal1"/>
            <w:spacing w:before="1"/>
            <w:ind w:right="115"/>
          </w:pPr>
        </w:pPrChange>
      </w:pPr>
      <w:bookmarkStart w:id="952" w:name="_Toc185706993"/>
      <w:bookmarkStart w:id="953" w:name="_Toc185881071"/>
      <w:bookmarkStart w:id="954" w:name="_Toc185881150"/>
      <w:ins w:id="955" w:author="Khanh Cong" w:date="2024-12-21T20:51:00Z" w16du:dateUtc="2024-12-21T13:51:00Z">
        <w:r>
          <w:t>2.4.</w:t>
        </w:r>
      </w:ins>
      <w:r w:rsidR="00314B16" w:rsidRPr="006454E5">
        <w:t>11. Chức năng thêm sản phẩm vào danh sách yêu thích</w:t>
      </w:r>
      <w:bookmarkEnd w:id="952"/>
      <w:bookmarkEnd w:id="953"/>
      <w:bookmarkEnd w:id="954"/>
    </w:p>
    <w:p w14:paraId="4DD2DF96"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2816" behindDoc="0" locked="0" layoutInCell="0" allowOverlap="1" wp14:anchorId="43764D03" wp14:editId="5D7A1DBD">
            <wp:simplePos x="0" y="0"/>
            <wp:positionH relativeFrom="page">
              <wp:posOffset>1047115</wp:posOffset>
            </wp:positionH>
            <wp:positionV relativeFrom="paragraph">
              <wp:posOffset>294005</wp:posOffset>
            </wp:positionV>
            <wp:extent cx="5862320" cy="3558540"/>
            <wp:effectExtent l="0" t="0" r="0" b="0"/>
            <wp:wrapTopAndBottom/>
            <wp:docPr id="50" name="Image 9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A diagram of a product&#10;&#10;Description automatically generated"/>
                    <pic:cNvPicPr>
                      <a:picLocks noChangeAspect="1" noChangeArrowheads="1"/>
                    </pic:cNvPicPr>
                  </pic:nvPicPr>
                  <pic:blipFill>
                    <a:blip r:embed="rId104"/>
                    <a:stretch>
                      <a:fillRect/>
                    </a:stretch>
                  </pic:blipFill>
                  <pic:spPr bwMode="auto">
                    <a:xfrm>
                      <a:off x="0" y="0"/>
                      <a:ext cx="5862320" cy="3558540"/>
                    </a:xfrm>
                    <a:prstGeom prst="rect">
                      <a:avLst/>
                    </a:prstGeom>
                    <a:noFill/>
                  </pic:spPr>
                </pic:pic>
              </a:graphicData>
            </a:graphic>
          </wp:anchor>
        </w:drawing>
      </w:r>
    </w:p>
    <w:p w14:paraId="2DD86E1C" w14:textId="43422764" w:rsidR="00314B16" w:rsidRPr="006454E5" w:rsidRDefault="00A60732">
      <w:pPr>
        <w:pStyle w:val="Heading3"/>
        <w:pPrChange w:id="956" w:author="Khanh Cong" w:date="2024-12-21T20:53:00Z" w16du:dateUtc="2024-12-21T13:53:00Z">
          <w:pPr>
            <w:pStyle w:val="normal1"/>
            <w:spacing w:before="1"/>
            <w:ind w:right="115"/>
          </w:pPr>
        </w:pPrChange>
      </w:pPr>
      <w:bookmarkStart w:id="957" w:name="_Toc185706994"/>
      <w:bookmarkStart w:id="958" w:name="_Toc185881072"/>
      <w:bookmarkStart w:id="959" w:name="_Toc185881151"/>
      <w:ins w:id="960" w:author="Khanh Cong" w:date="2024-12-21T20:51:00Z" w16du:dateUtc="2024-12-21T13:51:00Z">
        <w:r>
          <w:lastRenderedPageBreak/>
          <w:t>2.4.</w:t>
        </w:r>
      </w:ins>
      <w:r w:rsidR="00314B16" w:rsidRPr="006454E5">
        <w:t>12. Chức năng xoá sản phẩm khỏi danh sách yêu thích</w:t>
      </w:r>
      <w:bookmarkEnd w:id="957"/>
      <w:bookmarkEnd w:id="958"/>
      <w:bookmarkEnd w:id="959"/>
    </w:p>
    <w:p w14:paraId="6305023C"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3840" behindDoc="0" locked="0" layoutInCell="0" allowOverlap="1" wp14:anchorId="28454170" wp14:editId="30D3B367">
            <wp:simplePos x="0" y="0"/>
            <wp:positionH relativeFrom="page">
              <wp:posOffset>1002030</wp:posOffset>
            </wp:positionH>
            <wp:positionV relativeFrom="paragraph">
              <wp:posOffset>294005</wp:posOffset>
            </wp:positionV>
            <wp:extent cx="5898515" cy="4719320"/>
            <wp:effectExtent l="0" t="0" r="0" b="0"/>
            <wp:wrapTopAndBottom/>
            <wp:docPr id="51" name="Image 9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A diagram of a diagram of a diagram&#10;&#10;Description automatically generated"/>
                    <pic:cNvPicPr>
                      <a:picLocks noChangeAspect="1" noChangeArrowheads="1"/>
                    </pic:cNvPicPr>
                  </pic:nvPicPr>
                  <pic:blipFill>
                    <a:blip r:embed="rId105"/>
                    <a:stretch>
                      <a:fillRect/>
                    </a:stretch>
                  </pic:blipFill>
                  <pic:spPr bwMode="auto">
                    <a:xfrm>
                      <a:off x="0" y="0"/>
                      <a:ext cx="5898515" cy="4719320"/>
                    </a:xfrm>
                    <a:prstGeom prst="rect">
                      <a:avLst/>
                    </a:prstGeom>
                    <a:noFill/>
                  </pic:spPr>
                </pic:pic>
              </a:graphicData>
            </a:graphic>
          </wp:anchor>
        </w:drawing>
      </w:r>
    </w:p>
    <w:p w14:paraId="52339E5F" w14:textId="481E44ED" w:rsidR="00314B16" w:rsidRPr="006454E5" w:rsidRDefault="00A60732">
      <w:pPr>
        <w:pStyle w:val="Heading3"/>
        <w:pPrChange w:id="961" w:author="Khanh Cong" w:date="2024-12-21T20:53:00Z" w16du:dateUtc="2024-12-21T13:53:00Z">
          <w:pPr>
            <w:pStyle w:val="normal1"/>
            <w:spacing w:before="1"/>
            <w:ind w:right="115"/>
          </w:pPr>
        </w:pPrChange>
      </w:pPr>
      <w:bookmarkStart w:id="962" w:name="_Toc185706995"/>
      <w:bookmarkStart w:id="963" w:name="_Toc185881073"/>
      <w:bookmarkStart w:id="964" w:name="_Toc185881152"/>
      <w:ins w:id="965" w:author="Khanh Cong" w:date="2024-12-21T20:51:00Z" w16du:dateUtc="2024-12-21T13:51:00Z">
        <w:r>
          <w:lastRenderedPageBreak/>
          <w:t>2.4.</w:t>
        </w:r>
      </w:ins>
      <w:r w:rsidR="00314B16" w:rsidRPr="006454E5">
        <w:t>13. Chức năng quản lý sản phẩm</w:t>
      </w:r>
      <w:bookmarkEnd w:id="962"/>
      <w:bookmarkEnd w:id="963"/>
      <w:bookmarkEnd w:id="964"/>
    </w:p>
    <w:p w14:paraId="214F95E7"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4864" behindDoc="0" locked="0" layoutInCell="0" allowOverlap="1" wp14:anchorId="1876596B" wp14:editId="449644CB">
            <wp:simplePos x="0" y="0"/>
            <wp:positionH relativeFrom="page">
              <wp:posOffset>1010285</wp:posOffset>
            </wp:positionH>
            <wp:positionV relativeFrom="paragraph">
              <wp:posOffset>294005</wp:posOffset>
            </wp:positionV>
            <wp:extent cx="5897245" cy="4702175"/>
            <wp:effectExtent l="0" t="0" r="0" b="0"/>
            <wp:wrapTopAndBottom/>
            <wp:docPr id="52" name="Image 10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A diagram of a diagram of a diagram&#10;&#10;Description automatically generated"/>
                    <pic:cNvPicPr>
                      <a:picLocks noChangeAspect="1" noChangeArrowheads="1"/>
                    </pic:cNvPicPr>
                  </pic:nvPicPr>
                  <pic:blipFill>
                    <a:blip r:embed="rId106"/>
                    <a:stretch>
                      <a:fillRect/>
                    </a:stretch>
                  </pic:blipFill>
                  <pic:spPr bwMode="auto">
                    <a:xfrm>
                      <a:off x="0" y="0"/>
                      <a:ext cx="5897245" cy="4702175"/>
                    </a:xfrm>
                    <a:prstGeom prst="rect">
                      <a:avLst/>
                    </a:prstGeom>
                    <a:noFill/>
                  </pic:spPr>
                </pic:pic>
              </a:graphicData>
            </a:graphic>
          </wp:anchor>
        </w:drawing>
      </w:r>
    </w:p>
    <w:p w14:paraId="05368E45" w14:textId="57AD4B8A" w:rsidR="00314B16" w:rsidRPr="006454E5" w:rsidRDefault="00A60732">
      <w:pPr>
        <w:pStyle w:val="Heading3"/>
        <w:pPrChange w:id="966" w:author="Khanh Cong" w:date="2024-12-21T20:53:00Z" w16du:dateUtc="2024-12-21T13:53:00Z">
          <w:pPr>
            <w:pStyle w:val="normal1"/>
            <w:spacing w:before="1"/>
            <w:ind w:right="115"/>
          </w:pPr>
        </w:pPrChange>
      </w:pPr>
      <w:bookmarkStart w:id="967" w:name="_Toc185706996"/>
      <w:bookmarkStart w:id="968" w:name="_Toc185881074"/>
      <w:bookmarkStart w:id="969" w:name="_Toc185881153"/>
      <w:ins w:id="970" w:author="Khanh Cong" w:date="2024-12-21T20:52:00Z" w16du:dateUtc="2024-12-21T13:52:00Z">
        <w:r>
          <w:lastRenderedPageBreak/>
          <w:t>2.4.</w:t>
        </w:r>
      </w:ins>
      <w:r w:rsidR="00314B16" w:rsidRPr="006454E5">
        <w:t>14. Chức năng thống kê</w:t>
      </w:r>
      <w:bookmarkEnd w:id="967"/>
      <w:bookmarkEnd w:id="968"/>
      <w:bookmarkEnd w:id="969"/>
    </w:p>
    <w:p w14:paraId="18FCAE42"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5888" behindDoc="0" locked="0" layoutInCell="0" allowOverlap="1" wp14:anchorId="34557208" wp14:editId="4AFA8097">
            <wp:simplePos x="0" y="0"/>
            <wp:positionH relativeFrom="page">
              <wp:posOffset>981075</wp:posOffset>
            </wp:positionH>
            <wp:positionV relativeFrom="paragraph">
              <wp:posOffset>233045</wp:posOffset>
            </wp:positionV>
            <wp:extent cx="5928360" cy="4036060"/>
            <wp:effectExtent l="0" t="0" r="0" b="0"/>
            <wp:wrapTopAndBottom/>
            <wp:docPr id="53" name="Image 10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A diagram of a diagram of a diagram&#10;&#10;Description automatically generated with medium confidence"/>
                    <pic:cNvPicPr>
                      <a:picLocks noChangeAspect="1" noChangeArrowheads="1"/>
                    </pic:cNvPicPr>
                  </pic:nvPicPr>
                  <pic:blipFill>
                    <a:blip r:embed="rId107"/>
                    <a:stretch>
                      <a:fillRect/>
                    </a:stretch>
                  </pic:blipFill>
                  <pic:spPr bwMode="auto">
                    <a:xfrm>
                      <a:off x="0" y="0"/>
                      <a:ext cx="5928360" cy="4036060"/>
                    </a:xfrm>
                    <a:prstGeom prst="rect">
                      <a:avLst/>
                    </a:prstGeom>
                    <a:noFill/>
                  </pic:spPr>
                </pic:pic>
              </a:graphicData>
            </a:graphic>
          </wp:anchor>
        </w:drawing>
      </w:r>
    </w:p>
    <w:p w14:paraId="30B5CE81" w14:textId="2D2A8E2B" w:rsidR="00314B16" w:rsidRPr="006454E5" w:rsidRDefault="00A60732">
      <w:pPr>
        <w:pStyle w:val="Heading3"/>
        <w:pPrChange w:id="971" w:author="Khanh Cong" w:date="2024-12-21T20:53:00Z" w16du:dateUtc="2024-12-21T13:53:00Z">
          <w:pPr>
            <w:pStyle w:val="normal1"/>
            <w:spacing w:before="1"/>
            <w:ind w:right="115"/>
          </w:pPr>
        </w:pPrChange>
      </w:pPr>
      <w:bookmarkStart w:id="972" w:name="_Toc185706997"/>
      <w:bookmarkStart w:id="973" w:name="_Toc185881075"/>
      <w:bookmarkStart w:id="974" w:name="_Toc185881154"/>
      <w:ins w:id="975" w:author="Khanh Cong" w:date="2024-12-21T20:52:00Z" w16du:dateUtc="2024-12-21T13:52:00Z">
        <w:r>
          <w:lastRenderedPageBreak/>
          <w:t>2.4.</w:t>
        </w:r>
      </w:ins>
      <w:r w:rsidR="00314B16" w:rsidRPr="006454E5">
        <w:t>15. Chức năng quản lý đơn hàng</w:t>
      </w:r>
      <w:bookmarkEnd w:id="972"/>
      <w:bookmarkEnd w:id="973"/>
      <w:bookmarkEnd w:id="974"/>
    </w:p>
    <w:p w14:paraId="49BFEB00"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6912" behindDoc="0" locked="0" layoutInCell="0" allowOverlap="1" wp14:anchorId="3C864F01" wp14:editId="0723FAB3">
            <wp:simplePos x="0" y="0"/>
            <wp:positionH relativeFrom="page">
              <wp:posOffset>1014095</wp:posOffset>
            </wp:positionH>
            <wp:positionV relativeFrom="paragraph">
              <wp:posOffset>233045</wp:posOffset>
            </wp:positionV>
            <wp:extent cx="5894070" cy="4907280"/>
            <wp:effectExtent l="0" t="0" r="0" b="0"/>
            <wp:wrapTopAndBottom/>
            <wp:docPr id="54" name="Image 10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A diagram of a diagram&#10;&#10;Description automatically generated"/>
                    <pic:cNvPicPr>
                      <a:picLocks noChangeAspect="1" noChangeArrowheads="1"/>
                    </pic:cNvPicPr>
                  </pic:nvPicPr>
                  <pic:blipFill>
                    <a:blip r:embed="rId108"/>
                    <a:stretch>
                      <a:fillRect/>
                    </a:stretch>
                  </pic:blipFill>
                  <pic:spPr bwMode="auto">
                    <a:xfrm>
                      <a:off x="0" y="0"/>
                      <a:ext cx="5894070" cy="4907280"/>
                    </a:xfrm>
                    <a:prstGeom prst="rect">
                      <a:avLst/>
                    </a:prstGeom>
                    <a:noFill/>
                  </pic:spPr>
                </pic:pic>
              </a:graphicData>
            </a:graphic>
          </wp:anchor>
        </w:drawing>
      </w:r>
    </w:p>
    <w:p w14:paraId="62A74B6B" w14:textId="77777777" w:rsidR="00314B16" w:rsidRPr="006454E5" w:rsidDel="00A60732" w:rsidRDefault="00314B16" w:rsidP="00314B16">
      <w:pPr>
        <w:pStyle w:val="normal1"/>
        <w:spacing w:before="1"/>
        <w:ind w:right="115"/>
        <w:rPr>
          <w:del w:id="976" w:author="Khanh Cong" w:date="2024-12-21T20:52:00Z" w16du:dateUtc="2024-12-21T13:52:00Z"/>
          <w:rFonts w:ascii="Times New Roman" w:hAnsi="Times New Roman" w:cs="Times New Roman"/>
          <w:sz w:val="26"/>
          <w:szCs w:val="26"/>
        </w:rPr>
      </w:pPr>
    </w:p>
    <w:p w14:paraId="470541B4" w14:textId="77777777" w:rsidR="00314B16" w:rsidRPr="006454E5" w:rsidRDefault="00314B16" w:rsidP="00314B16">
      <w:pPr>
        <w:pStyle w:val="normal1"/>
        <w:spacing w:before="1"/>
        <w:ind w:right="115"/>
        <w:rPr>
          <w:rFonts w:ascii="Times New Roman" w:hAnsi="Times New Roman" w:cs="Times New Roman"/>
          <w:sz w:val="26"/>
          <w:szCs w:val="26"/>
        </w:rPr>
      </w:pPr>
      <w:del w:id="977" w:author="Khanh Cong" w:date="2024-12-21T20:52:00Z" w16du:dateUtc="2024-12-21T13:52:00Z">
        <w:r w:rsidRPr="006454E5" w:rsidDel="00A60732">
          <w:rPr>
            <w:rFonts w:ascii="Times New Roman" w:hAnsi="Times New Roman" w:cs="Times New Roman"/>
            <w:sz w:val="26"/>
            <w:szCs w:val="26"/>
          </w:rPr>
          <w:delText>16.</w:delText>
        </w:r>
      </w:del>
    </w:p>
    <w:p w14:paraId="2FB67D91" w14:textId="77777777" w:rsidR="00314B16" w:rsidRDefault="00314B16" w:rsidP="00314B16">
      <w:pPr>
        <w:pStyle w:val="normal1"/>
        <w:spacing w:before="1"/>
        <w:ind w:right="115"/>
        <w:rPr>
          <w:ins w:id="978" w:author="Khanh Cong" w:date="2024-12-22T21:09:00Z" w16du:dateUtc="2024-12-22T14:09:00Z"/>
          <w:rFonts w:ascii="Times New Roman" w:hAnsi="Times New Roman" w:cs="Times New Roman"/>
          <w:sz w:val="26"/>
          <w:szCs w:val="26"/>
        </w:rPr>
      </w:pPr>
    </w:p>
    <w:p w14:paraId="3F132E53" w14:textId="6EBB1D51" w:rsidR="00770E68" w:rsidRPr="006454E5" w:rsidRDefault="00770E68">
      <w:pPr>
        <w:pStyle w:val="Heading2"/>
        <w:pPrChange w:id="979" w:author="Khanh Cong" w:date="2024-12-22T21:09:00Z" w16du:dateUtc="2024-12-22T14:09:00Z">
          <w:pPr>
            <w:pStyle w:val="normal1"/>
            <w:spacing w:before="1"/>
            <w:ind w:right="115"/>
          </w:pPr>
        </w:pPrChange>
      </w:pPr>
      <w:bookmarkStart w:id="980" w:name="_Toc185881076"/>
      <w:bookmarkStart w:id="981" w:name="_Toc185881155"/>
      <w:ins w:id="982" w:author="Khanh Cong" w:date="2024-12-22T21:09:00Z" w16du:dateUtc="2024-12-22T14:09:00Z">
        <w:r>
          <w:lastRenderedPageBreak/>
          <w:t>2.5. Kết luận chương</w:t>
        </w:r>
      </w:ins>
      <w:bookmarkEnd w:id="980"/>
      <w:bookmarkEnd w:id="981"/>
    </w:p>
    <w:p w14:paraId="06FC0217" w14:textId="77777777" w:rsidR="00314B16" w:rsidRPr="00462FF3" w:rsidRDefault="00314B16" w:rsidP="00863B69">
      <w:pPr>
        <w:pStyle w:val="Heading1"/>
      </w:pPr>
      <w:bookmarkStart w:id="983" w:name="__RefHeading___Toc26632_1225579473"/>
      <w:bookmarkStart w:id="984" w:name="_Toc185447774"/>
      <w:bookmarkStart w:id="985" w:name="_Toc185534239"/>
      <w:bookmarkStart w:id="986" w:name="_Toc185706998"/>
      <w:bookmarkStart w:id="987" w:name="_Toc185881077"/>
      <w:bookmarkStart w:id="988" w:name="_Toc185881156"/>
      <w:bookmarkEnd w:id="983"/>
      <w:r w:rsidRPr="00462FF3">
        <w:t>CHƯƠNG 3. CÀI ĐẶT VÀ THỬ NGHIỆM HỆ THỐNG</w:t>
      </w:r>
      <w:bookmarkEnd w:id="984"/>
      <w:bookmarkEnd w:id="985"/>
      <w:bookmarkEnd w:id="986"/>
      <w:bookmarkEnd w:id="987"/>
      <w:bookmarkEnd w:id="988"/>
    </w:p>
    <w:p w14:paraId="76D2C037" w14:textId="77777777" w:rsidR="00863B69" w:rsidRPr="00863B69" w:rsidRDefault="00863B69">
      <w:pPr>
        <w:pStyle w:val="Heading2"/>
        <w:rPr>
          <w:ins w:id="989" w:author="Khanh Cong" w:date="2024-12-21T20:40:00Z" w16du:dateUtc="2024-12-21T13:40:00Z"/>
          <w:rFonts w:eastAsia="NSimSun"/>
        </w:rPr>
        <w:pPrChange w:id="990" w:author="Khanh Cong" w:date="2024-12-21T20:40:00Z" w16du:dateUtc="2024-12-21T13:40:00Z">
          <w:pPr>
            <w:pStyle w:val="Heading1"/>
          </w:pPr>
        </w:pPrChange>
      </w:pPr>
      <w:bookmarkStart w:id="991" w:name="__RefHeading___Toc26634_1225579473"/>
      <w:bookmarkStart w:id="992" w:name="_Toc185706999"/>
      <w:bookmarkStart w:id="993" w:name="_Toc185447775"/>
      <w:bookmarkStart w:id="994" w:name="_Toc185534240"/>
      <w:bookmarkStart w:id="995" w:name="_Toc185881078"/>
      <w:bookmarkStart w:id="996" w:name="_Toc185881157"/>
      <w:bookmarkEnd w:id="991"/>
      <w:ins w:id="997" w:author="Khanh Cong" w:date="2024-12-21T20:40:00Z" w16du:dateUtc="2024-12-21T13:40:00Z">
        <w:r w:rsidRPr="00863B69">
          <w:rPr>
            <w:rFonts w:eastAsia="NSimSun"/>
          </w:rPr>
          <w:t>3.1 Kiến trúc hệ thống</w:t>
        </w:r>
        <w:bookmarkEnd w:id="992"/>
        <w:bookmarkEnd w:id="995"/>
        <w:bookmarkEnd w:id="996"/>
      </w:ins>
    </w:p>
    <w:p w14:paraId="0E25047B" w14:textId="77777777" w:rsidR="00863B69" w:rsidRPr="00863B69" w:rsidRDefault="00863B69">
      <w:pPr>
        <w:pStyle w:val="Heading2"/>
        <w:rPr>
          <w:ins w:id="998" w:author="Khanh Cong" w:date="2024-12-21T20:40:00Z" w16du:dateUtc="2024-12-21T13:40:00Z"/>
          <w:rFonts w:eastAsia="NSimSun"/>
        </w:rPr>
        <w:pPrChange w:id="999" w:author="Khanh Cong" w:date="2024-12-21T20:40:00Z" w16du:dateUtc="2024-12-21T13:40:00Z">
          <w:pPr>
            <w:pStyle w:val="Heading1"/>
          </w:pPr>
        </w:pPrChange>
      </w:pPr>
      <w:bookmarkStart w:id="1000" w:name="_Toc185707000"/>
      <w:bookmarkStart w:id="1001" w:name="_Toc185881079"/>
      <w:bookmarkStart w:id="1002" w:name="_Toc185881158"/>
      <w:ins w:id="1003" w:author="Khanh Cong" w:date="2024-12-21T20:40:00Z" w16du:dateUtc="2024-12-21T13:40:00Z">
        <w:r w:rsidRPr="00863B69">
          <w:rPr>
            <w:rFonts w:eastAsia="NSimSun"/>
          </w:rPr>
          <w:t>3.2 Một số hình ảnh về giao diện hệ thống</w:t>
        </w:r>
        <w:bookmarkEnd w:id="1000"/>
        <w:bookmarkEnd w:id="1001"/>
        <w:bookmarkEnd w:id="1002"/>
      </w:ins>
    </w:p>
    <w:p w14:paraId="3D2997F5" w14:textId="77777777" w:rsidR="00863B69" w:rsidRPr="00863B69" w:rsidRDefault="00863B69">
      <w:pPr>
        <w:pStyle w:val="Heading2"/>
        <w:rPr>
          <w:ins w:id="1004" w:author="Khanh Cong" w:date="2024-12-21T20:40:00Z" w16du:dateUtc="2024-12-21T13:40:00Z"/>
          <w:rFonts w:eastAsia="NSimSun"/>
        </w:rPr>
        <w:pPrChange w:id="1005" w:author="Khanh Cong" w:date="2024-12-21T20:40:00Z" w16du:dateUtc="2024-12-21T13:40:00Z">
          <w:pPr>
            <w:pStyle w:val="Heading1"/>
          </w:pPr>
        </w:pPrChange>
      </w:pPr>
      <w:bookmarkStart w:id="1006" w:name="_Toc185707001"/>
      <w:bookmarkStart w:id="1007" w:name="_Toc185881080"/>
      <w:bookmarkStart w:id="1008" w:name="_Toc185881159"/>
      <w:ins w:id="1009" w:author="Khanh Cong" w:date="2024-12-21T20:40:00Z" w16du:dateUtc="2024-12-21T13:40:00Z">
        <w:r w:rsidRPr="00863B69">
          <w:rPr>
            <w:rFonts w:eastAsia="NSimSun"/>
          </w:rPr>
          <w:t>3.2.1 Một số giao diện cho người dùng hệ thống</w:t>
        </w:r>
        <w:bookmarkEnd w:id="1006"/>
        <w:bookmarkEnd w:id="1007"/>
        <w:bookmarkEnd w:id="1008"/>
      </w:ins>
    </w:p>
    <w:p w14:paraId="7FB77176" w14:textId="77777777" w:rsidR="00863B69" w:rsidRPr="00863B69" w:rsidRDefault="00863B69">
      <w:pPr>
        <w:pStyle w:val="Heading2"/>
        <w:rPr>
          <w:ins w:id="1010" w:author="Khanh Cong" w:date="2024-12-21T20:40:00Z" w16du:dateUtc="2024-12-21T13:40:00Z"/>
          <w:rFonts w:eastAsia="NSimSun"/>
        </w:rPr>
        <w:pPrChange w:id="1011" w:author="Khanh Cong" w:date="2024-12-21T20:40:00Z" w16du:dateUtc="2024-12-21T13:40:00Z">
          <w:pPr>
            <w:pStyle w:val="Heading1"/>
          </w:pPr>
        </w:pPrChange>
      </w:pPr>
      <w:bookmarkStart w:id="1012" w:name="_Toc185707002"/>
      <w:bookmarkStart w:id="1013" w:name="_Toc185881081"/>
      <w:bookmarkStart w:id="1014" w:name="_Toc185881160"/>
      <w:ins w:id="1015" w:author="Khanh Cong" w:date="2024-12-21T20:40:00Z" w16du:dateUtc="2024-12-21T13:40:00Z">
        <w:r w:rsidRPr="00863B69">
          <w:rPr>
            <w:rFonts w:eastAsia="NSimSun"/>
          </w:rPr>
          <w:t>3.2.2 Một số giao diện cho khách thuê</w:t>
        </w:r>
        <w:bookmarkEnd w:id="1012"/>
        <w:bookmarkEnd w:id="1013"/>
        <w:bookmarkEnd w:id="1014"/>
      </w:ins>
    </w:p>
    <w:p w14:paraId="3B88A571" w14:textId="77777777" w:rsidR="00863B69" w:rsidRPr="00863B69" w:rsidRDefault="00863B69">
      <w:pPr>
        <w:pStyle w:val="Heading2"/>
        <w:rPr>
          <w:ins w:id="1016" w:author="Khanh Cong" w:date="2024-12-21T20:40:00Z" w16du:dateUtc="2024-12-21T13:40:00Z"/>
          <w:rFonts w:eastAsia="NSimSun"/>
        </w:rPr>
        <w:pPrChange w:id="1017" w:author="Khanh Cong" w:date="2024-12-21T20:40:00Z" w16du:dateUtc="2024-12-21T13:40:00Z">
          <w:pPr>
            <w:pStyle w:val="Heading1"/>
          </w:pPr>
        </w:pPrChange>
      </w:pPr>
      <w:bookmarkStart w:id="1018" w:name="_Toc185707003"/>
      <w:bookmarkStart w:id="1019" w:name="_Toc185881082"/>
      <w:bookmarkStart w:id="1020" w:name="_Toc185881161"/>
      <w:ins w:id="1021" w:author="Khanh Cong" w:date="2024-12-21T20:40:00Z" w16du:dateUtc="2024-12-21T13:40:00Z">
        <w:r w:rsidRPr="00863B69">
          <w:rPr>
            <w:rFonts w:eastAsia="NSimSun"/>
          </w:rPr>
          <w:t>3.2.3 Một số giao diện của chủ nhà</w:t>
        </w:r>
        <w:bookmarkEnd w:id="1018"/>
        <w:bookmarkEnd w:id="1019"/>
        <w:bookmarkEnd w:id="1020"/>
      </w:ins>
    </w:p>
    <w:p w14:paraId="0CE8DABD" w14:textId="043FB759" w:rsidR="00314B16" w:rsidRPr="006454E5" w:rsidDel="00863B69" w:rsidRDefault="00863B69">
      <w:pPr>
        <w:pStyle w:val="Heading2"/>
        <w:rPr>
          <w:del w:id="1022" w:author="Khanh Cong" w:date="2024-12-21T20:38:00Z" w16du:dateUtc="2024-12-21T13:38:00Z"/>
        </w:rPr>
      </w:pPr>
      <w:bookmarkStart w:id="1023" w:name="_Toc185707004"/>
      <w:bookmarkStart w:id="1024" w:name="_Toc185881083"/>
      <w:bookmarkStart w:id="1025" w:name="_Toc185881162"/>
      <w:ins w:id="1026" w:author="Khanh Cong" w:date="2024-12-21T20:40:00Z" w16du:dateUtc="2024-12-21T13:40:00Z">
        <w:r w:rsidRPr="00863B69">
          <w:rPr>
            <w:rFonts w:eastAsia="NSimSun"/>
          </w:rPr>
          <w:t>3.2.4 Một số giao diện của quản trị hệ thống</w:t>
        </w:r>
      </w:ins>
      <w:bookmarkEnd w:id="1023"/>
      <w:bookmarkEnd w:id="1024"/>
      <w:bookmarkEnd w:id="1025"/>
      <w:del w:id="1027" w:author="Khanh Cong" w:date="2024-12-21T20:38:00Z" w16du:dateUtc="2024-12-21T13:38:00Z">
        <w:r w:rsidR="00314B16" w:rsidRPr="006454E5" w:rsidDel="00863B69">
          <w:delText>3.1. Môi trường triển khai hệ thống</w:delText>
        </w:r>
        <w:bookmarkEnd w:id="993"/>
        <w:bookmarkEnd w:id="994"/>
      </w:del>
    </w:p>
    <w:p w14:paraId="5C1C48D8" w14:textId="2FD0C0A4" w:rsidR="00314B16" w:rsidRPr="006454E5" w:rsidDel="00863B69" w:rsidRDefault="00314B16">
      <w:pPr>
        <w:pStyle w:val="Heading2"/>
        <w:rPr>
          <w:del w:id="1028" w:author="Khanh Cong" w:date="2024-12-21T20:38:00Z" w16du:dateUtc="2024-12-21T13:38:00Z"/>
        </w:rPr>
      </w:pPr>
      <w:bookmarkStart w:id="1029" w:name="__RefHeading___Toc26636_1225579473"/>
      <w:bookmarkStart w:id="1030" w:name="_Toc185447776"/>
      <w:bookmarkStart w:id="1031" w:name="_Toc185534241"/>
      <w:bookmarkEnd w:id="1029"/>
      <w:del w:id="1032" w:author="Khanh Cong" w:date="2024-12-21T20:38:00Z" w16du:dateUtc="2024-12-21T13:38:00Z">
        <w:r w:rsidRPr="006454E5" w:rsidDel="00863B69">
          <w:delText>3.2. Giao diện hệ thống</w:delText>
        </w:r>
        <w:bookmarkEnd w:id="1030"/>
        <w:bookmarkEnd w:id="1031"/>
      </w:del>
    </w:p>
    <w:p w14:paraId="04225379" w14:textId="77777777" w:rsidR="00737680" w:rsidRPr="006454E5" w:rsidRDefault="00737680">
      <w:pPr>
        <w:pStyle w:val="Heading2"/>
        <w:pPrChange w:id="1033" w:author="Khanh Cong" w:date="2024-12-21T20:40:00Z" w16du:dateUtc="2024-12-21T13:40:00Z">
          <w:pPr/>
        </w:pPrChange>
      </w:pPr>
    </w:p>
    <w:p w14:paraId="0B62A8EC" w14:textId="59C63570" w:rsidR="00737680" w:rsidRDefault="00E03AAB" w:rsidP="00863B69">
      <w:pPr>
        <w:pStyle w:val="Heading1"/>
      </w:pPr>
      <w:bookmarkStart w:id="1034" w:name="_Toc185447777"/>
      <w:bookmarkStart w:id="1035" w:name="_Toc185534242"/>
      <w:bookmarkStart w:id="1036" w:name="_Toc185707005"/>
      <w:bookmarkStart w:id="1037" w:name="_Toc185881084"/>
      <w:bookmarkStart w:id="1038" w:name="_Toc185881163"/>
      <w:r>
        <w:t xml:space="preserve">CHƯƠNG 4. </w:t>
      </w:r>
      <w:r w:rsidR="00737680" w:rsidRPr="00462FF3">
        <w:t>KẾT LUẬN</w:t>
      </w:r>
      <w:bookmarkEnd w:id="1034"/>
      <w:bookmarkEnd w:id="1035"/>
      <w:bookmarkEnd w:id="1036"/>
      <w:bookmarkEnd w:id="1037"/>
      <w:bookmarkEnd w:id="1038"/>
    </w:p>
    <w:p w14:paraId="6AE52255" w14:textId="1A28CB57" w:rsidR="00E03AAB" w:rsidRDefault="00E03AAB" w:rsidP="006454E5">
      <w:pPr>
        <w:pStyle w:val="Heading2"/>
      </w:pPr>
      <w:bookmarkStart w:id="1039" w:name="_Toc185707006"/>
      <w:bookmarkStart w:id="1040" w:name="_Toc185881085"/>
      <w:bookmarkStart w:id="1041" w:name="_Toc185881164"/>
      <w:r>
        <w:t>4.1. Ưu điểm của hệ thống</w:t>
      </w:r>
      <w:bookmarkEnd w:id="1039"/>
      <w:bookmarkEnd w:id="1040"/>
      <w:bookmarkEnd w:id="1041"/>
    </w:p>
    <w:p w14:paraId="38855450" w14:textId="5AF32E78" w:rsidR="00E03AAB" w:rsidRPr="005339BD" w:rsidRDefault="00E03AAB" w:rsidP="006454E5">
      <w:pPr>
        <w:pStyle w:val="ListParagraph"/>
        <w:numPr>
          <w:ilvl w:val="0"/>
          <w:numId w:val="81"/>
        </w:numPr>
        <w:rPr>
          <w:rFonts w:cs="Times New Roman"/>
          <w:sz w:val="26"/>
          <w:szCs w:val="26"/>
          <w:rPrChange w:id="1042" w:author="Khanh Cong" w:date="2024-12-21T20:54:00Z" w16du:dateUtc="2024-12-21T13:54:00Z">
            <w:rPr>
              <w:rFonts w:cs="Times New Roman"/>
            </w:rPr>
          </w:rPrChange>
        </w:rPr>
      </w:pPr>
      <w:r w:rsidRPr="005339BD">
        <w:rPr>
          <w:rFonts w:cs="Times New Roman"/>
          <w:sz w:val="26"/>
          <w:szCs w:val="26"/>
          <w:rPrChange w:id="1043" w:author="Khanh Cong" w:date="2024-12-21T20:54:00Z" w16du:dateUtc="2024-12-21T13:54:00Z">
            <w:rPr>
              <w:rFonts w:cs="Times New Roman"/>
            </w:rPr>
          </w:rPrChange>
        </w:rPr>
        <w:t>Giao diện hiện đại và tối ưu trải nghiệm người dùng:</w:t>
      </w:r>
    </w:p>
    <w:p w14:paraId="6E006431" w14:textId="77777777" w:rsidR="00E03AAB" w:rsidRPr="005339BD" w:rsidRDefault="00E03AAB" w:rsidP="006454E5">
      <w:pPr>
        <w:pStyle w:val="ListParagraph"/>
        <w:numPr>
          <w:ilvl w:val="1"/>
          <w:numId w:val="81"/>
        </w:numPr>
        <w:rPr>
          <w:rFonts w:cs="Times New Roman"/>
          <w:sz w:val="26"/>
          <w:szCs w:val="26"/>
          <w:rPrChange w:id="1044" w:author="Khanh Cong" w:date="2024-12-21T20:54:00Z" w16du:dateUtc="2024-12-21T13:54:00Z">
            <w:rPr>
              <w:rFonts w:cs="Times New Roman"/>
            </w:rPr>
          </w:rPrChange>
        </w:rPr>
      </w:pPr>
      <w:r w:rsidRPr="005339BD">
        <w:rPr>
          <w:rFonts w:cs="Times New Roman"/>
          <w:sz w:val="26"/>
          <w:szCs w:val="26"/>
          <w:rPrChange w:id="1045" w:author="Khanh Cong" w:date="2024-12-21T20:54:00Z" w16du:dateUtc="2024-12-21T13:54:00Z">
            <w:rPr>
              <w:rFonts w:cs="Times New Roman"/>
            </w:rPr>
          </w:rPrChange>
        </w:rPr>
        <w:t>Giao diện trực quan, dễ sử dụng, phù hợp với nhiều đối tượng khách hàng.</w:t>
      </w:r>
    </w:p>
    <w:p w14:paraId="2010918E" w14:textId="77777777" w:rsidR="00E03AAB" w:rsidRPr="005339BD" w:rsidRDefault="00E03AAB" w:rsidP="006454E5">
      <w:pPr>
        <w:pStyle w:val="ListParagraph"/>
        <w:numPr>
          <w:ilvl w:val="1"/>
          <w:numId w:val="81"/>
        </w:numPr>
        <w:rPr>
          <w:rFonts w:cs="Times New Roman"/>
          <w:sz w:val="26"/>
          <w:szCs w:val="26"/>
          <w:rPrChange w:id="1046" w:author="Khanh Cong" w:date="2024-12-21T20:54:00Z" w16du:dateUtc="2024-12-21T13:54:00Z">
            <w:rPr>
              <w:rFonts w:cs="Times New Roman"/>
            </w:rPr>
          </w:rPrChange>
        </w:rPr>
      </w:pPr>
      <w:r w:rsidRPr="005339BD">
        <w:rPr>
          <w:rFonts w:cs="Times New Roman"/>
          <w:sz w:val="26"/>
          <w:szCs w:val="26"/>
          <w:rPrChange w:id="1047" w:author="Khanh Cong" w:date="2024-12-21T20:54:00Z" w16du:dateUtc="2024-12-21T13:54:00Z">
            <w:rPr>
              <w:rFonts w:cs="Times New Roman"/>
            </w:rPr>
          </w:rPrChange>
        </w:rPr>
        <w:t>Thiết kế responsive, đảm bảo trải nghiệm tốt trên cả desktop, tablet và điện thoại di động.</w:t>
      </w:r>
    </w:p>
    <w:p w14:paraId="36ACC1D7" w14:textId="044553F3" w:rsidR="00E03AAB" w:rsidRPr="005339BD" w:rsidRDefault="00E03AAB">
      <w:pPr>
        <w:pStyle w:val="ListParagraph"/>
        <w:numPr>
          <w:ilvl w:val="0"/>
          <w:numId w:val="81"/>
        </w:numPr>
        <w:rPr>
          <w:rFonts w:cs="Times New Roman"/>
          <w:sz w:val="26"/>
          <w:szCs w:val="26"/>
          <w:rPrChange w:id="1048" w:author="Khanh Cong" w:date="2024-12-21T20:54:00Z" w16du:dateUtc="2024-12-21T13:54:00Z">
            <w:rPr>
              <w:rFonts w:cs="Times New Roman"/>
            </w:rPr>
          </w:rPrChange>
        </w:rPr>
      </w:pPr>
      <w:r w:rsidRPr="005339BD">
        <w:rPr>
          <w:rFonts w:cs="Times New Roman"/>
          <w:sz w:val="26"/>
          <w:szCs w:val="26"/>
          <w:rPrChange w:id="1049" w:author="Khanh Cong" w:date="2024-12-21T20:54:00Z" w16du:dateUtc="2024-12-21T13:54:00Z">
            <w:rPr>
              <w:rFonts w:cs="Times New Roman"/>
            </w:rPr>
          </w:rPrChange>
        </w:rPr>
        <w:t>Tính năng phong phú và tiện ích:</w:t>
      </w:r>
    </w:p>
    <w:p w14:paraId="3773D4EC" w14:textId="7617BA2A" w:rsidR="00771E8F" w:rsidRPr="005339BD" w:rsidRDefault="00771E8F" w:rsidP="006454E5">
      <w:pPr>
        <w:pStyle w:val="ListParagraph"/>
        <w:numPr>
          <w:ilvl w:val="1"/>
          <w:numId w:val="81"/>
        </w:numPr>
        <w:rPr>
          <w:rFonts w:cs="Times New Roman"/>
          <w:sz w:val="26"/>
          <w:szCs w:val="26"/>
          <w:rPrChange w:id="1050" w:author="Khanh Cong" w:date="2024-12-21T20:54:00Z" w16du:dateUtc="2024-12-21T13:54:00Z">
            <w:rPr>
              <w:rFonts w:cs="Times New Roman"/>
            </w:rPr>
          </w:rPrChange>
        </w:rPr>
      </w:pPr>
      <w:r w:rsidRPr="005339BD">
        <w:rPr>
          <w:rFonts w:cs="Times New Roman"/>
          <w:sz w:val="26"/>
          <w:szCs w:val="26"/>
          <w:rPrChange w:id="1051" w:author="Khanh Cong" w:date="2024-12-21T20:54:00Z" w16du:dateUtc="2024-12-21T13:54:00Z">
            <w:rPr>
              <w:rFonts w:cs="Times New Roman"/>
            </w:rPr>
          </w:rPrChange>
        </w:rPr>
        <w:t>Hỗ trợ tìm kiếm, lọc, và so sánh sản phẩm, giúp khách hàng dễ dàng lựa chọn sản phẩm phù hợp.</w:t>
      </w:r>
    </w:p>
    <w:p w14:paraId="1C951300" w14:textId="77777777" w:rsidR="00E03AAB" w:rsidRPr="005339BD" w:rsidRDefault="00E03AAB" w:rsidP="00E03AAB">
      <w:pPr>
        <w:rPr>
          <w:rFonts w:cs="Times New Roman"/>
          <w:sz w:val="26"/>
          <w:szCs w:val="26"/>
          <w:rPrChange w:id="1052" w:author="Khanh Cong" w:date="2024-12-21T20:54:00Z" w16du:dateUtc="2024-12-21T13:54:00Z">
            <w:rPr>
              <w:rFonts w:cs="Times New Roman"/>
            </w:rPr>
          </w:rPrChange>
        </w:rPr>
      </w:pPr>
    </w:p>
    <w:p w14:paraId="7E94C9A9" w14:textId="77777777" w:rsidR="00E03AAB" w:rsidRPr="005339BD" w:rsidRDefault="00E03AAB" w:rsidP="006454E5">
      <w:pPr>
        <w:pStyle w:val="ListParagraph"/>
        <w:numPr>
          <w:ilvl w:val="1"/>
          <w:numId w:val="82"/>
        </w:numPr>
        <w:rPr>
          <w:rFonts w:cs="Times New Roman"/>
          <w:sz w:val="26"/>
          <w:szCs w:val="26"/>
          <w:rPrChange w:id="1053" w:author="Khanh Cong" w:date="2024-12-21T20:54:00Z" w16du:dateUtc="2024-12-21T13:54:00Z">
            <w:rPr>
              <w:rFonts w:cs="Times New Roman"/>
            </w:rPr>
          </w:rPrChange>
        </w:rPr>
      </w:pPr>
      <w:r w:rsidRPr="005339BD">
        <w:rPr>
          <w:rFonts w:cs="Times New Roman"/>
          <w:sz w:val="26"/>
          <w:szCs w:val="26"/>
          <w:rPrChange w:id="1054" w:author="Khanh Cong" w:date="2024-12-21T20:54:00Z" w16du:dateUtc="2024-12-21T13:54:00Z">
            <w:rPr>
              <w:rFonts w:cs="Times New Roman"/>
            </w:rPr>
          </w:rPrChange>
        </w:rPr>
        <w:t>Chức năng giỏ hàng, thanh toán trực tuyến và theo dõi đơn hàng thông minh.</w:t>
      </w:r>
    </w:p>
    <w:p w14:paraId="2D095AB2" w14:textId="36F51B5D" w:rsidR="00E03AAB" w:rsidRPr="005339BD" w:rsidRDefault="00E03AAB" w:rsidP="006454E5">
      <w:pPr>
        <w:pStyle w:val="ListParagraph"/>
        <w:numPr>
          <w:ilvl w:val="0"/>
          <w:numId w:val="82"/>
        </w:numPr>
        <w:rPr>
          <w:rFonts w:cs="Times New Roman"/>
          <w:sz w:val="26"/>
          <w:szCs w:val="26"/>
          <w:rPrChange w:id="1055" w:author="Khanh Cong" w:date="2024-12-21T20:54:00Z" w16du:dateUtc="2024-12-21T13:54:00Z">
            <w:rPr>
              <w:rFonts w:cs="Times New Roman"/>
            </w:rPr>
          </w:rPrChange>
        </w:rPr>
      </w:pPr>
      <w:r w:rsidRPr="005339BD">
        <w:rPr>
          <w:rFonts w:cs="Times New Roman"/>
          <w:sz w:val="26"/>
          <w:szCs w:val="26"/>
          <w:rPrChange w:id="1056" w:author="Khanh Cong" w:date="2024-12-21T20:54:00Z" w16du:dateUtc="2024-12-21T13:54:00Z">
            <w:rPr>
              <w:rFonts w:cs="Times New Roman"/>
            </w:rPr>
          </w:rPrChange>
        </w:rPr>
        <w:t>Bảo mật mạnh mẽ:</w:t>
      </w:r>
    </w:p>
    <w:p w14:paraId="5AE933B5" w14:textId="77777777" w:rsidR="00E03AAB" w:rsidRPr="005339BD" w:rsidRDefault="00E03AAB" w:rsidP="00E03AAB">
      <w:pPr>
        <w:rPr>
          <w:rFonts w:cs="Times New Roman"/>
          <w:sz w:val="26"/>
          <w:szCs w:val="26"/>
          <w:rPrChange w:id="1057" w:author="Khanh Cong" w:date="2024-12-21T20:54:00Z" w16du:dateUtc="2024-12-21T13:54:00Z">
            <w:rPr>
              <w:rFonts w:cs="Times New Roman"/>
            </w:rPr>
          </w:rPrChange>
        </w:rPr>
      </w:pPr>
    </w:p>
    <w:p w14:paraId="3F7186D0" w14:textId="77777777" w:rsidR="00E03AAB" w:rsidRPr="005339BD" w:rsidRDefault="00E03AAB" w:rsidP="006454E5">
      <w:pPr>
        <w:pStyle w:val="ListParagraph"/>
        <w:numPr>
          <w:ilvl w:val="1"/>
          <w:numId w:val="82"/>
        </w:numPr>
        <w:rPr>
          <w:rFonts w:cs="Times New Roman"/>
          <w:sz w:val="26"/>
          <w:szCs w:val="26"/>
          <w:rPrChange w:id="1058" w:author="Khanh Cong" w:date="2024-12-21T20:54:00Z" w16du:dateUtc="2024-12-21T13:54:00Z">
            <w:rPr>
              <w:rFonts w:cs="Times New Roman"/>
            </w:rPr>
          </w:rPrChange>
        </w:rPr>
      </w:pPr>
      <w:r w:rsidRPr="005339BD">
        <w:rPr>
          <w:rFonts w:cs="Times New Roman"/>
          <w:sz w:val="26"/>
          <w:szCs w:val="26"/>
          <w:rPrChange w:id="1059" w:author="Khanh Cong" w:date="2024-12-21T20:54:00Z" w16du:dateUtc="2024-12-21T13:54:00Z">
            <w:rPr>
              <w:rFonts w:cs="Times New Roman"/>
            </w:rPr>
          </w:rPrChange>
        </w:rPr>
        <w:t>Sử dụng JWT và mã hóa dữ liệu để bảo vệ thông tin người dùng.</w:t>
      </w:r>
    </w:p>
    <w:p w14:paraId="014DAE29" w14:textId="77777777" w:rsidR="00E03AAB" w:rsidRPr="005339BD" w:rsidRDefault="00E03AAB" w:rsidP="006454E5">
      <w:pPr>
        <w:pStyle w:val="ListParagraph"/>
        <w:numPr>
          <w:ilvl w:val="1"/>
          <w:numId w:val="82"/>
        </w:numPr>
        <w:rPr>
          <w:rFonts w:cs="Times New Roman"/>
          <w:sz w:val="26"/>
          <w:szCs w:val="26"/>
          <w:rPrChange w:id="1060" w:author="Khanh Cong" w:date="2024-12-21T20:54:00Z" w16du:dateUtc="2024-12-21T13:54:00Z">
            <w:rPr>
              <w:rFonts w:cs="Times New Roman"/>
            </w:rPr>
          </w:rPrChange>
        </w:rPr>
      </w:pPr>
      <w:r w:rsidRPr="005339BD">
        <w:rPr>
          <w:rFonts w:cs="Times New Roman"/>
          <w:sz w:val="26"/>
          <w:szCs w:val="26"/>
          <w:rPrChange w:id="1061" w:author="Khanh Cong" w:date="2024-12-21T20:54:00Z" w16du:dateUtc="2024-12-21T13:54:00Z">
            <w:rPr>
              <w:rFonts w:cs="Times New Roman"/>
            </w:rPr>
          </w:rPrChange>
        </w:rPr>
        <w:t>Đảm bảo tuân thủ các tiêu chuẩn bảo mật, hạn chế tối đa nguy cơ lộ thông tin.</w:t>
      </w:r>
    </w:p>
    <w:p w14:paraId="1C1F1125" w14:textId="00FBC179" w:rsidR="00E03AAB" w:rsidRPr="005339BD" w:rsidRDefault="00E03AAB" w:rsidP="006454E5">
      <w:pPr>
        <w:pStyle w:val="ListParagraph"/>
        <w:numPr>
          <w:ilvl w:val="0"/>
          <w:numId w:val="82"/>
        </w:numPr>
        <w:rPr>
          <w:rFonts w:cs="Times New Roman"/>
          <w:sz w:val="26"/>
          <w:szCs w:val="26"/>
          <w:rPrChange w:id="1062" w:author="Khanh Cong" w:date="2024-12-21T20:54:00Z" w16du:dateUtc="2024-12-21T13:54:00Z">
            <w:rPr>
              <w:rFonts w:cs="Times New Roman"/>
            </w:rPr>
          </w:rPrChange>
        </w:rPr>
      </w:pPr>
      <w:r w:rsidRPr="005339BD">
        <w:rPr>
          <w:rFonts w:cs="Times New Roman"/>
          <w:sz w:val="26"/>
          <w:szCs w:val="26"/>
          <w:rPrChange w:id="1063" w:author="Khanh Cong" w:date="2024-12-21T20:54:00Z" w16du:dateUtc="2024-12-21T13:54:00Z">
            <w:rPr>
              <w:rFonts w:cs="Times New Roman"/>
            </w:rPr>
          </w:rPrChange>
        </w:rPr>
        <w:t>Hệ thống quản lý hiệu quả:</w:t>
      </w:r>
    </w:p>
    <w:p w14:paraId="6EE17F66" w14:textId="77777777" w:rsidR="00E03AAB" w:rsidRPr="005339BD" w:rsidRDefault="00E03AAB" w:rsidP="00E03AAB">
      <w:pPr>
        <w:rPr>
          <w:rFonts w:cs="Times New Roman"/>
          <w:sz w:val="26"/>
          <w:szCs w:val="26"/>
          <w:rPrChange w:id="1064" w:author="Khanh Cong" w:date="2024-12-21T20:54:00Z" w16du:dateUtc="2024-12-21T13:54:00Z">
            <w:rPr>
              <w:rFonts w:cs="Times New Roman"/>
            </w:rPr>
          </w:rPrChange>
        </w:rPr>
      </w:pPr>
    </w:p>
    <w:p w14:paraId="5BE151EB" w14:textId="77777777" w:rsidR="00E03AAB" w:rsidRPr="005339BD" w:rsidRDefault="00E03AAB" w:rsidP="006454E5">
      <w:pPr>
        <w:pStyle w:val="ListParagraph"/>
        <w:numPr>
          <w:ilvl w:val="1"/>
          <w:numId w:val="82"/>
        </w:numPr>
        <w:rPr>
          <w:rFonts w:cs="Times New Roman"/>
          <w:sz w:val="26"/>
          <w:szCs w:val="26"/>
          <w:rPrChange w:id="1065" w:author="Khanh Cong" w:date="2024-12-21T20:54:00Z" w16du:dateUtc="2024-12-21T13:54:00Z">
            <w:rPr>
              <w:rFonts w:cs="Times New Roman"/>
            </w:rPr>
          </w:rPrChange>
        </w:rPr>
      </w:pPr>
      <w:r w:rsidRPr="005339BD">
        <w:rPr>
          <w:rFonts w:cs="Times New Roman"/>
          <w:sz w:val="26"/>
          <w:szCs w:val="26"/>
          <w:rPrChange w:id="1066" w:author="Khanh Cong" w:date="2024-12-21T20:54:00Z" w16du:dateUtc="2024-12-21T13:54:00Z">
            <w:rPr>
              <w:rFonts w:cs="Times New Roman"/>
            </w:rPr>
          </w:rPrChange>
        </w:rPr>
        <w:t>Quản lý sản phẩm, tồn kho và đơn hàng dễ dàng với giao diện thân thiện cho admin.</w:t>
      </w:r>
    </w:p>
    <w:p w14:paraId="6E108F24" w14:textId="77777777" w:rsidR="00E03AAB" w:rsidRPr="005339BD" w:rsidRDefault="00E03AAB" w:rsidP="006454E5">
      <w:pPr>
        <w:pStyle w:val="ListParagraph"/>
        <w:numPr>
          <w:ilvl w:val="1"/>
          <w:numId w:val="82"/>
        </w:numPr>
        <w:rPr>
          <w:rFonts w:cs="Times New Roman"/>
          <w:sz w:val="26"/>
          <w:szCs w:val="26"/>
          <w:rPrChange w:id="1067" w:author="Khanh Cong" w:date="2024-12-21T20:54:00Z" w16du:dateUtc="2024-12-21T13:54:00Z">
            <w:rPr>
              <w:rFonts w:cs="Times New Roman"/>
            </w:rPr>
          </w:rPrChange>
        </w:rPr>
      </w:pPr>
      <w:r w:rsidRPr="005339BD">
        <w:rPr>
          <w:rFonts w:cs="Times New Roman"/>
          <w:sz w:val="26"/>
          <w:szCs w:val="26"/>
          <w:rPrChange w:id="1068" w:author="Khanh Cong" w:date="2024-12-21T20:54:00Z" w16du:dateUtc="2024-12-21T13:54:00Z">
            <w:rPr>
              <w:rFonts w:cs="Times New Roman"/>
            </w:rPr>
          </w:rPrChange>
        </w:rPr>
        <w:t>Tích hợp cảnh báo khi hàng gần hết kho, tối ưu hóa quy trình kinh doanh.</w:t>
      </w:r>
    </w:p>
    <w:p w14:paraId="0C505211" w14:textId="77777777" w:rsidR="00E03AAB" w:rsidRPr="005339BD" w:rsidDel="003B22ED" w:rsidRDefault="00E03AAB" w:rsidP="006454E5">
      <w:pPr>
        <w:pStyle w:val="ListParagraph"/>
        <w:numPr>
          <w:ilvl w:val="0"/>
          <w:numId w:val="82"/>
        </w:numPr>
        <w:rPr>
          <w:del w:id="1069" w:author="Khanh Cong" w:date="2024-12-22T21:06:00Z" w16du:dateUtc="2024-12-22T14:06:00Z"/>
          <w:rFonts w:cs="Times New Roman"/>
          <w:sz w:val="26"/>
          <w:szCs w:val="26"/>
          <w:rPrChange w:id="1070" w:author="Khanh Cong" w:date="2024-12-21T20:54:00Z" w16du:dateUtc="2024-12-21T13:54:00Z">
            <w:rPr>
              <w:del w:id="1071" w:author="Khanh Cong" w:date="2024-12-22T21:06:00Z" w16du:dateUtc="2024-12-22T14:06:00Z"/>
              <w:rFonts w:cs="Times New Roman"/>
            </w:rPr>
          </w:rPrChange>
        </w:rPr>
      </w:pPr>
      <w:r w:rsidRPr="005339BD">
        <w:rPr>
          <w:rFonts w:cs="Times New Roman"/>
          <w:sz w:val="26"/>
          <w:szCs w:val="26"/>
          <w:rPrChange w:id="1072" w:author="Khanh Cong" w:date="2024-12-21T20:54:00Z" w16du:dateUtc="2024-12-21T13:54:00Z">
            <w:rPr>
              <w:rFonts w:cs="Times New Roman"/>
            </w:rPr>
          </w:rPrChange>
        </w:rPr>
        <w:t>Công nghệ hiện đại:</w:t>
      </w:r>
    </w:p>
    <w:p w14:paraId="0068FE91" w14:textId="77777777" w:rsidR="00E03AAB" w:rsidRPr="003B22ED" w:rsidRDefault="00E03AAB">
      <w:pPr>
        <w:pStyle w:val="ListParagraph"/>
        <w:numPr>
          <w:ilvl w:val="0"/>
          <w:numId w:val="82"/>
        </w:numPr>
        <w:rPr>
          <w:rFonts w:cs="Times New Roman"/>
          <w:sz w:val="26"/>
          <w:szCs w:val="26"/>
          <w:rPrChange w:id="1073" w:author="Khanh Cong" w:date="2024-12-22T21:06:00Z" w16du:dateUtc="2024-12-22T14:06:00Z">
            <w:rPr>
              <w:rFonts w:cs="Times New Roman"/>
            </w:rPr>
          </w:rPrChange>
        </w:rPr>
        <w:pPrChange w:id="1074" w:author="Khanh Cong" w:date="2024-12-22T21:06:00Z" w16du:dateUtc="2024-12-22T14:06:00Z">
          <w:pPr/>
        </w:pPrChange>
      </w:pPr>
    </w:p>
    <w:p w14:paraId="56FAB07B" w14:textId="77777777" w:rsidR="00E03AAB" w:rsidRPr="005339BD" w:rsidRDefault="00E03AAB" w:rsidP="006454E5">
      <w:pPr>
        <w:pStyle w:val="ListParagraph"/>
        <w:numPr>
          <w:ilvl w:val="1"/>
          <w:numId w:val="82"/>
        </w:numPr>
        <w:rPr>
          <w:rFonts w:cs="Times New Roman"/>
          <w:sz w:val="26"/>
          <w:szCs w:val="26"/>
          <w:rPrChange w:id="1075" w:author="Khanh Cong" w:date="2024-12-21T20:54:00Z" w16du:dateUtc="2024-12-21T13:54:00Z">
            <w:rPr>
              <w:rFonts w:cs="Times New Roman"/>
            </w:rPr>
          </w:rPrChange>
        </w:rPr>
      </w:pPr>
      <w:r w:rsidRPr="005339BD">
        <w:rPr>
          <w:rFonts w:cs="Times New Roman"/>
          <w:sz w:val="26"/>
          <w:szCs w:val="26"/>
          <w:rPrChange w:id="1076" w:author="Khanh Cong" w:date="2024-12-21T20:54:00Z" w16du:dateUtc="2024-12-21T13:54:00Z">
            <w:rPr>
              <w:rFonts w:cs="Times New Roman"/>
            </w:rPr>
          </w:rPrChange>
        </w:rPr>
        <w:t>Sử dụng React giúp cải thiện hiệu năng frontend và tái sử dụng mã nguồn.</w:t>
      </w:r>
    </w:p>
    <w:p w14:paraId="6A51342D" w14:textId="77777777" w:rsidR="00E03AAB" w:rsidRPr="005339BD" w:rsidRDefault="00E03AAB" w:rsidP="006454E5">
      <w:pPr>
        <w:pStyle w:val="ListParagraph"/>
        <w:numPr>
          <w:ilvl w:val="1"/>
          <w:numId w:val="82"/>
        </w:numPr>
        <w:rPr>
          <w:rFonts w:cs="Times New Roman"/>
          <w:sz w:val="26"/>
          <w:szCs w:val="26"/>
          <w:rPrChange w:id="1077" w:author="Khanh Cong" w:date="2024-12-21T20:54:00Z" w16du:dateUtc="2024-12-21T13:54:00Z">
            <w:rPr>
              <w:rFonts w:cs="Times New Roman"/>
            </w:rPr>
          </w:rPrChange>
        </w:rPr>
      </w:pPr>
      <w:r w:rsidRPr="005339BD">
        <w:rPr>
          <w:rFonts w:cs="Times New Roman"/>
          <w:sz w:val="26"/>
          <w:szCs w:val="26"/>
          <w:rPrChange w:id="1078" w:author="Khanh Cong" w:date="2024-12-21T20:54:00Z" w16du:dateUtc="2024-12-21T13:54:00Z">
            <w:rPr>
              <w:rFonts w:cs="Times New Roman"/>
            </w:rPr>
          </w:rPrChange>
        </w:rPr>
        <w:t>Backend Java đảm bảo tính ổn định và khả năng xử lý dữ liệu lớn.</w:t>
      </w:r>
    </w:p>
    <w:p w14:paraId="484B943D" w14:textId="77777777" w:rsidR="00E03AAB" w:rsidRPr="005339BD" w:rsidRDefault="00E03AAB" w:rsidP="006454E5">
      <w:pPr>
        <w:pStyle w:val="ListParagraph"/>
        <w:numPr>
          <w:ilvl w:val="1"/>
          <w:numId w:val="82"/>
        </w:numPr>
        <w:rPr>
          <w:rFonts w:cs="Times New Roman"/>
          <w:sz w:val="26"/>
          <w:szCs w:val="26"/>
          <w:rPrChange w:id="1079" w:author="Khanh Cong" w:date="2024-12-21T20:54:00Z" w16du:dateUtc="2024-12-21T13:54:00Z">
            <w:rPr>
              <w:rFonts w:cs="Times New Roman"/>
            </w:rPr>
          </w:rPrChange>
        </w:rPr>
      </w:pPr>
      <w:r w:rsidRPr="005339BD">
        <w:rPr>
          <w:rFonts w:cs="Times New Roman"/>
          <w:sz w:val="26"/>
          <w:szCs w:val="26"/>
          <w:rPrChange w:id="1080" w:author="Khanh Cong" w:date="2024-12-21T20:54:00Z" w16du:dateUtc="2024-12-21T13:54:00Z">
            <w:rPr>
              <w:rFonts w:cs="Times New Roman"/>
            </w:rPr>
          </w:rPrChange>
        </w:rPr>
        <w:t>MongoDB linh hoạt, hỗ trợ lưu trữ dữ liệu không cấu trúc và dễ mở rộng.</w:t>
      </w:r>
    </w:p>
    <w:p w14:paraId="1682C599" w14:textId="77777777" w:rsidR="00E03AAB" w:rsidRPr="005339BD" w:rsidDel="003B22ED" w:rsidRDefault="00E03AAB" w:rsidP="006454E5">
      <w:pPr>
        <w:pStyle w:val="ListParagraph"/>
        <w:numPr>
          <w:ilvl w:val="0"/>
          <w:numId w:val="82"/>
        </w:numPr>
        <w:rPr>
          <w:del w:id="1081" w:author="Khanh Cong" w:date="2024-12-22T21:06:00Z" w16du:dateUtc="2024-12-22T14:06:00Z"/>
          <w:rFonts w:cs="Times New Roman"/>
          <w:sz w:val="26"/>
          <w:szCs w:val="26"/>
          <w:rPrChange w:id="1082" w:author="Khanh Cong" w:date="2024-12-21T20:54:00Z" w16du:dateUtc="2024-12-21T13:54:00Z">
            <w:rPr>
              <w:del w:id="1083" w:author="Khanh Cong" w:date="2024-12-22T21:06:00Z" w16du:dateUtc="2024-12-22T14:06:00Z"/>
              <w:rFonts w:cs="Times New Roman"/>
            </w:rPr>
          </w:rPrChange>
        </w:rPr>
      </w:pPr>
      <w:r w:rsidRPr="005339BD">
        <w:rPr>
          <w:rFonts w:cs="Times New Roman"/>
          <w:sz w:val="26"/>
          <w:szCs w:val="26"/>
          <w:rPrChange w:id="1084" w:author="Khanh Cong" w:date="2024-12-21T20:54:00Z" w16du:dateUtc="2024-12-21T13:54:00Z">
            <w:rPr>
              <w:rFonts w:cs="Times New Roman"/>
            </w:rPr>
          </w:rPrChange>
        </w:rPr>
        <w:t>Dễ dàng mở rộng và tùy chỉnh:</w:t>
      </w:r>
    </w:p>
    <w:p w14:paraId="31E34577" w14:textId="77777777" w:rsidR="00E03AAB" w:rsidRPr="003B22ED" w:rsidRDefault="00E03AAB">
      <w:pPr>
        <w:pStyle w:val="ListParagraph"/>
        <w:numPr>
          <w:ilvl w:val="0"/>
          <w:numId w:val="82"/>
        </w:numPr>
        <w:rPr>
          <w:rFonts w:cs="Times New Roman"/>
          <w:sz w:val="26"/>
          <w:szCs w:val="26"/>
          <w:rPrChange w:id="1085" w:author="Khanh Cong" w:date="2024-12-22T21:06:00Z" w16du:dateUtc="2024-12-22T14:06:00Z">
            <w:rPr>
              <w:rFonts w:cs="Times New Roman"/>
            </w:rPr>
          </w:rPrChange>
        </w:rPr>
        <w:pPrChange w:id="1086" w:author="Khanh Cong" w:date="2024-12-22T21:06:00Z" w16du:dateUtc="2024-12-22T14:06:00Z">
          <w:pPr/>
        </w:pPrChange>
      </w:pPr>
    </w:p>
    <w:p w14:paraId="76ECB99F" w14:textId="77777777" w:rsidR="00E03AAB" w:rsidRPr="005339BD" w:rsidRDefault="00E03AAB" w:rsidP="006454E5">
      <w:pPr>
        <w:pStyle w:val="ListParagraph"/>
        <w:numPr>
          <w:ilvl w:val="1"/>
          <w:numId w:val="82"/>
        </w:numPr>
        <w:rPr>
          <w:rFonts w:cs="Times New Roman"/>
          <w:sz w:val="26"/>
          <w:szCs w:val="26"/>
          <w:rPrChange w:id="1087" w:author="Khanh Cong" w:date="2024-12-21T20:54:00Z" w16du:dateUtc="2024-12-21T13:54:00Z">
            <w:rPr>
              <w:rFonts w:cs="Times New Roman"/>
            </w:rPr>
          </w:rPrChange>
        </w:rPr>
      </w:pPr>
      <w:r w:rsidRPr="005339BD">
        <w:rPr>
          <w:rFonts w:cs="Times New Roman"/>
          <w:sz w:val="26"/>
          <w:szCs w:val="26"/>
          <w:rPrChange w:id="1088" w:author="Khanh Cong" w:date="2024-12-21T20:54:00Z" w16du:dateUtc="2024-12-21T13:54:00Z">
            <w:rPr>
              <w:rFonts w:cs="Times New Roman"/>
            </w:rPr>
          </w:rPrChange>
        </w:rPr>
        <w:t>Kiến trúc microservice giúp hệ thống dễ nâng cấp và tích hợp thêm tính năng mới.</w:t>
      </w:r>
    </w:p>
    <w:p w14:paraId="729A0F55" w14:textId="77777777" w:rsidR="00E03AAB" w:rsidRPr="005339BD" w:rsidRDefault="00E03AAB" w:rsidP="00771E8F">
      <w:pPr>
        <w:pStyle w:val="ListParagraph"/>
        <w:numPr>
          <w:ilvl w:val="1"/>
          <w:numId w:val="82"/>
        </w:numPr>
        <w:rPr>
          <w:rFonts w:cs="Times New Roman"/>
          <w:sz w:val="26"/>
          <w:szCs w:val="26"/>
          <w:rPrChange w:id="1089" w:author="Khanh Cong" w:date="2024-12-21T20:54:00Z" w16du:dateUtc="2024-12-21T13:54:00Z">
            <w:rPr>
              <w:rFonts w:cs="Times New Roman"/>
            </w:rPr>
          </w:rPrChange>
        </w:rPr>
      </w:pPr>
      <w:r w:rsidRPr="005339BD">
        <w:rPr>
          <w:rFonts w:cs="Times New Roman"/>
          <w:sz w:val="26"/>
          <w:szCs w:val="26"/>
          <w:rPrChange w:id="1090" w:author="Khanh Cong" w:date="2024-12-21T20:54:00Z" w16du:dateUtc="2024-12-21T13:54:00Z">
            <w:rPr>
              <w:rFonts w:cs="Times New Roman"/>
            </w:rPr>
          </w:rPrChange>
        </w:rPr>
        <w:lastRenderedPageBreak/>
        <w:t>Phù hợp cho các doanh nghiệp muốn mở rộng kinh doanh trong tương lai.</w:t>
      </w:r>
    </w:p>
    <w:p w14:paraId="34C15310" w14:textId="77777777" w:rsidR="00771E8F" w:rsidRPr="005339BD" w:rsidRDefault="00771E8F" w:rsidP="00771E8F">
      <w:pPr>
        <w:rPr>
          <w:rFonts w:cs="Times New Roman"/>
          <w:sz w:val="26"/>
          <w:szCs w:val="26"/>
          <w:rPrChange w:id="1091" w:author="Khanh Cong" w:date="2024-12-21T20:54:00Z" w16du:dateUtc="2024-12-21T13:54:00Z">
            <w:rPr>
              <w:rFonts w:cs="Times New Roman"/>
            </w:rPr>
          </w:rPrChange>
        </w:rPr>
      </w:pPr>
    </w:p>
    <w:p w14:paraId="0D92CF11" w14:textId="2EDC629A" w:rsidR="00771E8F" w:rsidRPr="005339BD" w:rsidRDefault="00771E8F" w:rsidP="00771E8F">
      <w:pPr>
        <w:pStyle w:val="Heading2"/>
        <w:rPr>
          <w:rFonts w:cs="Times New Roman"/>
          <w:szCs w:val="26"/>
        </w:rPr>
      </w:pPr>
      <w:bookmarkStart w:id="1092" w:name="_Toc185707007"/>
      <w:bookmarkStart w:id="1093" w:name="_Toc185881086"/>
      <w:bookmarkStart w:id="1094" w:name="_Toc185881165"/>
      <w:r w:rsidRPr="005339BD">
        <w:rPr>
          <w:rFonts w:cs="Times New Roman"/>
          <w:szCs w:val="26"/>
        </w:rPr>
        <w:t>4.2. Nhược điểm của hệ thống:</w:t>
      </w:r>
      <w:bookmarkEnd w:id="1092"/>
      <w:bookmarkEnd w:id="1093"/>
      <w:bookmarkEnd w:id="1094"/>
    </w:p>
    <w:p w14:paraId="2A0E1A97" w14:textId="77777777" w:rsidR="00E03AAB" w:rsidRPr="005339BD" w:rsidRDefault="00E03AAB" w:rsidP="006454E5">
      <w:pPr>
        <w:pStyle w:val="ListParagraph"/>
        <w:numPr>
          <w:ilvl w:val="0"/>
          <w:numId w:val="82"/>
        </w:numPr>
        <w:rPr>
          <w:rFonts w:cs="Times New Roman"/>
          <w:sz w:val="26"/>
          <w:szCs w:val="26"/>
          <w:rPrChange w:id="1095" w:author="Khanh Cong" w:date="2024-12-21T20:54:00Z" w16du:dateUtc="2024-12-21T13:54:00Z">
            <w:rPr>
              <w:rFonts w:cs="Times New Roman"/>
            </w:rPr>
          </w:rPrChange>
        </w:rPr>
      </w:pPr>
      <w:r w:rsidRPr="005339BD">
        <w:rPr>
          <w:rFonts w:cs="Times New Roman"/>
          <w:sz w:val="26"/>
          <w:szCs w:val="26"/>
          <w:rPrChange w:id="1096" w:author="Khanh Cong" w:date="2024-12-21T20:54:00Z" w16du:dateUtc="2024-12-21T13:54:00Z">
            <w:rPr>
              <w:rFonts w:cs="Times New Roman"/>
            </w:rPr>
          </w:rPrChange>
        </w:rPr>
        <w:t>Phụ thuộc vào kết nối internet:</w:t>
      </w:r>
    </w:p>
    <w:p w14:paraId="7A1EE187" w14:textId="77777777" w:rsidR="00E03AAB" w:rsidRPr="005339BD" w:rsidRDefault="00E03AAB" w:rsidP="00E03AAB">
      <w:pPr>
        <w:rPr>
          <w:rFonts w:cs="Times New Roman"/>
          <w:sz w:val="26"/>
          <w:szCs w:val="26"/>
          <w:rPrChange w:id="1097" w:author="Khanh Cong" w:date="2024-12-21T20:54:00Z" w16du:dateUtc="2024-12-21T13:54:00Z">
            <w:rPr>
              <w:rFonts w:cs="Times New Roman"/>
            </w:rPr>
          </w:rPrChange>
        </w:rPr>
      </w:pPr>
    </w:p>
    <w:p w14:paraId="0DBEED9C" w14:textId="77777777" w:rsidR="00E03AAB" w:rsidRPr="005339BD" w:rsidRDefault="00E03AAB" w:rsidP="006454E5">
      <w:pPr>
        <w:pStyle w:val="ListParagraph"/>
        <w:numPr>
          <w:ilvl w:val="0"/>
          <w:numId w:val="82"/>
        </w:numPr>
        <w:rPr>
          <w:rFonts w:cs="Times New Roman"/>
          <w:sz w:val="26"/>
          <w:szCs w:val="26"/>
          <w:rPrChange w:id="1098" w:author="Khanh Cong" w:date="2024-12-21T20:54:00Z" w16du:dateUtc="2024-12-21T13:54:00Z">
            <w:rPr>
              <w:rFonts w:cs="Times New Roman"/>
            </w:rPr>
          </w:rPrChange>
        </w:rPr>
      </w:pPr>
      <w:r w:rsidRPr="005339BD">
        <w:rPr>
          <w:rFonts w:cs="Times New Roman"/>
          <w:sz w:val="26"/>
          <w:szCs w:val="26"/>
          <w:rPrChange w:id="1099" w:author="Khanh Cong" w:date="2024-12-21T20:54:00Z" w16du:dateUtc="2024-12-21T13:54:00Z">
            <w:rPr>
              <w:rFonts w:cs="Times New Roman"/>
            </w:rPr>
          </w:rPrChange>
        </w:rPr>
        <w:t>Người dùng không thể sử dụng hệ thống ở chế độ offline, nhưng có thể khắc phục bằng ứng dụng di động hỗ trợ lưu trữ tạm thời.</w:t>
      </w:r>
    </w:p>
    <w:p w14:paraId="70AE2CFF" w14:textId="77777777" w:rsidR="00E03AAB" w:rsidRPr="005339BD" w:rsidRDefault="00E03AAB" w:rsidP="006454E5">
      <w:pPr>
        <w:pStyle w:val="ListParagraph"/>
        <w:numPr>
          <w:ilvl w:val="0"/>
          <w:numId w:val="82"/>
        </w:numPr>
        <w:rPr>
          <w:rFonts w:cs="Times New Roman"/>
          <w:sz w:val="26"/>
          <w:szCs w:val="26"/>
          <w:rPrChange w:id="1100" w:author="Khanh Cong" w:date="2024-12-21T20:54:00Z" w16du:dateUtc="2024-12-21T13:54:00Z">
            <w:rPr>
              <w:rFonts w:cs="Times New Roman"/>
            </w:rPr>
          </w:rPrChange>
        </w:rPr>
      </w:pPr>
      <w:r w:rsidRPr="005339BD">
        <w:rPr>
          <w:rFonts w:cs="Times New Roman"/>
          <w:sz w:val="26"/>
          <w:szCs w:val="26"/>
          <w:rPrChange w:id="1101" w:author="Khanh Cong" w:date="2024-12-21T20:54:00Z" w16du:dateUtc="2024-12-21T13:54:00Z">
            <w:rPr>
              <w:rFonts w:cs="Times New Roman"/>
            </w:rPr>
          </w:rPrChange>
        </w:rPr>
        <w:t>Chi phí vận hành ban đầu cao:</w:t>
      </w:r>
    </w:p>
    <w:p w14:paraId="65011CBC" w14:textId="77777777" w:rsidR="00E03AAB" w:rsidRPr="005339BD" w:rsidRDefault="00E03AAB" w:rsidP="00E03AAB">
      <w:pPr>
        <w:rPr>
          <w:rFonts w:cs="Times New Roman"/>
          <w:sz w:val="26"/>
          <w:szCs w:val="26"/>
          <w:rPrChange w:id="1102" w:author="Khanh Cong" w:date="2024-12-21T20:54:00Z" w16du:dateUtc="2024-12-21T13:54:00Z">
            <w:rPr>
              <w:rFonts w:cs="Times New Roman"/>
            </w:rPr>
          </w:rPrChange>
        </w:rPr>
      </w:pPr>
    </w:p>
    <w:p w14:paraId="76B839ED" w14:textId="77777777" w:rsidR="00E03AAB" w:rsidRPr="005339BD" w:rsidRDefault="00E03AAB">
      <w:pPr>
        <w:pStyle w:val="ListParagraph"/>
        <w:numPr>
          <w:ilvl w:val="0"/>
          <w:numId w:val="82"/>
        </w:numPr>
        <w:rPr>
          <w:rFonts w:cs="Times New Roman"/>
          <w:sz w:val="26"/>
          <w:szCs w:val="26"/>
          <w:rPrChange w:id="1103" w:author="Khanh Cong" w:date="2024-12-21T20:54:00Z" w16du:dateUtc="2024-12-21T13:54:00Z">
            <w:rPr>
              <w:rFonts w:cs="Times New Roman"/>
            </w:rPr>
          </w:rPrChange>
        </w:rPr>
      </w:pPr>
      <w:r w:rsidRPr="005339BD">
        <w:rPr>
          <w:rFonts w:cs="Times New Roman"/>
          <w:sz w:val="26"/>
          <w:szCs w:val="26"/>
          <w:rPrChange w:id="1104" w:author="Khanh Cong" w:date="2024-12-21T20:54:00Z" w16du:dateUtc="2024-12-21T13:54:00Z">
            <w:rPr>
              <w:rFonts w:cs="Times New Roman"/>
            </w:rPr>
          </w:rPrChange>
        </w:rPr>
        <w:t>Cần đầu tư nguồn lực kỹ thuật và tài chính cho việc phát triển và tích hợp các tính năng bảo mật nâng cao, tuy nhiên chi phí này sẽ giảm dần theo thời gian.</w:t>
      </w:r>
    </w:p>
    <w:p w14:paraId="274DD78F" w14:textId="77777777" w:rsidR="00771E8F" w:rsidRPr="005339BD" w:rsidRDefault="00771E8F" w:rsidP="00771E8F">
      <w:pPr>
        <w:pStyle w:val="ListParagraph"/>
        <w:rPr>
          <w:rFonts w:cs="Times New Roman"/>
          <w:sz w:val="26"/>
          <w:szCs w:val="26"/>
          <w:rPrChange w:id="1105" w:author="Khanh Cong" w:date="2024-12-21T20:54:00Z" w16du:dateUtc="2024-12-21T13:54:00Z">
            <w:rPr>
              <w:rFonts w:cs="Times New Roman"/>
            </w:rPr>
          </w:rPrChange>
        </w:rPr>
      </w:pPr>
    </w:p>
    <w:p w14:paraId="3489D8C5" w14:textId="14F72183" w:rsidR="00771E8F" w:rsidRPr="005339BD" w:rsidRDefault="00771E8F" w:rsidP="00771E8F">
      <w:pPr>
        <w:rPr>
          <w:rFonts w:cs="Times New Roman"/>
          <w:sz w:val="26"/>
          <w:szCs w:val="26"/>
          <w:rPrChange w:id="1106" w:author="Khanh Cong" w:date="2024-12-21T20:54:00Z" w16du:dateUtc="2024-12-21T13:54:00Z">
            <w:rPr>
              <w:rFonts w:cs="Times New Roman"/>
            </w:rPr>
          </w:rPrChange>
        </w:rPr>
      </w:pPr>
      <w:bookmarkStart w:id="1107" w:name="_Toc185707008"/>
      <w:bookmarkStart w:id="1108" w:name="_Toc185881087"/>
      <w:bookmarkStart w:id="1109" w:name="_Toc185881166"/>
      <w:r w:rsidRPr="005339BD">
        <w:rPr>
          <w:rStyle w:val="Heading2Char"/>
          <w:rFonts w:cs="Times New Roman"/>
          <w:szCs w:val="26"/>
        </w:rPr>
        <w:t>4.3. Định hướng phát triển tương lai</w:t>
      </w:r>
      <w:bookmarkEnd w:id="1107"/>
      <w:bookmarkEnd w:id="1108"/>
      <w:bookmarkEnd w:id="1109"/>
      <w:r w:rsidRPr="005339BD">
        <w:rPr>
          <w:rFonts w:cs="Times New Roman"/>
          <w:sz w:val="26"/>
          <w:szCs w:val="26"/>
          <w:rPrChange w:id="1110" w:author="Khanh Cong" w:date="2024-12-21T20:54:00Z" w16du:dateUtc="2024-12-21T13:54:00Z">
            <w:rPr>
              <w:rFonts w:cs="Times New Roman"/>
            </w:rPr>
          </w:rPrChange>
        </w:rPr>
        <w:t>:</w:t>
      </w:r>
    </w:p>
    <w:p w14:paraId="6D2FC621" w14:textId="77777777" w:rsidR="00E03AAB" w:rsidRPr="005339BD" w:rsidRDefault="00E03AAB" w:rsidP="006454E5">
      <w:pPr>
        <w:pStyle w:val="ListParagraph"/>
        <w:numPr>
          <w:ilvl w:val="0"/>
          <w:numId w:val="82"/>
        </w:numPr>
        <w:rPr>
          <w:rFonts w:cs="Times New Roman"/>
          <w:sz w:val="26"/>
          <w:szCs w:val="26"/>
          <w:rPrChange w:id="1111" w:author="Khanh Cong" w:date="2024-12-21T20:54:00Z" w16du:dateUtc="2024-12-21T13:54:00Z">
            <w:rPr>
              <w:rFonts w:cs="Times New Roman"/>
            </w:rPr>
          </w:rPrChange>
        </w:rPr>
      </w:pPr>
      <w:r w:rsidRPr="005339BD">
        <w:rPr>
          <w:rFonts w:cs="Times New Roman"/>
          <w:sz w:val="26"/>
          <w:szCs w:val="26"/>
          <w:rPrChange w:id="1112" w:author="Khanh Cong" w:date="2024-12-21T20:54:00Z" w16du:dateUtc="2024-12-21T13:54:00Z">
            <w:rPr>
              <w:rFonts w:cs="Times New Roman"/>
            </w:rPr>
          </w:rPrChange>
        </w:rPr>
        <w:t>Mở rộng tính năng người dùng:</w:t>
      </w:r>
    </w:p>
    <w:p w14:paraId="5CD0E31D" w14:textId="77777777" w:rsidR="00E03AAB" w:rsidRPr="005339BD" w:rsidRDefault="00E03AAB" w:rsidP="00E03AAB">
      <w:pPr>
        <w:rPr>
          <w:rFonts w:cs="Times New Roman"/>
          <w:sz w:val="26"/>
          <w:szCs w:val="26"/>
          <w:rPrChange w:id="1113" w:author="Khanh Cong" w:date="2024-12-21T20:54:00Z" w16du:dateUtc="2024-12-21T13:54:00Z">
            <w:rPr>
              <w:rFonts w:cs="Times New Roman"/>
            </w:rPr>
          </w:rPrChange>
        </w:rPr>
      </w:pPr>
    </w:p>
    <w:p w14:paraId="54A5A494" w14:textId="77777777" w:rsidR="00E03AAB" w:rsidRPr="005339BD" w:rsidRDefault="00E03AAB" w:rsidP="006454E5">
      <w:pPr>
        <w:pStyle w:val="ListParagraph"/>
        <w:numPr>
          <w:ilvl w:val="0"/>
          <w:numId w:val="82"/>
        </w:numPr>
        <w:rPr>
          <w:rFonts w:cs="Times New Roman"/>
          <w:sz w:val="26"/>
          <w:szCs w:val="26"/>
          <w:rPrChange w:id="1114" w:author="Khanh Cong" w:date="2024-12-21T20:54:00Z" w16du:dateUtc="2024-12-21T13:54:00Z">
            <w:rPr>
              <w:rFonts w:cs="Times New Roman"/>
            </w:rPr>
          </w:rPrChange>
        </w:rPr>
      </w:pPr>
      <w:r w:rsidRPr="005339BD">
        <w:rPr>
          <w:rFonts w:cs="Times New Roman"/>
          <w:sz w:val="26"/>
          <w:szCs w:val="26"/>
          <w:rPrChange w:id="1115" w:author="Khanh Cong" w:date="2024-12-21T20:54:00Z" w16du:dateUtc="2024-12-21T13:54:00Z">
            <w:rPr>
              <w:rFonts w:cs="Times New Roman"/>
            </w:rPr>
          </w:rPrChange>
        </w:rPr>
        <w:t>Tích hợp tính năng cá nhân hóa gợi ý sản phẩm dựa trên hành vi mua sắm.</w:t>
      </w:r>
    </w:p>
    <w:p w14:paraId="71A7A1D2" w14:textId="77777777" w:rsidR="00E03AAB" w:rsidRPr="005339BD" w:rsidRDefault="00E03AAB" w:rsidP="006454E5">
      <w:pPr>
        <w:pStyle w:val="ListParagraph"/>
        <w:numPr>
          <w:ilvl w:val="0"/>
          <w:numId w:val="82"/>
        </w:numPr>
        <w:rPr>
          <w:rFonts w:cs="Times New Roman"/>
          <w:sz w:val="26"/>
          <w:szCs w:val="26"/>
          <w:rPrChange w:id="1116" w:author="Khanh Cong" w:date="2024-12-21T20:54:00Z" w16du:dateUtc="2024-12-21T13:54:00Z">
            <w:rPr>
              <w:rFonts w:cs="Times New Roman"/>
            </w:rPr>
          </w:rPrChange>
        </w:rPr>
      </w:pPr>
      <w:r w:rsidRPr="005339BD">
        <w:rPr>
          <w:rFonts w:cs="Times New Roman"/>
          <w:sz w:val="26"/>
          <w:szCs w:val="26"/>
          <w:rPrChange w:id="1117" w:author="Khanh Cong" w:date="2024-12-21T20:54:00Z" w16du:dateUtc="2024-12-21T13:54:00Z">
            <w:rPr>
              <w:rFonts w:cs="Times New Roman"/>
            </w:rPr>
          </w:rPrChange>
        </w:rPr>
        <w:t>Cải thiện hệ thống đánh giá và nhận xét để nâng cao tính minh bạch.</w:t>
      </w:r>
    </w:p>
    <w:p w14:paraId="46F7F03F" w14:textId="77777777" w:rsidR="00E03AAB" w:rsidRPr="005339BD" w:rsidRDefault="00E03AAB" w:rsidP="006454E5">
      <w:pPr>
        <w:pStyle w:val="ListParagraph"/>
        <w:numPr>
          <w:ilvl w:val="0"/>
          <w:numId w:val="82"/>
        </w:numPr>
        <w:rPr>
          <w:rFonts w:cs="Times New Roman"/>
          <w:sz w:val="26"/>
          <w:szCs w:val="26"/>
          <w:rPrChange w:id="1118" w:author="Khanh Cong" w:date="2024-12-21T20:54:00Z" w16du:dateUtc="2024-12-21T13:54:00Z">
            <w:rPr>
              <w:rFonts w:cs="Times New Roman"/>
            </w:rPr>
          </w:rPrChange>
        </w:rPr>
      </w:pPr>
      <w:r w:rsidRPr="005339BD">
        <w:rPr>
          <w:rFonts w:cs="Times New Roman"/>
          <w:sz w:val="26"/>
          <w:szCs w:val="26"/>
          <w:rPrChange w:id="1119" w:author="Khanh Cong" w:date="2024-12-21T20:54:00Z" w16du:dateUtc="2024-12-21T13:54:00Z">
            <w:rPr>
              <w:rFonts w:cs="Times New Roman"/>
            </w:rPr>
          </w:rPrChange>
        </w:rPr>
        <w:t>Phát triển ứng dụng di động:</w:t>
      </w:r>
    </w:p>
    <w:p w14:paraId="30C87D93" w14:textId="77777777" w:rsidR="00E03AAB" w:rsidRPr="005339BD" w:rsidRDefault="00E03AAB" w:rsidP="00E03AAB">
      <w:pPr>
        <w:rPr>
          <w:rFonts w:cs="Times New Roman"/>
          <w:sz w:val="26"/>
          <w:szCs w:val="26"/>
          <w:rPrChange w:id="1120" w:author="Khanh Cong" w:date="2024-12-21T20:54:00Z" w16du:dateUtc="2024-12-21T13:54:00Z">
            <w:rPr>
              <w:rFonts w:cs="Times New Roman"/>
            </w:rPr>
          </w:rPrChange>
        </w:rPr>
      </w:pPr>
    </w:p>
    <w:p w14:paraId="16863E55" w14:textId="77777777" w:rsidR="00E03AAB" w:rsidRPr="005339BD" w:rsidRDefault="00E03AAB" w:rsidP="006454E5">
      <w:pPr>
        <w:pStyle w:val="ListParagraph"/>
        <w:numPr>
          <w:ilvl w:val="0"/>
          <w:numId w:val="82"/>
        </w:numPr>
        <w:rPr>
          <w:rFonts w:cs="Times New Roman"/>
          <w:sz w:val="26"/>
          <w:szCs w:val="26"/>
          <w:rPrChange w:id="1121" w:author="Khanh Cong" w:date="2024-12-21T20:54:00Z" w16du:dateUtc="2024-12-21T13:54:00Z">
            <w:rPr>
              <w:rFonts w:cs="Times New Roman"/>
            </w:rPr>
          </w:rPrChange>
        </w:rPr>
      </w:pPr>
      <w:r w:rsidRPr="005339BD">
        <w:rPr>
          <w:rFonts w:cs="Times New Roman"/>
          <w:sz w:val="26"/>
          <w:szCs w:val="26"/>
          <w:rPrChange w:id="1122" w:author="Khanh Cong" w:date="2024-12-21T20:54:00Z" w16du:dateUtc="2024-12-21T13:54:00Z">
            <w:rPr>
              <w:rFonts w:cs="Times New Roman"/>
            </w:rPr>
          </w:rPrChange>
        </w:rPr>
        <w:t>Tạo ứng dụng native cho iOS và Android để tăng cường khả năng tiếp cận người dùng.</w:t>
      </w:r>
    </w:p>
    <w:p w14:paraId="3711F2C2" w14:textId="77777777" w:rsidR="00E03AAB" w:rsidRPr="005339BD" w:rsidRDefault="00E03AAB" w:rsidP="006454E5">
      <w:pPr>
        <w:pStyle w:val="ListParagraph"/>
        <w:numPr>
          <w:ilvl w:val="0"/>
          <w:numId w:val="82"/>
        </w:numPr>
        <w:rPr>
          <w:rFonts w:cs="Times New Roman"/>
          <w:sz w:val="26"/>
          <w:szCs w:val="26"/>
          <w:rPrChange w:id="1123" w:author="Khanh Cong" w:date="2024-12-21T20:54:00Z" w16du:dateUtc="2024-12-21T13:54:00Z">
            <w:rPr>
              <w:rFonts w:cs="Times New Roman"/>
            </w:rPr>
          </w:rPrChange>
        </w:rPr>
      </w:pPr>
      <w:r w:rsidRPr="005339BD">
        <w:rPr>
          <w:rFonts w:cs="Times New Roman"/>
          <w:sz w:val="26"/>
          <w:szCs w:val="26"/>
          <w:rPrChange w:id="1124" w:author="Khanh Cong" w:date="2024-12-21T20:54:00Z" w16du:dateUtc="2024-12-21T13:54:00Z">
            <w:rPr>
              <w:rFonts w:cs="Times New Roman"/>
            </w:rPr>
          </w:rPrChange>
        </w:rPr>
        <w:t>Tăng cường bảo mật và hiệu năng:</w:t>
      </w:r>
    </w:p>
    <w:p w14:paraId="469AD8F0" w14:textId="77777777" w:rsidR="00E03AAB" w:rsidRPr="005339BD" w:rsidRDefault="00E03AAB" w:rsidP="00E03AAB">
      <w:pPr>
        <w:rPr>
          <w:rFonts w:cs="Times New Roman"/>
          <w:sz w:val="26"/>
          <w:szCs w:val="26"/>
          <w:rPrChange w:id="1125" w:author="Khanh Cong" w:date="2024-12-21T20:54:00Z" w16du:dateUtc="2024-12-21T13:54:00Z">
            <w:rPr>
              <w:rFonts w:cs="Times New Roman"/>
            </w:rPr>
          </w:rPrChange>
        </w:rPr>
      </w:pPr>
    </w:p>
    <w:p w14:paraId="3D814E92" w14:textId="77777777" w:rsidR="00E03AAB" w:rsidRPr="005339BD" w:rsidRDefault="00E03AAB" w:rsidP="006454E5">
      <w:pPr>
        <w:pStyle w:val="ListParagraph"/>
        <w:numPr>
          <w:ilvl w:val="0"/>
          <w:numId w:val="82"/>
        </w:numPr>
        <w:rPr>
          <w:rFonts w:cs="Times New Roman"/>
          <w:sz w:val="26"/>
          <w:szCs w:val="26"/>
          <w:rPrChange w:id="1126" w:author="Khanh Cong" w:date="2024-12-21T20:54:00Z" w16du:dateUtc="2024-12-21T13:54:00Z">
            <w:rPr>
              <w:rFonts w:cs="Times New Roman"/>
            </w:rPr>
          </w:rPrChange>
        </w:rPr>
      </w:pPr>
      <w:r w:rsidRPr="005339BD">
        <w:rPr>
          <w:rFonts w:cs="Times New Roman"/>
          <w:sz w:val="26"/>
          <w:szCs w:val="26"/>
          <w:rPrChange w:id="1127" w:author="Khanh Cong" w:date="2024-12-21T20:54:00Z" w16du:dateUtc="2024-12-21T13:54:00Z">
            <w:rPr>
              <w:rFonts w:cs="Times New Roman"/>
            </w:rPr>
          </w:rPrChange>
        </w:rPr>
        <w:t>Áp dụng các công nghệ bảo mật mới như OAuth 2.0, bảo vệ giao dịch và thông tin cá nhân.</w:t>
      </w:r>
    </w:p>
    <w:p w14:paraId="24B019A6" w14:textId="77777777" w:rsidR="00E03AAB" w:rsidRPr="005339BD" w:rsidRDefault="00E03AAB" w:rsidP="006454E5">
      <w:pPr>
        <w:pStyle w:val="ListParagraph"/>
        <w:numPr>
          <w:ilvl w:val="0"/>
          <w:numId w:val="82"/>
        </w:numPr>
        <w:rPr>
          <w:rFonts w:cs="Times New Roman"/>
          <w:sz w:val="26"/>
          <w:szCs w:val="26"/>
          <w:rPrChange w:id="1128" w:author="Khanh Cong" w:date="2024-12-21T20:54:00Z" w16du:dateUtc="2024-12-21T13:54:00Z">
            <w:rPr>
              <w:rFonts w:cs="Times New Roman"/>
            </w:rPr>
          </w:rPrChange>
        </w:rPr>
      </w:pPr>
      <w:r w:rsidRPr="005339BD">
        <w:rPr>
          <w:rFonts w:cs="Times New Roman"/>
          <w:sz w:val="26"/>
          <w:szCs w:val="26"/>
          <w:rPrChange w:id="1129" w:author="Khanh Cong" w:date="2024-12-21T20:54:00Z" w16du:dateUtc="2024-12-21T13:54:00Z">
            <w:rPr>
              <w:rFonts w:cs="Times New Roman"/>
            </w:rPr>
          </w:rPrChange>
        </w:rPr>
        <w:t>Tối ưu cơ sở dữ liệu và dịch vụ backend để xử lý lượng dữ liệu lớn hơn.</w:t>
      </w:r>
    </w:p>
    <w:p w14:paraId="12D4AA48" w14:textId="77777777" w:rsidR="00E03AAB" w:rsidRPr="005339BD" w:rsidRDefault="00E03AAB" w:rsidP="006454E5">
      <w:pPr>
        <w:pStyle w:val="ListParagraph"/>
        <w:numPr>
          <w:ilvl w:val="0"/>
          <w:numId w:val="82"/>
        </w:numPr>
        <w:rPr>
          <w:rFonts w:cs="Times New Roman"/>
          <w:sz w:val="26"/>
          <w:szCs w:val="26"/>
          <w:rPrChange w:id="1130" w:author="Khanh Cong" w:date="2024-12-21T20:54:00Z" w16du:dateUtc="2024-12-21T13:54:00Z">
            <w:rPr>
              <w:rFonts w:cs="Times New Roman"/>
            </w:rPr>
          </w:rPrChange>
        </w:rPr>
      </w:pPr>
      <w:r w:rsidRPr="005339BD">
        <w:rPr>
          <w:rFonts w:cs="Times New Roman"/>
          <w:sz w:val="26"/>
          <w:szCs w:val="26"/>
          <w:rPrChange w:id="1131" w:author="Khanh Cong" w:date="2024-12-21T20:54:00Z" w16du:dateUtc="2024-12-21T13:54:00Z">
            <w:rPr>
              <w:rFonts w:cs="Times New Roman"/>
            </w:rPr>
          </w:rPrChange>
        </w:rPr>
        <w:t>Ứng dụng công nghệ AI và Big Data:</w:t>
      </w:r>
    </w:p>
    <w:p w14:paraId="03954FBF" w14:textId="77777777" w:rsidR="00E03AAB" w:rsidRPr="005339BD" w:rsidRDefault="00E03AAB" w:rsidP="00E03AAB">
      <w:pPr>
        <w:rPr>
          <w:rFonts w:cs="Times New Roman"/>
          <w:sz w:val="26"/>
          <w:szCs w:val="26"/>
          <w:rPrChange w:id="1132" w:author="Khanh Cong" w:date="2024-12-21T20:54:00Z" w16du:dateUtc="2024-12-21T13:54:00Z">
            <w:rPr>
              <w:rFonts w:cs="Times New Roman"/>
            </w:rPr>
          </w:rPrChange>
        </w:rPr>
      </w:pPr>
    </w:p>
    <w:p w14:paraId="1220FFB9" w14:textId="77777777" w:rsidR="00E03AAB" w:rsidRPr="005339BD" w:rsidRDefault="00E03AAB" w:rsidP="006454E5">
      <w:pPr>
        <w:pStyle w:val="ListParagraph"/>
        <w:numPr>
          <w:ilvl w:val="0"/>
          <w:numId w:val="82"/>
        </w:numPr>
        <w:rPr>
          <w:rFonts w:cs="Times New Roman"/>
          <w:sz w:val="26"/>
          <w:szCs w:val="26"/>
          <w:rPrChange w:id="1133" w:author="Khanh Cong" w:date="2024-12-21T20:54:00Z" w16du:dateUtc="2024-12-21T13:54:00Z">
            <w:rPr>
              <w:rFonts w:cs="Times New Roman"/>
            </w:rPr>
          </w:rPrChange>
        </w:rPr>
      </w:pPr>
      <w:r w:rsidRPr="005339BD">
        <w:rPr>
          <w:rFonts w:cs="Times New Roman"/>
          <w:sz w:val="26"/>
          <w:szCs w:val="26"/>
          <w:rPrChange w:id="1134" w:author="Khanh Cong" w:date="2024-12-21T20:54:00Z" w16du:dateUtc="2024-12-21T13:54:00Z">
            <w:rPr>
              <w:rFonts w:cs="Times New Roman"/>
            </w:rPr>
          </w:rPrChange>
        </w:rPr>
        <w:t>Sử dụng AI để phân tích xu hướng mua sắm và đưa ra gợi ý thông minh.</w:t>
      </w:r>
    </w:p>
    <w:p w14:paraId="16FF0B91" w14:textId="77777777" w:rsidR="00E03AAB" w:rsidRPr="005339BD" w:rsidRDefault="00E03AAB" w:rsidP="006454E5">
      <w:pPr>
        <w:pStyle w:val="ListParagraph"/>
        <w:numPr>
          <w:ilvl w:val="0"/>
          <w:numId w:val="82"/>
        </w:numPr>
        <w:rPr>
          <w:rFonts w:cs="Times New Roman"/>
          <w:sz w:val="26"/>
          <w:szCs w:val="26"/>
          <w:rPrChange w:id="1135" w:author="Khanh Cong" w:date="2024-12-21T20:54:00Z" w16du:dateUtc="2024-12-21T13:54:00Z">
            <w:rPr>
              <w:rFonts w:cs="Times New Roman"/>
            </w:rPr>
          </w:rPrChange>
        </w:rPr>
      </w:pPr>
      <w:r w:rsidRPr="005339BD">
        <w:rPr>
          <w:rFonts w:cs="Times New Roman"/>
          <w:sz w:val="26"/>
          <w:szCs w:val="26"/>
          <w:rPrChange w:id="1136" w:author="Khanh Cong" w:date="2024-12-21T20:54:00Z" w16du:dateUtc="2024-12-21T13:54:00Z">
            <w:rPr>
              <w:rFonts w:cs="Times New Roman"/>
            </w:rPr>
          </w:rPrChange>
        </w:rPr>
        <w:t>Tối ưu quản lý kho và cung ứng sản phẩm bằng phân tích dữ liệu lớn.</w:t>
      </w:r>
    </w:p>
    <w:p w14:paraId="516B655C" w14:textId="77777777" w:rsidR="00E03AAB" w:rsidRPr="005339BD" w:rsidRDefault="00E03AAB" w:rsidP="006454E5">
      <w:pPr>
        <w:pStyle w:val="ListParagraph"/>
        <w:numPr>
          <w:ilvl w:val="0"/>
          <w:numId w:val="82"/>
        </w:numPr>
        <w:rPr>
          <w:rFonts w:cs="Times New Roman"/>
          <w:sz w:val="26"/>
          <w:szCs w:val="26"/>
          <w:rPrChange w:id="1137" w:author="Khanh Cong" w:date="2024-12-21T20:54:00Z" w16du:dateUtc="2024-12-21T13:54:00Z">
            <w:rPr>
              <w:rFonts w:cs="Times New Roman"/>
            </w:rPr>
          </w:rPrChange>
        </w:rPr>
      </w:pPr>
      <w:r w:rsidRPr="005339BD">
        <w:rPr>
          <w:rFonts w:cs="Times New Roman"/>
          <w:sz w:val="26"/>
          <w:szCs w:val="26"/>
          <w:rPrChange w:id="1138" w:author="Khanh Cong" w:date="2024-12-21T20:54:00Z" w16du:dateUtc="2024-12-21T13:54:00Z">
            <w:rPr>
              <w:rFonts w:cs="Times New Roman"/>
            </w:rPr>
          </w:rPrChange>
        </w:rPr>
        <w:t>Hỗ trợ thanh toán và giao dịch quốc tế:</w:t>
      </w:r>
    </w:p>
    <w:p w14:paraId="201C504B" w14:textId="77777777" w:rsidR="00E03AAB" w:rsidRPr="005339BD" w:rsidRDefault="00E03AAB" w:rsidP="00E03AAB">
      <w:pPr>
        <w:rPr>
          <w:rFonts w:cs="Times New Roman"/>
          <w:sz w:val="26"/>
          <w:szCs w:val="26"/>
          <w:rPrChange w:id="1139" w:author="Khanh Cong" w:date="2024-12-21T20:54:00Z" w16du:dateUtc="2024-12-21T13:54:00Z">
            <w:rPr>
              <w:rFonts w:cs="Times New Roman"/>
            </w:rPr>
          </w:rPrChange>
        </w:rPr>
      </w:pPr>
    </w:p>
    <w:p w14:paraId="794106DD" w14:textId="77777777" w:rsidR="00E03AAB" w:rsidRPr="005339BD" w:rsidRDefault="00E03AAB" w:rsidP="006454E5">
      <w:pPr>
        <w:pStyle w:val="ListParagraph"/>
        <w:numPr>
          <w:ilvl w:val="0"/>
          <w:numId w:val="82"/>
        </w:numPr>
        <w:rPr>
          <w:rFonts w:cs="Times New Roman"/>
          <w:sz w:val="26"/>
          <w:szCs w:val="26"/>
          <w:rPrChange w:id="1140" w:author="Khanh Cong" w:date="2024-12-21T20:54:00Z" w16du:dateUtc="2024-12-21T13:54:00Z">
            <w:rPr>
              <w:rFonts w:cs="Times New Roman"/>
            </w:rPr>
          </w:rPrChange>
        </w:rPr>
      </w:pPr>
      <w:r w:rsidRPr="005339BD">
        <w:rPr>
          <w:rFonts w:cs="Times New Roman"/>
          <w:sz w:val="26"/>
          <w:szCs w:val="26"/>
          <w:rPrChange w:id="1141" w:author="Khanh Cong" w:date="2024-12-21T20:54:00Z" w16du:dateUtc="2024-12-21T13:54:00Z">
            <w:rPr>
              <w:rFonts w:cs="Times New Roman"/>
            </w:rPr>
          </w:rPrChange>
        </w:rPr>
        <w:t>Tích hợp thêm các phương thức thanh toán phổ biến trên toàn cầu như Apple Pay, Google Pay.</w:t>
      </w:r>
    </w:p>
    <w:p w14:paraId="4EB14046" w14:textId="77777777" w:rsidR="00E03AAB" w:rsidRPr="005339BD" w:rsidRDefault="00E03AAB" w:rsidP="006454E5">
      <w:pPr>
        <w:pStyle w:val="ListParagraph"/>
        <w:numPr>
          <w:ilvl w:val="0"/>
          <w:numId w:val="82"/>
        </w:numPr>
        <w:rPr>
          <w:rFonts w:cs="Times New Roman"/>
          <w:sz w:val="26"/>
          <w:szCs w:val="26"/>
          <w:rPrChange w:id="1142" w:author="Khanh Cong" w:date="2024-12-21T20:54:00Z" w16du:dateUtc="2024-12-21T13:54:00Z">
            <w:rPr>
              <w:rFonts w:cs="Times New Roman"/>
            </w:rPr>
          </w:rPrChange>
        </w:rPr>
      </w:pPr>
      <w:r w:rsidRPr="005339BD">
        <w:rPr>
          <w:rFonts w:cs="Times New Roman"/>
          <w:sz w:val="26"/>
          <w:szCs w:val="26"/>
          <w:rPrChange w:id="1143" w:author="Khanh Cong" w:date="2024-12-21T20:54:00Z" w16du:dateUtc="2024-12-21T13:54:00Z">
            <w:rPr>
              <w:rFonts w:cs="Times New Roman"/>
            </w:rPr>
          </w:rPrChange>
        </w:rPr>
        <w:t>Hỗ trợ nhiều ngôn ngữ và loại tiền tệ để mở rộng phạm vi khách hàng.</w:t>
      </w:r>
    </w:p>
    <w:p w14:paraId="160CDA43" w14:textId="00FB9E2B" w:rsidR="009632FF" w:rsidRPr="00770E68" w:rsidRDefault="00E03AAB" w:rsidP="006454E5">
      <w:pPr>
        <w:pStyle w:val="ListParagraph"/>
        <w:numPr>
          <w:ilvl w:val="0"/>
          <w:numId w:val="82"/>
        </w:numPr>
        <w:rPr>
          <w:ins w:id="1144" w:author="Khanh Cong" w:date="2024-12-22T21:07:00Z" w16du:dateUtc="2024-12-22T14:07:00Z"/>
          <w:rPrChange w:id="1145" w:author="Khanh Cong" w:date="2024-12-22T21:07:00Z" w16du:dateUtc="2024-12-22T14:07:00Z">
            <w:rPr>
              <w:ins w:id="1146" w:author="Khanh Cong" w:date="2024-12-22T21:07:00Z" w16du:dateUtc="2024-12-22T14:07:00Z"/>
              <w:rFonts w:cs="Times New Roman"/>
              <w:sz w:val="26"/>
              <w:szCs w:val="26"/>
            </w:rPr>
          </w:rPrChange>
        </w:rPr>
      </w:pPr>
      <w:r w:rsidRPr="005339BD">
        <w:rPr>
          <w:rFonts w:cs="Times New Roman"/>
          <w:sz w:val="26"/>
          <w:szCs w:val="26"/>
          <w:rPrChange w:id="1147" w:author="Khanh Cong" w:date="2024-12-21T20:54:00Z" w16du:dateUtc="2024-12-21T13:54:00Z">
            <w:rPr>
              <w:rFonts w:cs="Times New Roman"/>
            </w:rPr>
          </w:rPrChange>
        </w:rPr>
        <w:t>Với những cải tiến và định hướng phát triển như trên, hệ thống sẽ ngày càng hoàn thiện, đáp ứng nhu cầu người dùng và cạnh tranh mạnh mẽ trên thị trường thương mại điện tử.</w:t>
      </w:r>
    </w:p>
    <w:p w14:paraId="460B4429" w14:textId="5BA5AB3B" w:rsidR="00770E68" w:rsidRDefault="00770E68" w:rsidP="00770E68">
      <w:pPr>
        <w:rPr>
          <w:ins w:id="1148" w:author="Khanh Cong" w:date="2024-12-22T21:07:00Z" w16du:dateUtc="2024-12-22T14:07:00Z"/>
        </w:rPr>
      </w:pPr>
    </w:p>
    <w:p w14:paraId="1930A954" w14:textId="6F01492D" w:rsidR="00770E68" w:rsidRPr="009632FF" w:rsidRDefault="00770E68">
      <w:pPr>
        <w:pPrChange w:id="1149" w:author="Khanh Cong" w:date="2024-12-22T21:07:00Z" w16du:dateUtc="2024-12-22T14:07:00Z">
          <w:pPr>
            <w:pStyle w:val="ListParagraph"/>
            <w:numPr>
              <w:numId w:val="82"/>
            </w:numPr>
            <w:ind w:hanging="360"/>
          </w:pPr>
        </w:pPrChange>
      </w:pPr>
      <w:ins w:id="1150" w:author="Khanh Cong" w:date="2024-12-22T21:07:00Z" w16du:dateUtc="2024-12-22T14:07:00Z">
        <w:r>
          <w:t>4.4. Kết luận chương</w:t>
        </w:r>
      </w:ins>
    </w:p>
    <w:p w14:paraId="70969D26" w14:textId="039B8BDD" w:rsidR="00737680" w:rsidRPr="00462FF3" w:rsidDel="009F7BBD" w:rsidRDefault="00737680">
      <w:pPr>
        <w:pStyle w:val="Heading1"/>
        <w:rPr>
          <w:del w:id="1151" w:author="Khanh Cong" w:date="2024-12-21T20:22:00Z" w16du:dateUtc="2024-12-21T13:22:00Z"/>
        </w:rPr>
      </w:pPr>
      <w:bookmarkStart w:id="1152" w:name="_Toc185447778"/>
      <w:bookmarkStart w:id="1153" w:name="_Toc185534243"/>
      <w:bookmarkStart w:id="1154" w:name="_Toc185707009"/>
      <w:bookmarkStart w:id="1155" w:name="_Toc185881088"/>
      <w:bookmarkStart w:id="1156" w:name="_Toc185881167"/>
      <w:r w:rsidRPr="00462FF3">
        <w:t>DANH MỤC TÀI LIỆU THAM KHẢO</w:t>
      </w:r>
      <w:bookmarkEnd w:id="1152"/>
      <w:bookmarkEnd w:id="1153"/>
      <w:bookmarkEnd w:id="1154"/>
      <w:bookmarkEnd w:id="1155"/>
      <w:bookmarkEnd w:id="1156"/>
    </w:p>
    <w:p w14:paraId="44236B8C" w14:textId="77777777" w:rsidR="00314B16" w:rsidRPr="006454E5" w:rsidRDefault="00314B16">
      <w:pPr>
        <w:pStyle w:val="Heading1"/>
        <w:pPrChange w:id="1157" w:author="Khanh Cong" w:date="2024-12-21T20:42:00Z" w16du:dateUtc="2024-12-21T13:42:00Z">
          <w:pPr>
            <w:pStyle w:val="Heading2"/>
          </w:pPr>
        </w:pPrChange>
      </w:pPr>
    </w:p>
    <w:p w14:paraId="0576B5D7" w14:textId="77777777" w:rsidR="009F7BBD" w:rsidRPr="009F7BBD" w:rsidRDefault="009F7BBD" w:rsidP="009F7BBD">
      <w:pPr>
        <w:pStyle w:val="BodyText"/>
        <w:ind w:right="3"/>
        <w:rPr>
          <w:ins w:id="1158" w:author="Khanh Cong" w:date="2024-12-21T20:22:00Z" w16du:dateUtc="2024-12-21T13:22:00Z"/>
          <w:rFonts w:ascii="Times New Roman" w:hAnsi="Times New Roman" w:cs="Times New Roman"/>
          <w:sz w:val="26"/>
          <w:szCs w:val="26"/>
        </w:rPr>
      </w:pPr>
      <w:ins w:id="1159" w:author="Khanh Cong" w:date="2024-12-21T20:22:00Z" w16du:dateUtc="2024-12-21T13:22:00Z">
        <w:r w:rsidRPr="009F7BBD">
          <w:rPr>
            <w:rFonts w:ascii="Times New Roman" w:hAnsi="Times New Roman" w:cs="Times New Roman"/>
            <w:sz w:val="26"/>
            <w:szCs w:val="26"/>
          </w:rPr>
          <w:t>[1] Trần Đình Quế, Phân tích và thiết kế Hệ Thống Thông Tin, Học Viện Công Nghệ Bưu Chính Viễn Thông, 2015.</w:t>
        </w:r>
      </w:ins>
    </w:p>
    <w:p w14:paraId="4277CCDA" w14:textId="362A9A00" w:rsidR="00314B16" w:rsidRPr="006454E5" w:rsidRDefault="009F7BBD" w:rsidP="009F7BBD">
      <w:pPr>
        <w:pStyle w:val="BodyText"/>
        <w:spacing w:after="0"/>
        <w:ind w:right="3"/>
        <w:rPr>
          <w:rFonts w:ascii="Times New Roman" w:hAnsi="Times New Roman" w:cs="Times New Roman"/>
          <w:sz w:val="26"/>
          <w:szCs w:val="26"/>
        </w:rPr>
      </w:pPr>
      <w:ins w:id="1160" w:author="Khanh Cong" w:date="2024-12-21T20:22:00Z" w16du:dateUtc="2024-12-21T13:22:00Z">
        <w:r w:rsidRPr="009F7BBD">
          <w:rPr>
            <w:rFonts w:ascii="Times New Roman" w:hAnsi="Times New Roman" w:cs="Times New Roman"/>
            <w:sz w:val="26"/>
            <w:szCs w:val="26"/>
          </w:rPr>
          <w:lastRenderedPageBreak/>
          <w:t xml:space="preserve"> [2] Trần Đình Quế &amp; Nguyễn Mạnh Hùng, Nhập môn Công nghệ phần mềm, Học Viện Công Nghệ Bưu Chính Viễn Thông, 2016</w:t>
        </w:r>
      </w:ins>
    </w:p>
    <w:sectPr w:rsidR="00314B16" w:rsidRPr="006454E5" w:rsidSect="00977C45">
      <w:pgSz w:w="11910" w:h="16840"/>
      <w:pgMar w:top="1134" w:right="1134" w:bottom="1134" w:left="1701" w:header="0" w:footer="100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65247" w14:textId="77777777" w:rsidR="003B58B7" w:rsidRDefault="003B58B7">
      <w:r>
        <w:separator/>
      </w:r>
    </w:p>
  </w:endnote>
  <w:endnote w:type="continuationSeparator" w:id="0">
    <w:p w14:paraId="6F6D3973" w14:textId="77777777" w:rsidR="003B58B7" w:rsidRDefault="003B5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Liberation Mono">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erif">
    <w:panose1 w:val="02020603050405020304"/>
    <w:charset w:val="00"/>
    <w:family w:val="roman"/>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418" w:name="PageNumWizard_FOOTER_Default_Page_Style6"/>
  <w:p w14:paraId="1F1B36D4" w14:textId="77777777" w:rsidR="007224D9" w:rsidRDefault="00000000">
    <w:pPr>
      <w:pStyle w:val="Footer"/>
      <w:jc w:val="right"/>
    </w:pPr>
    <w:r>
      <w:fldChar w:fldCharType="begin"/>
    </w:r>
    <w:r>
      <w:instrText xml:space="preserve"> PAGE </w:instrText>
    </w:r>
    <w:r>
      <w:fldChar w:fldCharType="separate"/>
    </w:r>
    <w:r>
      <w:t>14</w:t>
    </w:r>
    <w:r>
      <w:fldChar w:fldCharType="end"/>
    </w:r>
    <w:bookmarkEnd w:id="418"/>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0763E"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B0A75" w14:textId="77777777" w:rsidR="007224D9" w:rsidRDefault="007224D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197F8" w14:textId="77777777" w:rsidR="007224D9" w:rsidRDefault="007224D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469C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486C" w14:textId="77777777" w:rsidR="007224D9" w:rsidRDefault="007224D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9E75F" w14:textId="77777777" w:rsidR="007224D9" w:rsidRDefault="007224D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0D2DD"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712D5" w14:textId="77777777" w:rsidR="007224D9" w:rsidRDefault="007224D9">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9FB95" w14:textId="77777777" w:rsidR="007224D9" w:rsidRDefault="007224D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E086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61818" w14:textId="3D25F18F" w:rsidR="007224D9" w:rsidRDefault="007224D9">
    <w:pPr>
      <w:pStyle w:val="Footer"/>
      <w:jc w:val="righ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1B4D" w14:textId="77777777" w:rsidR="007224D9" w:rsidRDefault="007224D9">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62844" w14:textId="77777777" w:rsidR="007224D9" w:rsidRDefault="007224D9"/>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9380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B3C9" w14:textId="77777777" w:rsidR="007224D9" w:rsidRDefault="007224D9">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56A5A" w14:textId="77777777" w:rsidR="007224D9" w:rsidRDefault="007224D9"/>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7F7E5"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E881" w14:textId="77777777" w:rsidR="007224D9" w:rsidRDefault="007224D9">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5535" w14:textId="77777777" w:rsidR="007224D9" w:rsidRDefault="007224D9"/>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AE4C"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2755" w14:textId="77777777" w:rsidR="007224D9" w:rsidRDefault="007224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12F75" w14:textId="77777777" w:rsidR="00234EA9" w:rsidRDefault="00234EA9">
    <w:pPr>
      <w:pStyle w:val="Footer"/>
      <w:jc w:val="right"/>
    </w:pPr>
    <w:r>
      <w:fldChar w:fldCharType="begin"/>
    </w:r>
    <w:r>
      <w:instrText xml:space="preserve"> PAGE </w:instrText>
    </w:r>
    <w:r>
      <w:fldChar w:fldCharType="separate"/>
    </w:r>
    <w:r>
      <w:t>15</w:t>
    </w:r>
    <w: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973E" w14:textId="77777777" w:rsidR="007224D9" w:rsidRDefault="007224D9"/>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52221"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78411" w14:textId="77777777" w:rsidR="007224D9" w:rsidRDefault="007224D9">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D1E28" w14:textId="77777777" w:rsidR="007224D9" w:rsidRDefault="007224D9"/>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59C0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A2374" w14:textId="77777777" w:rsidR="007224D9" w:rsidRDefault="007224D9">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B646D" w14:textId="77777777" w:rsidR="007224D9" w:rsidRDefault="007224D9"/>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D8E97"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87EF6" w14:textId="77777777" w:rsidR="007224D9" w:rsidRDefault="007224D9">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CD2D6" w14:textId="77777777" w:rsidR="007224D9" w:rsidRDefault="007224D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C438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BDCF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67EEC" w14:textId="77777777" w:rsidR="007224D9" w:rsidRDefault="007224D9">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5D8D7" w14:textId="77777777" w:rsidR="007224D9" w:rsidRDefault="007224D9"/>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9E3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DAA90" w14:textId="77777777" w:rsidR="007224D9" w:rsidRDefault="007224D9">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97500" w14:textId="77777777" w:rsidR="007224D9" w:rsidRDefault="007224D9"/>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0D9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4AC3" w14:textId="77777777" w:rsidR="007224D9" w:rsidRDefault="007224D9">
    <w:pPr>
      <w:pStyle w:val="Foo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D4FC0" w14:textId="77777777" w:rsidR="007224D9" w:rsidRDefault="007224D9"/>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3039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429CC" w14:textId="77777777" w:rsidR="007224D9" w:rsidRDefault="007224D9">
    <w:pPr>
      <w:pStyle w:val="Foote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0A9C3" w14:textId="77777777" w:rsidR="007224D9" w:rsidRDefault="007224D9">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94DB6" w14:textId="77777777" w:rsidR="007224D9" w:rsidRDefault="007224D9"/>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82CD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98F5" w14:textId="77777777" w:rsidR="007224D9" w:rsidRDefault="007224D9">
    <w:pPr>
      <w:pStyle w:val="Foote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00BEE" w14:textId="77777777" w:rsidR="007224D9" w:rsidRDefault="007224D9"/>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EF5E4"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1312" behindDoc="1" locked="0" layoutInCell="1" allowOverlap="1" wp14:anchorId="1FDC2BAA" wp14:editId="5C83E123">
              <wp:simplePos x="0" y="0"/>
              <wp:positionH relativeFrom="column">
                <wp:posOffset>38100</wp:posOffset>
              </wp:positionH>
              <wp:positionV relativeFrom="paragraph">
                <wp:posOffset>7124700</wp:posOffset>
              </wp:positionV>
              <wp:extent cx="2431415" cy="203835"/>
              <wp:effectExtent l="0" t="0" r="0" b="0"/>
              <wp:wrapNone/>
              <wp:docPr id="31" name="Shape 19"/>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1FDC2BAA" id="Shape 19" o:spid="_x0000_s1039" style="position:absolute;margin-left:3pt;margin-top:561pt;width:191.45pt;height:16.0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" filled="f" stroked="f" strokeweight="0">
              <v:textbox inset="0,0,0,0">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05147" w14:textId="0FA066BB" w:rsidR="007224D9" w:rsidRDefault="000A7749">
    <w:pPr>
      <w:pStyle w:val="normal1"/>
      <w:spacing w:line="0" w:lineRule="atLeast"/>
      <w:rPr>
        <w:rFonts w:ascii="Times New Roman" w:eastAsia="Times New Roman" w:hAnsi="Times New Roman" w:cs="Times New Roman"/>
        <w:color w:val="000000"/>
        <w:sz w:val="20"/>
        <w:szCs w:val="20"/>
      </w:rPr>
    </w:pPr>
    <w:del w:id="724" w:author="Khanh Cong" w:date="2024-12-22T21:02:00Z" w16du:dateUtc="2024-12-22T14:02:00Z">
      <w:r w:rsidDel="000A7749">
        <w:rPr>
          <w:rFonts w:ascii="Times New Roman" w:eastAsia="Times New Roman" w:hAnsi="Times New Roman" w:cs="Times New Roman"/>
          <w:noProof/>
          <w:color w:val="000000"/>
          <w:sz w:val="20"/>
          <w:szCs w:val="20"/>
        </w:rPr>
        <mc:AlternateContent>
          <mc:Choice Requires="wps">
            <w:drawing>
              <wp:anchor distT="0" distB="0" distL="0" distR="0" simplePos="0" relativeHeight="251660288" behindDoc="1" locked="0" layoutInCell="1" allowOverlap="1" wp14:anchorId="59EE8158" wp14:editId="1791DE57">
                <wp:simplePos x="0" y="0"/>
                <wp:positionH relativeFrom="column">
                  <wp:posOffset>-1359673</wp:posOffset>
                </wp:positionH>
                <wp:positionV relativeFrom="paragraph">
                  <wp:posOffset>635</wp:posOffset>
                </wp:positionV>
                <wp:extent cx="2431415" cy="203835"/>
                <wp:effectExtent l="0" t="0" r="0" b="0"/>
                <wp:wrapNone/>
                <wp:docPr id="33" name="Shape 7"/>
                <wp:cNvGraphicFramePr/>
                <a:graphic xmlns:a="http://schemas.openxmlformats.org/drawingml/2006/main">
                  <a:graphicData uri="http://schemas.microsoft.com/office/word/2010/wordprocessingShape">
                    <wps:wsp>
                      <wps:cNvSpPr/>
                      <wps:spPr>
                        <a:xfrm>
                          <a:off x="0" y="0"/>
                          <a:ext cx="2431415" cy="203835"/>
                        </a:xfrm>
                        <a:prstGeom prst="rect">
                          <a:avLst/>
                        </a:prstGeom>
                        <a:noFill/>
                        <a:ln w="0">
                          <a:noFill/>
                        </a:ln>
                      </wps:spPr>
                      <wps:style>
                        <a:lnRef idx="0">
                          <a:scrgbClr r="0" g="0" b="0"/>
                        </a:lnRef>
                        <a:fillRef idx="0">
                          <a:scrgbClr r="0" g="0" b="0"/>
                        </a:fillRef>
                        <a:effectRef idx="0">
                          <a:scrgbClr r="0" g="0" b="0"/>
                        </a:effectRef>
                        <a:fontRef idx="minor"/>
                      </wps:style>
                      <wps:txbx>
                        <w:txbxContent>
                          <w:p w14:paraId="16530412" w14:textId="0C275F2A" w:rsidR="007224D9" w:rsidRDefault="00000000">
                            <w:pPr>
                              <w:pStyle w:val="FrameContents"/>
                              <w:spacing w:before="10" w:line="240" w:lineRule="exact"/>
                              <w:ind w:left="20" w:firstLine="20"/>
                            </w:pPr>
                            <w:del w:id="725" w:author="Khanh Cong" w:date="2024-12-22T21:02:00Z" w16du:dateUtc="2024-12-22T14:02:00Z">
                              <w:r w:rsidDel="000A7749">
                                <w:rPr>
                                  <w:rFonts w:eastAsia="Times New Roman" w:cs="Times New Roman"/>
                                  <w:color w:val="000000"/>
                                  <w:sz w:val="24"/>
                                </w:rPr>
                                <w:delText>SV: Bùi Hoài Nam – Lớp D19HTTT01</w:delText>
                              </w:r>
                            </w:del>
                          </w:p>
                        </w:txbxContent>
                      </wps:txbx>
                      <wps:bodyPr lIns="0" tIns="0" rIns="0" bIns="0" anchor="t">
                        <a:noAutofit/>
                      </wps:bodyPr>
                    </wps:wsp>
                  </a:graphicData>
                </a:graphic>
              </wp:anchor>
            </w:drawing>
          </mc:Choice>
          <mc:Fallback>
            <w:pict>
              <v:rect w14:anchorId="59EE8158" id="Shape 7" o:spid="_x0000_s1040" style="position:absolute;margin-left:-107.05pt;margin-top:.05pt;width:191.45pt;height:16.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" filled="f" stroked="f" strokeweight="0">
                <v:textbox inset="0,0,0,0">
                  <w:txbxContent>
                    <w:p w14:paraId="16530412" w14:textId="0C275F2A" w:rsidR="007224D9" w:rsidRDefault="00000000">
                      <w:pPr>
                        <w:pStyle w:val="FrameContents"/>
                        <w:spacing w:before="10" w:line="240" w:lineRule="exact"/>
                        <w:ind w:left="20" w:firstLine="20"/>
                      </w:pPr>
                      <w:del w:id="726" w:author="Khanh Cong" w:date="2024-12-22T21:02:00Z" w16du:dateUtc="2024-12-22T14:02:00Z">
                        <w:r w:rsidDel="000A7749">
                          <w:rPr>
                            <w:rFonts w:eastAsia="Times New Roman" w:cs="Times New Roman"/>
                            <w:color w:val="000000"/>
                            <w:sz w:val="24"/>
                          </w:rPr>
                          <w:delText>SV: Bùi Hoài Nam – Lớp D19HTTT01</w:delText>
                        </w:r>
                      </w:del>
                    </w:p>
                  </w:txbxContent>
                </v:textbox>
              </v:rect>
            </w:pict>
          </mc:Fallback>
        </mc:AlternateContent>
      </w:r>
    </w:del>
    <w:r>
      <w:rPr>
        <w:rFonts w:ascii="Times New Roman" w:eastAsia="Times New Roman" w:hAnsi="Times New Roman" w:cs="Times New Roman"/>
        <w:noProof/>
        <w:color w:val="000000"/>
        <w:sz w:val="20"/>
        <w:szCs w:val="20"/>
      </w:rPr>
      <mc:AlternateContent>
        <mc:Choice Requires="wps">
          <w:drawing>
            <wp:anchor distT="0" distB="0" distL="0" distR="0" simplePos="0" relativeHeight="251659264" behindDoc="1" locked="0" layoutInCell="1" allowOverlap="1" wp14:anchorId="4A60E763" wp14:editId="2F938F3D">
              <wp:simplePos x="0" y="0"/>
              <wp:positionH relativeFrom="column">
                <wp:posOffset>0</wp:posOffset>
              </wp:positionH>
              <wp:positionV relativeFrom="paragraph">
                <wp:posOffset>635</wp:posOffset>
              </wp:positionV>
              <wp:extent cx="263525" cy="217805"/>
              <wp:effectExtent l="0" t="0" r="0" b="0"/>
              <wp:wrapNone/>
              <wp:docPr id="32" name="Shape 18"/>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4A60E763" id="Shape 18" o:spid="_x0000_s1041" style="position:absolute;margin-left:0;margin-top:.05pt;width:20.75pt;height:17.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" filled="f" stroked="f" strokeweight="0">
              <v:textbox inset="0,0,0,0">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4D93C" w14:textId="77777777" w:rsidR="007224D9" w:rsidRDefault="007224D9"/>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095D2"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6432" behindDoc="1" locked="0" layoutInCell="1" allowOverlap="1" wp14:anchorId="72BECCE4" wp14:editId="1CC74070">
              <wp:simplePos x="0" y="0"/>
              <wp:positionH relativeFrom="column">
                <wp:posOffset>38100</wp:posOffset>
              </wp:positionH>
              <wp:positionV relativeFrom="paragraph">
                <wp:posOffset>7124700</wp:posOffset>
              </wp:positionV>
              <wp:extent cx="2431415" cy="203835"/>
              <wp:effectExtent l="0" t="0" r="0" b="0"/>
              <wp:wrapNone/>
              <wp:docPr id="36" name="Shape 12"/>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72BECCE4" id="Shape 12" o:spid="_x0000_s1043" style="position:absolute;margin-left:3pt;margin-top:561pt;width:191.45pt;height:16.0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rp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" filled="f" stroked="f" strokeweight="0">
              <v:textbox inset="0,0,0,0">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FE9E7"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3360" behindDoc="1" locked="0" layoutInCell="1" allowOverlap="1" wp14:anchorId="22FFDB09" wp14:editId="4C82B3A6">
              <wp:simplePos x="0" y="0"/>
              <wp:positionH relativeFrom="column">
                <wp:posOffset>5791200</wp:posOffset>
              </wp:positionH>
              <wp:positionV relativeFrom="paragraph">
                <wp:posOffset>9220200</wp:posOffset>
              </wp:positionV>
              <wp:extent cx="263525" cy="217805"/>
              <wp:effectExtent l="0" t="0" r="0" b="0"/>
              <wp:wrapNone/>
              <wp:docPr id="37" name="Shape 9"/>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22FFDB09" id="Shape 9" o:spid="_x0000_s1044" style="position:absolute;margin-left:456pt;margin-top:726pt;width:20.75pt;height:17.1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" filled="f" stroked="f" strokeweight="0">
              <v:textbox inset="0,0,0,0">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4384" behindDoc="1" locked="0" layoutInCell="1" allowOverlap="1" wp14:anchorId="4D32B6CE" wp14:editId="2D9BCBF6">
              <wp:simplePos x="0" y="0"/>
              <wp:positionH relativeFrom="column">
                <wp:posOffset>38100</wp:posOffset>
              </wp:positionH>
              <wp:positionV relativeFrom="paragraph">
                <wp:posOffset>9410700</wp:posOffset>
              </wp:positionV>
              <wp:extent cx="2431415" cy="203835"/>
              <wp:effectExtent l="0" t="0" r="0" b="0"/>
              <wp:wrapNone/>
              <wp:docPr id="38" name="Shape 10"/>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4D32B6CE" id="Shape 10" o:spid="_x0000_s1045" style="position:absolute;margin-left:3pt;margin-top:741pt;width:191.45pt;height:16.0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" filled="f" stroked="f" strokeweight="0">
              <v:textbox inset="0,0,0,0">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53C5F" w14:textId="77777777" w:rsidR="007224D9" w:rsidRDefault="007224D9"/>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74995" w14:textId="77777777" w:rsidR="007224D9" w:rsidRDefault="007224D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DDEB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BDC81" w14:textId="77777777" w:rsidR="007224D9" w:rsidRDefault="007224D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D040B" w14:textId="77777777" w:rsidR="007224D9" w:rsidRDefault="007224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B028A" w14:textId="77777777" w:rsidR="003B58B7" w:rsidRDefault="003B58B7">
      <w:r>
        <w:separator/>
      </w:r>
    </w:p>
  </w:footnote>
  <w:footnote w:type="continuationSeparator" w:id="0">
    <w:p w14:paraId="64747AAC" w14:textId="77777777" w:rsidR="003B58B7" w:rsidRDefault="003B5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7F8CB" w14:textId="77777777" w:rsidR="007224D9" w:rsidRDefault="007224D9">
    <w:pPr>
      <w:pStyle w:val="normal1"/>
      <w:spacing w:line="0" w:lineRule="atLeast"/>
      <w:rPr>
        <w:rFonts w:ascii="Times New Roman" w:eastAsia="Times New Roman" w:hAnsi="Times New Roman" w:cs="Times New Roman"/>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8884A" w14:textId="77777777" w:rsidR="007224D9" w:rsidRDefault="007224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82CA"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5408" behindDoc="1" locked="0" layoutInCell="0" allowOverlap="1" wp14:anchorId="41971A74" wp14:editId="5CDE9D7E">
              <wp:simplePos x="0" y="0"/>
              <wp:positionH relativeFrom="page">
                <wp:posOffset>1012825</wp:posOffset>
              </wp:positionH>
              <wp:positionV relativeFrom="page">
                <wp:posOffset>445770</wp:posOffset>
              </wp:positionV>
              <wp:extent cx="1604010" cy="1134110"/>
              <wp:effectExtent l="0" t="0" r="0" b="0"/>
              <wp:wrapNone/>
              <wp:docPr id="34" name="Shape 11"/>
              <wp:cNvGraphicFramePr/>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19FDE5F" id="Shape 11" o:spid="_x0000_s1026" style="position:absolute;margin-left:79.75pt;margin-top:35.1pt;width:126.3pt;height:89.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" o:allowincell="f" filled="f" stroked="f" strokeweight="0">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0C21F"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2336" behindDoc="1" locked="0" layoutInCell="0" allowOverlap="1" wp14:anchorId="634CE44E" wp14:editId="17DF7601">
              <wp:simplePos x="0" y="0"/>
              <wp:positionH relativeFrom="page">
                <wp:posOffset>1012825</wp:posOffset>
              </wp:positionH>
              <wp:positionV relativeFrom="page">
                <wp:posOffset>445770</wp:posOffset>
              </wp:positionV>
              <wp:extent cx="1604010" cy="208915"/>
              <wp:effectExtent l="0" t="0" r="0" b="0"/>
              <wp:wrapNone/>
              <wp:docPr id="35" name="Shape 8"/>
              <wp:cNvGraphicFramePr/>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scrgbClr r="0" g="0" b="0"/>
                      </a:lnRef>
                      <a:fillRef idx="0">
                        <a:scrgbClr r="0" g="0" b="0"/>
                      </a:fillRef>
                      <a:effectRef idx="0">
                        <a:scrgbClr r="0" g="0" b="0"/>
                      </a:effectRef>
                      <a:fontRef idx="minor"/>
                    </wps:style>
                    <wps:txbx>
                      <w:txbxContent>
                        <w:p w14:paraId="07334E63" w14:textId="77777777" w:rsidR="007224D9" w:rsidRDefault="007224D9">
                          <w:pPr>
                            <w:pStyle w:val="FrameContents"/>
                            <w:spacing w:before="10" w:line="240" w:lineRule="exact"/>
                            <w:ind w:left="20" w:firstLine="20"/>
                            <w:rPr>
                              <w:color w:val="000000"/>
                            </w:rPr>
                          </w:pPr>
                        </w:p>
                      </w:txbxContent>
                    </wps:txbx>
                    <wps:bodyPr lIns="0" tIns="0" rIns="0" bIns="0" anchor="t">
                      <a:noAutofit/>
                    </wps:bodyPr>
                  </wps:wsp>
                </a:graphicData>
              </a:graphic>
            </wp:anchor>
          </w:drawing>
        </mc:Choice>
        <mc:Fallback>
          <w:pict>
            <v:rect w14:anchorId="634CE44E" id="Shape 8" o:spid="_x0000_s1042" style="position:absolute;margin-left:79.75pt;margin-top:35.1pt;width:126.3pt;height:16.4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" o:allowincell="f" filled="f" stroked="f" strokeweight="0">
              <v:textbox inset="0,0,0,0">
                <w:txbxContent>
                  <w:p w14:paraId="07334E63" w14:textId="77777777" w:rsidR="007224D9" w:rsidRDefault="007224D9">
                    <w:pPr>
                      <w:pStyle w:val="FrameContents"/>
                      <w:spacing w:before="10" w:line="240" w:lineRule="exact"/>
                      <w:ind w:left="20" w:firstLine="20"/>
                      <w:rPr>
                        <w:color w:val="000000"/>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1EFF6" w14:textId="77777777" w:rsidR="007224D9" w:rsidRDefault="00722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40C"/>
    <w:multiLevelType w:val="multilevel"/>
    <w:tmpl w:val="FC446D1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 w15:restartNumberingAfterBreak="0">
    <w:nsid w:val="022905C4"/>
    <w:multiLevelType w:val="multilevel"/>
    <w:tmpl w:val="CB064A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50B2616"/>
    <w:multiLevelType w:val="multilevel"/>
    <w:tmpl w:val="A734F93C"/>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 w15:restartNumberingAfterBreak="0">
    <w:nsid w:val="062E4C58"/>
    <w:multiLevelType w:val="multilevel"/>
    <w:tmpl w:val="1F869E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643711D"/>
    <w:multiLevelType w:val="multilevel"/>
    <w:tmpl w:val="4C5837A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 w15:restartNumberingAfterBreak="0">
    <w:nsid w:val="07836392"/>
    <w:multiLevelType w:val="multilevel"/>
    <w:tmpl w:val="449C841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 w15:restartNumberingAfterBreak="0">
    <w:nsid w:val="07CE27DD"/>
    <w:multiLevelType w:val="hybridMultilevel"/>
    <w:tmpl w:val="FB360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B6EB3"/>
    <w:multiLevelType w:val="multilevel"/>
    <w:tmpl w:val="425E8C2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8" w15:restartNumberingAfterBreak="0">
    <w:nsid w:val="08177849"/>
    <w:multiLevelType w:val="hybridMultilevel"/>
    <w:tmpl w:val="A0902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150D61"/>
    <w:multiLevelType w:val="multilevel"/>
    <w:tmpl w:val="0EBA67B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10" w15:restartNumberingAfterBreak="0">
    <w:nsid w:val="09511083"/>
    <w:multiLevelType w:val="multilevel"/>
    <w:tmpl w:val="6D90A25A"/>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1" w15:restartNumberingAfterBreak="0">
    <w:nsid w:val="0A940A7D"/>
    <w:multiLevelType w:val="multilevel"/>
    <w:tmpl w:val="1D3A963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2" w15:restartNumberingAfterBreak="0">
    <w:nsid w:val="0AA16518"/>
    <w:multiLevelType w:val="multilevel"/>
    <w:tmpl w:val="39E69CF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3" w15:restartNumberingAfterBreak="0">
    <w:nsid w:val="0B962DA1"/>
    <w:multiLevelType w:val="multilevel"/>
    <w:tmpl w:val="55D650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4" w15:restartNumberingAfterBreak="0">
    <w:nsid w:val="0BF56B48"/>
    <w:multiLevelType w:val="multilevel"/>
    <w:tmpl w:val="08FAA9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5" w15:restartNumberingAfterBreak="0">
    <w:nsid w:val="0D3F582E"/>
    <w:multiLevelType w:val="multilevel"/>
    <w:tmpl w:val="708ADDB2"/>
    <w:lvl w:ilvl="0">
      <w:start w:val="3"/>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16" w15:restartNumberingAfterBreak="0">
    <w:nsid w:val="11E1170A"/>
    <w:multiLevelType w:val="multilevel"/>
    <w:tmpl w:val="09321B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12A455E1"/>
    <w:multiLevelType w:val="multilevel"/>
    <w:tmpl w:val="DFA69C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8" w15:restartNumberingAfterBreak="0">
    <w:nsid w:val="12F20A1E"/>
    <w:multiLevelType w:val="multilevel"/>
    <w:tmpl w:val="B398474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9" w15:restartNumberingAfterBreak="0">
    <w:nsid w:val="14E54AF1"/>
    <w:multiLevelType w:val="multilevel"/>
    <w:tmpl w:val="9DB22BC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15:restartNumberingAfterBreak="0">
    <w:nsid w:val="17096B85"/>
    <w:multiLevelType w:val="multilevel"/>
    <w:tmpl w:val="3D82F3B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1" w15:restartNumberingAfterBreak="0">
    <w:nsid w:val="19075B56"/>
    <w:multiLevelType w:val="multilevel"/>
    <w:tmpl w:val="933C09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15:restartNumberingAfterBreak="0">
    <w:nsid w:val="194A58F5"/>
    <w:multiLevelType w:val="multilevel"/>
    <w:tmpl w:val="E3F2736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3" w15:restartNumberingAfterBreak="0">
    <w:nsid w:val="1A1252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D004527"/>
    <w:multiLevelType w:val="multilevel"/>
    <w:tmpl w:val="6832B5C0"/>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25" w15:restartNumberingAfterBreak="0">
    <w:nsid w:val="20701590"/>
    <w:multiLevelType w:val="multilevel"/>
    <w:tmpl w:val="B854E6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6" w15:restartNumberingAfterBreak="0">
    <w:nsid w:val="20B60EAF"/>
    <w:multiLevelType w:val="multilevel"/>
    <w:tmpl w:val="FDF0A668"/>
    <w:lvl w:ilvl="0">
      <w:start w:val="2"/>
      <w:numFmt w:val="decimal"/>
      <w:lvlText w:val="%1."/>
      <w:lvlJc w:val="left"/>
      <w:pPr>
        <w:ind w:left="864" w:hanging="864"/>
      </w:pPr>
      <w:rPr>
        <w:rFonts w:hint="default"/>
      </w:rPr>
    </w:lvl>
    <w:lvl w:ilvl="1">
      <w:start w:val="1"/>
      <w:numFmt w:val="decimal"/>
      <w:lvlText w:val="%1.%2."/>
      <w:lvlJc w:val="left"/>
      <w:pPr>
        <w:ind w:left="1008" w:hanging="864"/>
      </w:pPr>
      <w:rPr>
        <w:rFonts w:hint="default"/>
      </w:rPr>
    </w:lvl>
    <w:lvl w:ilvl="2">
      <w:start w:val="1"/>
      <w:numFmt w:val="decimal"/>
      <w:lvlText w:val="%1.%2.%3."/>
      <w:lvlJc w:val="left"/>
      <w:pPr>
        <w:ind w:left="1152" w:hanging="864"/>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27" w15:restartNumberingAfterBreak="0">
    <w:nsid w:val="21016644"/>
    <w:multiLevelType w:val="multilevel"/>
    <w:tmpl w:val="2A463F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15:restartNumberingAfterBreak="0">
    <w:nsid w:val="260840CF"/>
    <w:multiLevelType w:val="multilevel"/>
    <w:tmpl w:val="30603D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60F447B"/>
    <w:multiLevelType w:val="multilevel"/>
    <w:tmpl w:val="A600EBC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0" w15:restartNumberingAfterBreak="0">
    <w:nsid w:val="26135436"/>
    <w:multiLevelType w:val="multilevel"/>
    <w:tmpl w:val="BA42F5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74B3407"/>
    <w:multiLevelType w:val="multilevel"/>
    <w:tmpl w:val="74AE913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2" w15:restartNumberingAfterBreak="0">
    <w:nsid w:val="27622456"/>
    <w:multiLevelType w:val="multilevel"/>
    <w:tmpl w:val="5100C8F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33" w15:restartNumberingAfterBreak="0">
    <w:nsid w:val="29CC432A"/>
    <w:multiLevelType w:val="hybridMultilevel"/>
    <w:tmpl w:val="482AE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06756B"/>
    <w:multiLevelType w:val="multilevel"/>
    <w:tmpl w:val="BEF44A9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5" w15:restartNumberingAfterBreak="0">
    <w:nsid w:val="2BDD041C"/>
    <w:multiLevelType w:val="multilevel"/>
    <w:tmpl w:val="C3E229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6" w15:restartNumberingAfterBreak="0">
    <w:nsid w:val="2C5151D8"/>
    <w:multiLevelType w:val="hybridMultilevel"/>
    <w:tmpl w:val="0E54F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667FA2"/>
    <w:multiLevelType w:val="multilevel"/>
    <w:tmpl w:val="5E322D3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8" w15:restartNumberingAfterBreak="0">
    <w:nsid w:val="2E687721"/>
    <w:multiLevelType w:val="multilevel"/>
    <w:tmpl w:val="DCB00B20"/>
    <w:lvl w:ilvl="0">
      <w:numFmt w:val="bullet"/>
      <w:lvlText w:val="*"/>
      <w:lvlJc w:val="left"/>
      <w:pPr>
        <w:tabs>
          <w:tab w:val="num" w:pos="0"/>
        </w:tabs>
        <w:ind w:left="315" w:hanging="194"/>
      </w:pPr>
      <w:rPr>
        <w:rFonts w:ascii="Times New Roman" w:hAnsi="Times New Roman" w:cs="Times New Roman" w:hint="default"/>
      </w:rPr>
    </w:lvl>
    <w:lvl w:ilvl="1">
      <w:numFmt w:val="bullet"/>
      <w:lvlText w:val="•"/>
      <w:lvlJc w:val="left"/>
      <w:pPr>
        <w:tabs>
          <w:tab w:val="num" w:pos="0"/>
        </w:tabs>
        <w:ind w:left="842" w:hanging="360"/>
      </w:pPr>
      <w:rPr>
        <w:rFonts w:ascii="Noto Sans Symbols" w:hAnsi="Noto Sans Symbols" w:cs="Noto Sans Symbols" w:hint="default"/>
        <w:b w:val="0"/>
        <w:i w:val="0"/>
        <w:sz w:val="26"/>
        <w:szCs w:val="26"/>
      </w:rPr>
    </w:lvl>
    <w:lvl w:ilvl="2">
      <w:numFmt w:val="bullet"/>
      <w:lvlText w:val="o"/>
      <w:lvlJc w:val="left"/>
      <w:pPr>
        <w:tabs>
          <w:tab w:val="num" w:pos="0"/>
        </w:tabs>
        <w:ind w:left="1562" w:hanging="360"/>
      </w:pPr>
      <w:rPr>
        <w:rFonts w:ascii="Courier New" w:hAnsi="Courier New" w:cs="Courier New" w:hint="default"/>
        <w:b w:val="0"/>
        <w:i w:val="0"/>
        <w:sz w:val="26"/>
        <w:szCs w:val="26"/>
      </w:rPr>
    </w:lvl>
    <w:lvl w:ilvl="3">
      <w:numFmt w:val="bullet"/>
      <w:lvlText w:val=""/>
      <w:lvlJc w:val="left"/>
      <w:pPr>
        <w:tabs>
          <w:tab w:val="num" w:pos="0"/>
        </w:tabs>
        <w:ind w:left="1560" w:hanging="360"/>
      </w:pPr>
      <w:rPr>
        <w:rFonts w:ascii="Symbol" w:hAnsi="Symbol" w:cs="Symbol" w:hint="default"/>
      </w:rPr>
    </w:lvl>
    <w:lvl w:ilvl="4">
      <w:numFmt w:val="bullet"/>
      <w:lvlText w:val=""/>
      <w:lvlJc w:val="left"/>
      <w:pPr>
        <w:tabs>
          <w:tab w:val="num" w:pos="0"/>
        </w:tabs>
        <w:ind w:left="2768" w:hanging="360"/>
      </w:pPr>
      <w:rPr>
        <w:rFonts w:ascii="Symbol" w:hAnsi="Symbol" w:cs="Symbol" w:hint="default"/>
      </w:rPr>
    </w:lvl>
    <w:lvl w:ilvl="5">
      <w:numFmt w:val="bullet"/>
      <w:lvlText w:val=""/>
      <w:lvlJc w:val="left"/>
      <w:pPr>
        <w:tabs>
          <w:tab w:val="num" w:pos="0"/>
        </w:tabs>
        <w:ind w:left="3977" w:hanging="360"/>
      </w:pPr>
      <w:rPr>
        <w:rFonts w:ascii="Symbol" w:hAnsi="Symbol" w:cs="Symbol" w:hint="default"/>
      </w:rPr>
    </w:lvl>
    <w:lvl w:ilvl="6">
      <w:numFmt w:val="bullet"/>
      <w:lvlText w:val=""/>
      <w:lvlJc w:val="left"/>
      <w:pPr>
        <w:tabs>
          <w:tab w:val="num" w:pos="0"/>
        </w:tabs>
        <w:ind w:left="5185" w:hanging="360"/>
      </w:pPr>
      <w:rPr>
        <w:rFonts w:ascii="Symbol" w:hAnsi="Symbol" w:cs="Symbol" w:hint="default"/>
      </w:rPr>
    </w:lvl>
    <w:lvl w:ilvl="7">
      <w:numFmt w:val="bullet"/>
      <w:lvlText w:val=""/>
      <w:lvlJc w:val="left"/>
      <w:pPr>
        <w:tabs>
          <w:tab w:val="num" w:pos="0"/>
        </w:tabs>
        <w:ind w:left="6394" w:hanging="360"/>
      </w:pPr>
      <w:rPr>
        <w:rFonts w:ascii="Symbol" w:hAnsi="Symbol" w:cs="Symbol" w:hint="default"/>
      </w:rPr>
    </w:lvl>
    <w:lvl w:ilvl="8">
      <w:numFmt w:val="bullet"/>
      <w:lvlText w:val=""/>
      <w:lvlJc w:val="left"/>
      <w:pPr>
        <w:tabs>
          <w:tab w:val="num" w:pos="0"/>
        </w:tabs>
        <w:ind w:left="7602" w:hanging="360"/>
      </w:pPr>
      <w:rPr>
        <w:rFonts w:ascii="Symbol" w:hAnsi="Symbol" w:cs="Symbol" w:hint="default"/>
      </w:rPr>
    </w:lvl>
  </w:abstractNum>
  <w:abstractNum w:abstractNumId="39" w15:restartNumberingAfterBreak="0">
    <w:nsid w:val="310A0578"/>
    <w:multiLevelType w:val="hybridMultilevel"/>
    <w:tmpl w:val="523E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080728"/>
    <w:multiLevelType w:val="multilevel"/>
    <w:tmpl w:val="6270C1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15:restartNumberingAfterBreak="0">
    <w:nsid w:val="347C3568"/>
    <w:multiLevelType w:val="hybridMultilevel"/>
    <w:tmpl w:val="3350F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B573B3"/>
    <w:multiLevelType w:val="multilevel"/>
    <w:tmpl w:val="D21036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3" w15:restartNumberingAfterBreak="0">
    <w:nsid w:val="37B013D6"/>
    <w:multiLevelType w:val="multilevel"/>
    <w:tmpl w:val="658C26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4" w15:restartNumberingAfterBreak="0">
    <w:nsid w:val="37CB3619"/>
    <w:multiLevelType w:val="hybridMultilevel"/>
    <w:tmpl w:val="15886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8500D43"/>
    <w:multiLevelType w:val="multilevel"/>
    <w:tmpl w:val="D122C3D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6" w15:restartNumberingAfterBreak="0">
    <w:nsid w:val="3B684F52"/>
    <w:multiLevelType w:val="multilevel"/>
    <w:tmpl w:val="6D36245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7" w15:restartNumberingAfterBreak="0">
    <w:nsid w:val="3C4E3C9F"/>
    <w:multiLevelType w:val="multilevel"/>
    <w:tmpl w:val="D1A07BA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8" w15:restartNumberingAfterBreak="0">
    <w:nsid w:val="3CC630A6"/>
    <w:multiLevelType w:val="multilevel"/>
    <w:tmpl w:val="18D86E6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9" w15:restartNumberingAfterBreak="0">
    <w:nsid w:val="3DDF4CC6"/>
    <w:multiLevelType w:val="multilevel"/>
    <w:tmpl w:val="336634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3E4656CD"/>
    <w:multiLevelType w:val="multilevel"/>
    <w:tmpl w:val="9C3085A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1" w15:restartNumberingAfterBreak="0">
    <w:nsid w:val="422B2E0C"/>
    <w:multiLevelType w:val="multilevel"/>
    <w:tmpl w:val="649075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15:restartNumberingAfterBreak="0">
    <w:nsid w:val="438A4684"/>
    <w:multiLevelType w:val="multilevel"/>
    <w:tmpl w:val="0C08014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3" w15:restartNumberingAfterBreak="0">
    <w:nsid w:val="465D21E8"/>
    <w:multiLevelType w:val="multilevel"/>
    <w:tmpl w:val="DFCAD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15:restartNumberingAfterBreak="0">
    <w:nsid w:val="46BB3A3E"/>
    <w:multiLevelType w:val="hybridMultilevel"/>
    <w:tmpl w:val="13F61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9B43DE"/>
    <w:multiLevelType w:val="multilevel"/>
    <w:tmpl w:val="CB341C7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6" w15:restartNumberingAfterBreak="0">
    <w:nsid w:val="49C14227"/>
    <w:multiLevelType w:val="multilevel"/>
    <w:tmpl w:val="24A2E460"/>
    <w:lvl w:ilvl="0">
      <w:start w:val="4"/>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49E635AE"/>
    <w:multiLevelType w:val="multilevel"/>
    <w:tmpl w:val="3FFE74B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8" w15:restartNumberingAfterBreak="0">
    <w:nsid w:val="4AB018D0"/>
    <w:multiLevelType w:val="multilevel"/>
    <w:tmpl w:val="321246D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9" w15:restartNumberingAfterBreak="0">
    <w:nsid w:val="4CED6848"/>
    <w:multiLevelType w:val="multilevel"/>
    <w:tmpl w:val="BFAC9DB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0" w15:restartNumberingAfterBreak="0">
    <w:nsid w:val="4D07564D"/>
    <w:multiLevelType w:val="hybridMultilevel"/>
    <w:tmpl w:val="FFB2E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533EB3"/>
    <w:multiLevelType w:val="multilevel"/>
    <w:tmpl w:val="4DC624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15:restartNumberingAfterBreak="0">
    <w:nsid w:val="52AA1C6E"/>
    <w:multiLevelType w:val="hybridMultilevel"/>
    <w:tmpl w:val="931AE7BA"/>
    <w:lvl w:ilvl="0" w:tplc="3C5C0150">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3" w15:restartNumberingAfterBreak="0">
    <w:nsid w:val="53220C8E"/>
    <w:multiLevelType w:val="multilevel"/>
    <w:tmpl w:val="86782AA8"/>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64" w15:restartNumberingAfterBreak="0">
    <w:nsid w:val="53BF0EB1"/>
    <w:multiLevelType w:val="multilevel"/>
    <w:tmpl w:val="AA10B3F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5" w15:restartNumberingAfterBreak="0">
    <w:nsid w:val="55670AE7"/>
    <w:multiLevelType w:val="multilevel"/>
    <w:tmpl w:val="C03A144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6" w15:restartNumberingAfterBreak="0">
    <w:nsid w:val="563C711A"/>
    <w:multiLevelType w:val="hybridMultilevel"/>
    <w:tmpl w:val="6FDE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5F4FFF"/>
    <w:multiLevelType w:val="multilevel"/>
    <w:tmpl w:val="6E5079F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8" w15:restartNumberingAfterBreak="0">
    <w:nsid w:val="57AD3E68"/>
    <w:multiLevelType w:val="multilevel"/>
    <w:tmpl w:val="CADA9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15:restartNumberingAfterBreak="0">
    <w:nsid w:val="59444DCB"/>
    <w:multiLevelType w:val="multilevel"/>
    <w:tmpl w:val="741CC70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0" w15:restartNumberingAfterBreak="0">
    <w:nsid w:val="5B1B615E"/>
    <w:multiLevelType w:val="multilevel"/>
    <w:tmpl w:val="25B8497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1" w15:restartNumberingAfterBreak="0">
    <w:nsid w:val="5B646698"/>
    <w:multiLevelType w:val="multilevel"/>
    <w:tmpl w:val="63CE5A6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2" w15:restartNumberingAfterBreak="0">
    <w:nsid w:val="5B8D7E3F"/>
    <w:multiLevelType w:val="multilevel"/>
    <w:tmpl w:val="3718E98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3" w15:restartNumberingAfterBreak="0">
    <w:nsid w:val="5BF752A9"/>
    <w:multiLevelType w:val="multilevel"/>
    <w:tmpl w:val="D062EFE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4" w15:restartNumberingAfterBreak="0">
    <w:nsid w:val="5F2F5BCA"/>
    <w:multiLevelType w:val="multilevel"/>
    <w:tmpl w:val="30A2127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5" w15:restartNumberingAfterBreak="0">
    <w:nsid w:val="646D6A2A"/>
    <w:multiLevelType w:val="multilevel"/>
    <w:tmpl w:val="4DB8F6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6" w15:restartNumberingAfterBreak="0">
    <w:nsid w:val="64E2095C"/>
    <w:multiLevelType w:val="multilevel"/>
    <w:tmpl w:val="96B4EC9A"/>
    <w:lvl w:ilvl="0">
      <w:start w:val="5"/>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7" w15:restartNumberingAfterBreak="0">
    <w:nsid w:val="65182545"/>
    <w:multiLevelType w:val="multilevel"/>
    <w:tmpl w:val="19ECCCE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8" w15:restartNumberingAfterBreak="0">
    <w:nsid w:val="666D34AA"/>
    <w:multiLevelType w:val="multilevel"/>
    <w:tmpl w:val="481E14E8"/>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9" w15:restartNumberingAfterBreak="0">
    <w:nsid w:val="67062928"/>
    <w:multiLevelType w:val="multilevel"/>
    <w:tmpl w:val="171E60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0" w15:restartNumberingAfterBreak="0">
    <w:nsid w:val="69B16E81"/>
    <w:multiLevelType w:val="multilevel"/>
    <w:tmpl w:val="4350A0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1" w15:restartNumberingAfterBreak="0">
    <w:nsid w:val="6AEC325B"/>
    <w:multiLevelType w:val="hybridMultilevel"/>
    <w:tmpl w:val="FAFE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B197A9F"/>
    <w:multiLevelType w:val="multilevel"/>
    <w:tmpl w:val="E102ABAE"/>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3" w15:restartNumberingAfterBreak="0">
    <w:nsid w:val="6CB23DB9"/>
    <w:multiLevelType w:val="multilevel"/>
    <w:tmpl w:val="362A74F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84" w15:restartNumberingAfterBreak="0">
    <w:nsid w:val="6D1A5DF1"/>
    <w:multiLevelType w:val="multilevel"/>
    <w:tmpl w:val="70D661E0"/>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5" w15:restartNumberingAfterBreak="0">
    <w:nsid w:val="6D787695"/>
    <w:multiLevelType w:val="hybridMultilevel"/>
    <w:tmpl w:val="09BA8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9E05E3"/>
    <w:multiLevelType w:val="multilevel"/>
    <w:tmpl w:val="EB581E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7" w15:restartNumberingAfterBreak="0">
    <w:nsid w:val="6E7020AD"/>
    <w:multiLevelType w:val="multilevel"/>
    <w:tmpl w:val="752A5E3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8" w15:restartNumberingAfterBreak="0">
    <w:nsid w:val="707E66AD"/>
    <w:multiLevelType w:val="multilevel"/>
    <w:tmpl w:val="73C6092E"/>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9" w15:restartNumberingAfterBreak="0">
    <w:nsid w:val="70995F25"/>
    <w:multiLevelType w:val="multilevel"/>
    <w:tmpl w:val="90E8B46C"/>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90" w15:restartNumberingAfterBreak="0">
    <w:nsid w:val="714E0CBD"/>
    <w:multiLevelType w:val="hybridMultilevel"/>
    <w:tmpl w:val="9FFC1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1FA65DE"/>
    <w:multiLevelType w:val="multilevel"/>
    <w:tmpl w:val="6EAC4B9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92" w15:restartNumberingAfterBreak="0">
    <w:nsid w:val="77235B68"/>
    <w:multiLevelType w:val="multilevel"/>
    <w:tmpl w:val="CBC284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15:restartNumberingAfterBreak="0">
    <w:nsid w:val="79B6056B"/>
    <w:multiLevelType w:val="multilevel"/>
    <w:tmpl w:val="F970DD1C"/>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94" w15:restartNumberingAfterBreak="0">
    <w:nsid w:val="7B460C4F"/>
    <w:multiLevelType w:val="multilevel"/>
    <w:tmpl w:val="E7846E90"/>
    <w:lvl w:ilvl="0">
      <w:start w:val="7"/>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num w:numId="1" w16cid:durableId="120612620">
    <w:abstractNumId w:val="23"/>
  </w:num>
  <w:num w:numId="2" w16cid:durableId="10525837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3996180">
    <w:abstractNumId w:val="3"/>
  </w:num>
  <w:num w:numId="4" w16cid:durableId="384379168">
    <w:abstractNumId w:val="80"/>
  </w:num>
  <w:num w:numId="5" w16cid:durableId="1273709514">
    <w:abstractNumId w:val="55"/>
  </w:num>
  <w:num w:numId="6" w16cid:durableId="1873226795">
    <w:abstractNumId w:val="88"/>
  </w:num>
  <w:num w:numId="7" w16cid:durableId="736174007">
    <w:abstractNumId w:val="67"/>
  </w:num>
  <w:num w:numId="8" w16cid:durableId="1263102666">
    <w:abstractNumId w:val="5"/>
  </w:num>
  <w:num w:numId="9" w16cid:durableId="1926189258">
    <w:abstractNumId w:val="77"/>
  </w:num>
  <w:num w:numId="10" w16cid:durableId="2111387897">
    <w:abstractNumId w:val="63"/>
  </w:num>
  <w:num w:numId="11" w16cid:durableId="571818166">
    <w:abstractNumId w:val="37"/>
  </w:num>
  <w:num w:numId="12" w16cid:durableId="700135384">
    <w:abstractNumId w:val="71"/>
  </w:num>
  <w:num w:numId="13" w16cid:durableId="1759525266">
    <w:abstractNumId w:val="22"/>
  </w:num>
  <w:num w:numId="14" w16cid:durableId="2026133352">
    <w:abstractNumId w:val="94"/>
  </w:num>
  <w:num w:numId="15" w16cid:durableId="299456353">
    <w:abstractNumId w:val="59"/>
  </w:num>
  <w:num w:numId="16" w16cid:durableId="1241450014">
    <w:abstractNumId w:val="14"/>
  </w:num>
  <w:num w:numId="17" w16cid:durableId="2073505888">
    <w:abstractNumId w:val="50"/>
  </w:num>
  <w:num w:numId="18" w16cid:durableId="561328890">
    <w:abstractNumId w:val="15"/>
  </w:num>
  <w:num w:numId="19" w16cid:durableId="1002850586">
    <w:abstractNumId w:val="31"/>
  </w:num>
  <w:num w:numId="20" w16cid:durableId="1430153420">
    <w:abstractNumId w:val="45"/>
  </w:num>
  <w:num w:numId="21" w16cid:durableId="1305937632">
    <w:abstractNumId w:val="91"/>
  </w:num>
  <w:num w:numId="22" w16cid:durableId="2021270819">
    <w:abstractNumId w:val="74"/>
  </w:num>
  <w:num w:numId="23" w16cid:durableId="774447961">
    <w:abstractNumId w:val="7"/>
  </w:num>
  <w:num w:numId="24" w16cid:durableId="517045327">
    <w:abstractNumId w:val="82"/>
  </w:num>
  <w:num w:numId="25" w16cid:durableId="1538620877">
    <w:abstractNumId w:val="65"/>
  </w:num>
  <w:num w:numId="26" w16cid:durableId="1267424003">
    <w:abstractNumId w:val="0"/>
  </w:num>
  <w:num w:numId="27" w16cid:durableId="128327998">
    <w:abstractNumId w:val="42"/>
  </w:num>
  <w:num w:numId="28" w16cid:durableId="547229686">
    <w:abstractNumId w:val="47"/>
  </w:num>
  <w:num w:numId="29" w16cid:durableId="414402482">
    <w:abstractNumId w:val="18"/>
  </w:num>
  <w:num w:numId="30" w16cid:durableId="1036737401">
    <w:abstractNumId w:val="24"/>
  </w:num>
  <w:num w:numId="31" w16cid:durableId="465852127">
    <w:abstractNumId w:val="72"/>
  </w:num>
  <w:num w:numId="32" w16cid:durableId="437263163">
    <w:abstractNumId w:val="20"/>
  </w:num>
  <w:num w:numId="33" w16cid:durableId="387804444">
    <w:abstractNumId w:val="29"/>
  </w:num>
  <w:num w:numId="34" w16cid:durableId="1674212860">
    <w:abstractNumId w:val="73"/>
  </w:num>
  <w:num w:numId="35" w16cid:durableId="60980502">
    <w:abstractNumId w:val="48"/>
  </w:num>
  <w:num w:numId="36" w16cid:durableId="1124234042">
    <w:abstractNumId w:val="83"/>
  </w:num>
  <w:num w:numId="37" w16cid:durableId="335965484">
    <w:abstractNumId w:val="84"/>
  </w:num>
  <w:num w:numId="38" w16cid:durableId="1250773461">
    <w:abstractNumId w:val="35"/>
  </w:num>
  <w:num w:numId="39" w16cid:durableId="969282765">
    <w:abstractNumId w:val="34"/>
  </w:num>
  <w:num w:numId="40" w16cid:durableId="387412322">
    <w:abstractNumId w:val="46"/>
  </w:num>
  <w:num w:numId="41" w16cid:durableId="268319085">
    <w:abstractNumId w:val="52"/>
  </w:num>
  <w:num w:numId="42" w16cid:durableId="128404578">
    <w:abstractNumId w:val="70"/>
  </w:num>
  <w:num w:numId="43" w16cid:durableId="631519122">
    <w:abstractNumId w:val="76"/>
  </w:num>
  <w:num w:numId="44" w16cid:durableId="24261388">
    <w:abstractNumId w:val="12"/>
  </w:num>
  <w:num w:numId="45" w16cid:durableId="1817649006">
    <w:abstractNumId w:val="17"/>
  </w:num>
  <w:num w:numId="46" w16cid:durableId="202836328">
    <w:abstractNumId w:val="4"/>
  </w:num>
  <w:num w:numId="47" w16cid:durableId="1930654316">
    <w:abstractNumId w:val="9"/>
  </w:num>
  <w:num w:numId="48" w16cid:durableId="375664538">
    <w:abstractNumId w:val="32"/>
  </w:num>
  <w:num w:numId="49" w16cid:durableId="1949849605">
    <w:abstractNumId w:val="64"/>
  </w:num>
  <w:num w:numId="50" w16cid:durableId="1896966833">
    <w:abstractNumId w:val="93"/>
  </w:num>
  <w:num w:numId="51" w16cid:durableId="6947466">
    <w:abstractNumId w:val="11"/>
  </w:num>
  <w:num w:numId="52" w16cid:durableId="760755466">
    <w:abstractNumId w:val="58"/>
  </w:num>
  <w:num w:numId="53" w16cid:durableId="1413355510">
    <w:abstractNumId w:val="2"/>
  </w:num>
  <w:num w:numId="54" w16cid:durableId="68116172">
    <w:abstractNumId w:val="13"/>
  </w:num>
  <w:num w:numId="55" w16cid:durableId="1374504016">
    <w:abstractNumId w:val="25"/>
  </w:num>
  <w:num w:numId="56" w16cid:durableId="1634679020">
    <w:abstractNumId w:val="10"/>
  </w:num>
  <w:num w:numId="57" w16cid:durableId="523789784">
    <w:abstractNumId w:val="38"/>
  </w:num>
  <w:num w:numId="58" w16cid:durableId="1933002602">
    <w:abstractNumId w:val="40"/>
  </w:num>
  <w:num w:numId="59" w16cid:durableId="1212688813">
    <w:abstractNumId w:val="69"/>
  </w:num>
  <w:num w:numId="60" w16cid:durableId="1583753049">
    <w:abstractNumId w:val="19"/>
  </w:num>
  <w:num w:numId="61" w16cid:durableId="64184634">
    <w:abstractNumId w:val="57"/>
  </w:num>
  <w:num w:numId="62" w16cid:durableId="72819027">
    <w:abstractNumId w:val="75"/>
  </w:num>
  <w:num w:numId="63" w16cid:durableId="638612986">
    <w:abstractNumId w:val="87"/>
  </w:num>
  <w:num w:numId="64" w16cid:durableId="932783157">
    <w:abstractNumId w:val="21"/>
  </w:num>
  <w:num w:numId="65" w16cid:durableId="935871395">
    <w:abstractNumId w:val="30"/>
  </w:num>
  <w:num w:numId="66" w16cid:durableId="210506832">
    <w:abstractNumId w:val="53"/>
  </w:num>
  <w:num w:numId="67" w16cid:durableId="1885553784">
    <w:abstractNumId w:val="68"/>
  </w:num>
  <w:num w:numId="68" w16cid:durableId="1058934834">
    <w:abstractNumId w:val="49"/>
  </w:num>
  <w:num w:numId="69" w16cid:durableId="472143924">
    <w:abstractNumId w:val="92"/>
  </w:num>
  <w:num w:numId="70" w16cid:durableId="339696777">
    <w:abstractNumId w:val="28"/>
  </w:num>
  <w:num w:numId="71" w16cid:durableId="823818379">
    <w:abstractNumId w:val="51"/>
  </w:num>
  <w:num w:numId="72" w16cid:durableId="899949400">
    <w:abstractNumId w:val="61"/>
  </w:num>
  <w:num w:numId="73" w16cid:durableId="482813545">
    <w:abstractNumId w:val="79"/>
  </w:num>
  <w:num w:numId="74" w16cid:durableId="1432748163">
    <w:abstractNumId w:val="16"/>
  </w:num>
  <w:num w:numId="75" w16cid:durableId="1273777959">
    <w:abstractNumId w:val="27"/>
  </w:num>
  <w:num w:numId="76" w16cid:durableId="576600026">
    <w:abstractNumId w:val="86"/>
  </w:num>
  <w:num w:numId="77" w16cid:durableId="1470513127">
    <w:abstractNumId w:val="1"/>
  </w:num>
  <w:num w:numId="78" w16cid:durableId="502862090">
    <w:abstractNumId w:val="43"/>
  </w:num>
  <w:num w:numId="79" w16cid:durableId="771123318">
    <w:abstractNumId w:val="78"/>
  </w:num>
  <w:num w:numId="80" w16cid:durableId="338505050">
    <w:abstractNumId w:val="89"/>
  </w:num>
  <w:num w:numId="81" w16cid:durableId="830565931">
    <w:abstractNumId w:val="33"/>
  </w:num>
  <w:num w:numId="82" w16cid:durableId="1984966214">
    <w:abstractNumId w:val="81"/>
  </w:num>
  <w:num w:numId="83" w16cid:durableId="1642690763">
    <w:abstractNumId w:val="66"/>
  </w:num>
  <w:num w:numId="84" w16cid:durableId="1691951830">
    <w:abstractNumId w:val="56"/>
  </w:num>
  <w:num w:numId="85" w16cid:durableId="1636788201">
    <w:abstractNumId w:val="62"/>
  </w:num>
  <w:num w:numId="86" w16cid:durableId="1270700997">
    <w:abstractNumId w:val="26"/>
  </w:num>
  <w:num w:numId="87" w16cid:durableId="1710759461">
    <w:abstractNumId w:val="39"/>
  </w:num>
  <w:num w:numId="88" w16cid:durableId="2004117596">
    <w:abstractNumId w:val="60"/>
  </w:num>
  <w:num w:numId="89" w16cid:durableId="1939871988">
    <w:abstractNumId w:val="90"/>
  </w:num>
  <w:num w:numId="90" w16cid:durableId="18090852">
    <w:abstractNumId w:val="41"/>
  </w:num>
  <w:num w:numId="91" w16cid:durableId="2000888578">
    <w:abstractNumId w:val="44"/>
  </w:num>
  <w:num w:numId="92" w16cid:durableId="228078838">
    <w:abstractNumId w:val="85"/>
  </w:num>
  <w:num w:numId="93" w16cid:durableId="726611071">
    <w:abstractNumId w:val="36"/>
  </w:num>
  <w:num w:numId="94" w16cid:durableId="2034183912">
    <w:abstractNumId w:val="54"/>
  </w:num>
  <w:num w:numId="95" w16cid:durableId="111902565">
    <w:abstractNumId w:val="8"/>
  </w:num>
  <w:num w:numId="96" w16cid:durableId="254096176">
    <w:abstractNumId w:val="6"/>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hanh Cong">
    <w15:presenceInfo w15:providerId="Windows Live" w15:userId="e3bbf3e72d83c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trackRevisions/>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10"/>
    <w:rsid w:val="000A7749"/>
    <w:rsid w:val="000A7949"/>
    <w:rsid w:val="00137256"/>
    <w:rsid w:val="001A7410"/>
    <w:rsid w:val="001D0312"/>
    <w:rsid w:val="001D41A5"/>
    <w:rsid w:val="00234EA9"/>
    <w:rsid w:val="002973B0"/>
    <w:rsid w:val="002B78EE"/>
    <w:rsid w:val="00314B16"/>
    <w:rsid w:val="00343127"/>
    <w:rsid w:val="003B22ED"/>
    <w:rsid w:val="003B58B7"/>
    <w:rsid w:val="00462FF3"/>
    <w:rsid w:val="004760A7"/>
    <w:rsid w:val="0048246D"/>
    <w:rsid w:val="00523CDC"/>
    <w:rsid w:val="005339BD"/>
    <w:rsid w:val="005E70E0"/>
    <w:rsid w:val="006371A9"/>
    <w:rsid w:val="006454E5"/>
    <w:rsid w:val="00652785"/>
    <w:rsid w:val="006C390F"/>
    <w:rsid w:val="007224D9"/>
    <w:rsid w:val="007236DE"/>
    <w:rsid w:val="00737680"/>
    <w:rsid w:val="00770E68"/>
    <w:rsid w:val="00771E8F"/>
    <w:rsid w:val="00790665"/>
    <w:rsid w:val="00845939"/>
    <w:rsid w:val="00863B69"/>
    <w:rsid w:val="008657C5"/>
    <w:rsid w:val="00880CC3"/>
    <w:rsid w:val="008A7608"/>
    <w:rsid w:val="008E125F"/>
    <w:rsid w:val="00907DA8"/>
    <w:rsid w:val="00907F38"/>
    <w:rsid w:val="00911CC4"/>
    <w:rsid w:val="009632FF"/>
    <w:rsid w:val="00977C45"/>
    <w:rsid w:val="009F7BBD"/>
    <w:rsid w:val="00A60732"/>
    <w:rsid w:val="00B01F86"/>
    <w:rsid w:val="00B96EBB"/>
    <w:rsid w:val="00BB5C9E"/>
    <w:rsid w:val="00C726C9"/>
    <w:rsid w:val="00C871E7"/>
    <w:rsid w:val="00D0642B"/>
    <w:rsid w:val="00D1452A"/>
    <w:rsid w:val="00D4356C"/>
    <w:rsid w:val="00D678CC"/>
    <w:rsid w:val="00D7652D"/>
    <w:rsid w:val="00DE1E3C"/>
    <w:rsid w:val="00E03AAB"/>
    <w:rsid w:val="00E303D8"/>
    <w:rsid w:val="00F06492"/>
    <w:rsid w:val="00F93F65"/>
    <w:rsid w:val="00FB5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578C6"/>
  <w15:chartTrackingRefBased/>
  <w15:docId w15:val="{16D25705-B7DD-40D3-9FB3-0E40E1EC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B16"/>
    <w:pPr>
      <w:suppressAutoHyphens/>
      <w:spacing w:after="0" w:line="240" w:lineRule="auto"/>
    </w:pPr>
    <w:rPr>
      <w:rFonts w:ascii="Times New Roman" w:eastAsia="NSimSun" w:hAnsi="Times New Roman" w:cs="Lucida Sans"/>
      <w:sz w:val="28"/>
      <w:szCs w:val="24"/>
      <w:lang w:val="en-GB" w:eastAsia="zh-CN" w:bidi="hi-IN"/>
      <w14:ligatures w14:val="none"/>
    </w:rPr>
  </w:style>
  <w:style w:type="paragraph" w:styleId="Heading1">
    <w:name w:val="heading 1"/>
    <w:basedOn w:val="Normal"/>
    <w:next w:val="Normal"/>
    <w:link w:val="Heading1Char"/>
    <w:autoRedefine/>
    <w:uiPriority w:val="9"/>
    <w:qFormat/>
    <w:rsid w:val="00863B69"/>
    <w:pPr>
      <w:keepNext/>
      <w:keepLines/>
      <w:spacing w:before="360" w:after="80"/>
      <w:outlineLvl w:val="0"/>
      <w:pPrChange w:id="0" w:author="Khanh Cong" w:date="2024-12-21T20:42:00Z">
        <w:pPr>
          <w:keepNext/>
          <w:keepLines/>
          <w:suppressAutoHyphens/>
          <w:spacing w:before="360" w:after="80"/>
          <w:outlineLvl w:val="0"/>
        </w:pPr>
      </w:pPrChange>
    </w:pPr>
    <w:rPr>
      <w:rFonts w:eastAsiaTheme="majorEastAsia" w:cstheme="majorBidi"/>
      <w:color w:val="000000" w:themeColor="text1"/>
      <w:szCs w:val="40"/>
      <w:rPrChange w:id="0" w:author="Khanh Cong" w:date="2024-12-21T20:42:00Z">
        <w:rPr>
          <w:rFonts w:eastAsiaTheme="majorEastAsia" w:cstheme="majorBidi"/>
          <w:color w:val="000000" w:themeColor="text1"/>
          <w:kern w:val="2"/>
          <w:sz w:val="28"/>
          <w:szCs w:val="40"/>
          <w:lang w:val="en-GB" w:eastAsia="zh-CN" w:bidi="hi-IN"/>
        </w:rPr>
      </w:rPrChange>
    </w:rPr>
  </w:style>
  <w:style w:type="paragraph" w:styleId="Heading2">
    <w:name w:val="heading 2"/>
    <w:basedOn w:val="Normal"/>
    <w:next w:val="Normal"/>
    <w:link w:val="Heading2Char"/>
    <w:uiPriority w:val="9"/>
    <w:unhideWhenUsed/>
    <w:qFormat/>
    <w:rsid w:val="009F7BBD"/>
    <w:pPr>
      <w:keepNext/>
      <w:keepLines/>
      <w:spacing w:before="160" w:after="80"/>
      <w:outlineLvl w:val="1"/>
    </w:pPr>
    <w:rPr>
      <w:rFonts w:eastAsiaTheme="majorEastAsia" w:cstheme="majorBidi"/>
      <w:sz w:val="26"/>
      <w:szCs w:val="32"/>
    </w:rPr>
  </w:style>
  <w:style w:type="paragraph" w:styleId="Heading3">
    <w:name w:val="heading 3"/>
    <w:basedOn w:val="Normal"/>
    <w:next w:val="Normal"/>
    <w:link w:val="Heading3Char"/>
    <w:uiPriority w:val="9"/>
    <w:unhideWhenUsed/>
    <w:qFormat/>
    <w:rsid w:val="009F7BBD"/>
    <w:pPr>
      <w:keepNext/>
      <w:keepLines/>
      <w:spacing w:before="160" w:after="80"/>
      <w:outlineLvl w:val="2"/>
    </w:pPr>
    <w:rPr>
      <w:rFonts w:eastAsiaTheme="majorEastAsia" w:cstheme="majorBidi"/>
      <w:color w:val="000000" w:themeColor="text1"/>
      <w:sz w:val="26"/>
      <w:szCs w:val="28"/>
    </w:rPr>
  </w:style>
  <w:style w:type="paragraph" w:styleId="Heading4">
    <w:name w:val="heading 4"/>
    <w:basedOn w:val="Normal"/>
    <w:next w:val="Normal"/>
    <w:link w:val="Heading4Char"/>
    <w:uiPriority w:val="9"/>
    <w:unhideWhenUsed/>
    <w:qFormat/>
    <w:rsid w:val="009F7BBD"/>
    <w:pPr>
      <w:keepNext/>
      <w:keepLines/>
      <w:spacing w:before="80" w:after="40"/>
      <w:outlineLvl w:val="3"/>
    </w:pPr>
    <w:rPr>
      <w:rFonts w:eastAsiaTheme="majorEastAsia" w:cstheme="majorBidi"/>
      <w:iCs/>
      <w:color w:val="000000" w:themeColor="text1"/>
      <w:sz w:val="26"/>
    </w:rPr>
  </w:style>
  <w:style w:type="paragraph" w:styleId="Heading5">
    <w:name w:val="heading 5"/>
    <w:basedOn w:val="Normal"/>
    <w:next w:val="Normal"/>
    <w:link w:val="Heading5Char"/>
    <w:uiPriority w:val="9"/>
    <w:unhideWhenUsed/>
    <w:qFormat/>
    <w:rsid w:val="00D0642B"/>
    <w:pPr>
      <w:keepNext/>
      <w:keepLines/>
      <w:spacing w:before="80" w:after="4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1A74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4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4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4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63B69"/>
    <w:rPr>
      <w:rFonts w:ascii="Times New Roman" w:eastAsiaTheme="majorEastAsia" w:hAnsi="Times New Roman" w:cstheme="majorBidi"/>
      <w:color w:val="000000" w:themeColor="text1"/>
      <w:sz w:val="28"/>
      <w:szCs w:val="40"/>
      <w:lang w:val="en-GB" w:eastAsia="zh-CN" w:bidi="hi-IN"/>
      <w14:ligatures w14:val="none"/>
    </w:rPr>
  </w:style>
  <w:style w:type="character" w:customStyle="1" w:styleId="Heading2Char">
    <w:name w:val="Heading 2 Char"/>
    <w:basedOn w:val="DefaultParagraphFont"/>
    <w:link w:val="Heading2"/>
    <w:uiPriority w:val="9"/>
    <w:qFormat/>
    <w:rsid w:val="009F7BBD"/>
    <w:rPr>
      <w:rFonts w:ascii="Times New Roman" w:eastAsiaTheme="majorEastAsia" w:hAnsi="Times New Roman" w:cstheme="majorBidi"/>
      <w:sz w:val="26"/>
      <w:szCs w:val="32"/>
      <w:lang w:val="en-GB" w:eastAsia="zh-CN" w:bidi="hi-IN"/>
      <w14:ligatures w14:val="none"/>
    </w:rPr>
  </w:style>
  <w:style w:type="character" w:customStyle="1" w:styleId="Heading3Char">
    <w:name w:val="Heading 3 Char"/>
    <w:basedOn w:val="DefaultParagraphFont"/>
    <w:link w:val="Heading3"/>
    <w:uiPriority w:val="9"/>
    <w:rsid w:val="009F7BBD"/>
    <w:rPr>
      <w:rFonts w:ascii="Times New Roman" w:eastAsiaTheme="majorEastAsia" w:hAnsi="Times New Roman" w:cstheme="majorBidi"/>
      <w:color w:val="000000" w:themeColor="text1"/>
      <w:sz w:val="26"/>
      <w:szCs w:val="28"/>
      <w:lang w:val="en-GB" w:eastAsia="zh-CN" w:bidi="hi-IN"/>
      <w14:ligatures w14:val="none"/>
    </w:rPr>
  </w:style>
  <w:style w:type="character" w:customStyle="1" w:styleId="Heading4Char">
    <w:name w:val="Heading 4 Char"/>
    <w:basedOn w:val="DefaultParagraphFont"/>
    <w:link w:val="Heading4"/>
    <w:uiPriority w:val="9"/>
    <w:rsid w:val="009F7BBD"/>
    <w:rPr>
      <w:rFonts w:ascii="Times New Roman" w:eastAsiaTheme="majorEastAsia" w:hAnsi="Times New Roman" w:cstheme="majorBidi"/>
      <w:iCs/>
      <w:color w:val="000000" w:themeColor="text1"/>
      <w:sz w:val="26"/>
      <w:szCs w:val="24"/>
      <w:lang w:val="en-GB" w:eastAsia="zh-CN" w:bidi="hi-IN"/>
      <w14:ligatures w14:val="none"/>
    </w:rPr>
  </w:style>
  <w:style w:type="character" w:customStyle="1" w:styleId="Heading5Char">
    <w:name w:val="Heading 5 Char"/>
    <w:basedOn w:val="DefaultParagraphFont"/>
    <w:link w:val="Heading5"/>
    <w:uiPriority w:val="9"/>
    <w:rsid w:val="00D0642B"/>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1A7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410"/>
    <w:rPr>
      <w:rFonts w:eastAsiaTheme="majorEastAsia" w:cstheme="majorBidi"/>
      <w:color w:val="272727" w:themeColor="text1" w:themeTint="D8"/>
    </w:rPr>
  </w:style>
  <w:style w:type="paragraph" w:styleId="Title">
    <w:name w:val="Title"/>
    <w:basedOn w:val="Normal"/>
    <w:next w:val="Normal"/>
    <w:link w:val="TitleChar"/>
    <w:uiPriority w:val="10"/>
    <w:qFormat/>
    <w:rsid w:val="001A74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410"/>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A7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410"/>
    <w:pPr>
      <w:spacing w:before="160"/>
      <w:jc w:val="center"/>
    </w:pPr>
    <w:rPr>
      <w:i/>
      <w:iCs/>
      <w:color w:val="404040" w:themeColor="text1" w:themeTint="BF"/>
    </w:rPr>
  </w:style>
  <w:style w:type="character" w:customStyle="1" w:styleId="QuoteChar">
    <w:name w:val="Quote Char"/>
    <w:basedOn w:val="DefaultParagraphFont"/>
    <w:link w:val="Quote"/>
    <w:uiPriority w:val="29"/>
    <w:rsid w:val="001A7410"/>
    <w:rPr>
      <w:i/>
      <w:iCs/>
      <w:color w:val="404040" w:themeColor="text1" w:themeTint="BF"/>
    </w:rPr>
  </w:style>
  <w:style w:type="paragraph" w:styleId="ListParagraph">
    <w:name w:val="List Paragraph"/>
    <w:basedOn w:val="Normal"/>
    <w:uiPriority w:val="34"/>
    <w:qFormat/>
    <w:rsid w:val="001A7410"/>
    <w:pPr>
      <w:ind w:left="720"/>
      <w:contextualSpacing/>
    </w:pPr>
  </w:style>
  <w:style w:type="character" w:styleId="IntenseEmphasis">
    <w:name w:val="Intense Emphasis"/>
    <w:basedOn w:val="DefaultParagraphFont"/>
    <w:uiPriority w:val="21"/>
    <w:qFormat/>
    <w:rsid w:val="001A7410"/>
    <w:rPr>
      <w:i/>
      <w:iCs/>
      <w:color w:val="0F4761" w:themeColor="accent1" w:themeShade="BF"/>
    </w:rPr>
  </w:style>
  <w:style w:type="paragraph" w:styleId="IntenseQuote">
    <w:name w:val="Intense Quote"/>
    <w:basedOn w:val="Normal"/>
    <w:next w:val="Normal"/>
    <w:link w:val="IntenseQuoteChar"/>
    <w:uiPriority w:val="30"/>
    <w:qFormat/>
    <w:rsid w:val="001A7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7410"/>
    <w:rPr>
      <w:i/>
      <w:iCs/>
      <w:color w:val="0F4761" w:themeColor="accent1" w:themeShade="BF"/>
    </w:rPr>
  </w:style>
  <w:style w:type="character" w:styleId="IntenseReference">
    <w:name w:val="Intense Reference"/>
    <w:basedOn w:val="DefaultParagraphFont"/>
    <w:uiPriority w:val="32"/>
    <w:qFormat/>
    <w:rsid w:val="001A7410"/>
    <w:rPr>
      <w:b/>
      <w:bCs/>
      <w:smallCaps/>
      <w:color w:val="0F4761" w:themeColor="accent1" w:themeShade="BF"/>
      <w:spacing w:val="5"/>
    </w:rPr>
  </w:style>
  <w:style w:type="paragraph" w:styleId="NoSpacing">
    <w:name w:val="No Spacing"/>
    <w:uiPriority w:val="1"/>
    <w:qFormat/>
    <w:rsid w:val="00A60732"/>
    <w:pPr>
      <w:spacing w:after="0" w:line="240" w:lineRule="auto"/>
    </w:pPr>
    <w:rPr>
      <w:rFonts w:ascii="Times New Roman" w:hAnsi="Times New Roman"/>
      <w:sz w:val="26"/>
    </w:rPr>
  </w:style>
  <w:style w:type="paragraph" w:styleId="Revision">
    <w:name w:val="Revision"/>
    <w:hidden/>
    <w:uiPriority w:val="99"/>
    <w:semiHidden/>
    <w:rsid w:val="00D0642B"/>
    <w:pPr>
      <w:spacing w:after="0" w:line="240" w:lineRule="auto"/>
    </w:pPr>
    <w:rPr>
      <w:rFonts w:ascii="Times New Roman" w:hAnsi="Times New Roman"/>
      <w:sz w:val="28"/>
    </w:rPr>
  </w:style>
  <w:style w:type="character" w:customStyle="1" w:styleId="BodyTextChar">
    <w:name w:val="Body Text Char"/>
    <w:basedOn w:val="DefaultParagraphFont"/>
    <w:link w:val="BodyText"/>
    <w:qFormat/>
    <w:rsid w:val="00314B16"/>
  </w:style>
  <w:style w:type="paragraph" w:styleId="BodyText">
    <w:name w:val="Body Text"/>
    <w:basedOn w:val="Normal"/>
    <w:link w:val="BodyTextChar"/>
    <w:rsid w:val="00314B16"/>
    <w:pPr>
      <w:spacing w:after="140" w:line="276" w:lineRule="auto"/>
    </w:pPr>
    <w:rPr>
      <w:rFonts w:asciiTheme="minorHAnsi" w:hAnsiTheme="minorHAnsi"/>
      <w:sz w:val="22"/>
    </w:rPr>
  </w:style>
  <w:style w:type="character" w:customStyle="1" w:styleId="BodyTextChar1">
    <w:name w:val="Body Text Char1"/>
    <w:basedOn w:val="DefaultParagraphFont"/>
    <w:semiHidden/>
    <w:rsid w:val="00314B16"/>
    <w:rPr>
      <w:rFonts w:ascii="Times New Roman" w:hAnsi="Times New Roman"/>
      <w:sz w:val="28"/>
    </w:rPr>
  </w:style>
  <w:style w:type="paragraph" w:customStyle="1" w:styleId="TableContents">
    <w:name w:val="Table Contents"/>
    <w:basedOn w:val="Normal"/>
    <w:qFormat/>
    <w:rsid w:val="00314B16"/>
    <w:pPr>
      <w:widowControl w:val="0"/>
      <w:suppressLineNumbers/>
    </w:pPr>
  </w:style>
  <w:style w:type="character" w:customStyle="1" w:styleId="Bullets">
    <w:name w:val="Bullets"/>
    <w:qFormat/>
    <w:rsid w:val="00314B16"/>
    <w:rPr>
      <w:rFonts w:ascii="OpenSymbol" w:eastAsia="OpenSymbol" w:hAnsi="OpenSymbol" w:cs="OpenSymbol"/>
    </w:rPr>
  </w:style>
  <w:style w:type="character" w:customStyle="1" w:styleId="NumberingSymbols">
    <w:name w:val="Numbering Symbols"/>
    <w:qFormat/>
    <w:rsid w:val="00314B16"/>
  </w:style>
  <w:style w:type="character" w:styleId="Strong">
    <w:name w:val="Strong"/>
    <w:qFormat/>
    <w:rsid w:val="00314B16"/>
    <w:rPr>
      <w:b/>
      <w:bCs/>
    </w:rPr>
  </w:style>
  <w:style w:type="character" w:customStyle="1" w:styleId="SourceText">
    <w:name w:val="Source Text"/>
    <w:qFormat/>
    <w:rsid w:val="00314B16"/>
    <w:rPr>
      <w:rFonts w:ascii="Liberation Mono" w:eastAsia="NSimSun" w:hAnsi="Liberation Mono" w:cs="Liberation Mono"/>
    </w:rPr>
  </w:style>
  <w:style w:type="character" w:styleId="Hyperlink">
    <w:name w:val="Hyperlink"/>
    <w:uiPriority w:val="99"/>
    <w:rsid w:val="00314B16"/>
    <w:rPr>
      <w:color w:val="000080"/>
      <w:u w:val="single"/>
    </w:rPr>
  </w:style>
  <w:style w:type="character" w:customStyle="1" w:styleId="IndexLink">
    <w:name w:val="Index Link"/>
    <w:qFormat/>
    <w:rsid w:val="00314B16"/>
  </w:style>
  <w:style w:type="paragraph" w:customStyle="1" w:styleId="Heading">
    <w:name w:val="Heading"/>
    <w:basedOn w:val="Normal"/>
    <w:next w:val="BodyText"/>
    <w:qFormat/>
    <w:rsid w:val="00314B16"/>
    <w:pPr>
      <w:keepNext/>
      <w:spacing w:before="240" w:after="120"/>
    </w:pPr>
    <w:rPr>
      <w:rFonts w:eastAsia="Microsoft YaHei"/>
      <w:szCs w:val="28"/>
    </w:rPr>
  </w:style>
  <w:style w:type="paragraph" w:styleId="List">
    <w:name w:val="List"/>
    <w:basedOn w:val="BodyText"/>
    <w:rsid w:val="00314B16"/>
    <w:rPr>
      <w:rFonts w:ascii="Times New Roman" w:hAnsi="Times New Roman"/>
      <w:sz w:val="28"/>
    </w:rPr>
  </w:style>
  <w:style w:type="paragraph" w:styleId="Caption">
    <w:name w:val="caption"/>
    <w:basedOn w:val="Normal"/>
    <w:qFormat/>
    <w:rsid w:val="00314B16"/>
    <w:pPr>
      <w:suppressLineNumbers/>
      <w:spacing w:before="120" w:after="120"/>
    </w:pPr>
    <w:rPr>
      <w:i/>
      <w:iCs/>
    </w:rPr>
  </w:style>
  <w:style w:type="paragraph" w:customStyle="1" w:styleId="Index">
    <w:name w:val="Index"/>
    <w:basedOn w:val="Normal"/>
    <w:qFormat/>
    <w:rsid w:val="00314B16"/>
    <w:pPr>
      <w:suppressLineNumbers/>
    </w:pPr>
  </w:style>
  <w:style w:type="paragraph" w:customStyle="1" w:styleId="normal1">
    <w:name w:val="normal1"/>
    <w:qFormat/>
    <w:rsid w:val="00314B16"/>
    <w:pPr>
      <w:widowControl w:val="0"/>
      <w:suppressAutoHyphens/>
      <w:spacing w:after="0" w:line="240" w:lineRule="auto"/>
    </w:pPr>
    <w:rPr>
      <w:rFonts w:ascii="Liberation Serif" w:eastAsia="NSimSun" w:hAnsi="Liberation Serif" w:cs="Lucida Sans"/>
      <w:sz w:val="24"/>
      <w:szCs w:val="24"/>
      <w:lang w:val="en-GB" w:eastAsia="zh-CN" w:bidi="hi-IN"/>
      <w14:ligatures w14:val="none"/>
    </w:rPr>
  </w:style>
  <w:style w:type="paragraph" w:customStyle="1" w:styleId="HeaderandFooter">
    <w:name w:val="Header and Footer"/>
    <w:basedOn w:val="Normal"/>
    <w:qFormat/>
    <w:rsid w:val="00314B16"/>
  </w:style>
  <w:style w:type="paragraph" w:styleId="Footer">
    <w:name w:val="footer"/>
    <w:basedOn w:val="HeaderandFooter"/>
    <w:link w:val="FooterChar"/>
    <w:rsid w:val="00314B16"/>
  </w:style>
  <w:style w:type="character" w:customStyle="1" w:styleId="FooterChar">
    <w:name w:val="Footer Char"/>
    <w:basedOn w:val="DefaultParagraphFont"/>
    <w:link w:val="Footer"/>
    <w:rsid w:val="00314B16"/>
    <w:rPr>
      <w:rFonts w:ascii="Times New Roman" w:eastAsia="NSimSun" w:hAnsi="Times New Roman" w:cs="Lucida Sans"/>
      <w:sz w:val="28"/>
      <w:szCs w:val="24"/>
      <w:lang w:val="en-GB" w:eastAsia="zh-CN" w:bidi="hi-IN"/>
      <w14:ligatures w14:val="none"/>
    </w:rPr>
  </w:style>
  <w:style w:type="paragraph" w:customStyle="1" w:styleId="FrameContents">
    <w:name w:val="Frame Contents"/>
    <w:basedOn w:val="Normal"/>
    <w:qFormat/>
    <w:rsid w:val="00314B16"/>
  </w:style>
  <w:style w:type="paragraph" w:styleId="Header">
    <w:name w:val="header"/>
    <w:basedOn w:val="HeaderandFooter"/>
    <w:link w:val="HeaderChar"/>
    <w:rsid w:val="00314B16"/>
  </w:style>
  <w:style w:type="character" w:customStyle="1" w:styleId="HeaderChar">
    <w:name w:val="Header Char"/>
    <w:basedOn w:val="DefaultParagraphFont"/>
    <w:link w:val="Header"/>
    <w:rsid w:val="00314B16"/>
    <w:rPr>
      <w:rFonts w:ascii="Times New Roman" w:eastAsia="NSimSun" w:hAnsi="Times New Roman" w:cs="Lucida Sans"/>
      <w:sz w:val="28"/>
      <w:szCs w:val="24"/>
      <w:lang w:val="en-GB" w:eastAsia="zh-CN" w:bidi="hi-IN"/>
      <w14:ligatures w14:val="none"/>
    </w:rPr>
  </w:style>
  <w:style w:type="paragraph" w:customStyle="1" w:styleId="TableParagraph">
    <w:name w:val="Table Paragraph"/>
    <w:basedOn w:val="Normal"/>
    <w:qFormat/>
    <w:rsid w:val="00314B16"/>
    <w:pPr>
      <w:spacing w:line="298" w:lineRule="exact"/>
      <w:ind w:left="110"/>
    </w:pPr>
    <w:rPr>
      <w:rFonts w:eastAsia="Times New Roman" w:cs="Times New Roman"/>
      <w:lang w:val="vi-VN" w:eastAsia="en-US" w:bidi="ar-SA"/>
    </w:rPr>
  </w:style>
  <w:style w:type="paragraph" w:customStyle="1" w:styleId="HorizontalLine">
    <w:name w:val="Horizontal Line"/>
    <w:basedOn w:val="Normal"/>
    <w:next w:val="BodyText"/>
    <w:qFormat/>
    <w:rsid w:val="00314B16"/>
    <w:pPr>
      <w:suppressLineNumbers/>
      <w:pBdr>
        <w:bottom w:val="double" w:sz="2" w:space="0" w:color="808080"/>
      </w:pBdr>
      <w:spacing w:after="283"/>
    </w:pPr>
    <w:rPr>
      <w:sz w:val="12"/>
      <w:szCs w:val="12"/>
    </w:rPr>
  </w:style>
  <w:style w:type="paragraph" w:styleId="Index1">
    <w:name w:val="index 1"/>
    <w:basedOn w:val="Normal"/>
    <w:next w:val="Normal"/>
    <w:autoRedefine/>
    <w:uiPriority w:val="99"/>
    <w:semiHidden/>
    <w:unhideWhenUsed/>
    <w:rsid w:val="00314B16"/>
    <w:pPr>
      <w:ind w:left="280" w:hanging="280"/>
    </w:pPr>
    <w:rPr>
      <w:rFonts w:cs="Mangal"/>
    </w:rPr>
  </w:style>
  <w:style w:type="paragraph" w:styleId="IndexHeading">
    <w:name w:val="index heading"/>
    <w:basedOn w:val="Heading"/>
    <w:rsid w:val="00314B16"/>
    <w:pPr>
      <w:suppressLineNumbers/>
    </w:pPr>
    <w:rPr>
      <w:b/>
      <w:bCs/>
      <w:sz w:val="32"/>
      <w:szCs w:val="32"/>
    </w:rPr>
  </w:style>
  <w:style w:type="paragraph" w:styleId="TOCHeading">
    <w:name w:val="TOC Heading"/>
    <w:basedOn w:val="IndexHeading"/>
    <w:uiPriority w:val="39"/>
    <w:qFormat/>
    <w:rsid w:val="00314B16"/>
  </w:style>
  <w:style w:type="paragraph" w:styleId="TOC3">
    <w:name w:val="toc 3"/>
    <w:basedOn w:val="Index"/>
    <w:uiPriority w:val="39"/>
    <w:rsid w:val="00314B16"/>
    <w:pPr>
      <w:tabs>
        <w:tab w:val="right" w:leader="dot" w:pos="9071"/>
      </w:tabs>
      <w:ind w:left="567"/>
    </w:pPr>
  </w:style>
  <w:style w:type="paragraph" w:styleId="TOC2">
    <w:name w:val="toc 2"/>
    <w:basedOn w:val="Index"/>
    <w:uiPriority w:val="39"/>
    <w:rsid w:val="00314B16"/>
    <w:pPr>
      <w:tabs>
        <w:tab w:val="right" w:leader="dot" w:pos="9355"/>
      </w:tabs>
      <w:ind w:left="283"/>
    </w:pPr>
  </w:style>
  <w:style w:type="paragraph" w:styleId="TOC4">
    <w:name w:val="toc 4"/>
    <w:basedOn w:val="Index"/>
    <w:rsid w:val="00314B16"/>
    <w:pPr>
      <w:tabs>
        <w:tab w:val="right" w:leader="dot" w:pos="8788"/>
      </w:tabs>
      <w:ind w:left="850"/>
    </w:pPr>
  </w:style>
  <w:style w:type="paragraph" w:styleId="TOC1">
    <w:name w:val="toc 1"/>
    <w:basedOn w:val="Normal"/>
    <w:next w:val="Normal"/>
    <w:autoRedefine/>
    <w:uiPriority w:val="39"/>
    <w:unhideWhenUsed/>
    <w:rsid w:val="00343127"/>
    <w:pPr>
      <w:spacing w:after="10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footer" Target="footer6.xml"/><Relationship Id="rId42" Type="http://schemas.openxmlformats.org/officeDocument/2006/relationships/image" Target="media/image12.jpeg"/><Relationship Id="rId47" Type="http://schemas.openxmlformats.org/officeDocument/2006/relationships/footer" Target="footer26.xml"/><Relationship Id="rId63" Type="http://schemas.openxmlformats.org/officeDocument/2006/relationships/footer" Target="footer38.xml"/><Relationship Id="rId68" Type="http://schemas.openxmlformats.org/officeDocument/2006/relationships/footer" Target="footer42.xml"/><Relationship Id="rId84" Type="http://schemas.openxmlformats.org/officeDocument/2006/relationships/footer" Target="footer56.xml"/><Relationship Id="rId89" Type="http://schemas.openxmlformats.org/officeDocument/2006/relationships/footer" Target="footer58.xml"/><Relationship Id="rId16" Type="http://schemas.openxmlformats.org/officeDocument/2006/relationships/footer" Target="footer3.xml"/><Relationship Id="rId107" Type="http://schemas.openxmlformats.org/officeDocument/2006/relationships/image" Target="media/image33.jpeg"/><Relationship Id="rId11" Type="http://schemas.openxmlformats.org/officeDocument/2006/relationships/image" Target="media/image4.png"/><Relationship Id="rId32" Type="http://schemas.openxmlformats.org/officeDocument/2006/relationships/footer" Target="footer14.xml"/><Relationship Id="rId37" Type="http://schemas.openxmlformats.org/officeDocument/2006/relationships/footer" Target="footer18.xml"/><Relationship Id="rId53" Type="http://schemas.openxmlformats.org/officeDocument/2006/relationships/image" Target="media/image14.jpeg"/><Relationship Id="rId58" Type="http://schemas.openxmlformats.org/officeDocument/2006/relationships/footer" Target="footer34.xml"/><Relationship Id="rId74" Type="http://schemas.openxmlformats.org/officeDocument/2006/relationships/footer" Target="footer48.xml"/><Relationship Id="rId79" Type="http://schemas.openxmlformats.org/officeDocument/2006/relationships/footer" Target="footer53.xml"/><Relationship Id="rId102" Type="http://schemas.openxmlformats.org/officeDocument/2006/relationships/image" Target="media/image28.jpeg"/><Relationship Id="rId5" Type="http://schemas.openxmlformats.org/officeDocument/2006/relationships/webSettings" Target="webSettings.xml"/><Relationship Id="rId90" Type="http://schemas.openxmlformats.org/officeDocument/2006/relationships/footer" Target="footer59.xml"/><Relationship Id="rId95" Type="http://schemas.openxmlformats.org/officeDocument/2006/relationships/image" Target="media/image21.jpeg"/><Relationship Id="rId22" Type="http://schemas.openxmlformats.org/officeDocument/2006/relationships/image" Target="media/image7.jpeg"/><Relationship Id="rId27" Type="http://schemas.openxmlformats.org/officeDocument/2006/relationships/footer" Target="footer10.xml"/><Relationship Id="rId43" Type="http://schemas.openxmlformats.org/officeDocument/2006/relationships/footer" Target="footer22.xml"/><Relationship Id="rId48" Type="http://schemas.openxmlformats.org/officeDocument/2006/relationships/footer" Target="footer27.xml"/><Relationship Id="rId64" Type="http://schemas.openxmlformats.org/officeDocument/2006/relationships/footer" Target="footer39.xml"/><Relationship Id="rId69" Type="http://schemas.openxmlformats.org/officeDocument/2006/relationships/footer" Target="footer43.xml"/><Relationship Id="rId80" Type="http://schemas.openxmlformats.org/officeDocument/2006/relationships/footer" Target="footer54.xml"/><Relationship Id="rId85" Type="http://schemas.openxmlformats.org/officeDocument/2006/relationships/footer" Target="footer57.xml"/><Relationship Id="rId12" Type="http://schemas.openxmlformats.org/officeDocument/2006/relationships/image" Target="media/image35.jpeg"/><Relationship Id="rId17" Type="http://schemas.openxmlformats.org/officeDocument/2006/relationships/image" Target="media/image5.png"/><Relationship Id="rId33" Type="http://schemas.openxmlformats.org/officeDocument/2006/relationships/footer" Target="footer15.xml"/><Relationship Id="rId38" Type="http://schemas.openxmlformats.org/officeDocument/2006/relationships/image" Target="media/image11.jpeg"/><Relationship Id="rId59" Type="http://schemas.openxmlformats.org/officeDocument/2006/relationships/footer" Target="footer35.xml"/><Relationship Id="rId103" Type="http://schemas.openxmlformats.org/officeDocument/2006/relationships/image" Target="media/image29.jpeg"/><Relationship Id="rId108" Type="http://schemas.openxmlformats.org/officeDocument/2006/relationships/image" Target="media/image34.jpeg"/><Relationship Id="rId54" Type="http://schemas.openxmlformats.org/officeDocument/2006/relationships/footer" Target="footer31.xml"/><Relationship Id="rId70" Type="http://schemas.openxmlformats.org/officeDocument/2006/relationships/footer" Target="footer44.xml"/><Relationship Id="rId75" Type="http://schemas.openxmlformats.org/officeDocument/2006/relationships/footer" Target="footer49.xml"/><Relationship Id="rId91" Type="http://schemas.openxmlformats.org/officeDocument/2006/relationships/header" Target="header5.xml"/><Relationship Id="rId96"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1.xml"/><Relationship Id="rId36" Type="http://schemas.openxmlformats.org/officeDocument/2006/relationships/footer" Target="footer17.xml"/><Relationship Id="rId49" Type="http://schemas.openxmlformats.org/officeDocument/2006/relationships/image" Target="media/image13.jpeg"/><Relationship Id="rId57" Type="http://schemas.openxmlformats.org/officeDocument/2006/relationships/image" Target="media/image15.jpeg"/><Relationship Id="rId106" Type="http://schemas.openxmlformats.org/officeDocument/2006/relationships/image" Target="media/image32.jpeg"/><Relationship Id="rId10" Type="http://schemas.openxmlformats.org/officeDocument/2006/relationships/image" Target="media/image3.jpeg"/><Relationship Id="rId31" Type="http://schemas.openxmlformats.org/officeDocument/2006/relationships/footer" Target="footer13.xml"/><Relationship Id="rId44" Type="http://schemas.openxmlformats.org/officeDocument/2006/relationships/footer" Target="footer23.xml"/><Relationship Id="rId52" Type="http://schemas.openxmlformats.org/officeDocument/2006/relationships/footer" Target="footer30.xml"/><Relationship Id="rId60" Type="http://schemas.openxmlformats.org/officeDocument/2006/relationships/footer" Target="footer36.xml"/><Relationship Id="rId65" Type="http://schemas.openxmlformats.org/officeDocument/2006/relationships/image" Target="media/image17.jpeg"/><Relationship Id="rId73" Type="http://schemas.openxmlformats.org/officeDocument/2006/relationships/footer" Target="footer47.xml"/><Relationship Id="rId78" Type="http://schemas.openxmlformats.org/officeDocument/2006/relationships/footer" Target="footer52.xml"/><Relationship Id="rId81" Type="http://schemas.openxmlformats.org/officeDocument/2006/relationships/header" Target="header1.xml"/><Relationship Id="rId86" Type="http://schemas.openxmlformats.org/officeDocument/2006/relationships/image" Target="media/image18.jpeg"/><Relationship Id="rId94" Type="http://schemas.openxmlformats.org/officeDocument/2006/relationships/image" Target="media/image20.jpeg"/><Relationship Id="rId99" Type="http://schemas.openxmlformats.org/officeDocument/2006/relationships/image" Target="media/image25.jpeg"/><Relationship Id="rId101"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0.png"/><Relationship Id="rId18" Type="http://schemas.openxmlformats.org/officeDocument/2006/relationships/image" Target="media/image6.jpeg"/><Relationship Id="rId39" Type="http://schemas.openxmlformats.org/officeDocument/2006/relationships/footer" Target="footer19.xml"/><Relationship Id="rId109" Type="http://schemas.openxmlformats.org/officeDocument/2006/relationships/fontTable" Target="fontTable.xml"/><Relationship Id="rId34" Type="http://schemas.openxmlformats.org/officeDocument/2006/relationships/image" Target="media/image10.jpeg"/><Relationship Id="rId50" Type="http://schemas.openxmlformats.org/officeDocument/2006/relationships/footer" Target="footer28.xml"/><Relationship Id="rId55" Type="http://schemas.openxmlformats.org/officeDocument/2006/relationships/footer" Target="footer32.xml"/><Relationship Id="rId76" Type="http://schemas.openxmlformats.org/officeDocument/2006/relationships/footer" Target="footer50.xml"/><Relationship Id="rId97" Type="http://schemas.openxmlformats.org/officeDocument/2006/relationships/image" Target="media/image23.jpeg"/><Relationship Id="rId104" Type="http://schemas.openxmlformats.org/officeDocument/2006/relationships/image" Target="media/image30.jpeg"/><Relationship Id="rId7" Type="http://schemas.openxmlformats.org/officeDocument/2006/relationships/endnotes" Target="endnotes.xml"/><Relationship Id="rId71" Type="http://schemas.openxmlformats.org/officeDocument/2006/relationships/footer" Target="footer45.xml"/><Relationship Id="rId92" Type="http://schemas.openxmlformats.org/officeDocument/2006/relationships/footer" Target="footer60.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8.xml"/><Relationship Id="rId40" Type="http://schemas.openxmlformats.org/officeDocument/2006/relationships/footer" Target="footer20.xml"/><Relationship Id="rId45" Type="http://schemas.openxmlformats.org/officeDocument/2006/relationships/footer" Target="footer24.xml"/><Relationship Id="rId66" Type="http://schemas.openxmlformats.org/officeDocument/2006/relationships/footer" Target="footer40.xml"/><Relationship Id="rId87" Type="http://schemas.openxmlformats.org/officeDocument/2006/relationships/header" Target="header3.xml"/><Relationship Id="rId110" Type="http://schemas.microsoft.com/office/2011/relationships/people" Target="people.xml"/><Relationship Id="rId61" Type="http://schemas.openxmlformats.org/officeDocument/2006/relationships/image" Target="media/image16.jpeg"/><Relationship Id="rId82" Type="http://schemas.openxmlformats.org/officeDocument/2006/relationships/header" Target="header2.xml"/><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9.jpeg"/><Relationship Id="rId35" Type="http://schemas.openxmlformats.org/officeDocument/2006/relationships/footer" Target="footer16.xml"/><Relationship Id="rId56" Type="http://schemas.openxmlformats.org/officeDocument/2006/relationships/footer" Target="footer33.xml"/><Relationship Id="rId77" Type="http://schemas.openxmlformats.org/officeDocument/2006/relationships/footer" Target="footer51.xml"/><Relationship Id="rId100" Type="http://schemas.openxmlformats.org/officeDocument/2006/relationships/image" Target="media/image26.jpeg"/><Relationship Id="rId105"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footer" Target="footer29.xml"/><Relationship Id="rId72" Type="http://schemas.openxmlformats.org/officeDocument/2006/relationships/footer" Target="footer46.xml"/><Relationship Id="rId93" Type="http://schemas.openxmlformats.org/officeDocument/2006/relationships/image" Target="media/image19.png"/><Relationship Id="rId98" Type="http://schemas.openxmlformats.org/officeDocument/2006/relationships/image" Target="media/image24.jpeg"/><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footer" Target="footer25.xml"/><Relationship Id="rId67" Type="http://schemas.openxmlformats.org/officeDocument/2006/relationships/footer" Target="footer41.xml"/><Relationship Id="rId20" Type="http://schemas.openxmlformats.org/officeDocument/2006/relationships/footer" Target="footer5.xml"/><Relationship Id="rId41" Type="http://schemas.openxmlformats.org/officeDocument/2006/relationships/footer" Target="footer21.xml"/><Relationship Id="rId62" Type="http://schemas.openxmlformats.org/officeDocument/2006/relationships/footer" Target="footer37.xml"/><Relationship Id="rId83" Type="http://schemas.openxmlformats.org/officeDocument/2006/relationships/footer" Target="footer55.xml"/><Relationship Id="rId88" Type="http://schemas.openxmlformats.org/officeDocument/2006/relationships/header" Target="header4.xm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DBA95-6B9B-46F6-B9FF-F17B0916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63</Pages>
  <Words>9077</Words>
  <Characters>51740</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Cong</dc:creator>
  <cp:keywords/>
  <dc:description/>
  <cp:lastModifiedBy>Khanh Cong</cp:lastModifiedBy>
  <cp:revision>25</cp:revision>
  <dcterms:created xsi:type="dcterms:W3CDTF">2024-12-18T12:37:00Z</dcterms:created>
  <dcterms:modified xsi:type="dcterms:W3CDTF">2024-12-23T14:18:00Z</dcterms:modified>
</cp:coreProperties>
</file>